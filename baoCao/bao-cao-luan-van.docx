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2"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2"/>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3" w:name="_Toc484566600"/>
      <w:r w:rsidRPr="00B04AB8">
        <w:rPr>
          <w:b/>
        </w:rPr>
        <w:lastRenderedPageBreak/>
        <w:t>MỤC LỤC</w:t>
      </w:r>
      <w:bookmarkEnd w:id="3"/>
    </w:p>
    <w:p w14:paraId="0CED4C63" w14:textId="77777777" w:rsidR="00EB1083" w:rsidRPr="00B04AB8" w:rsidRDefault="00EB1083" w:rsidP="00DA561E">
      <w:pPr>
        <w:spacing w:line="360" w:lineRule="auto"/>
      </w:pPr>
    </w:p>
    <w:bookmarkStart w:id="4" w:name="_Toc484566601"/>
    <w:p w14:paraId="4CA3D3D3" w14:textId="2443B1EF" w:rsidR="006A2C8A" w:rsidRDefault="00EB1083">
      <w:pPr>
        <w:pStyle w:val="TOC1"/>
        <w:tabs>
          <w:tab w:val="right" w:leader="dot" w:pos="8777"/>
        </w:tabs>
        <w:rPr>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r w:rsidR="006A2C8A">
        <w:rPr>
          <w:noProof/>
        </w:rPr>
        <w:t>KÍ HIỆU VÀ VIẾT TẮT</w:t>
      </w:r>
      <w:r w:rsidR="006A2C8A">
        <w:rPr>
          <w:noProof/>
        </w:rPr>
        <w:tab/>
      </w:r>
      <w:r w:rsidR="006A2C8A">
        <w:rPr>
          <w:noProof/>
        </w:rPr>
        <w:fldChar w:fldCharType="begin"/>
      </w:r>
      <w:r w:rsidR="006A2C8A">
        <w:rPr>
          <w:noProof/>
        </w:rPr>
        <w:instrText xml:space="preserve"> PAGEREF _Toc529744383 \h </w:instrText>
      </w:r>
      <w:r w:rsidR="006A2C8A">
        <w:rPr>
          <w:noProof/>
        </w:rPr>
      </w:r>
      <w:r w:rsidR="006A2C8A">
        <w:rPr>
          <w:noProof/>
        </w:rPr>
        <w:fldChar w:fldCharType="separate"/>
      </w:r>
      <w:r w:rsidR="006A2C8A">
        <w:rPr>
          <w:noProof/>
        </w:rPr>
        <w:t>9</w:t>
      </w:r>
      <w:r w:rsidR="006A2C8A">
        <w:rPr>
          <w:noProof/>
        </w:rPr>
        <w:fldChar w:fldCharType="end"/>
      </w:r>
    </w:p>
    <w:p w14:paraId="44021EE4" w14:textId="78109F5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SÁCH HÌNH</w:t>
      </w:r>
      <w:r>
        <w:rPr>
          <w:noProof/>
        </w:rPr>
        <w:tab/>
      </w:r>
      <w:r>
        <w:rPr>
          <w:noProof/>
        </w:rPr>
        <w:fldChar w:fldCharType="begin"/>
      </w:r>
      <w:r>
        <w:rPr>
          <w:noProof/>
        </w:rPr>
        <w:instrText xml:space="preserve"> PAGEREF _Toc529744384 \h </w:instrText>
      </w:r>
      <w:r>
        <w:rPr>
          <w:noProof/>
        </w:rPr>
      </w:r>
      <w:r>
        <w:rPr>
          <w:noProof/>
        </w:rPr>
        <w:fldChar w:fldCharType="separate"/>
      </w:r>
      <w:r>
        <w:rPr>
          <w:noProof/>
        </w:rPr>
        <w:t>10</w:t>
      </w:r>
      <w:r>
        <w:rPr>
          <w:noProof/>
        </w:rPr>
        <w:fldChar w:fldCharType="end"/>
      </w:r>
    </w:p>
    <w:p w14:paraId="2067F77B" w14:textId="09742D58"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_Toc529744385 \h </w:instrText>
      </w:r>
      <w:r>
        <w:rPr>
          <w:noProof/>
        </w:rPr>
      </w:r>
      <w:r>
        <w:rPr>
          <w:noProof/>
        </w:rPr>
        <w:fldChar w:fldCharType="separate"/>
      </w:r>
      <w:r>
        <w:rPr>
          <w:noProof/>
        </w:rPr>
        <w:t>11</w:t>
      </w:r>
      <w:r>
        <w:rPr>
          <w:noProof/>
        </w:rPr>
        <w:fldChar w:fldCharType="end"/>
      </w:r>
    </w:p>
    <w:p w14:paraId="4F8DFDAD" w14:textId="438BFDE0"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_Toc529744386 \h </w:instrText>
      </w:r>
      <w:r>
        <w:rPr>
          <w:noProof/>
        </w:rPr>
      </w:r>
      <w:r>
        <w:rPr>
          <w:noProof/>
        </w:rPr>
        <w:fldChar w:fldCharType="separate"/>
      </w:r>
      <w:r>
        <w:rPr>
          <w:noProof/>
        </w:rPr>
        <w:t>12</w:t>
      </w:r>
      <w:r>
        <w:rPr>
          <w:noProof/>
        </w:rPr>
        <w:fldChar w:fldCharType="end"/>
      </w:r>
    </w:p>
    <w:p w14:paraId="1549C771" w14:textId="72D5D19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_Toc529744387 \h </w:instrText>
      </w:r>
      <w:r>
        <w:rPr>
          <w:noProof/>
        </w:rPr>
      </w:r>
      <w:r>
        <w:rPr>
          <w:noProof/>
        </w:rPr>
        <w:fldChar w:fldCharType="separate"/>
      </w:r>
      <w:r>
        <w:rPr>
          <w:noProof/>
        </w:rPr>
        <w:t>13</w:t>
      </w:r>
      <w:r>
        <w:rPr>
          <w:noProof/>
        </w:rPr>
        <w:fldChar w:fldCharType="end"/>
      </w:r>
    </w:p>
    <w:p w14:paraId="4A74FB9D" w14:textId="42916869"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TỪ KHÓA</w:t>
      </w:r>
      <w:r>
        <w:rPr>
          <w:noProof/>
        </w:rPr>
        <w:tab/>
      </w:r>
      <w:r>
        <w:rPr>
          <w:noProof/>
        </w:rPr>
        <w:fldChar w:fldCharType="begin"/>
      </w:r>
      <w:r>
        <w:rPr>
          <w:noProof/>
        </w:rPr>
        <w:instrText xml:space="preserve"> PAGEREF _Toc529744388 \h </w:instrText>
      </w:r>
      <w:r>
        <w:rPr>
          <w:noProof/>
        </w:rPr>
      </w:r>
      <w:r>
        <w:rPr>
          <w:noProof/>
        </w:rPr>
        <w:fldChar w:fldCharType="separate"/>
      </w:r>
      <w:r>
        <w:rPr>
          <w:noProof/>
        </w:rPr>
        <w:t>14</w:t>
      </w:r>
      <w:r>
        <w:rPr>
          <w:noProof/>
        </w:rPr>
        <w:fldChar w:fldCharType="end"/>
      </w:r>
    </w:p>
    <w:p w14:paraId="04E58D68" w14:textId="71C481F4"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_Toc529744389 \h </w:instrText>
      </w:r>
      <w:r>
        <w:rPr>
          <w:noProof/>
        </w:rPr>
      </w:r>
      <w:r>
        <w:rPr>
          <w:noProof/>
        </w:rPr>
        <w:fldChar w:fldCharType="separate"/>
      </w:r>
      <w:r>
        <w:rPr>
          <w:noProof/>
        </w:rPr>
        <w:t>15</w:t>
      </w:r>
      <w:r>
        <w:rPr>
          <w:noProof/>
        </w:rPr>
        <w:fldChar w:fldCharType="end"/>
      </w:r>
    </w:p>
    <w:p w14:paraId="756E7A50" w14:textId="314DB5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1.1</w:t>
      </w:r>
      <w:r>
        <w:rPr>
          <w:rFonts w:asciiTheme="minorHAnsi" w:eastAsiaTheme="minorEastAsia" w:hAnsiTheme="minorHAnsi" w:cstheme="minorBidi"/>
          <w:noProof/>
          <w:sz w:val="22"/>
          <w:szCs w:val="22"/>
          <w:lang w:val="en-US"/>
        </w:rPr>
        <w:tab/>
      </w:r>
      <w:r w:rsidRPr="008F3391">
        <w:rPr>
          <w:noProof/>
          <w:lang w:val="en-US"/>
        </w:rPr>
        <w:t>Đặt vấn đề</w:t>
      </w:r>
      <w:r>
        <w:rPr>
          <w:noProof/>
        </w:rPr>
        <w:tab/>
      </w:r>
      <w:r>
        <w:rPr>
          <w:noProof/>
        </w:rPr>
        <w:fldChar w:fldCharType="begin"/>
      </w:r>
      <w:r>
        <w:rPr>
          <w:noProof/>
        </w:rPr>
        <w:instrText xml:space="preserve"> PAGEREF _Toc529744390 \h </w:instrText>
      </w:r>
      <w:r>
        <w:rPr>
          <w:noProof/>
        </w:rPr>
      </w:r>
      <w:r>
        <w:rPr>
          <w:noProof/>
        </w:rPr>
        <w:fldChar w:fldCharType="separate"/>
      </w:r>
      <w:r>
        <w:rPr>
          <w:noProof/>
        </w:rPr>
        <w:t>15</w:t>
      </w:r>
      <w:r>
        <w:rPr>
          <w:noProof/>
        </w:rPr>
        <w:fldChar w:fldCharType="end"/>
      </w:r>
    </w:p>
    <w:p w14:paraId="2A573D5C" w14:textId="78751CF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1.2</w:t>
      </w:r>
      <w:r>
        <w:rPr>
          <w:rFonts w:asciiTheme="minorHAnsi" w:eastAsiaTheme="minorEastAsia" w:hAnsiTheme="minorHAnsi" w:cstheme="minorBidi"/>
          <w:noProof/>
          <w:sz w:val="22"/>
          <w:szCs w:val="22"/>
          <w:lang w:val="en-US"/>
        </w:rPr>
        <w:tab/>
      </w:r>
      <w:r w:rsidRPr="008F3391">
        <w:rPr>
          <w:noProof/>
          <w:lang w:val="en-US"/>
        </w:rPr>
        <w:t>Lịch sử giải quyết vấn đề</w:t>
      </w:r>
      <w:r>
        <w:rPr>
          <w:noProof/>
        </w:rPr>
        <w:tab/>
      </w:r>
      <w:r>
        <w:rPr>
          <w:noProof/>
        </w:rPr>
        <w:fldChar w:fldCharType="begin"/>
      </w:r>
      <w:r>
        <w:rPr>
          <w:noProof/>
        </w:rPr>
        <w:instrText xml:space="preserve"> PAGEREF _Toc529744391 \h </w:instrText>
      </w:r>
      <w:r>
        <w:rPr>
          <w:noProof/>
        </w:rPr>
      </w:r>
      <w:r>
        <w:rPr>
          <w:noProof/>
        </w:rPr>
        <w:fldChar w:fldCharType="separate"/>
      </w:r>
      <w:r>
        <w:rPr>
          <w:noProof/>
        </w:rPr>
        <w:t>15</w:t>
      </w:r>
      <w:r>
        <w:rPr>
          <w:noProof/>
        </w:rPr>
        <w:fldChar w:fldCharType="end"/>
      </w:r>
    </w:p>
    <w:p w14:paraId="6FD9B448" w14:textId="71D80C2B"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1.3</w:t>
      </w:r>
      <w:r>
        <w:rPr>
          <w:rFonts w:asciiTheme="minorHAnsi" w:eastAsiaTheme="minorEastAsia" w:hAnsiTheme="minorHAnsi" w:cstheme="minorBidi"/>
          <w:noProof/>
          <w:sz w:val="22"/>
          <w:szCs w:val="22"/>
          <w:lang w:val="en-US"/>
        </w:rPr>
        <w:tab/>
      </w:r>
      <w:r>
        <w:rPr>
          <w:noProof/>
        </w:rPr>
        <w:t>Phạm</w:t>
      </w:r>
      <w:r w:rsidRPr="008F3391">
        <w:rPr>
          <w:noProof/>
          <w:lang w:val="en-US"/>
        </w:rPr>
        <w:t xml:space="preserve"> vi đề tài</w:t>
      </w:r>
      <w:r>
        <w:rPr>
          <w:noProof/>
        </w:rPr>
        <w:tab/>
      </w:r>
      <w:r>
        <w:rPr>
          <w:noProof/>
        </w:rPr>
        <w:fldChar w:fldCharType="begin"/>
      </w:r>
      <w:r>
        <w:rPr>
          <w:noProof/>
        </w:rPr>
        <w:instrText xml:space="preserve"> PAGEREF _Toc529744392 \h </w:instrText>
      </w:r>
      <w:r>
        <w:rPr>
          <w:noProof/>
        </w:rPr>
      </w:r>
      <w:r>
        <w:rPr>
          <w:noProof/>
        </w:rPr>
        <w:fldChar w:fldCharType="separate"/>
      </w:r>
      <w:r>
        <w:rPr>
          <w:noProof/>
        </w:rPr>
        <w:t>16</w:t>
      </w:r>
      <w:r>
        <w:rPr>
          <w:noProof/>
        </w:rPr>
        <w:fldChar w:fldCharType="end"/>
      </w:r>
    </w:p>
    <w:p w14:paraId="0DE62166" w14:textId="5E0AB295"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1.4</w:t>
      </w:r>
      <w:r>
        <w:rPr>
          <w:rFonts w:asciiTheme="minorHAnsi" w:eastAsiaTheme="minorEastAsia" w:hAnsiTheme="minorHAnsi" w:cstheme="minorBidi"/>
          <w:noProof/>
          <w:sz w:val="22"/>
          <w:szCs w:val="22"/>
          <w:lang w:val="en-US"/>
        </w:rPr>
        <w:tab/>
      </w:r>
      <w:r w:rsidRPr="008F3391">
        <w:rPr>
          <w:noProof/>
          <w:lang w:val="en-US"/>
        </w:rPr>
        <w:t>Phương pháp nghiên cứu</w:t>
      </w:r>
      <w:r>
        <w:rPr>
          <w:noProof/>
        </w:rPr>
        <w:tab/>
      </w:r>
      <w:r>
        <w:rPr>
          <w:noProof/>
        </w:rPr>
        <w:fldChar w:fldCharType="begin"/>
      </w:r>
      <w:r>
        <w:rPr>
          <w:noProof/>
        </w:rPr>
        <w:instrText xml:space="preserve"> PAGEREF _Toc529744393 \h </w:instrText>
      </w:r>
      <w:r>
        <w:rPr>
          <w:noProof/>
        </w:rPr>
      </w:r>
      <w:r>
        <w:rPr>
          <w:noProof/>
        </w:rPr>
        <w:fldChar w:fldCharType="separate"/>
      </w:r>
      <w:r>
        <w:rPr>
          <w:noProof/>
        </w:rPr>
        <w:t>16</w:t>
      </w:r>
      <w:r>
        <w:rPr>
          <w:noProof/>
        </w:rPr>
        <w:fldChar w:fldCharType="end"/>
      </w:r>
    </w:p>
    <w:p w14:paraId="509C079E" w14:textId="4F75B68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_Toc529744394 \h </w:instrText>
      </w:r>
      <w:r>
        <w:rPr>
          <w:noProof/>
        </w:rPr>
      </w:r>
      <w:r>
        <w:rPr>
          <w:noProof/>
        </w:rPr>
        <w:fldChar w:fldCharType="separate"/>
      </w:r>
      <w:r>
        <w:rPr>
          <w:noProof/>
        </w:rPr>
        <w:t>16</w:t>
      </w:r>
      <w:r>
        <w:rPr>
          <w:noProof/>
        </w:rPr>
        <w:fldChar w:fldCharType="end"/>
      </w:r>
    </w:p>
    <w:p w14:paraId="0CDD0FC5" w14:textId="36BD44C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_Toc529744395 \h </w:instrText>
      </w:r>
      <w:r>
        <w:rPr>
          <w:noProof/>
        </w:rPr>
      </w:r>
      <w:r>
        <w:rPr>
          <w:noProof/>
        </w:rPr>
        <w:fldChar w:fldCharType="separate"/>
      </w:r>
      <w:r>
        <w:rPr>
          <w:noProof/>
        </w:rPr>
        <w:t>17</w:t>
      </w:r>
      <w:r>
        <w:rPr>
          <w:noProof/>
        </w:rPr>
        <w:fldChar w:fldCharType="end"/>
      </w:r>
    </w:p>
    <w:p w14:paraId="17B2A41A" w14:textId="07216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_Toc529744396 \h </w:instrText>
      </w:r>
      <w:r>
        <w:rPr>
          <w:noProof/>
        </w:rPr>
      </w:r>
      <w:r>
        <w:rPr>
          <w:noProof/>
        </w:rPr>
        <w:fldChar w:fldCharType="separate"/>
      </w:r>
      <w:r>
        <w:rPr>
          <w:noProof/>
        </w:rPr>
        <w:t>17</w:t>
      </w:r>
      <w:r>
        <w:rPr>
          <w:noProof/>
        </w:rPr>
        <w:fldChar w:fldCharType="end"/>
      </w:r>
    </w:p>
    <w:p w14:paraId="3B4E4161" w14:textId="3799050C"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_Toc529744397 \h </w:instrText>
      </w:r>
      <w:r>
        <w:rPr>
          <w:noProof/>
        </w:rPr>
      </w:r>
      <w:r>
        <w:rPr>
          <w:noProof/>
        </w:rPr>
        <w:fldChar w:fldCharType="separate"/>
      </w:r>
      <w:r>
        <w:rPr>
          <w:noProof/>
        </w:rPr>
        <w:t>18</w:t>
      </w:r>
      <w:r>
        <w:rPr>
          <w:noProof/>
        </w:rPr>
        <w:fldChar w:fldCharType="end"/>
      </w:r>
    </w:p>
    <w:p w14:paraId="442EE81A" w14:textId="739BD0B7"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8F3391">
        <w:rPr>
          <w:noProof/>
          <w:vertAlign w:val="superscript"/>
        </w:rPr>
        <w:t>[1]</w:t>
      </w:r>
      <w:r>
        <w:rPr>
          <w:noProof/>
        </w:rPr>
        <w:tab/>
      </w:r>
      <w:r>
        <w:rPr>
          <w:noProof/>
        </w:rPr>
        <w:fldChar w:fldCharType="begin"/>
      </w:r>
      <w:r>
        <w:rPr>
          <w:noProof/>
        </w:rPr>
        <w:instrText xml:space="preserve"> PAGEREF _Toc529744398 \h </w:instrText>
      </w:r>
      <w:r>
        <w:rPr>
          <w:noProof/>
        </w:rPr>
      </w:r>
      <w:r>
        <w:rPr>
          <w:noProof/>
        </w:rPr>
        <w:fldChar w:fldCharType="separate"/>
      </w:r>
      <w:r>
        <w:rPr>
          <w:noProof/>
        </w:rPr>
        <w:t>18</w:t>
      </w:r>
      <w:r>
        <w:rPr>
          <w:noProof/>
        </w:rPr>
        <w:fldChar w:fldCharType="end"/>
      </w:r>
    </w:p>
    <w:p w14:paraId="568AFA52" w14:textId="269D3D1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8F3391">
        <w:rPr>
          <w:noProof/>
          <w:vertAlign w:val="superscript"/>
        </w:rPr>
        <w:t>[2]</w:t>
      </w:r>
      <w:r>
        <w:rPr>
          <w:noProof/>
        </w:rPr>
        <w:tab/>
      </w:r>
      <w:r>
        <w:rPr>
          <w:noProof/>
        </w:rPr>
        <w:fldChar w:fldCharType="begin"/>
      </w:r>
      <w:r>
        <w:rPr>
          <w:noProof/>
        </w:rPr>
        <w:instrText xml:space="preserve"> PAGEREF _Toc529744399 \h </w:instrText>
      </w:r>
      <w:r>
        <w:rPr>
          <w:noProof/>
        </w:rPr>
      </w:r>
      <w:r>
        <w:rPr>
          <w:noProof/>
        </w:rPr>
        <w:fldChar w:fldCharType="separate"/>
      </w:r>
      <w:r>
        <w:rPr>
          <w:noProof/>
        </w:rPr>
        <w:t>19</w:t>
      </w:r>
      <w:r>
        <w:rPr>
          <w:noProof/>
        </w:rPr>
        <w:fldChar w:fldCharType="end"/>
      </w:r>
    </w:p>
    <w:p w14:paraId="2CB20391" w14:textId="414BC1A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da-DK"/>
        </w:rPr>
        <w:t>2.3</w:t>
      </w:r>
      <w:r>
        <w:rPr>
          <w:rFonts w:asciiTheme="minorHAnsi" w:eastAsiaTheme="minorEastAsia" w:hAnsiTheme="minorHAnsi" w:cstheme="minorBidi"/>
          <w:noProof/>
          <w:sz w:val="22"/>
          <w:szCs w:val="22"/>
          <w:lang w:val="en-US"/>
        </w:rPr>
        <w:tab/>
      </w:r>
      <w:r w:rsidRPr="008F3391">
        <w:rPr>
          <w:noProof/>
          <w:lang w:val="da-DK"/>
        </w:rPr>
        <w:t xml:space="preserve">Tìm hiểu về Postgraphile </w:t>
      </w:r>
      <w:r w:rsidRPr="008F3391">
        <w:rPr>
          <w:noProof/>
          <w:vertAlign w:val="superscript"/>
          <w:lang w:val="da-DK"/>
        </w:rPr>
        <w:t>[3][4]</w:t>
      </w:r>
      <w:r>
        <w:rPr>
          <w:noProof/>
        </w:rPr>
        <w:tab/>
      </w:r>
      <w:r>
        <w:rPr>
          <w:noProof/>
        </w:rPr>
        <w:fldChar w:fldCharType="begin"/>
      </w:r>
      <w:r>
        <w:rPr>
          <w:noProof/>
        </w:rPr>
        <w:instrText xml:space="preserve"> PAGEREF _Toc529744400 \h </w:instrText>
      </w:r>
      <w:r>
        <w:rPr>
          <w:noProof/>
        </w:rPr>
      </w:r>
      <w:r>
        <w:rPr>
          <w:noProof/>
        </w:rPr>
        <w:fldChar w:fldCharType="separate"/>
      </w:r>
      <w:r>
        <w:rPr>
          <w:noProof/>
        </w:rPr>
        <w:t>21</w:t>
      </w:r>
      <w:r>
        <w:rPr>
          <w:noProof/>
        </w:rPr>
        <w:fldChar w:fldCharType="end"/>
      </w:r>
    </w:p>
    <w:p w14:paraId="443F9B1B" w14:textId="17150CA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8F3391">
        <w:rPr>
          <w:noProof/>
          <w:vertAlign w:val="superscript"/>
        </w:rPr>
        <w:t>[5]</w:t>
      </w:r>
      <w:r>
        <w:rPr>
          <w:noProof/>
        </w:rPr>
        <w:tab/>
      </w:r>
      <w:r>
        <w:rPr>
          <w:noProof/>
        </w:rPr>
        <w:fldChar w:fldCharType="begin"/>
      </w:r>
      <w:r>
        <w:rPr>
          <w:noProof/>
        </w:rPr>
        <w:instrText xml:space="preserve"> PAGEREF _Toc529744401 \h </w:instrText>
      </w:r>
      <w:r>
        <w:rPr>
          <w:noProof/>
        </w:rPr>
      </w:r>
      <w:r>
        <w:rPr>
          <w:noProof/>
        </w:rPr>
        <w:fldChar w:fldCharType="separate"/>
      </w:r>
      <w:r>
        <w:rPr>
          <w:noProof/>
        </w:rPr>
        <w:t>21</w:t>
      </w:r>
      <w:r>
        <w:rPr>
          <w:noProof/>
        </w:rPr>
        <w:fldChar w:fldCharType="end"/>
      </w:r>
    </w:p>
    <w:p w14:paraId="572E34F2" w14:textId="540A49E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8F3391">
        <w:rPr>
          <w:noProof/>
          <w:vertAlign w:val="superscript"/>
        </w:rPr>
        <w:t>[6]</w:t>
      </w:r>
      <w:r>
        <w:rPr>
          <w:noProof/>
        </w:rPr>
        <w:tab/>
      </w:r>
      <w:r>
        <w:rPr>
          <w:noProof/>
        </w:rPr>
        <w:fldChar w:fldCharType="begin"/>
      </w:r>
      <w:r>
        <w:rPr>
          <w:noProof/>
        </w:rPr>
        <w:instrText xml:space="preserve"> PAGEREF _Toc529744402 \h </w:instrText>
      </w:r>
      <w:r>
        <w:rPr>
          <w:noProof/>
        </w:rPr>
      </w:r>
      <w:r>
        <w:rPr>
          <w:noProof/>
        </w:rPr>
        <w:fldChar w:fldCharType="separate"/>
      </w:r>
      <w:r>
        <w:rPr>
          <w:noProof/>
        </w:rPr>
        <w:t>22</w:t>
      </w:r>
      <w:r>
        <w:rPr>
          <w:noProof/>
        </w:rPr>
        <w:fldChar w:fldCharType="end"/>
      </w:r>
    </w:p>
    <w:p w14:paraId="22B21576" w14:textId="1F6E7AE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8F3391">
        <w:rPr>
          <w:noProof/>
          <w:vertAlign w:val="superscript"/>
        </w:rPr>
        <w:t>[7]</w:t>
      </w:r>
      <w:r>
        <w:rPr>
          <w:noProof/>
        </w:rPr>
        <w:tab/>
      </w:r>
      <w:r>
        <w:rPr>
          <w:noProof/>
        </w:rPr>
        <w:fldChar w:fldCharType="begin"/>
      </w:r>
      <w:r>
        <w:rPr>
          <w:noProof/>
        </w:rPr>
        <w:instrText xml:space="preserve"> PAGEREF _Toc529744403 \h </w:instrText>
      </w:r>
      <w:r>
        <w:rPr>
          <w:noProof/>
        </w:rPr>
      </w:r>
      <w:r>
        <w:rPr>
          <w:noProof/>
        </w:rPr>
        <w:fldChar w:fldCharType="separate"/>
      </w:r>
      <w:r>
        <w:rPr>
          <w:noProof/>
        </w:rPr>
        <w:t>22</w:t>
      </w:r>
      <w:r>
        <w:rPr>
          <w:noProof/>
        </w:rPr>
        <w:fldChar w:fldCharType="end"/>
      </w:r>
    </w:p>
    <w:p w14:paraId="24EE18C6" w14:textId="4ABE09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8F3391">
        <w:rPr>
          <w:noProof/>
          <w:vertAlign w:val="superscript"/>
        </w:rPr>
        <w:t>[8]</w:t>
      </w:r>
      <w:r>
        <w:rPr>
          <w:noProof/>
        </w:rPr>
        <w:tab/>
      </w:r>
      <w:r>
        <w:rPr>
          <w:noProof/>
        </w:rPr>
        <w:fldChar w:fldCharType="begin"/>
      </w:r>
      <w:r>
        <w:rPr>
          <w:noProof/>
        </w:rPr>
        <w:instrText xml:space="preserve"> PAGEREF _Toc529744404 \h </w:instrText>
      </w:r>
      <w:r>
        <w:rPr>
          <w:noProof/>
        </w:rPr>
      </w:r>
      <w:r>
        <w:rPr>
          <w:noProof/>
        </w:rPr>
        <w:fldChar w:fldCharType="separate"/>
      </w:r>
      <w:r>
        <w:rPr>
          <w:noProof/>
        </w:rPr>
        <w:t>23</w:t>
      </w:r>
      <w:r>
        <w:rPr>
          <w:noProof/>
        </w:rPr>
        <w:fldChar w:fldCharType="end"/>
      </w:r>
    </w:p>
    <w:p w14:paraId="5D3933A7" w14:textId="1ECBF0C3"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_Toc529744405 \h </w:instrText>
      </w:r>
      <w:r>
        <w:rPr>
          <w:noProof/>
        </w:rPr>
      </w:r>
      <w:r>
        <w:rPr>
          <w:noProof/>
        </w:rPr>
        <w:fldChar w:fldCharType="separate"/>
      </w:r>
      <w:r>
        <w:rPr>
          <w:noProof/>
        </w:rPr>
        <w:t>25</w:t>
      </w:r>
      <w:r>
        <w:rPr>
          <w:noProof/>
        </w:rPr>
        <w:fldChar w:fldCharType="end"/>
      </w:r>
    </w:p>
    <w:p w14:paraId="767F71B2" w14:textId="2DCC6DD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3.1</w:t>
      </w:r>
      <w:r>
        <w:rPr>
          <w:rFonts w:asciiTheme="minorHAnsi" w:eastAsiaTheme="minorEastAsia" w:hAnsiTheme="minorHAnsi" w:cstheme="minorBidi"/>
          <w:noProof/>
          <w:sz w:val="22"/>
          <w:szCs w:val="22"/>
          <w:lang w:val="en-US"/>
        </w:rPr>
        <w:tab/>
      </w:r>
      <w:r w:rsidRPr="008F3391">
        <w:rPr>
          <w:noProof/>
          <w:lang w:val="en-US"/>
        </w:rPr>
        <w:t>Mô tả bài toán</w:t>
      </w:r>
      <w:r>
        <w:rPr>
          <w:noProof/>
        </w:rPr>
        <w:tab/>
      </w:r>
      <w:r>
        <w:rPr>
          <w:noProof/>
        </w:rPr>
        <w:fldChar w:fldCharType="begin"/>
      </w:r>
      <w:r>
        <w:rPr>
          <w:noProof/>
        </w:rPr>
        <w:instrText xml:space="preserve"> PAGEREF _Toc529744406 \h </w:instrText>
      </w:r>
      <w:r>
        <w:rPr>
          <w:noProof/>
        </w:rPr>
      </w:r>
      <w:r>
        <w:rPr>
          <w:noProof/>
        </w:rPr>
        <w:fldChar w:fldCharType="separate"/>
      </w:r>
      <w:r>
        <w:rPr>
          <w:noProof/>
        </w:rPr>
        <w:t>25</w:t>
      </w:r>
      <w:r>
        <w:rPr>
          <w:noProof/>
        </w:rPr>
        <w:fldChar w:fldCharType="end"/>
      </w:r>
    </w:p>
    <w:p w14:paraId="1239A650" w14:textId="13E8DB7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_Toc529744407 \h </w:instrText>
      </w:r>
      <w:r>
        <w:rPr>
          <w:noProof/>
        </w:rPr>
      </w:r>
      <w:r>
        <w:rPr>
          <w:noProof/>
        </w:rPr>
        <w:fldChar w:fldCharType="separate"/>
      </w:r>
      <w:r>
        <w:rPr>
          <w:noProof/>
        </w:rPr>
        <w:t>25</w:t>
      </w:r>
      <w:r>
        <w:rPr>
          <w:noProof/>
        </w:rPr>
        <w:fldChar w:fldCharType="end"/>
      </w:r>
    </w:p>
    <w:p w14:paraId="48AE0D39" w14:textId="50568D7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_Toc529744408 \h </w:instrText>
      </w:r>
      <w:r>
        <w:rPr>
          <w:noProof/>
        </w:rPr>
      </w:r>
      <w:r>
        <w:rPr>
          <w:noProof/>
        </w:rPr>
        <w:fldChar w:fldCharType="separate"/>
      </w:r>
      <w:r>
        <w:rPr>
          <w:noProof/>
        </w:rPr>
        <w:t>25</w:t>
      </w:r>
      <w:r>
        <w:rPr>
          <w:noProof/>
        </w:rPr>
        <w:fldChar w:fldCharType="end"/>
      </w:r>
    </w:p>
    <w:p w14:paraId="583E2C75" w14:textId="48ACEB7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_Toc529744409 \h </w:instrText>
      </w:r>
      <w:r>
        <w:rPr>
          <w:noProof/>
        </w:rPr>
      </w:r>
      <w:r>
        <w:rPr>
          <w:noProof/>
        </w:rPr>
        <w:fldChar w:fldCharType="separate"/>
      </w:r>
      <w:r>
        <w:rPr>
          <w:noProof/>
        </w:rPr>
        <w:t>26</w:t>
      </w:r>
      <w:r>
        <w:rPr>
          <w:noProof/>
        </w:rPr>
        <w:fldChar w:fldCharType="end"/>
      </w:r>
    </w:p>
    <w:p w14:paraId="643C5BCB" w14:textId="167AD6A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_Toc529744410 \h </w:instrText>
      </w:r>
      <w:r>
        <w:rPr>
          <w:noProof/>
        </w:rPr>
      </w:r>
      <w:r>
        <w:rPr>
          <w:noProof/>
        </w:rPr>
        <w:fldChar w:fldCharType="separate"/>
      </w:r>
      <w:r>
        <w:rPr>
          <w:noProof/>
        </w:rPr>
        <w:t>26</w:t>
      </w:r>
      <w:r>
        <w:rPr>
          <w:noProof/>
        </w:rPr>
        <w:fldChar w:fldCharType="end"/>
      </w:r>
    </w:p>
    <w:p w14:paraId="7A9A6C09" w14:textId="62CDF78A"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3.2</w:t>
      </w:r>
      <w:r>
        <w:rPr>
          <w:rFonts w:asciiTheme="minorHAnsi" w:eastAsiaTheme="minorEastAsia" w:hAnsiTheme="minorHAnsi" w:cstheme="minorBidi"/>
          <w:noProof/>
          <w:sz w:val="22"/>
          <w:szCs w:val="22"/>
          <w:lang w:val="en-US"/>
        </w:rPr>
        <w:tab/>
      </w:r>
      <w:r w:rsidRPr="008F3391">
        <w:rPr>
          <w:noProof/>
          <w:lang w:val="en-US"/>
        </w:rPr>
        <w:t>Đặc tả yêu cầu</w:t>
      </w:r>
      <w:r>
        <w:rPr>
          <w:noProof/>
        </w:rPr>
        <w:tab/>
      </w:r>
      <w:r>
        <w:rPr>
          <w:noProof/>
        </w:rPr>
        <w:fldChar w:fldCharType="begin"/>
      </w:r>
      <w:r>
        <w:rPr>
          <w:noProof/>
        </w:rPr>
        <w:instrText xml:space="preserve"> PAGEREF _Toc529744411 \h </w:instrText>
      </w:r>
      <w:r>
        <w:rPr>
          <w:noProof/>
        </w:rPr>
      </w:r>
      <w:r>
        <w:rPr>
          <w:noProof/>
        </w:rPr>
        <w:fldChar w:fldCharType="separate"/>
      </w:r>
      <w:r>
        <w:rPr>
          <w:noProof/>
        </w:rPr>
        <w:t>27</w:t>
      </w:r>
      <w:r>
        <w:rPr>
          <w:noProof/>
        </w:rPr>
        <w:fldChar w:fldCharType="end"/>
      </w:r>
    </w:p>
    <w:p w14:paraId="112F87B0" w14:textId="62BED78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_Toc529744412 \h </w:instrText>
      </w:r>
      <w:r>
        <w:rPr>
          <w:noProof/>
        </w:rPr>
      </w:r>
      <w:r>
        <w:rPr>
          <w:noProof/>
        </w:rPr>
        <w:fldChar w:fldCharType="separate"/>
      </w:r>
      <w:r>
        <w:rPr>
          <w:noProof/>
        </w:rPr>
        <w:t>27</w:t>
      </w:r>
      <w:r>
        <w:rPr>
          <w:noProof/>
        </w:rPr>
        <w:fldChar w:fldCharType="end"/>
      </w:r>
    </w:p>
    <w:p w14:paraId="67752C7F" w14:textId="60676E4E"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3.2.1.1</w:t>
      </w:r>
      <w:r>
        <w:rPr>
          <w:rFonts w:asciiTheme="minorHAnsi" w:eastAsiaTheme="minorEastAsia" w:hAnsiTheme="minorHAnsi" w:cstheme="minorBidi"/>
          <w:noProof/>
          <w:sz w:val="22"/>
          <w:szCs w:val="22"/>
          <w:lang w:val="en-US"/>
        </w:rPr>
        <w:tab/>
      </w:r>
      <w:r w:rsidR="00D43E01">
        <w:rPr>
          <w:noProof/>
        </w:rPr>
        <w:t>Quản lí đơn hàng</w:t>
      </w:r>
      <w:r>
        <w:rPr>
          <w:noProof/>
        </w:rPr>
        <w:tab/>
      </w:r>
      <w:r>
        <w:rPr>
          <w:noProof/>
        </w:rPr>
        <w:fldChar w:fldCharType="begin"/>
      </w:r>
      <w:r>
        <w:rPr>
          <w:noProof/>
        </w:rPr>
        <w:instrText xml:space="preserve"> PAGEREF _Toc529744413 \h </w:instrText>
      </w:r>
      <w:r>
        <w:rPr>
          <w:noProof/>
        </w:rPr>
      </w:r>
      <w:r>
        <w:rPr>
          <w:noProof/>
        </w:rPr>
        <w:fldChar w:fldCharType="separate"/>
      </w:r>
      <w:r>
        <w:rPr>
          <w:noProof/>
        </w:rPr>
        <w:t>27</w:t>
      </w:r>
      <w:r>
        <w:rPr>
          <w:noProof/>
        </w:rPr>
        <w:fldChar w:fldCharType="end"/>
      </w:r>
    </w:p>
    <w:p w14:paraId="153901DF" w14:textId="34BCEC2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3.2.1.2</w:t>
      </w:r>
      <w:r>
        <w:rPr>
          <w:rFonts w:asciiTheme="minorHAnsi" w:eastAsiaTheme="minorEastAsia" w:hAnsiTheme="minorHAnsi" w:cstheme="minorBidi"/>
          <w:noProof/>
          <w:sz w:val="22"/>
          <w:szCs w:val="22"/>
          <w:lang w:val="en-US"/>
        </w:rPr>
        <w:tab/>
      </w:r>
      <w:r w:rsidR="00FC2466">
        <w:rPr>
          <w:noProof/>
        </w:rPr>
        <w:t>Quản lí biên nhận</w:t>
      </w:r>
      <w:r>
        <w:rPr>
          <w:noProof/>
        </w:rPr>
        <w:tab/>
      </w:r>
      <w:r>
        <w:rPr>
          <w:noProof/>
        </w:rPr>
        <w:fldChar w:fldCharType="begin"/>
      </w:r>
      <w:r>
        <w:rPr>
          <w:noProof/>
        </w:rPr>
        <w:instrText xml:space="preserve"> PAGEREF _Toc529744414 \h </w:instrText>
      </w:r>
      <w:r>
        <w:rPr>
          <w:noProof/>
        </w:rPr>
      </w:r>
      <w:r>
        <w:rPr>
          <w:noProof/>
        </w:rPr>
        <w:fldChar w:fldCharType="separate"/>
      </w:r>
      <w:r>
        <w:rPr>
          <w:noProof/>
        </w:rPr>
        <w:t>28</w:t>
      </w:r>
      <w:r>
        <w:rPr>
          <w:noProof/>
        </w:rPr>
        <w:fldChar w:fldCharType="end"/>
      </w:r>
    </w:p>
    <w:p w14:paraId="4709738C" w14:textId="438263A7"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_Toc529744415 \h </w:instrText>
      </w:r>
      <w:r>
        <w:rPr>
          <w:noProof/>
        </w:rPr>
      </w:r>
      <w:r>
        <w:rPr>
          <w:noProof/>
        </w:rPr>
        <w:fldChar w:fldCharType="separate"/>
      </w:r>
      <w:r>
        <w:rPr>
          <w:noProof/>
        </w:rPr>
        <w:t>29</w:t>
      </w:r>
      <w:r>
        <w:rPr>
          <w:noProof/>
        </w:rPr>
        <w:fldChar w:fldCharType="end"/>
      </w:r>
    </w:p>
    <w:p w14:paraId="50A289CA" w14:textId="4A9B71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_Toc529744416 \h </w:instrText>
      </w:r>
      <w:r>
        <w:rPr>
          <w:noProof/>
        </w:rPr>
      </w:r>
      <w:r>
        <w:rPr>
          <w:noProof/>
        </w:rPr>
        <w:fldChar w:fldCharType="separate"/>
      </w:r>
      <w:r>
        <w:rPr>
          <w:noProof/>
        </w:rPr>
        <w:t>30</w:t>
      </w:r>
      <w:r>
        <w:rPr>
          <w:noProof/>
        </w:rPr>
        <w:fldChar w:fldCharType="end"/>
      </w:r>
    </w:p>
    <w:p w14:paraId="068CF29D" w14:textId="0EC5A7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_Toc529744417 \h </w:instrText>
      </w:r>
      <w:r>
        <w:rPr>
          <w:noProof/>
        </w:rPr>
      </w:r>
      <w:r>
        <w:rPr>
          <w:noProof/>
        </w:rPr>
        <w:fldChar w:fldCharType="separate"/>
      </w:r>
      <w:r>
        <w:rPr>
          <w:noProof/>
        </w:rPr>
        <w:t>31</w:t>
      </w:r>
      <w:r>
        <w:rPr>
          <w:noProof/>
        </w:rPr>
        <w:fldChar w:fldCharType="end"/>
      </w:r>
    </w:p>
    <w:p w14:paraId="6844178C" w14:textId="3CEEAA1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_Toc529744418 \h </w:instrText>
      </w:r>
      <w:r>
        <w:rPr>
          <w:noProof/>
        </w:rPr>
      </w:r>
      <w:r>
        <w:rPr>
          <w:noProof/>
        </w:rPr>
        <w:fldChar w:fldCharType="separate"/>
      </w:r>
      <w:r>
        <w:rPr>
          <w:noProof/>
        </w:rPr>
        <w:t>32</w:t>
      </w:r>
      <w:r>
        <w:rPr>
          <w:noProof/>
        </w:rPr>
        <w:fldChar w:fldCharType="end"/>
      </w:r>
    </w:p>
    <w:p w14:paraId="17483DA3" w14:textId="4242007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_Toc529744419 \h </w:instrText>
      </w:r>
      <w:r>
        <w:rPr>
          <w:noProof/>
        </w:rPr>
      </w:r>
      <w:r>
        <w:rPr>
          <w:noProof/>
        </w:rPr>
        <w:fldChar w:fldCharType="separate"/>
      </w:r>
      <w:r>
        <w:rPr>
          <w:noProof/>
        </w:rPr>
        <w:t>33</w:t>
      </w:r>
      <w:r>
        <w:rPr>
          <w:noProof/>
        </w:rPr>
        <w:fldChar w:fldCharType="end"/>
      </w:r>
    </w:p>
    <w:p w14:paraId="49715FA5" w14:textId="41BC7CA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3.2.1.8</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_Toc529744420 \h </w:instrText>
      </w:r>
      <w:r>
        <w:rPr>
          <w:noProof/>
        </w:rPr>
      </w:r>
      <w:r>
        <w:rPr>
          <w:noProof/>
        </w:rPr>
        <w:fldChar w:fldCharType="separate"/>
      </w:r>
      <w:r>
        <w:rPr>
          <w:noProof/>
        </w:rPr>
        <w:t>33</w:t>
      </w:r>
      <w:r>
        <w:rPr>
          <w:noProof/>
        </w:rPr>
        <w:fldChar w:fldCharType="end"/>
      </w:r>
    </w:p>
    <w:p w14:paraId="1D6F1715" w14:textId="3B8BD70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3.2.1.9</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_Toc529744421 \h </w:instrText>
      </w:r>
      <w:r>
        <w:rPr>
          <w:noProof/>
        </w:rPr>
      </w:r>
      <w:r>
        <w:rPr>
          <w:noProof/>
        </w:rPr>
        <w:fldChar w:fldCharType="separate"/>
      </w:r>
      <w:r>
        <w:rPr>
          <w:noProof/>
        </w:rPr>
        <w:t>34</w:t>
      </w:r>
      <w:r>
        <w:rPr>
          <w:noProof/>
        </w:rPr>
        <w:fldChar w:fldCharType="end"/>
      </w:r>
    </w:p>
    <w:p w14:paraId="49D547CF" w14:textId="6E1CFE5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3.2.1.10</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_Toc529744422 \h </w:instrText>
      </w:r>
      <w:r>
        <w:rPr>
          <w:noProof/>
        </w:rPr>
      </w:r>
      <w:r>
        <w:rPr>
          <w:noProof/>
        </w:rPr>
        <w:fldChar w:fldCharType="separate"/>
      </w:r>
      <w:r>
        <w:rPr>
          <w:noProof/>
        </w:rPr>
        <w:t>34</w:t>
      </w:r>
      <w:r>
        <w:rPr>
          <w:noProof/>
        </w:rPr>
        <w:fldChar w:fldCharType="end"/>
      </w:r>
    </w:p>
    <w:p w14:paraId="1630BF78" w14:textId="71AD738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_Toc529744423 \h </w:instrText>
      </w:r>
      <w:r>
        <w:rPr>
          <w:noProof/>
        </w:rPr>
      </w:r>
      <w:r>
        <w:rPr>
          <w:noProof/>
        </w:rPr>
        <w:fldChar w:fldCharType="separate"/>
      </w:r>
      <w:r>
        <w:rPr>
          <w:noProof/>
        </w:rPr>
        <w:t>36</w:t>
      </w:r>
      <w:r>
        <w:rPr>
          <w:noProof/>
        </w:rPr>
        <w:fldChar w:fldCharType="end"/>
      </w:r>
    </w:p>
    <w:p w14:paraId="672E2E51" w14:textId="4393815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_Toc529744424 \h </w:instrText>
      </w:r>
      <w:r>
        <w:rPr>
          <w:noProof/>
        </w:rPr>
      </w:r>
      <w:r>
        <w:rPr>
          <w:noProof/>
        </w:rPr>
        <w:fldChar w:fldCharType="separate"/>
      </w:r>
      <w:r>
        <w:rPr>
          <w:noProof/>
        </w:rPr>
        <w:t>36</w:t>
      </w:r>
      <w:r>
        <w:rPr>
          <w:noProof/>
        </w:rPr>
        <w:fldChar w:fldCharType="end"/>
      </w:r>
    </w:p>
    <w:p w14:paraId="71B3BD74" w14:textId="4072F12A"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_Toc529744425 \h </w:instrText>
      </w:r>
      <w:r>
        <w:rPr>
          <w:noProof/>
        </w:rPr>
      </w:r>
      <w:r>
        <w:rPr>
          <w:noProof/>
        </w:rPr>
        <w:fldChar w:fldCharType="separate"/>
      </w:r>
      <w:r>
        <w:rPr>
          <w:noProof/>
        </w:rPr>
        <w:t>36</w:t>
      </w:r>
      <w:r>
        <w:rPr>
          <w:noProof/>
        </w:rPr>
        <w:fldChar w:fldCharType="end"/>
      </w:r>
    </w:p>
    <w:p w14:paraId="1777F7CA" w14:textId="41F90868"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_Toc529744426 \h </w:instrText>
      </w:r>
      <w:r>
        <w:rPr>
          <w:noProof/>
        </w:rPr>
      </w:r>
      <w:r>
        <w:rPr>
          <w:noProof/>
        </w:rPr>
        <w:fldChar w:fldCharType="separate"/>
      </w:r>
      <w:r>
        <w:rPr>
          <w:noProof/>
        </w:rPr>
        <w:t>36</w:t>
      </w:r>
      <w:r>
        <w:rPr>
          <w:noProof/>
        </w:rPr>
        <w:fldChar w:fldCharType="end"/>
      </w:r>
    </w:p>
    <w:p w14:paraId="7069C28B" w14:textId="12385B3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3.3</w:t>
      </w:r>
      <w:r>
        <w:rPr>
          <w:rFonts w:asciiTheme="minorHAnsi" w:eastAsiaTheme="minorEastAsia" w:hAnsiTheme="minorHAnsi" w:cstheme="minorBidi"/>
          <w:noProof/>
          <w:sz w:val="22"/>
          <w:szCs w:val="22"/>
          <w:lang w:val="en-US"/>
        </w:rPr>
        <w:tab/>
      </w:r>
      <w:r w:rsidRPr="008F3391">
        <w:rPr>
          <w:noProof/>
          <w:lang w:val="en-US"/>
        </w:rPr>
        <w:t>Thiết kế và cài đặt</w:t>
      </w:r>
      <w:r>
        <w:rPr>
          <w:noProof/>
        </w:rPr>
        <w:tab/>
      </w:r>
      <w:r>
        <w:rPr>
          <w:noProof/>
        </w:rPr>
        <w:fldChar w:fldCharType="begin"/>
      </w:r>
      <w:r>
        <w:rPr>
          <w:noProof/>
        </w:rPr>
        <w:instrText xml:space="preserve"> PAGEREF _Toc529744427 \h </w:instrText>
      </w:r>
      <w:r>
        <w:rPr>
          <w:noProof/>
        </w:rPr>
      </w:r>
      <w:r>
        <w:rPr>
          <w:noProof/>
        </w:rPr>
        <w:fldChar w:fldCharType="separate"/>
      </w:r>
      <w:r>
        <w:rPr>
          <w:noProof/>
        </w:rPr>
        <w:t>36</w:t>
      </w:r>
      <w:r>
        <w:rPr>
          <w:noProof/>
        </w:rPr>
        <w:fldChar w:fldCharType="end"/>
      </w:r>
    </w:p>
    <w:p w14:paraId="2459373F" w14:textId="2078F20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_Toc529744428 \h </w:instrText>
      </w:r>
      <w:r>
        <w:rPr>
          <w:noProof/>
        </w:rPr>
      </w:r>
      <w:r>
        <w:rPr>
          <w:noProof/>
        </w:rPr>
        <w:fldChar w:fldCharType="separate"/>
      </w:r>
      <w:r>
        <w:rPr>
          <w:noProof/>
        </w:rPr>
        <w:t>36</w:t>
      </w:r>
      <w:r>
        <w:rPr>
          <w:noProof/>
        </w:rPr>
        <w:fldChar w:fldCharType="end"/>
      </w:r>
    </w:p>
    <w:p w14:paraId="0DA94355" w14:textId="472DE08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_Toc529744429 \h </w:instrText>
      </w:r>
      <w:r>
        <w:rPr>
          <w:noProof/>
        </w:rPr>
      </w:r>
      <w:r>
        <w:rPr>
          <w:noProof/>
        </w:rPr>
        <w:fldChar w:fldCharType="separate"/>
      </w:r>
      <w:r>
        <w:rPr>
          <w:noProof/>
        </w:rPr>
        <w:t>37</w:t>
      </w:r>
      <w:r>
        <w:rPr>
          <w:noProof/>
        </w:rPr>
        <w:fldChar w:fldCharType="end"/>
      </w:r>
    </w:p>
    <w:p w14:paraId="3188C662" w14:textId="76C7176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_Toc529744430 \h </w:instrText>
      </w:r>
      <w:r>
        <w:rPr>
          <w:noProof/>
        </w:rPr>
      </w:r>
      <w:r>
        <w:rPr>
          <w:noProof/>
        </w:rPr>
        <w:fldChar w:fldCharType="separate"/>
      </w:r>
      <w:r>
        <w:rPr>
          <w:noProof/>
        </w:rPr>
        <w:t>38</w:t>
      </w:r>
      <w:r>
        <w:rPr>
          <w:noProof/>
        </w:rPr>
        <w:fldChar w:fldCharType="end"/>
      </w:r>
    </w:p>
    <w:p w14:paraId="672F6169" w14:textId="6C4ED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_Toc529744431 \h </w:instrText>
      </w:r>
      <w:r>
        <w:rPr>
          <w:noProof/>
        </w:rPr>
      </w:r>
      <w:r>
        <w:rPr>
          <w:noProof/>
        </w:rPr>
        <w:fldChar w:fldCharType="separate"/>
      </w:r>
      <w:r>
        <w:rPr>
          <w:noProof/>
        </w:rPr>
        <w:t>38</w:t>
      </w:r>
      <w:r>
        <w:rPr>
          <w:noProof/>
        </w:rPr>
        <w:fldChar w:fldCharType="end"/>
      </w:r>
    </w:p>
    <w:p w14:paraId="1FB8E1BF" w14:textId="11A0A51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_Toc529744432 \h </w:instrText>
      </w:r>
      <w:r>
        <w:rPr>
          <w:noProof/>
        </w:rPr>
      </w:r>
      <w:r>
        <w:rPr>
          <w:noProof/>
        </w:rPr>
        <w:fldChar w:fldCharType="separate"/>
      </w:r>
      <w:r>
        <w:rPr>
          <w:noProof/>
        </w:rPr>
        <w:t>38</w:t>
      </w:r>
      <w:r>
        <w:rPr>
          <w:noProof/>
        </w:rPr>
        <w:fldChar w:fldCharType="end"/>
      </w:r>
    </w:p>
    <w:p w14:paraId="12B925BF" w14:textId="1FF5397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_Toc529744433 \h </w:instrText>
      </w:r>
      <w:r>
        <w:rPr>
          <w:noProof/>
        </w:rPr>
      </w:r>
      <w:r>
        <w:rPr>
          <w:noProof/>
        </w:rPr>
        <w:fldChar w:fldCharType="separate"/>
      </w:r>
      <w:r>
        <w:rPr>
          <w:noProof/>
        </w:rPr>
        <w:t>38</w:t>
      </w:r>
      <w:r>
        <w:rPr>
          <w:noProof/>
        </w:rPr>
        <w:fldChar w:fldCharType="end"/>
      </w:r>
    </w:p>
    <w:p w14:paraId="63E9BD31" w14:textId="3745F40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_Toc529744434 \h </w:instrText>
      </w:r>
      <w:r>
        <w:rPr>
          <w:noProof/>
        </w:rPr>
      </w:r>
      <w:r>
        <w:rPr>
          <w:noProof/>
        </w:rPr>
        <w:fldChar w:fldCharType="separate"/>
      </w:r>
      <w:r>
        <w:rPr>
          <w:noProof/>
        </w:rPr>
        <w:t>38</w:t>
      </w:r>
      <w:r>
        <w:rPr>
          <w:noProof/>
        </w:rPr>
        <w:fldChar w:fldCharType="end"/>
      </w:r>
    </w:p>
    <w:p w14:paraId="190BF278" w14:textId="28B360A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_Toc529744435 \h </w:instrText>
      </w:r>
      <w:r>
        <w:rPr>
          <w:noProof/>
        </w:rPr>
      </w:r>
      <w:r>
        <w:rPr>
          <w:noProof/>
        </w:rPr>
        <w:fldChar w:fldCharType="separate"/>
      </w:r>
      <w:r>
        <w:rPr>
          <w:noProof/>
        </w:rPr>
        <w:t>38</w:t>
      </w:r>
      <w:r>
        <w:rPr>
          <w:noProof/>
        </w:rPr>
        <w:fldChar w:fldCharType="end"/>
      </w:r>
    </w:p>
    <w:p w14:paraId="7A61AE1F" w14:textId="0166E813"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3.3.8.1</w:t>
      </w:r>
      <w:r>
        <w:rPr>
          <w:rFonts w:asciiTheme="minorHAnsi" w:eastAsiaTheme="minorEastAsia" w:hAnsiTheme="minorHAnsi" w:cstheme="minorBidi"/>
          <w:noProof/>
          <w:sz w:val="22"/>
          <w:szCs w:val="22"/>
          <w:lang w:val="en-US"/>
        </w:rPr>
        <w:tab/>
      </w:r>
      <w:r w:rsidR="00D43E01">
        <w:rPr>
          <w:noProof/>
          <w:lang w:val="en-US"/>
        </w:rPr>
        <w:t>Quản lí đơn hàng</w:t>
      </w:r>
      <w:r>
        <w:rPr>
          <w:noProof/>
        </w:rPr>
        <w:tab/>
      </w:r>
      <w:r>
        <w:rPr>
          <w:noProof/>
        </w:rPr>
        <w:fldChar w:fldCharType="begin"/>
      </w:r>
      <w:r>
        <w:rPr>
          <w:noProof/>
        </w:rPr>
        <w:instrText xml:space="preserve"> PAGEREF _Toc529744436 \h </w:instrText>
      </w:r>
      <w:r>
        <w:rPr>
          <w:noProof/>
        </w:rPr>
      </w:r>
      <w:r>
        <w:rPr>
          <w:noProof/>
        </w:rPr>
        <w:fldChar w:fldCharType="separate"/>
      </w:r>
      <w:r>
        <w:rPr>
          <w:noProof/>
        </w:rPr>
        <w:t>38</w:t>
      </w:r>
      <w:r>
        <w:rPr>
          <w:noProof/>
        </w:rPr>
        <w:fldChar w:fldCharType="end"/>
      </w:r>
    </w:p>
    <w:p w14:paraId="1061D4E0" w14:textId="1A03F853"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3.3.8.2</w:t>
      </w:r>
      <w:r>
        <w:rPr>
          <w:rFonts w:asciiTheme="minorHAnsi" w:eastAsiaTheme="minorEastAsia" w:hAnsiTheme="minorHAnsi" w:cstheme="minorBidi"/>
          <w:noProof/>
          <w:sz w:val="22"/>
          <w:szCs w:val="22"/>
          <w:lang w:val="en-US"/>
        </w:rPr>
        <w:tab/>
      </w:r>
      <w:r w:rsidR="00FC2466">
        <w:rPr>
          <w:noProof/>
          <w:lang w:val="en-US"/>
        </w:rPr>
        <w:t>Quản lí biên nhận</w:t>
      </w:r>
      <w:r>
        <w:rPr>
          <w:noProof/>
        </w:rPr>
        <w:tab/>
      </w:r>
      <w:r>
        <w:rPr>
          <w:noProof/>
        </w:rPr>
        <w:fldChar w:fldCharType="begin"/>
      </w:r>
      <w:r>
        <w:rPr>
          <w:noProof/>
        </w:rPr>
        <w:instrText xml:space="preserve"> PAGEREF _Toc529744437 \h </w:instrText>
      </w:r>
      <w:r>
        <w:rPr>
          <w:noProof/>
        </w:rPr>
      </w:r>
      <w:r>
        <w:rPr>
          <w:noProof/>
        </w:rPr>
        <w:fldChar w:fldCharType="separate"/>
      </w:r>
      <w:r>
        <w:rPr>
          <w:noProof/>
        </w:rPr>
        <w:t>38</w:t>
      </w:r>
      <w:r>
        <w:rPr>
          <w:noProof/>
        </w:rPr>
        <w:fldChar w:fldCharType="end"/>
      </w:r>
    </w:p>
    <w:p w14:paraId="1430415C" w14:textId="1DB7FC8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3.3.8.3</w:t>
      </w:r>
      <w:r>
        <w:rPr>
          <w:rFonts w:asciiTheme="minorHAnsi" w:eastAsiaTheme="minorEastAsia" w:hAnsiTheme="minorHAnsi" w:cstheme="minorBidi"/>
          <w:noProof/>
          <w:sz w:val="22"/>
          <w:szCs w:val="22"/>
          <w:lang w:val="en-US"/>
        </w:rPr>
        <w:tab/>
      </w:r>
      <w:r w:rsidRPr="008F3391">
        <w:rPr>
          <w:noProof/>
          <w:lang w:val="en-US"/>
        </w:rPr>
        <w:t>Tạo đơn hàng</w:t>
      </w:r>
      <w:r>
        <w:rPr>
          <w:noProof/>
        </w:rPr>
        <w:tab/>
      </w:r>
      <w:r>
        <w:rPr>
          <w:noProof/>
        </w:rPr>
        <w:fldChar w:fldCharType="begin"/>
      </w:r>
      <w:r>
        <w:rPr>
          <w:noProof/>
        </w:rPr>
        <w:instrText xml:space="preserve"> PAGEREF _Toc529744438 \h </w:instrText>
      </w:r>
      <w:r>
        <w:rPr>
          <w:noProof/>
        </w:rPr>
      </w:r>
      <w:r>
        <w:rPr>
          <w:noProof/>
        </w:rPr>
        <w:fldChar w:fldCharType="separate"/>
      </w:r>
      <w:r>
        <w:rPr>
          <w:noProof/>
        </w:rPr>
        <w:t>38</w:t>
      </w:r>
      <w:r>
        <w:rPr>
          <w:noProof/>
        </w:rPr>
        <w:fldChar w:fldCharType="end"/>
      </w:r>
    </w:p>
    <w:p w14:paraId="1A4831CD" w14:textId="1030B131"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3.3.8.4</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_Toc529744439 \h </w:instrText>
      </w:r>
      <w:r>
        <w:rPr>
          <w:noProof/>
        </w:rPr>
      </w:r>
      <w:r>
        <w:rPr>
          <w:noProof/>
        </w:rPr>
        <w:fldChar w:fldCharType="separate"/>
      </w:r>
      <w:r>
        <w:rPr>
          <w:noProof/>
        </w:rPr>
        <w:t>38</w:t>
      </w:r>
      <w:r>
        <w:rPr>
          <w:noProof/>
        </w:rPr>
        <w:fldChar w:fldCharType="end"/>
      </w:r>
    </w:p>
    <w:p w14:paraId="5EAB54F8" w14:textId="4EEA56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3.3.8.5</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_Toc529744441 \h </w:instrText>
      </w:r>
      <w:r>
        <w:rPr>
          <w:noProof/>
        </w:rPr>
      </w:r>
      <w:r>
        <w:rPr>
          <w:noProof/>
        </w:rPr>
        <w:fldChar w:fldCharType="separate"/>
      </w:r>
      <w:r>
        <w:rPr>
          <w:noProof/>
        </w:rPr>
        <w:t>38</w:t>
      </w:r>
      <w:r>
        <w:rPr>
          <w:noProof/>
        </w:rPr>
        <w:fldChar w:fldCharType="end"/>
      </w:r>
    </w:p>
    <w:p w14:paraId="6DE7A394" w14:textId="0B4ECA6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_Toc529744442 \h </w:instrText>
      </w:r>
      <w:r>
        <w:rPr>
          <w:noProof/>
        </w:rPr>
      </w:r>
      <w:r>
        <w:rPr>
          <w:noProof/>
        </w:rPr>
        <w:fldChar w:fldCharType="separate"/>
      </w:r>
      <w:r>
        <w:rPr>
          <w:noProof/>
        </w:rPr>
        <w:t>38</w:t>
      </w:r>
      <w:r>
        <w:rPr>
          <w:noProof/>
        </w:rPr>
        <w:fldChar w:fldCharType="end"/>
      </w:r>
    </w:p>
    <w:p w14:paraId="6A7B5DC6" w14:textId="0D04AC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3.3.8.7</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_Toc529744443 \h </w:instrText>
      </w:r>
      <w:r>
        <w:rPr>
          <w:noProof/>
        </w:rPr>
      </w:r>
      <w:r>
        <w:rPr>
          <w:noProof/>
        </w:rPr>
        <w:fldChar w:fldCharType="separate"/>
      </w:r>
      <w:r>
        <w:rPr>
          <w:noProof/>
        </w:rPr>
        <w:t>38</w:t>
      </w:r>
      <w:r>
        <w:rPr>
          <w:noProof/>
        </w:rPr>
        <w:fldChar w:fldCharType="end"/>
      </w:r>
    </w:p>
    <w:p w14:paraId="19C95C42" w14:textId="12E48E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3.3.8.8</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_Toc529744444 \h </w:instrText>
      </w:r>
      <w:r>
        <w:rPr>
          <w:noProof/>
        </w:rPr>
      </w:r>
      <w:r>
        <w:rPr>
          <w:noProof/>
        </w:rPr>
        <w:fldChar w:fldCharType="separate"/>
      </w:r>
      <w:r>
        <w:rPr>
          <w:noProof/>
        </w:rPr>
        <w:t>41</w:t>
      </w:r>
      <w:r>
        <w:rPr>
          <w:noProof/>
        </w:rPr>
        <w:fldChar w:fldCharType="end"/>
      </w:r>
    </w:p>
    <w:p w14:paraId="5CE515F5" w14:textId="3B7FE9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3.3.8.9</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_Toc529744445 \h </w:instrText>
      </w:r>
      <w:r>
        <w:rPr>
          <w:noProof/>
        </w:rPr>
      </w:r>
      <w:r>
        <w:rPr>
          <w:noProof/>
        </w:rPr>
        <w:fldChar w:fldCharType="separate"/>
      </w:r>
      <w:r>
        <w:rPr>
          <w:noProof/>
        </w:rPr>
        <w:t>41</w:t>
      </w:r>
      <w:r>
        <w:rPr>
          <w:noProof/>
        </w:rPr>
        <w:fldChar w:fldCharType="end"/>
      </w:r>
    </w:p>
    <w:p w14:paraId="5B884ADE" w14:textId="3D18EE62"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3.4</w:t>
      </w:r>
      <w:r>
        <w:rPr>
          <w:rFonts w:asciiTheme="minorHAnsi" w:eastAsiaTheme="minorEastAsia" w:hAnsiTheme="minorHAnsi" w:cstheme="minorBidi"/>
          <w:noProof/>
          <w:sz w:val="22"/>
          <w:szCs w:val="22"/>
          <w:lang w:val="en-US"/>
        </w:rPr>
        <w:tab/>
      </w:r>
      <w:r w:rsidRPr="008F3391">
        <w:rPr>
          <w:noProof/>
          <w:lang w:val="en-US"/>
        </w:rPr>
        <w:t>Kiểm thử</w:t>
      </w:r>
      <w:r>
        <w:rPr>
          <w:noProof/>
        </w:rPr>
        <w:tab/>
      </w:r>
      <w:r>
        <w:rPr>
          <w:noProof/>
        </w:rPr>
        <w:fldChar w:fldCharType="begin"/>
      </w:r>
      <w:r>
        <w:rPr>
          <w:noProof/>
        </w:rPr>
        <w:instrText xml:space="preserve"> PAGEREF _Toc529744446 \h </w:instrText>
      </w:r>
      <w:r>
        <w:rPr>
          <w:noProof/>
        </w:rPr>
      </w:r>
      <w:r>
        <w:rPr>
          <w:noProof/>
        </w:rPr>
        <w:fldChar w:fldCharType="separate"/>
      </w:r>
      <w:r>
        <w:rPr>
          <w:noProof/>
        </w:rPr>
        <w:t>41</w:t>
      </w:r>
      <w:r>
        <w:rPr>
          <w:noProof/>
        </w:rPr>
        <w:fldChar w:fldCharType="end"/>
      </w:r>
    </w:p>
    <w:p w14:paraId="16AD11F3" w14:textId="1ADD942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_Toc529744447 \h </w:instrText>
      </w:r>
      <w:r>
        <w:rPr>
          <w:noProof/>
        </w:rPr>
      </w:r>
      <w:r>
        <w:rPr>
          <w:noProof/>
        </w:rPr>
        <w:fldChar w:fldCharType="separate"/>
      </w:r>
      <w:r>
        <w:rPr>
          <w:noProof/>
        </w:rPr>
        <w:t>41</w:t>
      </w:r>
      <w:r>
        <w:rPr>
          <w:noProof/>
        </w:rPr>
        <w:fldChar w:fldCharType="end"/>
      </w:r>
    </w:p>
    <w:p w14:paraId="08964EF4" w14:textId="2F7FE93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_Toc529744448 \h </w:instrText>
      </w:r>
      <w:r>
        <w:rPr>
          <w:noProof/>
        </w:rPr>
      </w:r>
      <w:r>
        <w:rPr>
          <w:noProof/>
        </w:rPr>
        <w:fldChar w:fldCharType="separate"/>
      </w:r>
      <w:r>
        <w:rPr>
          <w:noProof/>
        </w:rPr>
        <w:t>41</w:t>
      </w:r>
      <w:r>
        <w:rPr>
          <w:noProof/>
        </w:rPr>
        <w:fldChar w:fldCharType="end"/>
      </w:r>
    </w:p>
    <w:p w14:paraId="095F988C" w14:textId="40E6B8D9"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_Toc529744449 \h </w:instrText>
      </w:r>
      <w:r>
        <w:rPr>
          <w:noProof/>
        </w:rPr>
      </w:r>
      <w:r>
        <w:rPr>
          <w:noProof/>
        </w:rPr>
        <w:fldChar w:fldCharType="separate"/>
      </w:r>
      <w:r>
        <w:rPr>
          <w:noProof/>
        </w:rPr>
        <w:t>41</w:t>
      </w:r>
      <w:r>
        <w:rPr>
          <w:noProof/>
        </w:rPr>
        <w:fldChar w:fldCharType="end"/>
      </w:r>
    </w:p>
    <w:p w14:paraId="336BE54A" w14:textId="283E26E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_Toc529744450 \h </w:instrText>
      </w:r>
      <w:r>
        <w:rPr>
          <w:noProof/>
        </w:rPr>
      </w:r>
      <w:r>
        <w:rPr>
          <w:noProof/>
        </w:rPr>
        <w:fldChar w:fldCharType="separate"/>
      </w:r>
      <w:r>
        <w:rPr>
          <w:noProof/>
        </w:rPr>
        <w:t>41</w:t>
      </w:r>
      <w:r>
        <w:rPr>
          <w:noProof/>
        </w:rPr>
        <w:fldChar w:fldCharType="end"/>
      </w:r>
    </w:p>
    <w:p w14:paraId="4D4804B9" w14:textId="3C1AEAE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KẾT QUẢ, THẢO LUẬN VÀ HƯỚNG PHÁT TRIỂN</w:t>
      </w:r>
      <w:r>
        <w:rPr>
          <w:noProof/>
        </w:rPr>
        <w:tab/>
      </w:r>
      <w:r>
        <w:rPr>
          <w:noProof/>
        </w:rPr>
        <w:fldChar w:fldCharType="begin"/>
      </w:r>
      <w:r>
        <w:rPr>
          <w:noProof/>
        </w:rPr>
        <w:instrText xml:space="preserve"> PAGEREF _Toc529744451 \h </w:instrText>
      </w:r>
      <w:r>
        <w:rPr>
          <w:noProof/>
        </w:rPr>
      </w:r>
      <w:r>
        <w:rPr>
          <w:noProof/>
        </w:rPr>
        <w:fldChar w:fldCharType="separate"/>
      </w:r>
      <w:r>
        <w:rPr>
          <w:noProof/>
        </w:rPr>
        <w:t>42</w:t>
      </w:r>
      <w:r>
        <w:rPr>
          <w:noProof/>
        </w:rPr>
        <w:fldChar w:fldCharType="end"/>
      </w:r>
    </w:p>
    <w:p w14:paraId="5EEA19ED" w14:textId="478C645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TÀI LIỆU THAM KHẢO</w:t>
      </w:r>
      <w:r>
        <w:rPr>
          <w:noProof/>
        </w:rPr>
        <w:tab/>
      </w:r>
      <w:r>
        <w:rPr>
          <w:noProof/>
        </w:rPr>
        <w:fldChar w:fldCharType="begin"/>
      </w:r>
      <w:r>
        <w:rPr>
          <w:noProof/>
        </w:rPr>
        <w:instrText xml:space="preserve"> PAGEREF _Toc529744452 \h </w:instrText>
      </w:r>
      <w:r>
        <w:rPr>
          <w:noProof/>
        </w:rPr>
      </w:r>
      <w:r>
        <w:rPr>
          <w:noProof/>
        </w:rPr>
        <w:fldChar w:fldCharType="separate"/>
      </w:r>
      <w:r>
        <w:rPr>
          <w:noProof/>
        </w:rPr>
        <w:t>43</w:t>
      </w:r>
      <w:r>
        <w:rPr>
          <w:noProof/>
        </w:rPr>
        <w:fldChar w:fldCharType="end"/>
      </w:r>
    </w:p>
    <w:p w14:paraId="06D7A2ED" w14:textId="006142DF" w:rsidR="00E913F0" w:rsidRDefault="00EB1083" w:rsidP="009F370B">
      <w:pPr>
        <w:spacing w:line="360" w:lineRule="auto"/>
      </w:pPr>
      <w:r w:rsidRPr="00B04AB8">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5" w:name="_Toc529744383"/>
      <w:r>
        <w:lastRenderedPageBreak/>
        <w:t>KÍ HIỆU VÀ VIẾT TẮT</w:t>
      </w:r>
      <w:bookmarkEnd w:id="5"/>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6" w:name="_Toc529744384"/>
      <w:r>
        <w:lastRenderedPageBreak/>
        <w:t>DANH SÁCH HÌNH</w:t>
      </w:r>
      <w:bookmarkEnd w:id="6"/>
    </w:p>
    <w:p w14:paraId="0FD4A936" w14:textId="71BE7EC2" w:rsidR="006A2C8A" w:rsidRDefault="00B243D7">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hyperlink w:anchor="_Toc529744453" w:history="1">
        <w:r w:rsidR="006A2C8A" w:rsidRPr="0099693A">
          <w:rPr>
            <w:rStyle w:val="Hyperlink"/>
            <w:noProof/>
          </w:rPr>
          <w:t>Hình 2.1</w:t>
        </w:r>
        <w:r w:rsidR="006A2C8A" w:rsidRPr="0099693A">
          <w:rPr>
            <w:rStyle w:val="Hyperlink"/>
            <w:noProof/>
            <w:lang w:val="en-US"/>
          </w:rPr>
          <w:t xml:space="preserve"> </w:t>
        </w:r>
        <w:r w:rsidR="006A2C8A" w:rsidRPr="0099693A">
          <w:rPr>
            <w:rStyle w:val="Hyperlink"/>
            <w:noProof/>
          </w:rPr>
          <w:t>Giao diện Android 7.0 Nougat</w:t>
        </w:r>
        <w:r w:rsidR="006A2C8A">
          <w:rPr>
            <w:noProof/>
            <w:webHidden/>
          </w:rPr>
          <w:tab/>
        </w:r>
        <w:r w:rsidR="006A2C8A">
          <w:rPr>
            <w:noProof/>
            <w:webHidden/>
          </w:rPr>
          <w:fldChar w:fldCharType="begin"/>
        </w:r>
        <w:r w:rsidR="006A2C8A">
          <w:rPr>
            <w:noProof/>
            <w:webHidden/>
          </w:rPr>
          <w:instrText xml:space="preserve"> PAGEREF _Toc529744453 \h </w:instrText>
        </w:r>
        <w:r w:rsidR="006A2C8A">
          <w:rPr>
            <w:noProof/>
            <w:webHidden/>
          </w:rPr>
        </w:r>
        <w:r w:rsidR="006A2C8A">
          <w:rPr>
            <w:noProof/>
            <w:webHidden/>
          </w:rPr>
          <w:fldChar w:fldCharType="separate"/>
        </w:r>
        <w:r w:rsidR="006A2C8A">
          <w:rPr>
            <w:noProof/>
            <w:webHidden/>
          </w:rPr>
          <w:t>21</w:t>
        </w:r>
        <w:r w:rsidR="006A2C8A">
          <w:rPr>
            <w:noProof/>
            <w:webHidden/>
          </w:rPr>
          <w:fldChar w:fldCharType="end"/>
        </w:r>
      </w:hyperlink>
    </w:p>
    <w:p w14:paraId="6C6C32A3" w14:textId="7049287D"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w:anchor="_Toc529744454" w:history="1">
        <w:r w:rsidR="006A2C8A" w:rsidRPr="0099693A">
          <w:rPr>
            <w:rStyle w:val="Hyperlink"/>
            <w:noProof/>
          </w:rPr>
          <w:t>Hình 2.2</w:t>
        </w:r>
        <w:r w:rsidR="006A2C8A" w:rsidRPr="0099693A">
          <w:rPr>
            <w:rStyle w:val="Hyperlink"/>
            <w:noProof/>
            <w:lang w:val="en-US"/>
          </w:rPr>
          <w:t xml:space="preserve"> Ví dụ về truy vấn dữ liệu</w:t>
        </w:r>
        <w:r w:rsidR="006A2C8A">
          <w:rPr>
            <w:noProof/>
            <w:webHidden/>
          </w:rPr>
          <w:tab/>
        </w:r>
        <w:r w:rsidR="006A2C8A">
          <w:rPr>
            <w:noProof/>
            <w:webHidden/>
          </w:rPr>
          <w:fldChar w:fldCharType="begin"/>
        </w:r>
        <w:r w:rsidR="006A2C8A">
          <w:rPr>
            <w:noProof/>
            <w:webHidden/>
          </w:rPr>
          <w:instrText xml:space="preserve"> PAGEREF _Toc529744454 \h </w:instrText>
        </w:r>
        <w:r w:rsidR="006A2C8A">
          <w:rPr>
            <w:noProof/>
            <w:webHidden/>
          </w:rPr>
        </w:r>
        <w:r w:rsidR="006A2C8A">
          <w:rPr>
            <w:noProof/>
            <w:webHidden/>
          </w:rPr>
          <w:fldChar w:fldCharType="separate"/>
        </w:r>
        <w:r w:rsidR="006A2C8A">
          <w:rPr>
            <w:noProof/>
            <w:webHidden/>
          </w:rPr>
          <w:t>22</w:t>
        </w:r>
        <w:r w:rsidR="006A2C8A">
          <w:rPr>
            <w:noProof/>
            <w:webHidden/>
          </w:rPr>
          <w:fldChar w:fldCharType="end"/>
        </w:r>
      </w:hyperlink>
    </w:p>
    <w:p w14:paraId="0DDF95FF" w14:textId="03532DF0"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w:anchor="_Toc529744455" w:history="1">
        <w:r w:rsidR="006A2C8A" w:rsidRPr="0099693A">
          <w:rPr>
            <w:rStyle w:val="Hyperlink"/>
            <w:noProof/>
          </w:rPr>
          <w:t>Hình 2.3</w:t>
        </w:r>
        <w:r w:rsidR="006A2C8A" w:rsidRPr="0099693A">
          <w:rPr>
            <w:rStyle w:val="Hyperlink"/>
            <w:noProof/>
            <w:lang w:val="en-US"/>
          </w:rPr>
          <w:t xml:space="preserve"> Ví dụ về gọi một mutation</w:t>
        </w:r>
        <w:r w:rsidR="006A2C8A">
          <w:rPr>
            <w:noProof/>
            <w:webHidden/>
          </w:rPr>
          <w:tab/>
        </w:r>
        <w:r w:rsidR="006A2C8A">
          <w:rPr>
            <w:noProof/>
            <w:webHidden/>
          </w:rPr>
          <w:fldChar w:fldCharType="begin"/>
        </w:r>
        <w:r w:rsidR="006A2C8A">
          <w:rPr>
            <w:noProof/>
            <w:webHidden/>
          </w:rPr>
          <w:instrText xml:space="preserve"> PAGEREF _Toc529744455 \h </w:instrText>
        </w:r>
        <w:r w:rsidR="006A2C8A">
          <w:rPr>
            <w:noProof/>
            <w:webHidden/>
          </w:rPr>
        </w:r>
        <w:r w:rsidR="006A2C8A">
          <w:rPr>
            <w:noProof/>
            <w:webHidden/>
          </w:rPr>
          <w:fldChar w:fldCharType="separate"/>
        </w:r>
        <w:r w:rsidR="006A2C8A">
          <w:rPr>
            <w:noProof/>
            <w:webHidden/>
          </w:rPr>
          <w:t>22</w:t>
        </w:r>
        <w:r w:rsidR="006A2C8A">
          <w:rPr>
            <w:noProof/>
            <w:webHidden/>
          </w:rPr>
          <w:fldChar w:fldCharType="end"/>
        </w:r>
      </w:hyperlink>
    </w:p>
    <w:p w14:paraId="558A1800" w14:textId="70E39DF9"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w:anchor="_Toc529744456" w:history="1">
        <w:r w:rsidR="006A2C8A" w:rsidRPr="0099693A">
          <w:rPr>
            <w:rStyle w:val="Hyperlink"/>
            <w:noProof/>
          </w:rPr>
          <w:t>Hình 3.1</w:t>
        </w:r>
        <w:r w:rsidR="006A2C8A" w:rsidRPr="0099693A">
          <w:rPr>
            <w:rStyle w:val="Hyperlink"/>
            <w:noProof/>
            <w:lang w:val="en-US"/>
          </w:rPr>
          <w:t>: Mô hình kiến trúc hệ thống</w:t>
        </w:r>
        <w:r w:rsidR="006A2C8A">
          <w:rPr>
            <w:noProof/>
            <w:webHidden/>
          </w:rPr>
          <w:tab/>
        </w:r>
        <w:r w:rsidR="006A2C8A">
          <w:rPr>
            <w:noProof/>
            <w:webHidden/>
          </w:rPr>
          <w:fldChar w:fldCharType="begin"/>
        </w:r>
        <w:r w:rsidR="006A2C8A">
          <w:rPr>
            <w:noProof/>
            <w:webHidden/>
          </w:rPr>
          <w:instrText xml:space="preserve"> PAGEREF _Toc529744456 \h </w:instrText>
        </w:r>
        <w:r w:rsidR="006A2C8A">
          <w:rPr>
            <w:noProof/>
            <w:webHidden/>
          </w:rPr>
        </w:r>
        <w:r w:rsidR="006A2C8A">
          <w:rPr>
            <w:noProof/>
            <w:webHidden/>
          </w:rPr>
          <w:fldChar w:fldCharType="separate"/>
        </w:r>
        <w:r w:rsidR="006A2C8A">
          <w:rPr>
            <w:noProof/>
            <w:webHidden/>
          </w:rPr>
          <w:t>38</w:t>
        </w:r>
        <w:r w:rsidR="006A2C8A">
          <w:rPr>
            <w:noProof/>
            <w:webHidden/>
          </w:rPr>
          <w:fldChar w:fldCharType="end"/>
        </w:r>
      </w:hyperlink>
    </w:p>
    <w:p w14:paraId="2DC792F7" w14:textId="71D52A9B"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w:anchor="_Toc529744457" w:history="1">
        <w:r w:rsidR="006A2C8A" w:rsidRPr="0099693A">
          <w:rPr>
            <w:rStyle w:val="Hyperlink"/>
            <w:noProof/>
          </w:rPr>
          <w:t>Hình 3.2</w:t>
        </w:r>
        <w:r w:rsidR="006A2C8A" w:rsidRPr="0099693A">
          <w:rPr>
            <w:rStyle w:val="Hyperlink"/>
            <w:noProof/>
            <w:lang w:val="en-US"/>
          </w:rPr>
          <w:t xml:space="preserve"> Sơ đồ USE CASE</w:t>
        </w:r>
        <w:r w:rsidR="006A2C8A">
          <w:rPr>
            <w:noProof/>
            <w:webHidden/>
          </w:rPr>
          <w:tab/>
        </w:r>
        <w:r w:rsidR="006A2C8A">
          <w:rPr>
            <w:noProof/>
            <w:webHidden/>
          </w:rPr>
          <w:fldChar w:fldCharType="begin"/>
        </w:r>
        <w:r w:rsidR="006A2C8A">
          <w:rPr>
            <w:noProof/>
            <w:webHidden/>
          </w:rPr>
          <w:instrText xml:space="preserve"> PAGEREF _Toc529744457 \h </w:instrText>
        </w:r>
        <w:r w:rsidR="006A2C8A">
          <w:rPr>
            <w:noProof/>
            <w:webHidden/>
          </w:rPr>
        </w:r>
        <w:r w:rsidR="006A2C8A">
          <w:rPr>
            <w:noProof/>
            <w:webHidden/>
          </w:rPr>
          <w:fldChar w:fldCharType="separate"/>
        </w:r>
        <w:r w:rsidR="006A2C8A">
          <w:rPr>
            <w:noProof/>
            <w:webHidden/>
          </w:rPr>
          <w:t>39</w:t>
        </w:r>
        <w:r w:rsidR="006A2C8A">
          <w:rPr>
            <w:noProof/>
            <w:webHidden/>
          </w:rPr>
          <w:fldChar w:fldCharType="end"/>
        </w:r>
      </w:hyperlink>
    </w:p>
    <w:p w14:paraId="5C5DD4D6" w14:textId="34BB09D2"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r:id="rId8" w:anchor="_Toc529744458" w:history="1">
        <w:r w:rsidR="006A2C8A" w:rsidRPr="0099693A">
          <w:rPr>
            <w:rStyle w:val="Hyperlink"/>
            <w:noProof/>
          </w:rPr>
          <w:t>Hình 3.3</w:t>
        </w:r>
        <w:r w:rsidR="006A2C8A" w:rsidRPr="0099693A">
          <w:rPr>
            <w:rStyle w:val="Hyperlink"/>
            <w:noProof/>
            <w:lang w:val="en-US"/>
          </w:rPr>
          <w:t>Giao diện đăng nhập trên điện thoại và trên web</w:t>
        </w:r>
        <w:r w:rsidR="006A2C8A">
          <w:rPr>
            <w:noProof/>
            <w:webHidden/>
          </w:rPr>
          <w:tab/>
        </w:r>
        <w:r w:rsidR="006A2C8A">
          <w:rPr>
            <w:noProof/>
            <w:webHidden/>
          </w:rPr>
          <w:fldChar w:fldCharType="begin"/>
        </w:r>
        <w:r w:rsidR="006A2C8A">
          <w:rPr>
            <w:noProof/>
            <w:webHidden/>
          </w:rPr>
          <w:instrText xml:space="preserve"> PAGEREF _Toc529744458 \h </w:instrText>
        </w:r>
        <w:r w:rsidR="006A2C8A">
          <w:rPr>
            <w:noProof/>
            <w:webHidden/>
          </w:rPr>
        </w:r>
        <w:r w:rsidR="006A2C8A">
          <w:rPr>
            <w:noProof/>
            <w:webHidden/>
          </w:rPr>
          <w:fldChar w:fldCharType="separate"/>
        </w:r>
        <w:r w:rsidR="006A2C8A">
          <w:rPr>
            <w:noProof/>
            <w:webHidden/>
          </w:rPr>
          <w:t>41</w:t>
        </w:r>
        <w:r w:rsidR="006A2C8A">
          <w:rPr>
            <w:noProof/>
            <w:webHidden/>
          </w:rPr>
          <w:fldChar w:fldCharType="end"/>
        </w:r>
      </w:hyperlink>
    </w:p>
    <w:p w14:paraId="16BAFE0C" w14:textId="2078D282" w:rsidR="006A2C8A" w:rsidRDefault="006B0307">
      <w:pPr>
        <w:pStyle w:val="TableofFigures"/>
        <w:tabs>
          <w:tab w:val="right" w:leader="dot" w:pos="8777"/>
        </w:tabs>
        <w:rPr>
          <w:rFonts w:asciiTheme="minorHAnsi" w:eastAsiaTheme="minorEastAsia" w:hAnsiTheme="minorHAnsi" w:cstheme="minorBidi"/>
          <w:noProof/>
          <w:sz w:val="22"/>
          <w:szCs w:val="22"/>
          <w:lang w:val="en-US"/>
        </w:rPr>
      </w:pPr>
      <w:hyperlink w:anchor="_Toc529744459" w:history="1">
        <w:r w:rsidR="006A2C8A" w:rsidRPr="0099693A">
          <w:rPr>
            <w:rStyle w:val="Hyperlink"/>
            <w:noProof/>
          </w:rPr>
          <w:t>Hình 3.4</w:t>
        </w:r>
        <w:r w:rsidR="006A2C8A" w:rsidRPr="0099693A">
          <w:rPr>
            <w:rStyle w:val="Hyperlink"/>
            <w:noProof/>
            <w:lang w:val="en-US"/>
          </w:rPr>
          <w:t xml:space="preserve"> Sơ đồ xử lí đăng nhập</w:t>
        </w:r>
        <w:r w:rsidR="006A2C8A">
          <w:rPr>
            <w:noProof/>
            <w:webHidden/>
          </w:rPr>
          <w:tab/>
        </w:r>
        <w:r w:rsidR="006A2C8A">
          <w:rPr>
            <w:noProof/>
            <w:webHidden/>
          </w:rPr>
          <w:fldChar w:fldCharType="begin"/>
        </w:r>
        <w:r w:rsidR="006A2C8A">
          <w:rPr>
            <w:noProof/>
            <w:webHidden/>
          </w:rPr>
          <w:instrText xml:space="preserve"> PAGEREF _Toc529744459 \h </w:instrText>
        </w:r>
        <w:r w:rsidR="006A2C8A">
          <w:rPr>
            <w:noProof/>
            <w:webHidden/>
          </w:rPr>
        </w:r>
        <w:r w:rsidR="006A2C8A">
          <w:rPr>
            <w:noProof/>
            <w:webHidden/>
          </w:rPr>
          <w:fldChar w:fldCharType="separate"/>
        </w:r>
        <w:r w:rsidR="006A2C8A">
          <w:rPr>
            <w:noProof/>
            <w:webHidden/>
          </w:rPr>
          <w:t>42</w:t>
        </w:r>
        <w:r w:rsidR="006A2C8A">
          <w:rPr>
            <w:noProof/>
            <w:webHidden/>
          </w:rPr>
          <w:fldChar w:fldCharType="end"/>
        </w:r>
      </w:hyperlink>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7" w:name="_Toc529744385"/>
      <w:r>
        <w:lastRenderedPageBreak/>
        <w:t>DANH MỤC BẢNG</w:t>
      </w:r>
      <w:bookmarkEnd w:id="7"/>
    </w:p>
    <w:p w14:paraId="35865E46" w14:textId="18ADCC76" w:rsidR="00B243D7" w:rsidRPr="007C127C" w:rsidRDefault="006A2C8A" w:rsidP="007C127C">
      <w:pPr>
        <w:rPr>
          <w:lang w:val="en-US"/>
        </w:rPr>
      </w:pPr>
      <w:r>
        <w:rPr>
          <w:lang w:val="en-US"/>
        </w:rPr>
        <w:fldChar w:fldCharType="begin"/>
      </w:r>
      <w:r>
        <w:rPr>
          <w:lang w:val="en-US"/>
        </w:rPr>
        <w:instrText xml:space="preserve"> TOC \h \z \c "Bảng" </w:instrText>
      </w:r>
      <w:r>
        <w:rPr>
          <w:lang w:val="en-US"/>
        </w:rPr>
        <w:fldChar w:fldCharType="separate"/>
      </w:r>
      <w:r>
        <w:rPr>
          <w:b/>
          <w:bCs/>
          <w:noProof/>
          <w:lang w:val="en-US"/>
        </w:rPr>
        <w:t>No table of figures entries found.</w:t>
      </w:r>
      <w:r>
        <w:rPr>
          <w:lang w:val="en-US"/>
        </w:rPr>
        <w:fldChar w:fldCharType="end"/>
      </w:r>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8" w:name="_Toc529744386"/>
      <w:bookmarkEnd w:id="4"/>
      <w:r>
        <w:lastRenderedPageBreak/>
        <w:t>TÓM TẮT</w:t>
      </w:r>
      <w:bookmarkEnd w:id="8"/>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9" w:name="_Toc529744387"/>
      <w:r>
        <w:lastRenderedPageBreak/>
        <w:t>ABSTRACT</w:t>
      </w:r>
      <w:bookmarkEnd w:id="9"/>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10" w:name="_Toc529744388"/>
      <w:r>
        <w:lastRenderedPageBreak/>
        <w:t>TỪ KHÓA</w:t>
      </w:r>
      <w:bookmarkEnd w:id="10"/>
    </w:p>
    <w:p w14:paraId="1140A287" w14:textId="77777777" w:rsidR="00B81776" w:rsidRPr="00B04AB8" w:rsidRDefault="00B81776" w:rsidP="00DA561E">
      <w:pPr>
        <w:spacing w:line="360" w:lineRule="auto"/>
      </w:pPr>
    </w:p>
    <w:p w14:paraId="47A5CA46" w14:textId="7F4202B7" w:rsidR="00A31690" w:rsidRDefault="00A31690">
      <w:pPr>
        <w:jc w:val="left"/>
      </w:pPr>
      <w:bookmarkStart w:id="11"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12" w:name="_Toc529744389"/>
      <w:r w:rsidRPr="00B04AB8">
        <w:t>TỔNG QUAN</w:t>
      </w:r>
      <w:bookmarkEnd w:id="11"/>
      <w:bookmarkEnd w:id="12"/>
    </w:p>
    <w:p w14:paraId="68E56884" w14:textId="34EFF709" w:rsidR="00370B8C" w:rsidRDefault="00370B8C" w:rsidP="00370B8C">
      <w:pPr>
        <w:pStyle w:val="Heading2"/>
        <w:rPr>
          <w:lang w:val="en-US"/>
        </w:rPr>
      </w:pPr>
      <w:bookmarkStart w:id="13" w:name="_Toc529744390"/>
      <w:r w:rsidRPr="00370B8C">
        <w:rPr>
          <w:lang w:val="en-US"/>
        </w:rPr>
        <w:t>Đặt vấn đề</w:t>
      </w:r>
      <w:bookmarkEnd w:id="13"/>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14" w:name="_Toc529744391"/>
      <w:r>
        <w:rPr>
          <w:lang w:val="en-US"/>
        </w:rPr>
        <w:t>Lịch sử giải quyết vấn đề</w:t>
      </w:r>
      <w:bookmarkEnd w:id="14"/>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15" w:name="_Toc529231110"/>
      <w:bookmarkStart w:id="16" w:name="_Toc529231497"/>
      <w:bookmarkStart w:id="17" w:name="_Toc529744392"/>
      <w:bookmarkEnd w:id="15"/>
      <w:bookmarkEnd w:id="16"/>
      <w:r w:rsidR="00370B8C" w:rsidRPr="007C127C">
        <w:lastRenderedPageBreak/>
        <w:t>Phạm</w:t>
      </w:r>
      <w:r w:rsidR="00370B8C">
        <w:rPr>
          <w:lang w:val="en-US"/>
        </w:rPr>
        <w:t xml:space="preserve"> vi đề tài</w:t>
      </w:r>
      <w:bookmarkEnd w:id="17"/>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18" w:name="_Toc529744393"/>
      <w:r>
        <w:rPr>
          <w:lang w:val="en-US"/>
        </w:rPr>
        <w:t>Phương pháp nghiên cứu</w:t>
      </w:r>
      <w:bookmarkEnd w:id="18"/>
    </w:p>
    <w:p w14:paraId="32972197" w14:textId="774BB876" w:rsidR="00C557CE" w:rsidRPr="00C557CE" w:rsidRDefault="00C557CE" w:rsidP="007C127C">
      <w:pPr>
        <w:pStyle w:val="Heading3"/>
      </w:pPr>
      <w:bookmarkStart w:id="19" w:name="_Toc529744394"/>
      <w:r>
        <w:t>Mục tiêu nghiên cứu</w:t>
      </w:r>
      <w:bookmarkEnd w:id="19"/>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20" w:name="_Toc484566608"/>
      <w:bookmarkStart w:id="21" w:name="_Toc529744395"/>
      <w:r w:rsidRPr="00B04AB8">
        <w:lastRenderedPageBreak/>
        <w:t>Đối tượng nghiên cứu</w:t>
      </w:r>
      <w:bookmarkEnd w:id="20"/>
      <w:bookmarkEnd w:id="21"/>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22" w:name="_Toc484566609"/>
      <w:bookmarkStart w:id="23" w:name="_Toc529744396"/>
      <w:r w:rsidRPr="00B04AB8">
        <w:t>Phạm vi</w:t>
      </w:r>
      <w:r w:rsidR="00997C30" w:rsidRPr="00B04AB8">
        <w:t xml:space="preserve"> nghiên cứu</w:t>
      </w:r>
      <w:bookmarkEnd w:id="22"/>
      <w:bookmarkEnd w:id="23"/>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24" w:name="_Toc484566610"/>
      <w:bookmarkStart w:id="25" w:name="_Toc529744397"/>
      <w:r w:rsidRPr="00B04AB8">
        <w:rPr>
          <w:rStyle w:val="Heading2Char"/>
          <w:b/>
        </w:rPr>
        <w:lastRenderedPageBreak/>
        <w:t>CƠ SỞ LÝ THUYẾT</w:t>
      </w:r>
      <w:bookmarkEnd w:id="24"/>
      <w:bookmarkEnd w:id="25"/>
    </w:p>
    <w:p w14:paraId="789698BA" w14:textId="0305562F" w:rsidR="00997C30" w:rsidRPr="00530384" w:rsidRDefault="00997C30" w:rsidP="007C127C">
      <w:pPr>
        <w:pStyle w:val="Heading2"/>
        <w:rPr>
          <w:vertAlign w:val="superscript"/>
        </w:rPr>
      </w:pPr>
      <w:bookmarkStart w:id="26" w:name="_Toc484566611"/>
      <w:bookmarkStart w:id="27" w:name="_Toc529744398"/>
      <w:r w:rsidRPr="00B04AB8">
        <w:t>Tìm hiểu về nền tảng Android</w:t>
      </w:r>
      <w:bookmarkEnd w:id="26"/>
      <w:r w:rsidR="00530384">
        <w:rPr>
          <w:vertAlign w:val="superscript"/>
        </w:rPr>
        <w:t>[1]</w:t>
      </w:r>
      <w:bookmarkEnd w:id="27"/>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9">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07A3DE40" w:rsidR="004863AF" w:rsidRPr="007C127C" w:rsidRDefault="00B243D7" w:rsidP="007C127C">
      <w:pPr>
        <w:pStyle w:val="Caption"/>
        <w:jc w:val="center"/>
        <w:rPr>
          <w:color w:val="auto"/>
          <w:sz w:val="26"/>
          <w:szCs w:val="26"/>
          <w:lang w:val="en-US"/>
        </w:rPr>
      </w:pPr>
      <w:bookmarkStart w:id="28" w:name="_Toc529744453"/>
      <w:r w:rsidRPr="007C127C">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2</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w:t>
      </w:r>
      <w:r w:rsidR="003B08E2">
        <w:rPr>
          <w:color w:val="auto"/>
          <w:sz w:val="26"/>
          <w:szCs w:val="26"/>
        </w:rPr>
        <w:fldChar w:fldCharType="end"/>
      </w:r>
      <w:r w:rsidRPr="007C127C">
        <w:rPr>
          <w:color w:val="auto"/>
          <w:sz w:val="26"/>
          <w:szCs w:val="26"/>
          <w:lang w:val="en-US"/>
        </w:rPr>
        <w:t xml:space="preserve"> </w:t>
      </w:r>
      <w:r w:rsidRPr="007C127C">
        <w:rPr>
          <w:color w:val="auto"/>
          <w:sz w:val="26"/>
          <w:szCs w:val="26"/>
        </w:rPr>
        <w:t>Giao diện Android 7.0 Nougat</w:t>
      </w:r>
      <w:bookmarkEnd w:id="28"/>
    </w:p>
    <w:p w14:paraId="7FFDBF81" w14:textId="129A0F6A" w:rsidR="00997C30" w:rsidRPr="00530384" w:rsidRDefault="00997C30" w:rsidP="007C127C">
      <w:pPr>
        <w:pStyle w:val="Heading2"/>
        <w:rPr>
          <w:vertAlign w:val="superscript"/>
        </w:rPr>
      </w:pPr>
      <w:bookmarkStart w:id="29" w:name="_Toc529231505"/>
      <w:bookmarkStart w:id="30" w:name="_Toc484566612"/>
      <w:bookmarkStart w:id="31" w:name="_Toc529744399"/>
      <w:bookmarkEnd w:id="29"/>
      <w:r w:rsidRPr="00B04AB8">
        <w:t xml:space="preserve">Tìm hiểu về </w:t>
      </w:r>
      <w:bookmarkEnd w:id="30"/>
      <w:r w:rsidR="001D00CB">
        <w:t>GraphQL</w:t>
      </w:r>
      <w:r w:rsidR="00653696">
        <w:t xml:space="preserve"> </w:t>
      </w:r>
      <w:r w:rsidR="00530384">
        <w:rPr>
          <w:vertAlign w:val="superscript"/>
        </w:rPr>
        <w:t>[2]</w:t>
      </w:r>
      <w:bookmarkEnd w:id="31"/>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979805"/>
                    </a:xfrm>
                    <a:prstGeom prst="rect">
                      <a:avLst/>
                    </a:prstGeom>
                  </pic:spPr>
                </pic:pic>
              </a:graphicData>
            </a:graphic>
          </wp:inline>
        </w:drawing>
      </w:r>
    </w:p>
    <w:p w14:paraId="42CBB7B4" w14:textId="3DEBF6FC" w:rsidR="007643F4" w:rsidRPr="007C127C" w:rsidRDefault="00B243D7" w:rsidP="007C127C">
      <w:pPr>
        <w:pStyle w:val="Caption"/>
        <w:jc w:val="center"/>
        <w:rPr>
          <w:color w:val="auto"/>
          <w:sz w:val="26"/>
          <w:szCs w:val="26"/>
        </w:rPr>
      </w:pPr>
      <w:bookmarkStart w:id="32" w:name="_Toc529744454"/>
      <w:r w:rsidRPr="007C127C">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2</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2</w:t>
      </w:r>
      <w:r w:rsidR="003B08E2">
        <w:rPr>
          <w:color w:val="auto"/>
          <w:sz w:val="26"/>
          <w:szCs w:val="26"/>
        </w:rPr>
        <w:fldChar w:fldCharType="end"/>
      </w:r>
      <w:r w:rsidRPr="007C127C">
        <w:rPr>
          <w:color w:val="auto"/>
          <w:sz w:val="26"/>
          <w:szCs w:val="26"/>
          <w:lang w:val="en-US"/>
        </w:rPr>
        <w:t xml:space="preserve"> Ví dụ về truy vấn dữ liệu</w:t>
      </w:r>
      <w:bookmarkEnd w:id="32"/>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46680"/>
                    </a:xfrm>
                    <a:prstGeom prst="rect">
                      <a:avLst/>
                    </a:prstGeom>
                  </pic:spPr>
                </pic:pic>
              </a:graphicData>
            </a:graphic>
          </wp:inline>
        </w:drawing>
      </w:r>
    </w:p>
    <w:p w14:paraId="33B7A50E" w14:textId="3FD36897" w:rsidR="007643F4" w:rsidRPr="007C127C" w:rsidRDefault="00B243D7" w:rsidP="007C127C">
      <w:pPr>
        <w:pStyle w:val="Caption"/>
        <w:jc w:val="center"/>
        <w:rPr>
          <w:sz w:val="26"/>
          <w:szCs w:val="26"/>
        </w:rPr>
      </w:pPr>
      <w:bookmarkStart w:id="33" w:name="_Toc529744455"/>
      <w:r w:rsidRPr="007C127C">
        <w:rPr>
          <w:sz w:val="26"/>
          <w:szCs w:val="26"/>
        </w:rPr>
        <w:t xml:space="preserve">Hình </w:t>
      </w:r>
      <w:r w:rsidR="003B08E2">
        <w:rPr>
          <w:sz w:val="26"/>
          <w:szCs w:val="26"/>
        </w:rPr>
        <w:fldChar w:fldCharType="begin"/>
      </w:r>
      <w:r w:rsidR="003B08E2">
        <w:rPr>
          <w:sz w:val="26"/>
          <w:szCs w:val="26"/>
        </w:rPr>
        <w:instrText xml:space="preserve"> STYLEREF 1 \s </w:instrText>
      </w:r>
      <w:r w:rsidR="003B08E2">
        <w:rPr>
          <w:sz w:val="26"/>
          <w:szCs w:val="26"/>
        </w:rPr>
        <w:fldChar w:fldCharType="separate"/>
      </w:r>
      <w:r w:rsidR="003B08E2">
        <w:rPr>
          <w:noProof/>
          <w:sz w:val="26"/>
          <w:szCs w:val="26"/>
        </w:rPr>
        <w:t>2</w:t>
      </w:r>
      <w:r w:rsidR="003B08E2">
        <w:rPr>
          <w:sz w:val="26"/>
          <w:szCs w:val="26"/>
        </w:rPr>
        <w:fldChar w:fldCharType="end"/>
      </w:r>
      <w:r w:rsidR="003B08E2">
        <w:rPr>
          <w:sz w:val="26"/>
          <w:szCs w:val="26"/>
        </w:rPr>
        <w:t>.</w:t>
      </w:r>
      <w:r w:rsidR="003B08E2">
        <w:rPr>
          <w:sz w:val="26"/>
          <w:szCs w:val="26"/>
        </w:rPr>
        <w:fldChar w:fldCharType="begin"/>
      </w:r>
      <w:r w:rsidR="003B08E2">
        <w:rPr>
          <w:sz w:val="26"/>
          <w:szCs w:val="26"/>
        </w:rPr>
        <w:instrText xml:space="preserve"> SEQ Hình \* ARABIC \s 1 </w:instrText>
      </w:r>
      <w:r w:rsidR="003B08E2">
        <w:rPr>
          <w:sz w:val="26"/>
          <w:szCs w:val="26"/>
        </w:rPr>
        <w:fldChar w:fldCharType="separate"/>
      </w:r>
      <w:r w:rsidR="003B08E2">
        <w:rPr>
          <w:noProof/>
          <w:sz w:val="26"/>
          <w:szCs w:val="26"/>
        </w:rPr>
        <w:t>3</w:t>
      </w:r>
      <w:r w:rsidR="003B08E2">
        <w:rPr>
          <w:sz w:val="26"/>
          <w:szCs w:val="26"/>
        </w:rPr>
        <w:fldChar w:fldCharType="end"/>
      </w:r>
      <w:r w:rsidRPr="007C127C">
        <w:rPr>
          <w:sz w:val="26"/>
          <w:szCs w:val="26"/>
          <w:lang w:val="en-US"/>
        </w:rPr>
        <w:t xml:space="preserve"> Ví dụ về gọi một mutation</w:t>
      </w:r>
      <w:bookmarkEnd w:id="33"/>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34" w:name="_Toc484566613"/>
      <w:bookmarkStart w:id="35" w:name="_Toc529744400"/>
      <w:r w:rsidRPr="00B04AB8">
        <w:rPr>
          <w:lang w:val="da-DK"/>
        </w:rPr>
        <w:t xml:space="preserve">Tìm hiểu về </w:t>
      </w:r>
      <w:bookmarkEnd w:id="34"/>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35"/>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36" w:name="_Toc529744401"/>
      <w:r>
        <w:t xml:space="preserve">Tìm hiểu về PostgreSQL </w:t>
      </w:r>
      <w:r>
        <w:rPr>
          <w:vertAlign w:val="superscript"/>
        </w:rPr>
        <w:t>[5]</w:t>
      </w:r>
      <w:bookmarkEnd w:id="36"/>
    </w:p>
    <w:p w14:paraId="701FFFC7" w14:textId="428C0DE8" w:rsidR="00653696" w:rsidRDefault="00653696" w:rsidP="00653696">
      <w:pPr>
        <w:spacing w:line="360" w:lineRule="auto"/>
        <w:ind w:firstLine="720"/>
        <w:rPr>
          <w:b/>
          <w:lang w:val="en-US"/>
        </w:rPr>
      </w:pPr>
      <w:bookmarkStart w:id="37"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38" w:name="_Toc529744402"/>
      <w:r>
        <w:t>Tìm hiểu về JSON Web Token</w:t>
      </w:r>
      <w:r w:rsidR="006F12F5">
        <w:t xml:space="preserve"> </w:t>
      </w:r>
      <w:r w:rsidR="006F12F5">
        <w:rPr>
          <w:vertAlign w:val="superscript"/>
        </w:rPr>
        <w:t>[6]</w:t>
      </w:r>
      <w:bookmarkEnd w:id="38"/>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39" w:name="_Toc529744403"/>
      <w:r>
        <w:t xml:space="preserve">Tìm hiểu về ReactJS </w:t>
      </w:r>
      <w:r>
        <w:rPr>
          <w:vertAlign w:val="superscript"/>
        </w:rPr>
        <w:t>[7]</w:t>
      </w:r>
      <w:bookmarkEnd w:id="39"/>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40" w:name="_Toc529744404"/>
      <w:r>
        <w:t>Tìm hiểu về Apollo Client</w:t>
      </w:r>
      <w:r w:rsidR="007A626B">
        <w:t xml:space="preserve"> </w:t>
      </w:r>
      <w:r w:rsidR="007A626B">
        <w:rPr>
          <w:vertAlign w:val="superscript"/>
        </w:rPr>
        <w:t>[8]</w:t>
      </w:r>
      <w:bookmarkEnd w:id="40"/>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37"/>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41" w:name="_Toc529744405"/>
      <w:r>
        <w:t>NỘI DUNG NGHIÊN CỨU</w:t>
      </w:r>
      <w:bookmarkEnd w:id="41"/>
    </w:p>
    <w:p w14:paraId="2C7F4CB1" w14:textId="2C3169C9" w:rsidR="00FB646D" w:rsidRDefault="00C557CE" w:rsidP="00C557CE">
      <w:pPr>
        <w:pStyle w:val="Heading2"/>
        <w:rPr>
          <w:lang w:val="en-US"/>
        </w:rPr>
      </w:pPr>
      <w:bookmarkStart w:id="42" w:name="_Toc529744406"/>
      <w:r>
        <w:rPr>
          <w:lang w:val="en-US"/>
        </w:rPr>
        <w:t>Mô tả bài toán</w:t>
      </w:r>
      <w:bookmarkEnd w:id="42"/>
    </w:p>
    <w:p w14:paraId="31BFAC6A" w14:textId="7EB414B7" w:rsidR="00184C7F" w:rsidRDefault="00184C7F" w:rsidP="00184C7F">
      <w:pPr>
        <w:pStyle w:val="Heading3"/>
      </w:pPr>
      <w:bookmarkStart w:id="43" w:name="_Toc529744407"/>
      <w:r>
        <w:t>Bối cảnh hệ thống</w:t>
      </w:r>
      <w:bookmarkEnd w:id="43"/>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44" w:name="_Toc529744408"/>
      <w:r>
        <w:t>Các chức năng hệ thống</w:t>
      </w:r>
      <w:bookmarkEnd w:id="44"/>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24EF7F" w:rsidR="007705D0" w:rsidRDefault="007705D0" w:rsidP="00E44686">
      <w:pPr>
        <w:rPr>
          <w:lang w:val="en-US"/>
        </w:rPr>
      </w:pPr>
      <w:r>
        <w:rPr>
          <w:lang w:val="en-US"/>
        </w:rPr>
        <w:tab/>
      </w:r>
      <w:r>
        <w:rPr>
          <w:lang w:val="en-US"/>
        </w:rPr>
        <w:tab/>
        <w:t xml:space="preserve">- </w:t>
      </w:r>
      <w:r w:rsidR="00D43E01">
        <w:rPr>
          <w:lang w:val="en-US"/>
        </w:rPr>
        <w:t>Quản lí đơn hàng</w:t>
      </w:r>
      <w:r>
        <w:rPr>
          <w:lang w:val="en-US"/>
        </w:rPr>
        <w:t>.</w:t>
      </w:r>
    </w:p>
    <w:p w14:paraId="3D92F9FE" w14:textId="3D39291A" w:rsidR="007705D0" w:rsidRDefault="007705D0" w:rsidP="00E44686">
      <w:pPr>
        <w:rPr>
          <w:lang w:val="en-US"/>
        </w:rPr>
      </w:pPr>
      <w:r>
        <w:rPr>
          <w:lang w:val="en-US"/>
        </w:rPr>
        <w:tab/>
      </w:r>
      <w:r>
        <w:rPr>
          <w:lang w:val="en-US"/>
        </w:rPr>
        <w:tab/>
        <w:t xml:space="preserve">- </w:t>
      </w:r>
      <w:r w:rsidR="00FC2466">
        <w:rPr>
          <w:lang w:val="en-US"/>
        </w:rPr>
        <w:t>Quản lí biên nhận</w:t>
      </w:r>
      <w:r>
        <w:rPr>
          <w:lang w:val="en-US"/>
        </w:rPr>
        <w:t>.</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2724A829" w:rsidR="00DF3BEE" w:rsidRPr="007C127C" w:rsidRDefault="00D43E01" w:rsidP="007C127C">
            <w:pPr>
              <w:pStyle w:val="ListParagraph"/>
              <w:spacing w:line="360" w:lineRule="auto"/>
              <w:ind w:left="0"/>
              <w:rPr>
                <w:lang w:val="en-US"/>
              </w:rPr>
            </w:pPr>
            <w:r>
              <w:rPr>
                <w:lang w:val="en-US"/>
              </w:rPr>
              <w:t>Quản lí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1971AF38" w:rsidR="00DF3BEE" w:rsidRDefault="00FC2466" w:rsidP="007C127C">
            <w:pPr>
              <w:pStyle w:val="ListParagraph"/>
              <w:spacing w:line="360" w:lineRule="auto"/>
              <w:ind w:left="0"/>
            </w:pPr>
            <w:r>
              <w:rPr>
                <w:lang w:val="en-US"/>
              </w:rPr>
              <w:t>Quản lí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45" w:name="_Toc529744409"/>
      <w:r>
        <w:t>Đặc điểm người dùng</w:t>
      </w:r>
      <w:bookmarkEnd w:id="45"/>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2C44AF2"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r w:rsidR="00540AD2">
        <w:rPr>
          <w:lang w:val="en-US"/>
        </w:rPr>
        <w:t>hang với mã là STAFF_01.</w:t>
      </w:r>
    </w:p>
    <w:p w14:paraId="7CBD1CF7" w14:textId="0030E1C8" w:rsidR="003547FD" w:rsidRDefault="003547FD" w:rsidP="00E4365A">
      <w:pPr>
        <w:ind w:left="720"/>
        <w:rPr>
          <w:lang w:val="en-US"/>
        </w:rPr>
      </w:pPr>
      <w:r>
        <w:rPr>
          <w:lang w:val="en-US"/>
        </w:rPr>
        <w:tab/>
        <w:t xml:space="preserve">+ </w:t>
      </w:r>
      <w:r>
        <w:rPr>
          <w:i/>
          <w:lang w:val="en-US"/>
        </w:rPr>
        <w:t xml:space="preserve">Nhân viên xử lí đơn hàng: </w:t>
      </w:r>
      <w:r>
        <w:rPr>
          <w:lang w:val="en-US"/>
        </w:rPr>
        <w:t xml:space="preserve">Là người có nhiệm vụ cập nhật trạng thái đơn hàng khi bắt đầu xử lí đơn hàng cũng như sau khi hoàn tất đơn </w:t>
      </w:r>
      <w:r w:rsidR="00540AD2">
        <w:rPr>
          <w:lang w:val="en-US"/>
        </w:rPr>
        <w:t>hàng với mã là STAFF_02</w:t>
      </w:r>
      <w:r>
        <w:rPr>
          <w:lang w:val="en-US"/>
        </w:rPr>
        <w:t>.</w:t>
      </w:r>
    </w:p>
    <w:p w14:paraId="625BA7AF" w14:textId="6E525353"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r w:rsidR="00540AD2">
        <w:rPr>
          <w:lang w:val="en-US"/>
        </w:rPr>
        <w:t>hang với mã là STAFF_03</w:t>
      </w:r>
      <w:r w:rsidR="00132D92">
        <w:rPr>
          <w:lang w:val="en-US"/>
        </w:rPr>
        <w:t>.</w:t>
      </w:r>
    </w:p>
    <w:p w14:paraId="1567962B" w14:textId="60FB7828" w:rsidR="00132D92" w:rsidRPr="007C127C" w:rsidRDefault="00132D92" w:rsidP="00E4365A">
      <w:pPr>
        <w:ind w:firstLine="720"/>
        <w:rPr>
          <w:lang w:val="en-US"/>
        </w:rPr>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46" w:name="_Toc529744410"/>
      <w:r>
        <w:t>Môi trường vận hành</w:t>
      </w:r>
      <w:bookmarkEnd w:id="46"/>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47" w:name="_Toc529744411"/>
      <w:r>
        <w:rPr>
          <w:lang w:val="en-US"/>
        </w:rPr>
        <w:lastRenderedPageBreak/>
        <w:t>Đặc tả yêu cầu</w:t>
      </w:r>
      <w:bookmarkEnd w:id="47"/>
    </w:p>
    <w:p w14:paraId="02888FC4" w14:textId="0F151FE4" w:rsidR="00EC1917" w:rsidRDefault="00EC1917" w:rsidP="00EC1917">
      <w:pPr>
        <w:pStyle w:val="Heading3"/>
      </w:pPr>
      <w:bookmarkStart w:id="48" w:name="_Toc529744412"/>
      <w:r>
        <w:t>Yêu cầu chức năng</w:t>
      </w:r>
      <w:bookmarkEnd w:id="48"/>
    </w:p>
    <w:p w14:paraId="4A0331E9" w14:textId="2EA1E4AB" w:rsidR="00730F28" w:rsidRDefault="00D43E01" w:rsidP="00730F28">
      <w:pPr>
        <w:pStyle w:val="Heading4"/>
      </w:pPr>
      <w:r>
        <w:t>Quản lí đơn hàng</w:t>
      </w:r>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F3EDBF8" w:rsidR="00730F28" w:rsidRDefault="00D43E01" w:rsidP="007C127C">
            <w:pPr>
              <w:spacing w:line="276" w:lineRule="auto"/>
            </w:pPr>
            <w:r>
              <w:t>Quản lí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6B7B6A65" w:rsidR="00730F28" w:rsidRDefault="00730F28" w:rsidP="00730F28">
      <w:pPr>
        <w:pStyle w:val="Heading4"/>
      </w:pPr>
      <w:r>
        <w:rPr>
          <w:lang w:val="en-US"/>
        </w:rPr>
        <w:t xml:space="preserve"> </w:t>
      </w:r>
      <w:r w:rsidR="00FC2466">
        <w:t>Quản lí biên nhận</w:t>
      </w:r>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F8DCFFF" w:rsidR="00F5523F" w:rsidRPr="007C127C" w:rsidRDefault="00FC2466" w:rsidP="00A06DD8">
            <w:pPr>
              <w:spacing w:line="276" w:lineRule="auto"/>
              <w:rPr>
                <w:lang w:val="en-US"/>
              </w:rPr>
            </w:pPr>
            <w:r>
              <w:t>Quản lí biên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49" w:name="_Toc529744415"/>
      <w:r>
        <w:t>Quản lí phân công xử lí đơn hàng</w:t>
      </w:r>
      <w:bookmarkEnd w:id="49"/>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lang w:val="en-US"/>
              </w:rPr>
            </w:pPr>
            <w:r>
              <w:rPr>
                <w:lang w:val="en-US"/>
              </w:rPr>
              <w:t xml:space="preserve">Phân công loại một: </w:t>
            </w:r>
          </w:p>
          <w:p w14:paraId="25FE8799" w14:textId="4D491DD4" w:rsidR="00B43068" w:rsidRDefault="00B43068" w:rsidP="00B43068">
            <w:pPr>
              <w:spacing w:line="276" w:lineRule="auto"/>
              <w:ind w:left="720"/>
              <w:rPr>
                <w:lang w:val="en-US"/>
              </w:rPr>
            </w:pPr>
            <w:r>
              <w:rPr>
                <w:lang w:val="en-US"/>
              </w:rPr>
              <w:t>Bước 1: Phân loại đơn h</w:t>
            </w:r>
            <w:r w:rsidR="00DF1465">
              <w:rPr>
                <w:lang w:val="en-US"/>
              </w:rPr>
              <w:t>à</w:t>
            </w:r>
            <w:r>
              <w:rPr>
                <w:lang w:val="en-US"/>
              </w:rPr>
              <w:t>ng theo thứ tự loại dịch vụ trước và nhóm màu sau cùng. Sau đó, lưu thành từng túi giặt trong cơ sở dữ liệu.</w:t>
            </w:r>
          </w:p>
          <w:p w14:paraId="28902F9C" w14:textId="3E7F4558" w:rsidR="00B43068" w:rsidRDefault="00B43068" w:rsidP="00B43068">
            <w:pPr>
              <w:spacing w:line="276" w:lineRule="auto"/>
              <w:ind w:left="720"/>
              <w:rPr>
                <w:lang w:val="en-US"/>
              </w:rPr>
            </w:pPr>
            <w:r>
              <w:rPr>
                <w:lang w:val="en-US"/>
              </w:rPr>
              <w:t>Bước 2: Phân công mỗi đơn hàng được xử lí trên một máy</w:t>
            </w:r>
            <w:r w:rsidR="00DF1465">
              <w:rPr>
                <w:lang w:val="en-US"/>
              </w:rPr>
              <w:t xml:space="preserve"> (tương ứng tất cả túi giặt của đơn hàng sẽ cùng có một mã máy giặt). </w:t>
            </w:r>
          </w:p>
          <w:p w14:paraId="59D5A4B6" w14:textId="77777777" w:rsidR="00DF1465" w:rsidRDefault="00DF1465" w:rsidP="00DF1465">
            <w:pPr>
              <w:pStyle w:val="ListParagraph"/>
              <w:numPr>
                <w:ilvl w:val="0"/>
                <w:numId w:val="37"/>
              </w:numPr>
              <w:spacing w:line="276" w:lineRule="auto"/>
              <w:rPr>
                <w:lang w:val="en-US"/>
              </w:rPr>
            </w:pPr>
            <w:r>
              <w:rPr>
                <w:lang w:val="en-US"/>
              </w:rPr>
              <w:t>Ưu tiên các máy có số đơn hàng đang đợi là ít nhất.</w:t>
            </w:r>
          </w:p>
          <w:p w14:paraId="26A43FBA" w14:textId="77777777" w:rsidR="00DF1465" w:rsidRDefault="00DF1465" w:rsidP="00DF1465">
            <w:pPr>
              <w:pStyle w:val="ListParagraph"/>
              <w:numPr>
                <w:ilvl w:val="0"/>
                <w:numId w:val="37"/>
              </w:numPr>
              <w:spacing w:line="276" w:lineRule="auto"/>
              <w:rPr>
                <w:lang w:val="en-US"/>
              </w:rPr>
            </w:pPr>
            <w:r>
              <w:rPr>
                <w:lang w:val="en-US"/>
              </w:rPr>
              <w:t>Các đơn hàng được sắp xếp theo thứ tự tang dần dựa trên ngày và khung giờ trả đồ cho khách hàng.</w:t>
            </w:r>
          </w:p>
          <w:p w14:paraId="38DF3443" w14:textId="77777777" w:rsidR="00DF1465" w:rsidRDefault="00DF1465" w:rsidP="00DF1465">
            <w:pPr>
              <w:pStyle w:val="ListParagraph"/>
              <w:numPr>
                <w:ilvl w:val="0"/>
                <w:numId w:val="37"/>
              </w:numPr>
              <w:spacing w:line="276" w:lineRule="auto"/>
              <w:rPr>
                <w:lang w:val="en-US"/>
              </w:rPr>
            </w:pPr>
            <w:r>
              <w:rPr>
                <w:lang w:val="en-US"/>
              </w:rPr>
              <w:t>Các đơn hàng cùng xử lí trên một máy sẽ được gán thứ tự xử lí.</w:t>
            </w:r>
          </w:p>
          <w:p w14:paraId="69AE0287" w14:textId="77777777" w:rsidR="00DF1465" w:rsidRDefault="00DF1465" w:rsidP="00DF1465">
            <w:pPr>
              <w:spacing w:line="276" w:lineRule="auto"/>
              <w:ind w:left="720"/>
              <w:rPr>
                <w:lang w:val="en-US"/>
              </w:rPr>
            </w:pPr>
            <w:r>
              <w:rPr>
                <w:lang w:val="en-US"/>
              </w:rPr>
              <w:t>Bước 3: Lưu kết quả vào cơ sở dữ liệu.</w:t>
            </w:r>
          </w:p>
          <w:p w14:paraId="714E47C4" w14:textId="77777777" w:rsidR="00DF1465" w:rsidRDefault="00DF1465" w:rsidP="00DF1465">
            <w:pPr>
              <w:spacing w:line="276" w:lineRule="auto"/>
              <w:rPr>
                <w:lang w:val="en-US"/>
              </w:rPr>
            </w:pPr>
            <w:r>
              <w:rPr>
                <w:lang w:val="en-US"/>
              </w:rPr>
              <w:t>Phân công loại hai:</w:t>
            </w:r>
          </w:p>
          <w:p w14:paraId="7F4FA206" w14:textId="77777777" w:rsidR="00DF1465" w:rsidRDefault="00DF1465" w:rsidP="00DF1465">
            <w:pPr>
              <w:spacing w:line="276" w:lineRule="auto"/>
              <w:ind w:left="720"/>
              <w:rPr>
                <w:lang w:val="en-US"/>
              </w:rPr>
            </w:pPr>
            <w:r>
              <w:rPr>
                <w:lang w:val="en-US"/>
              </w:rPr>
              <w:t>Bước 1: Tương tự bước 1 của phân công loại một.</w:t>
            </w:r>
          </w:p>
          <w:p w14:paraId="0A73FE1C" w14:textId="2C0FE08D" w:rsidR="00DF1465" w:rsidRPr="00DF1465" w:rsidRDefault="00DF1465" w:rsidP="00E4365A">
            <w:pPr>
              <w:spacing w:line="276" w:lineRule="auto"/>
              <w:ind w:left="720"/>
              <w:rPr>
                <w:lang w:val="en-US"/>
              </w:rPr>
            </w:pPr>
            <w:r>
              <w:rPr>
                <w:lang w:val="en-US"/>
              </w:rPr>
              <w:t xml:space="preserve">Bước 2: </w:t>
            </w:r>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r>
              <w:rPr>
                <w:lang w:val="en-US"/>
              </w:rPr>
              <w:t>Hiển thị được bảng phân công bao gồm các thông tin: mã máy giặt + số thứ tự xử lí, tên khách hàng + mã số đơn hàng, mã biên nhận, trạng thái đơn hàng.</w:t>
            </w:r>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E4365A" w:rsidRDefault="00B43068" w:rsidP="00225404">
            <w:pPr>
              <w:keepNext/>
              <w:spacing w:line="276" w:lineRule="auto"/>
              <w:rPr>
                <w:lang w:val="en-US"/>
              </w:rPr>
            </w:pPr>
            <w:r>
              <w:rPr>
                <w:lang w:val="en-US"/>
              </w:rPr>
              <w:t>Một đơn hàng có thể có một hoặc nhiều túi giặt khác nhau dựa trên phân loại.</w:t>
            </w:r>
          </w:p>
        </w:tc>
      </w:tr>
    </w:tbl>
    <w:p w14:paraId="1F02E07D" w14:textId="77777777" w:rsidR="009B0E96" w:rsidRPr="007C127C" w:rsidRDefault="009B0E96" w:rsidP="007C127C"/>
    <w:p w14:paraId="3AACDB7A" w14:textId="112BAF08" w:rsidR="00730F28" w:rsidRDefault="00730F28" w:rsidP="00730F28">
      <w:pPr>
        <w:pStyle w:val="Heading4"/>
      </w:pPr>
      <w:bookmarkStart w:id="50" w:name="_Toc529744416"/>
      <w:r>
        <w:t>Tạo đơn hàng</w:t>
      </w:r>
      <w:bookmarkEnd w:id="50"/>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51" w:name="_Toc529744417"/>
      <w:r>
        <w:t>Tìm kiếm chi nhánh gần nhất, có đủ các dịch vụ theo yêu cầu</w:t>
      </w:r>
      <w:bookmarkEnd w:id="51"/>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52" w:name="_Toc529744418"/>
      <w:r>
        <w:t>Tìm kiếm và lọc quần áo theo loại có sẵn</w:t>
      </w:r>
      <w:bookmarkEnd w:id="52"/>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53" w:name="_Toc529744419"/>
      <w:r>
        <w:lastRenderedPageBreak/>
        <w:t>Tìm kiếm đơn hàng</w:t>
      </w:r>
      <w:bookmarkEnd w:id="53"/>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54" w:name="_Toc529744420"/>
      <w:r>
        <w:t>Đăng nhập</w:t>
      </w:r>
      <w:r>
        <w:rPr>
          <w:lang w:val="en-US"/>
        </w:rPr>
        <w:t xml:space="preserve"> hệ thống</w:t>
      </w:r>
      <w:bookmarkEnd w:id="54"/>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55" w:name="_Toc529744421"/>
      <w:r>
        <w:rPr>
          <w:lang w:val="en-US"/>
        </w:rPr>
        <w:t>Đ</w:t>
      </w:r>
      <w:r>
        <w:t>ăng xuất hệ thống</w:t>
      </w:r>
      <w:bookmarkEnd w:id="55"/>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56" w:name="_Toc529744422"/>
      <w:r w:rsidR="00F5523F">
        <w:rPr>
          <w:lang w:val="en-US"/>
        </w:rPr>
        <w:t>Đăng kí tài khoản khách hàng</w:t>
      </w:r>
      <w:bookmarkEnd w:id="56"/>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57" w:name="_Toc529231143"/>
      <w:bookmarkStart w:id="58" w:name="_Toc529231530"/>
      <w:bookmarkStart w:id="59" w:name="_Toc529744423"/>
      <w:bookmarkEnd w:id="57"/>
      <w:bookmarkEnd w:id="58"/>
      <w:r>
        <w:lastRenderedPageBreak/>
        <w:t>Yêu cầu phi chức năng</w:t>
      </w:r>
      <w:bookmarkEnd w:id="59"/>
    </w:p>
    <w:p w14:paraId="55534234" w14:textId="7CE15827" w:rsidR="00EC1917" w:rsidRDefault="00EC1917" w:rsidP="00EC1917">
      <w:pPr>
        <w:pStyle w:val="Heading3"/>
      </w:pPr>
      <w:bookmarkStart w:id="60" w:name="_Toc529744424"/>
      <w:r>
        <w:t>Yêu cầu thực thi</w:t>
      </w:r>
      <w:bookmarkEnd w:id="60"/>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61" w:name="_Toc529744425"/>
      <w:r>
        <w:t>Yêu cầu chất lượng phần mềm</w:t>
      </w:r>
      <w:bookmarkEnd w:id="61"/>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62" w:name="_Toc529744426"/>
      <w:r>
        <w:t>Các quy tắc nghiệp vụ</w:t>
      </w:r>
      <w:bookmarkEnd w:id="62"/>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pPr>
        <w:pStyle w:val="Heading2"/>
        <w:rPr>
          <w:lang w:val="en-US"/>
        </w:rPr>
      </w:pPr>
      <w:bookmarkStart w:id="63" w:name="_Toc529744427"/>
      <w:r>
        <w:rPr>
          <w:lang w:val="en-US"/>
        </w:rPr>
        <w:t>Thiết kế và cài đặt</w:t>
      </w:r>
      <w:bookmarkEnd w:id="63"/>
    </w:p>
    <w:p w14:paraId="11721B01" w14:textId="4C802CAA" w:rsidR="00EC1917" w:rsidRDefault="00EC1917" w:rsidP="00EC1917">
      <w:pPr>
        <w:pStyle w:val="Heading3"/>
      </w:pPr>
      <w:bookmarkStart w:id="64" w:name="_Toc529744428"/>
      <w:r>
        <w:t>Kiến tr</w:t>
      </w:r>
      <w:r w:rsidR="006327EB">
        <w:t>ú</w:t>
      </w:r>
      <w:r>
        <w:t>c hệ thống</w:t>
      </w:r>
      <w:bookmarkEnd w:id="64"/>
    </w:p>
    <w:p w14:paraId="6C3E4ED8" w14:textId="77777777" w:rsidR="00E23E74" w:rsidRPr="006A2C8A" w:rsidRDefault="00E23E74" w:rsidP="00E4365A"/>
    <w:p w14:paraId="3FF87DEF" w14:textId="77777777" w:rsidR="00E23E74" w:rsidRDefault="00E23E74" w:rsidP="00E4365A">
      <w:pPr>
        <w:keepNext/>
      </w:pPr>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7B94E412" w14:textId="138ADE79" w:rsidR="00A14218" w:rsidRDefault="00E23E74" w:rsidP="00E23E74">
      <w:pPr>
        <w:pStyle w:val="Caption"/>
        <w:jc w:val="center"/>
        <w:rPr>
          <w:color w:val="auto"/>
          <w:sz w:val="26"/>
          <w:szCs w:val="26"/>
          <w:lang w:val="en-US"/>
        </w:rPr>
      </w:pPr>
      <w:bookmarkStart w:id="65" w:name="_Toc529744456"/>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w:t>
      </w:r>
      <w:r w:rsidR="003B08E2">
        <w:rPr>
          <w:color w:val="auto"/>
          <w:sz w:val="26"/>
          <w:szCs w:val="26"/>
        </w:rPr>
        <w:fldChar w:fldCharType="end"/>
      </w:r>
      <w:r w:rsidRPr="00E4365A">
        <w:rPr>
          <w:color w:val="auto"/>
          <w:sz w:val="26"/>
          <w:szCs w:val="26"/>
          <w:lang w:val="en-US"/>
        </w:rPr>
        <w:t>: Mô hình kiến trúc hệ thống</w:t>
      </w:r>
      <w:bookmarkEnd w:id="65"/>
    </w:p>
    <w:p w14:paraId="64EBDE18" w14:textId="47B42F90" w:rsidR="00E23E74" w:rsidRDefault="00E23E74" w:rsidP="00E23E74">
      <w:pPr>
        <w:rPr>
          <w:lang w:val="en-US"/>
        </w:rPr>
      </w:pPr>
    </w:p>
    <w:p w14:paraId="343AF6FD" w14:textId="742039A4" w:rsidR="00AD52C9" w:rsidRPr="006A2C8A" w:rsidRDefault="003B08E2" w:rsidP="00E4365A">
      <w:r>
        <w:rPr>
          <w:noProof/>
        </w:rPr>
        <w:lastRenderedPageBreak/>
        <mc:AlternateContent>
          <mc:Choice Requires="wps">
            <w:drawing>
              <wp:anchor distT="0" distB="0" distL="114300" distR="114300" simplePos="0" relativeHeight="251673600" behindDoc="0" locked="0" layoutInCell="1" allowOverlap="1" wp14:anchorId="6F89E235" wp14:editId="436D1C9A">
                <wp:simplePos x="0" y="0"/>
                <wp:positionH relativeFrom="column">
                  <wp:posOffset>-356870</wp:posOffset>
                </wp:positionH>
                <wp:positionV relativeFrom="paragraph">
                  <wp:posOffset>8046085</wp:posOffset>
                </wp:positionV>
                <wp:extent cx="62941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5DAD9463" w:rsidR="003B08E2" w:rsidRPr="00277F44" w:rsidRDefault="003B08E2" w:rsidP="00277F44">
                            <w:pPr>
                              <w:pStyle w:val="Caption"/>
                              <w:jc w:val="center"/>
                              <w:rPr>
                                <w:noProof/>
                                <w:color w:val="auto"/>
                                <w:sz w:val="26"/>
                                <w:szCs w:val="26"/>
                              </w:rPr>
                            </w:pPr>
                            <w:r w:rsidRPr="00277F44">
                              <w:rPr>
                                <w:color w:val="auto"/>
                                <w:sz w:val="26"/>
                                <w:szCs w:val="26"/>
                              </w:rPr>
                              <w:t xml:space="preserve">Hình </w:t>
                            </w:r>
                            <w:r w:rsidRPr="00277F44">
                              <w:rPr>
                                <w:color w:val="auto"/>
                                <w:sz w:val="26"/>
                                <w:szCs w:val="26"/>
                              </w:rPr>
                              <w:fldChar w:fldCharType="begin"/>
                            </w:r>
                            <w:r w:rsidRPr="00277F44">
                              <w:rPr>
                                <w:color w:val="auto"/>
                                <w:sz w:val="26"/>
                                <w:szCs w:val="26"/>
                              </w:rPr>
                              <w:instrText xml:space="preserve"> STYLEREF 1 \s </w:instrText>
                            </w:r>
                            <w:r w:rsidRPr="00277F44">
                              <w:rPr>
                                <w:color w:val="auto"/>
                                <w:sz w:val="26"/>
                                <w:szCs w:val="26"/>
                              </w:rPr>
                              <w:fldChar w:fldCharType="separate"/>
                            </w:r>
                            <w:r w:rsidRPr="00277F44">
                              <w:rPr>
                                <w:noProof/>
                                <w:color w:val="auto"/>
                                <w:sz w:val="26"/>
                                <w:szCs w:val="26"/>
                              </w:rPr>
                              <w:t>3</w:t>
                            </w:r>
                            <w:r w:rsidRPr="00277F44">
                              <w:rPr>
                                <w:color w:val="auto"/>
                                <w:sz w:val="26"/>
                                <w:szCs w:val="26"/>
                              </w:rPr>
                              <w:fldChar w:fldCharType="end"/>
                            </w:r>
                            <w:r w:rsidRPr="00277F44">
                              <w:rPr>
                                <w:color w:val="auto"/>
                                <w:sz w:val="26"/>
                                <w:szCs w:val="26"/>
                              </w:rPr>
                              <w:t>.</w:t>
                            </w:r>
                            <w:r w:rsidRPr="00277F44">
                              <w:rPr>
                                <w:color w:val="auto"/>
                                <w:sz w:val="26"/>
                                <w:szCs w:val="26"/>
                              </w:rPr>
                              <w:fldChar w:fldCharType="begin"/>
                            </w:r>
                            <w:r w:rsidRPr="00277F44">
                              <w:rPr>
                                <w:color w:val="auto"/>
                                <w:sz w:val="26"/>
                                <w:szCs w:val="26"/>
                              </w:rPr>
                              <w:instrText xml:space="preserve"> SEQ Hình \* ARABIC \s 1 </w:instrText>
                            </w:r>
                            <w:r w:rsidRPr="00277F44">
                              <w:rPr>
                                <w:color w:val="auto"/>
                                <w:sz w:val="26"/>
                                <w:szCs w:val="26"/>
                              </w:rPr>
                              <w:fldChar w:fldCharType="separate"/>
                            </w:r>
                            <w:r w:rsidRPr="00277F44">
                              <w:rPr>
                                <w:noProof/>
                                <w:color w:val="auto"/>
                                <w:sz w:val="26"/>
                                <w:szCs w:val="26"/>
                              </w:rPr>
                              <w:t>2</w:t>
                            </w:r>
                            <w:r w:rsidRPr="00277F44">
                              <w:rPr>
                                <w:color w:val="auto"/>
                                <w:sz w:val="26"/>
                                <w:szCs w:val="26"/>
                              </w:rPr>
                              <w:fldChar w:fldCharType="end"/>
                            </w:r>
                            <w:r w:rsidRPr="00277F44">
                              <w:rPr>
                                <w:color w:val="auto"/>
                                <w:sz w:val="26"/>
                                <w:szCs w:val="26"/>
                                <w:lang w:val="en-US"/>
                              </w:rPr>
                              <w:t xml:space="preserve"> </w:t>
                            </w:r>
                            <w:r w:rsidR="00814A06" w:rsidRPr="00814A06">
                              <w:rPr>
                                <w:color w:val="auto"/>
                                <w:sz w:val="26"/>
                                <w:szCs w:val="26"/>
                                <w:lang w:val="en-US"/>
                              </w:rPr>
                              <w:t>Sơ đồ phân rã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28.1pt;margin-top:633.55pt;width:49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" stroked="f">
                <v:textbox style="mso-fit-shape-to-text:t" inset="0,0,0,0">
                  <w:txbxContent>
                    <w:p w14:paraId="45C2493C" w14:textId="5DAD9463" w:rsidR="003B08E2" w:rsidRPr="00277F44" w:rsidRDefault="003B08E2" w:rsidP="00277F44">
                      <w:pPr>
                        <w:pStyle w:val="Caption"/>
                        <w:jc w:val="center"/>
                        <w:rPr>
                          <w:noProof/>
                          <w:color w:val="auto"/>
                          <w:sz w:val="26"/>
                          <w:szCs w:val="26"/>
                        </w:rPr>
                      </w:pPr>
                      <w:r w:rsidRPr="00277F44">
                        <w:rPr>
                          <w:color w:val="auto"/>
                          <w:sz w:val="26"/>
                          <w:szCs w:val="26"/>
                        </w:rPr>
                        <w:t xml:space="preserve">Hình </w:t>
                      </w:r>
                      <w:r w:rsidRPr="00277F44">
                        <w:rPr>
                          <w:color w:val="auto"/>
                          <w:sz w:val="26"/>
                          <w:szCs w:val="26"/>
                        </w:rPr>
                        <w:fldChar w:fldCharType="begin"/>
                      </w:r>
                      <w:r w:rsidRPr="00277F44">
                        <w:rPr>
                          <w:color w:val="auto"/>
                          <w:sz w:val="26"/>
                          <w:szCs w:val="26"/>
                        </w:rPr>
                        <w:instrText xml:space="preserve"> STYLEREF 1 \s </w:instrText>
                      </w:r>
                      <w:r w:rsidRPr="00277F44">
                        <w:rPr>
                          <w:color w:val="auto"/>
                          <w:sz w:val="26"/>
                          <w:szCs w:val="26"/>
                        </w:rPr>
                        <w:fldChar w:fldCharType="separate"/>
                      </w:r>
                      <w:r w:rsidRPr="00277F44">
                        <w:rPr>
                          <w:noProof/>
                          <w:color w:val="auto"/>
                          <w:sz w:val="26"/>
                          <w:szCs w:val="26"/>
                        </w:rPr>
                        <w:t>3</w:t>
                      </w:r>
                      <w:r w:rsidRPr="00277F44">
                        <w:rPr>
                          <w:color w:val="auto"/>
                          <w:sz w:val="26"/>
                          <w:szCs w:val="26"/>
                        </w:rPr>
                        <w:fldChar w:fldCharType="end"/>
                      </w:r>
                      <w:r w:rsidRPr="00277F44">
                        <w:rPr>
                          <w:color w:val="auto"/>
                          <w:sz w:val="26"/>
                          <w:szCs w:val="26"/>
                        </w:rPr>
                        <w:t>.</w:t>
                      </w:r>
                      <w:r w:rsidRPr="00277F44">
                        <w:rPr>
                          <w:color w:val="auto"/>
                          <w:sz w:val="26"/>
                          <w:szCs w:val="26"/>
                        </w:rPr>
                        <w:fldChar w:fldCharType="begin"/>
                      </w:r>
                      <w:r w:rsidRPr="00277F44">
                        <w:rPr>
                          <w:color w:val="auto"/>
                          <w:sz w:val="26"/>
                          <w:szCs w:val="26"/>
                        </w:rPr>
                        <w:instrText xml:space="preserve"> SEQ Hình \* ARABIC \s 1 </w:instrText>
                      </w:r>
                      <w:r w:rsidRPr="00277F44">
                        <w:rPr>
                          <w:color w:val="auto"/>
                          <w:sz w:val="26"/>
                          <w:szCs w:val="26"/>
                        </w:rPr>
                        <w:fldChar w:fldCharType="separate"/>
                      </w:r>
                      <w:r w:rsidRPr="00277F44">
                        <w:rPr>
                          <w:noProof/>
                          <w:color w:val="auto"/>
                          <w:sz w:val="26"/>
                          <w:szCs w:val="26"/>
                        </w:rPr>
                        <w:t>2</w:t>
                      </w:r>
                      <w:r w:rsidRPr="00277F44">
                        <w:rPr>
                          <w:color w:val="auto"/>
                          <w:sz w:val="26"/>
                          <w:szCs w:val="26"/>
                        </w:rPr>
                        <w:fldChar w:fldCharType="end"/>
                      </w:r>
                      <w:r w:rsidRPr="00277F44">
                        <w:rPr>
                          <w:color w:val="auto"/>
                          <w:sz w:val="26"/>
                          <w:szCs w:val="26"/>
                          <w:lang w:val="en-US"/>
                        </w:rPr>
                        <w:t xml:space="preserve"> </w:t>
                      </w:r>
                      <w:r w:rsidR="00814A06" w:rsidRPr="00814A06">
                        <w:rPr>
                          <w:color w:val="auto"/>
                          <w:sz w:val="26"/>
                          <w:szCs w:val="26"/>
                          <w:lang w:val="en-US"/>
                        </w:rPr>
                        <w:t>Sơ đồ phân rã chức năng</w:t>
                      </w:r>
                    </w:p>
                  </w:txbxContent>
                </v:textbox>
                <w10:wrap type="topAndBottom"/>
              </v:shape>
            </w:pict>
          </mc:Fallback>
        </mc:AlternateContent>
      </w:r>
      <w:r w:rsidR="0084493D">
        <w:rPr>
          <w:noProof/>
          <w:lang w:val="en-US"/>
        </w:rPr>
        <w:drawing>
          <wp:anchor distT="0" distB="0" distL="114300" distR="114300" simplePos="0" relativeHeight="251671552" behindDoc="0" locked="0" layoutInCell="1" allowOverlap="1" wp14:anchorId="4368A376" wp14:editId="430B586E">
            <wp:simplePos x="0" y="0"/>
            <wp:positionH relativeFrom="margin">
              <wp:align>center</wp:align>
            </wp:positionH>
            <wp:positionV relativeFrom="paragraph">
              <wp:posOffset>908050</wp:posOffset>
            </wp:positionV>
            <wp:extent cx="6294120" cy="7080885"/>
            <wp:effectExtent l="0" t="0" r="0" b="4381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E23E74">
        <w:rPr>
          <w:lang w:val="en-US"/>
        </w:rPr>
        <w:tab/>
        <w:t xml:space="preserve">Hệ thống được xây dựng theo mô hình </w:t>
      </w:r>
      <w:r w:rsidR="00B548E3">
        <w:rPr>
          <w:lang w:val="en-US"/>
        </w:rPr>
        <w:t>Web Service APIs</w:t>
      </w:r>
      <w:r w:rsidR="00130308">
        <w:rPr>
          <w:lang w:val="en-US"/>
        </w:rPr>
        <w:t>. Với server</w:t>
      </w:r>
      <w:r w:rsidR="00B548E3">
        <w:rPr>
          <w:lang w:val="en-US"/>
        </w:rPr>
        <w:t xml:space="preserve"> API</w:t>
      </w:r>
      <w:r w:rsidR="00130308">
        <w:rPr>
          <w:lang w:val="en-US"/>
        </w:rPr>
        <w:t xml:space="preserve"> được xây dựng dựa trên GraphQL và Postgrahile với nhiệm vụ chính là cung cấp các chức năng thêm, sửa, xóa dữ liệu</w:t>
      </w:r>
      <w:r w:rsidR="00B548E3">
        <w:rPr>
          <w:lang w:val="en-US"/>
        </w:rPr>
        <w:t xml:space="preserve"> và các chức năng xử lí khác</w:t>
      </w:r>
      <w:r w:rsidR="00130308">
        <w:rPr>
          <w:lang w:val="en-US"/>
        </w:rPr>
        <w:t xml:space="preserve"> cho client</w:t>
      </w:r>
      <w:r w:rsidR="00BD1DD9">
        <w:rPr>
          <w:lang w:val="en-US"/>
        </w:rPr>
        <w:t>. Client thực hiện các chức năng cung cấp dữ liệu chuẩn cho server xử lí</w:t>
      </w:r>
      <w:r w:rsidR="00B548E3">
        <w:rPr>
          <w:lang w:val="en-US"/>
        </w:rPr>
        <w:t>.</w:t>
      </w:r>
    </w:p>
    <w:p w14:paraId="2E79B060" w14:textId="32E249A7" w:rsidR="00EC1917" w:rsidRDefault="00EC1917" w:rsidP="00EC1917">
      <w:pPr>
        <w:pStyle w:val="Heading3"/>
      </w:pPr>
      <w:bookmarkStart w:id="66" w:name="_Toc529744429"/>
      <w:r>
        <w:lastRenderedPageBreak/>
        <w:t>Sơ đồ USE CASE</w:t>
      </w:r>
      <w:bookmarkEnd w:id="66"/>
    </w:p>
    <w:p w14:paraId="09ACBA31" w14:textId="77777777" w:rsidR="00176856" w:rsidRDefault="005E7E83" w:rsidP="00E4365A">
      <w:pPr>
        <w:keepNext/>
      </w:pPr>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p>
    <w:p w14:paraId="2E305A58" w14:textId="6774D9AF" w:rsidR="00BD1DD9" w:rsidRPr="006A2C8A" w:rsidRDefault="00176856" w:rsidP="00E4365A">
      <w:pPr>
        <w:pStyle w:val="Caption"/>
        <w:jc w:val="center"/>
      </w:pPr>
      <w:bookmarkStart w:id="67" w:name="_Toc529744457"/>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Pr="00E4365A">
        <w:rPr>
          <w:color w:val="auto"/>
          <w:sz w:val="26"/>
          <w:szCs w:val="26"/>
          <w:lang w:val="en-US"/>
        </w:rPr>
        <w:t xml:space="preserve"> Sơ đồ USE CASE</w:t>
      </w:r>
      <w:bookmarkEnd w:id="67"/>
    </w:p>
    <w:p w14:paraId="3E178335" w14:textId="2E6FD88F" w:rsidR="004A77C2" w:rsidRDefault="004A77C2" w:rsidP="004A77C2">
      <w:pPr>
        <w:pStyle w:val="Heading3"/>
      </w:pPr>
      <w:bookmarkStart w:id="68" w:name="_Toc529744430"/>
      <w:r>
        <w:t>Sơ đồ phân rã USE CASE</w:t>
      </w:r>
      <w:bookmarkEnd w:id="68"/>
    </w:p>
    <w:p w14:paraId="6F5A1A58" w14:textId="15655F98" w:rsidR="00C84B71" w:rsidRDefault="00C84B71" w:rsidP="00C84B71">
      <w:pPr>
        <w:pStyle w:val="Heading3"/>
      </w:pPr>
      <w:bookmarkStart w:id="69" w:name="_Toc529744431"/>
      <w:r>
        <w:t xml:space="preserve">Sơ đồ </w:t>
      </w:r>
      <w:r w:rsidR="001A6E15">
        <w:t>C</w:t>
      </w:r>
      <w:r>
        <w:t>DM</w:t>
      </w:r>
      <w:bookmarkEnd w:id="69"/>
    </w:p>
    <w:p w14:paraId="27AB324E" w14:textId="07457F3A" w:rsidR="001A6E15" w:rsidRDefault="001A6E15">
      <w:pPr>
        <w:pStyle w:val="Heading3"/>
        <w:rPr>
          <w:ins w:id="70" w:author="phuong vu" w:date="2018-11-15T13:54:00Z"/>
        </w:rPr>
      </w:pPr>
      <w:bookmarkStart w:id="71" w:name="_Toc529744432"/>
      <w:r>
        <w:t>Sơ đồ LDM</w:t>
      </w:r>
      <w:bookmarkEnd w:id="71"/>
    </w:p>
    <w:p w14:paraId="102E982F" w14:textId="4BEC2CFD" w:rsidR="008904F6" w:rsidRPr="008904F6" w:rsidDel="008904F6" w:rsidRDefault="008904F6" w:rsidP="008904F6">
      <w:pPr>
        <w:rPr>
          <w:del w:id="72" w:author="phuong vu" w:date="2018-11-15T13:56:00Z"/>
          <w:lang w:val="en-US"/>
          <w:rPrChange w:id="73" w:author="phuong vu" w:date="2018-11-15T13:54:00Z">
            <w:rPr>
              <w:del w:id="74" w:author="phuong vu" w:date="2018-11-15T13:56:00Z"/>
            </w:rPr>
          </w:rPrChange>
        </w:rPr>
        <w:pPrChange w:id="75" w:author="phuong vu" w:date="2018-11-15T13:54:00Z">
          <w:pPr>
            <w:pStyle w:val="Heading3"/>
          </w:pPr>
        </w:pPrChange>
      </w:pPr>
      <w:ins w:id="76" w:author="phuong vu" w:date="2018-11-15T13:57:00Z">
        <w:r>
          <w:rPr>
            <w:lang w:val="en-US"/>
          </w:rPr>
          <w:t xml:space="preserve">Xem phụ lục trang </w:t>
        </w:r>
      </w:ins>
      <w:ins w:id="77" w:author="phuong vu" w:date="2018-11-15T13:56:00Z">
        <w:r>
          <w:rPr>
            <w:lang w:val="en-US"/>
          </w:rPr>
          <w:fldChar w:fldCharType="begin"/>
        </w:r>
        <w:r>
          <w:rPr>
            <w:lang w:val="en-US"/>
          </w:rPr>
          <w:instrText xml:space="preserve"> PAGEREF _Ref530053515 \h </w:instrText>
        </w:r>
        <w:r>
          <w:rPr>
            <w:lang w:val="en-US"/>
          </w:rPr>
        </w:r>
      </w:ins>
      <w:r>
        <w:rPr>
          <w:lang w:val="en-US"/>
        </w:rPr>
        <w:fldChar w:fldCharType="separate"/>
      </w:r>
      <w:ins w:id="78" w:author="phuong vu" w:date="2018-11-15T13:56:00Z">
        <w:r>
          <w:rPr>
            <w:noProof/>
            <w:lang w:val="en-US"/>
          </w:rPr>
          <w:t>5</w:t>
        </w:r>
        <w:r>
          <w:rPr>
            <w:noProof/>
            <w:lang w:val="en-US"/>
          </w:rPr>
          <w:t>4</w:t>
        </w:r>
        <w:r>
          <w:rPr>
            <w:lang w:val="en-US"/>
          </w:rPr>
          <w:fldChar w:fldCharType="end"/>
        </w:r>
      </w:ins>
    </w:p>
    <w:p w14:paraId="244D096B" w14:textId="77777777" w:rsidR="009E7EFF" w:rsidRPr="00277F44" w:rsidRDefault="009E7EFF" w:rsidP="00277F44">
      <w:pPr>
        <w:ind w:left="720"/>
        <w:rPr>
          <w:lang w:val="en-US"/>
        </w:rPr>
      </w:pPr>
    </w:p>
    <w:p w14:paraId="4FBF77B2" w14:textId="5F6676A4" w:rsidR="00CB1F1C" w:rsidRPr="00972D96" w:rsidRDefault="00EC1917" w:rsidP="00972D96">
      <w:pPr>
        <w:pStyle w:val="Heading3"/>
      </w:pPr>
      <w:bookmarkStart w:id="79" w:name="_Toc529744434"/>
      <w:r>
        <w:lastRenderedPageBreak/>
        <w:t>Thiết kế dữ liệu</w:t>
      </w:r>
      <w:bookmarkEnd w:id="79"/>
    </w:p>
    <w:p w14:paraId="38692DB1" w14:textId="5CD52E27" w:rsidR="00EC1917" w:rsidRDefault="00BA6D3B" w:rsidP="007C127C">
      <w:pPr>
        <w:pStyle w:val="Heading3"/>
      </w:pPr>
      <w:bookmarkStart w:id="80" w:name="_Toc529231542"/>
      <w:bookmarkStart w:id="81" w:name="_Toc529744435"/>
      <w:bookmarkEnd w:id="80"/>
      <w:r>
        <w:t>Thiết kế theo chức năng</w:t>
      </w:r>
      <w:bookmarkEnd w:id="81"/>
    </w:p>
    <w:p w14:paraId="28D86442" w14:textId="0D6135D9" w:rsidR="005368A7" w:rsidRDefault="00D43E01" w:rsidP="005368A7">
      <w:pPr>
        <w:pStyle w:val="Heading4"/>
        <w:rPr>
          <w:ins w:id="82" w:author="phuong vu" w:date="2018-11-15T14:03:00Z"/>
          <w:lang w:val="en-US"/>
        </w:rPr>
      </w:pPr>
      <w:r>
        <w:rPr>
          <w:lang w:val="en-US"/>
        </w:rPr>
        <w:t>Quản lí đơn hàng</w:t>
      </w:r>
    </w:p>
    <w:p w14:paraId="655B7675" w14:textId="05BAC041" w:rsidR="00F02EAB" w:rsidRDefault="00F02EAB" w:rsidP="00F02EAB">
      <w:pPr>
        <w:pStyle w:val="Heading5"/>
        <w:rPr>
          <w:ins w:id="83" w:author="phuong vu" w:date="2018-11-15T14:03:00Z"/>
          <w:lang w:val="en-US"/>
        </w:rPr>
      </w:pPr>
      <w:ins w:id="84" w:author="phuong vu" w:date="2018-11-15T14:03:00Z">
        <w:r>
          <w:rPr>
            <w:lang w:val="en-US"/>
          </w:rPr>
          <w:t>Xem chi tiết đơn hàng</w:t>
        </w:r>
      </w:ins>
    </w:p>
    <w:p w14:paraId="686E3210" w14:textId="77777777" w:rsidR="00F02EAB" w:rsidRPr="00F02EAB" w:rsidRDefault="00F02EAB" w:rsidP="00F02EAB">
      <w:pPr>
        <w:pStyle w:val="Heading5"/>
        <w:rPr>
          <w:lang w:val="en-US"/>
          <w:rPrChange w:id="85" w:author="phuong vu" w:date="2018-11-15T14:03:00Z">
            <w:rPr>
              <w:lang w:val="en-US"/>
            </w:rPr>
          </w:rPrChange>
        </w:rPr>
        <w:pPrChange w:id="86" w:author="phuong vu" w:date="2018-11-15T14:03:00Z">
          <w:pPr>
            <w:pStyle w:val="Heading4"/>
          </w:pPr>
        </w:pPrChange>
      </w:pPr>
      <w:bookmarkStart w:id="87" w:name="_GoBack"/>
      <w:bookmarkEnd w:id="87"/>
    </w:p>
    <w:p w14:paraId="3DAC2ECC" w14:textId="4197FD24" w:rsidR="00A61DB2" w:rsidRDefault="00FC2466" w:rsidP="00A61DB2">
      <w:pPr>
        <w:pStyle w:val="Heading4"/>
        <w:rPr>
          <w:lang w:val="en-US"/>
        </w:rPr>
      </w:pPr>
      <w:r>
        <w:rPr>
          <w:lang w:val="en-US"/>
        </w:rPr>
        <w:t>Quản lí biên nhận</w:t>
      </w:r>
    </w:p>
    <w:p w14:paraId="3C658E63" w14:textId="78ECF30A" w:rsidR="00A61DB2" w:rsidRDefault="00A61DB2" w:rsidP="00A61DB2">
      <w:pPr>
        <w:pStyle w:val="Heading4"/>
        <w:rPr>
          <w:lang w:val="en-US"/>
        </w:rPr>
      </w:pPr>
      <w:bookmarkStart w:id="88" w:name="_Toc529744438"/>
      <w:r>
        <w:rPr>
          <w:lang w:val="en-US"/>
        </w:rPr>
        <w:t>Tạo đơn hàng</w:t>
      </w:r>
      <w:bookmarkEnd w:id="88"/>
    </w:p>
    <w:p w14:paraId="12307A97" w14:textId="77777777" w:rsidR="00A61DB2" w:rsidRDefault="00A61DB2" w:rsidP="00A61DB2">
      <w:pPr>
        <w:pStyle w:val="Heading4"/>
      </w:pPr>
      <w:bookmarkStart w:id="89" w:name="_Toc529744439"/>
      <w:r>
        <w:t>Tìm kiếm chi nhánh gần nhất, có đủ các dịch vụ theo yêu cầu</w:t>
      </w:r>
      <w:bookmarkEnd w:id="89"/>
    </w:p>
    <w:p w14:paraId="4A961718" w14:textId="77777777" w:rsidR="00A61DB2" w:rsidRDefault="00A61DB2" w:rsidP="00A61DB2">
      <w:pPr>
        <w:pStyle w:val="Heading4"/>
      </w:pPr>
      <w:bookmarkStart w:id="90" w:name="_Toc529744440"/>
      <w:bookmarkStart w:id="91" w:name="_Toc529744441"/>
      <w:bookmarkEnd w:id="90"/>
      <w:r>
        <w:t>Tìm kiếm và lọc quần áo theo loại có sẵn</w:t>
      </w:r>
      <w:bookmarkEnd w:id="91"/>
    </w:p>
    <w:p w14:paraId="69A9AF4F" w14:textId="69993F8C" w:rsidR="00A61DB2" w:rsidRDefault="00A61DB2" w:rsidP="00A61DB2">
      <w:pPr>
        <w:pStyle w:val="Heading4"/>
      </w:pPr>
      <w:bookmarkStart w:id="92" w:name="_Toc529744442"/>
      <w:r>
        <w:t>Tìm kiếm đơn hàng</w:t>
      </w:r>
      <w:bookmarkEnd w:id="92"/>
    </w:p>
    <w:p w14:paraId="3727CB41" w14:textId="7D2F9888" w:rsidR="00EC45DD" w:rsidRDefault="00EC45DD" w:rsidP="00EC45DD">
      <w:pPr>
        <w:pStyle w:val="Heading5"/>
        <w:rPr>
          <w:lang w:val="en-US"/>
        </w:rPr>
      </w:pPr>
      <w:r>
        <w:rPr>
          <w:lang w:val="en-US"/>
        </w:rPr>
        <w:t>Mục đích</w:t>
      </w:r>
    </w:p>
    <w:p w14:paraId="25FB8A66" w14:textId="12104D85" w:rsidR="00EC45DD" w:rsidRPr="00E4365A" w:rsidRDefault="00EC45DD" w:rsidP="00E4365A">
      <w:pPr>
        <w:ind w:firstLine="720"/>
        <w:rPr>
          <w:lang w:val="en-US"/>
        </w:rPr>
      </w:pPr>
      <w:r>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Default="00EC45DD" w:rsidP="00EC45DD">
      <w:pPr>
        <w:pStyle w:val="Heading5"/>
        <w:rPr>
          <w:lang w:val="en-US"/>
        </w:rPr>
      </w:pPr>
      <w:r>
        <w:rPr>
          <w:lang w:val="en-US"/>
        </w:rPr>
        <w:t>Giao diện</w:t>
      </w:r>
    </w:p>
    <w:p w14:paraId="2B344533" w14:textId="77777777" w:rsidR="00523613" w:rsidRDefault="00523613" w:rsidP="0047465B">
      <w:pPr>
        <w:keepNext/>
      </w:pPr>
      <w:r>
        <w:rPr>
          <w:noProof/>
        </w:rPr>
        <w:drawing>
          <wp:inline distT="0" distB="0" distL="0" distR="0" wp14:anchorId="563529CF" wp14:editId="66891CD5">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85695"/>
                    </a:xfrm>
                    <a:prstGeom prst="rect">
                      <a:avLst/>
                    </a:prstGeom>
                  </pic:spPr>
                </pic:pic>
              </a:graphicData>
            </a:graphic>
          </wp:inline>
        </w:drawing>
      </w:r>
    </w:p>
    <w:p w14:paraId="3AD25041" w14:textId="42334707" w:rsidR="00523613" w:rsidRPr="0047465B" w:rsidRDefault="00523613" w:rsidP="0047465B">
      <w:pPr>
        <w:pStyle w:val="Caption"/>
        <w:jc w:val="center"/>
        <w:rPr>
          <w:color w:val="auto"/>
          <w:sz w:val="26"/>
          <w:szCs w:val="26"/>
          <w:lang w:val="en-US"/>
        </w:rPr>
      </w:pPr>
      <w:r w:rsidRPr="0047465B">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4</w:t>
      </w:r>
      <w:r w:rsidR="003B08E2">
        <w:rPr>
          <w:color w:val="auto"/>
          <w:sz w:val="26"/>
          <w:szCs w:val="26"/>
        </w:rPr>
        <w:fldChar w:fldCharType="end"/>
      </w:r>
      <w:r w:rsidRPr="0047465B">
        <w:rPr>
          <w:color w:val="auto"/>
          <w:sz w:val="26"/>
          <w:szCs w:val="26"/>
          <w:lang w:val="en-US"/>
        </w:rPr>
        <w:t xml:space="preserve"> Giao diện tìm kiếm</w:t>
      </w:r>
    </w:p>
    <w:p w14:paraId="3114B308" w14:textId="77777777" w:rsidR="00EC45DD" w:rsidRDefault="00EC45DD" w:rsidP="00E4365A">
      <w:pPr>
        <w:keepNext/>
      </w:pPr>
      <w:r>
        <w:rPr>
          <w:noProof/>
        </w:rPr>
        <w:drawing>
          <wp:inline distT="0" distB="0" distL="0" distR="0" wp14:anchorId="6BC0C324" wp14:editId="609E20C5">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558415"/>
                    </a:xfrm>
                    <a:prstGeom prst="rect">
                      <a:avLst/>
                    </a:prstGeom>
                  </pic:spPr>
                </pic:pic>
              </a:graphicData>
            </a:graphic>
          </wp:inline>
        </w:drawing>
      </w:r>
    </w:p>
    <w:p w14:paraId="780455C0" w14:textId="546F8B1C" w:rsidR="00EC45DD" w:rsidRDefault="00EC45DD" w:rsidP="00E4365A">
      <w:pPr>
        <w:pStyle w:val="Caption"/>
        <w:jc w:val="center"/>
        <w:rPr>
          <w:color w:val="auto"/>
          <w:sz w:val="26"/>
          <w:szCs w:val="26"/>
          <w:lang w:val="en-US"/>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5</w:t>
      </w:r>
      <w:r w:rsidR="003B08E2">
        <w:rPr>
          <w:color w:val="auto"/>
          <w:sz w:val="26"/>
          <w:szCs w:val="26"/>
        </w:rPr>
        <w:fldChar w:fldCharType="end"/>
      </w:r>
      <w:r w:rsidRPr="00E4365A">
        <w:rPr>
          <w:color w:val="auto"/>
          <w:sz w:val="26"/>
          <w:szCs w:val="26"/>
          <w:lang w:val="en-US"/>
        </w:rPr>
        <w:t xml:space="preserve"> Giao diện tìm kiếm đơn hàng</w:t>
      </w:r>
      <w:r w:rsidR="00523613">
        <w:rPr>
          <w:color w:val="auto"/>
          <w:sz w:val="26"/>
          <w:szCs w:val="26"/>
          <w:lang w:val="en-US"/>
        </w:rPr>
        <w:t xml:space="preserve"> khi có kêt quả</w:t>
      </w:r>
    </w:p>
    <w:p w14:paraId="3B7F4ACE" w14:textId="77777777" w:rsidR="00E4365A" w:rsidRDefault="00E4365A" w:rsidP="0047465B">
      <w:pPr>
        <w:keepNext/>
      </w:pPr>
      <w:r>
        <w:rPr>
          <w:noProof/>
        </w:rPr>
        <w:drawing>
          <wp:inline distT="0" distB="0" distL="0" distR="0" wp14:anchorId="2F743D6A" wp14:editId="3941C159">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15310"/>
                    </a:xfrm>
                    <a:prstGeom prst="rect">
                      <a:avLst/>
                    </a:prstGeom>
                  </pic:spPr>
                </pic:pic>
              </a:graphicData>
            </a:graphic>
          </wp:inline>
        </w:drawing>
      </w:r>
    </w:p>
    <w:p w14:paraId="7FFBDCFD" w14:textId="773333AB" w:rsidR="00E4365A" w:rsidRPr="00523613" w:rsidRDefault="00E4365A" w:rsidP="00523613">
      <w:pPr>
        <w:pStyle w:val="Caption"/>
        <w:jc w:val="center"/>
        <w:rPr>
          <w:color w:val="auto"/>
          <w:sz w:val="26"/>
          <w:szCs w:val="26"/>
          <w:lang w:val="en-US"/>
        </w:rPr>
      </w:pPr>
      <w:r w:rsidRPr="0047465B">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6</w:t>
      </w:r>
      <w:r w:rsidR="003B08E2">
        <w:rPr>
          <w:color w:val="auto"/>
          <w:sz w:val="26"/>
          <w:szCs w:val="26"/>
        </w:rPr>
        <w:fldChar w:fldCharType="end"/>
      </w:r>
      <w:r w:rsidRPr="0047465B">
        <w:rPr>
          <w:color w:val="auto"/>
          <w:sz w:val="26"/>
          <w:szCs w:val="26"/>
          <w:lang w:val="en-US"/>
        </w:rPr>
        <w:t xml:space="preserve"> Giao diện tìm kiếm khi QR Code được bật</w:t>
      </w:r>
    </w:p>
    <w:p w14:paraId="7BFE403F" w14:textId="37641C24" w:rsidR="00EC45DD" w:rsidRDefault="00EC45DD" w:rsidP="00EC45DD">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14:paraId="4842BF5B" w14:textId="77777777" w:rsidTr="00E4365A">
        <w:tc>
          <w:tcPr>
            <w:tcW w:w="805" w:type="dxa"/>
            <w:vAlign w:val="center"/>
          </w:tcPr>
          <w:p w14:paraId="71E5988C" w14:textId="77777777" w:rsidR="00A604BA" w:rsidRPr="007F1EF1" w:rsidRDefault="00A604BA" w:rsidP="00E4365A">
            <w:pPr>
              <w:spacing w:line="360" w:lineRule="auto"/>
              <w:jc w:val="center"/>
              <w:rPr>
                <w:b/>
                <w:lang w:val="en-US"/>
              </w:rPr>
            </w:pPr>
            <w:r w:rsidRPr="007F1EF1">
              <w:rPr>
                <w:b/>
                <w:lang w:val="en-US"/>
              </w:rPr>
              <w:t>STT</w:t>
            </w:r>
          </w:p>
        </w:tc>
        <w:tc>
          <w:tcPr>
            <w:tcW w:w="1980" w:type="dxa"/>
            <w:vAlign w:val="center"/>
          </w:tcPr>
          <w:p w14:paraId="101A24C1" w14:textId="77777777" w:rsidR="00A604BA" w:rsidRPr="007F1EF1" w:rsidRDefault="00A604BA" w:rsidP="00E4365A">
            <w:pPr>
              <w:spacing w:line="360" w:lineRule="auto"/>
              <w:jc w:val="center"/>
              <w:rPr>
                <w:b/>
                <w:lang w:val="en-US"/>
              </w:rPr>
            </w:pPr>
            <w:r w:rsidRPr="007F1EF1">
              <w:rPr>
                <w:b/>
                <w:lang w:val="en-US"/>
              </w:rPr>
              <w:t>Loại điều khiển</w:t>
            </w:r>
          </w:p>
        </w:tc>
        <w:tc>
          <w:tcPr>
            <w:tcW w:w="2970" w:type="dxa"/>
            <w:vAlign w:val="center"/>
          </w:tcPr>
          <w:p w14:paraId="5600B72F" w14:textId="77777777" w:rsidR="00A604BA" w:rsidRPr="007F1EF1" w:rsidRDefault="00A604BA" w:rsidP="00E4365A">
            <w:pPr>
              <w:spacing w:line="360" w:lineRule="auto"/>
              <w:jc w:val="center"/>
              <w:rPr>
                <w:b/>
                <w:lang w:val="en-US"/>
              </w:rPr>
            </w:pPr>
            <w:r w:rsidRPr="007F1EF1">
              <w:rPr>
                <w:b/>
                <w:lang w:val="en-US"/>
              </w:rPr>
              <w:t>Nội dung thực hiện</w:t>
            </w:r>
          </w:p>
        </w:tc>
        <w:tc>
          <w:tcPr>
            <w:tcW w:w="1266" w:type="dxa"/>
            <w:vAlign w:val="center"/>
          </w:tcPr>
          <w:p w14:paraId="74807351" w14:textId="77777777" w:rsidR="00A604BA" w:rsidRPr="007F1EF1" w:rsidRDefault="00A604BA" w:rsidP="00E4365A">
            <w:pPr>
              <w:spacing w:line="360" w:lineRule="auto"/>
              <w:jc w:val="center"/>
              <w:rPr>
                <w:b/>
                <w:lang w:val="en-US"/>
              </w:rPr>
            </w:pPr>
            <w:r w:rsidRPr="007F1EF1">
              <w:rPr>
                <w:b/>
                <w:lang w:val="en-US"/>
              </w:rPr>
              <w:t>Giá trị mặc định</w:t>
            </w:r>
          </w:p>
        </w:tc>
        <w:tc>
          <w:tcPr>
            <w:tcW w:w="1756" w:type="dxa"/>
            <w:vAlign w:val="center"/>
          </w:tcPr>
          <w:p w14:paraId="7ED4E42E" w14:textId="77777777" w:rsidR="00A604BA" w:rsidRPr="007F1EF1" w:rsidRDefault="00A604BA" w:rsidP="00E4365A">
            <w:pPr>
              <w:spacing w:line="360" w:lineRule="auto"/>
              <w:jc w:val="center"/>
              <w:rPr>
                <w:b/>
                <w:lang w:val="en-US"/>
              </w:rPr>
            </w:pPr>
            <w:r w:rsidRPr="007F1EF1">
              <w:rPr>
                <w:b/>
                <w:lang w:val="en-US"/>
              </w:rPr>
              <w:t>Lưu ý</w:t>
            </w:r>
          </w:p>
        </w:tc>
      </w:tr>
      <w:tr w:rsidR="00A604BA" w14:paraId="1B86074A" w14:textId="77777777" w:rsidTr="00E4365A">
        <w:tc>
          <w:tcPr>
            <w:tcW w:w="805" w:type="dxa"/>
          </w:tcPr>
          <w:p w14:paraId="43B3EFA2" w14:textId="77777777" w:rsidR="00A604BA" w:rsidRDefault="00A604BA" w:rsidP="00E4365A">
            <w:pPr>
              <w:spacing w:line="360" w:lineRule="auto"/>
              <w:jc w:val="center"/>
              <w:rPr>
                <w:lang w:val="en-US"/>
              </w:rPr>
            </w:pPr>
            <w:r>
              <w:rPr>
                <w:lang w:val="en-US"/>
              </w:rPr>
              <w:t>1</w:t>
            </w:r>
          </w:p>
        </w:tc>
        <w:tc>
          <w:tcPr>
            <w:tcW w:w="1980" w:type="dxa"/>
          </w:tcPr>
          <w:p w14:paraId="68FCF111" w14:textId="1C5F71CF" w:rsidR="00A604BA" w:rsidRDefault="00A604BA" w:rsidP="00E4365A">
            <w:pPr>
              <w:spacing w:line="360" w:lineRule="auto"/>
              <w:rPr>
                <w:lang w:val="en-US"/>
              </w:rPr>
            </w:pPr>
            <w:r>
              <w:rPr>
                <w:lang w:val="en-US"/>
              </w:rPr>
              <w:t>image</w:t>
            </w:r>
          </w:p>
        </w:tc>
        <w:tc>
          <w:tcPr>
            <w:tcW w:w="2970" w:type="dxa"/>
          </w:tcPr>
          <w:p w14:paraId="4AB90380" w14:textId="11753B7C" w:rsidR="00A604BA" w:rsidRDefault="00A604BA" w:rsidP="00E4365A">
            <w:pPr>
              <w:spacing w:line="360" w:lineRule="auto"/>
              <w:rPr>
                <w:lang w:val="en-US"/>
              </w:rPr>
            </w:pPr>
            <w:r>
              <w:rPr>
                <w:lang w:val="en-US"/>
              </w:rPr>
              <w:t>Quét QR Code</w:t>
            </w:r>
          </w:p>
        </w:tc>
        <w:tc>
          <w:tcPr>
            <w:tcW w:w="1266" w:type="dxa"/>
          </w:tcPr>
          <w:p w14:paraId="36C815AD" w14:textId="77777777" w:rsidR="00A604BA" w:rsidRDefault="00A604BA" w:rsidP="00E4365A">
            <w:pPr>
              <w:spacing w:line="360" w:lineRule="auto"/>
              <w:rPr>
                <w:lang w:val="en-US"/>
              </w:rPr>
            </w:pPr>
          </w:p>
        </w:tc>
        <w:tc>
          <w:tcPr>
            <w:tcW w:w="1756" w:type="dxa"/>
          </w:tcPr>
          <w:p w14:paraId="34F44EF6" w14:textId="77777777" w:rsidR="00A604BA" w:rsidRDefault="00A604BA" w:rsidP="00E4365A">
            <w:pPr>
              <w:spacing w:line="360" w:lineRule="auto"/>
              <w:rPr>
                <w:lang w:val="en-US"/>
              </w:rPr>
            </w:pPr>
          </w:p>
        </w:tc>
      </w:tr>
      <w:tr w:rsidR="00A604BA" w14:paraId="6A65765D" w14:textId="77777777" w:rsidTr="00E4365A">
        <w:tc>
          <w:tcPr>
            <w:tcW w:w="805" w:type="dxa"/>
          </w:tcPr>
          <w:p w14:paraId="7FD26624" w14:textId="77777777" w:rsidR="00A604BA" w:rsidRDefault="00A604BA" w:rsidP="00E4365A">
            <w:pPr>
              <w:spacing w:line="360" w:lineRule="auto"/>
              <w:jc w:val="center"/>
              <w:rPr>
                <w:lang w:val="en-US"/>
              </w:rPr>
            </w:pPr>
            <w:r>
              <w:rPr>
                <w:lang w:val="en-US"/>
              </w:rPr>
              <w:t>2</w:t>
            </w:r>
          </w:p>
        </w:tc>
        <w:tc>
          <w:tcPr>
            <w:tcW w:w="1980" w:type="dxa"/>
          </w:tcPr>
          <w:p w14:paraId="45A55F20" w14:textId="77777777" w:rsidR="00A604BA" w:rsidRDefault="00A604BA" w:rsidP="00E4365A">
            <w:pPr>
              <w:spacing w:line="360" w:lineRule="auto"/>
              <w:rPr>
                <w:lang w:val="en-US"/>
              </w:rPr>
            </w:pPr>
            <w:r>
              <w:rPr>
                <w:lang w:val="en-US"/>
              </w:rPr>
              <w:t>inputText</w:t>
            </w:r>
          </w:p>
        </w:tc>
        <w:tc>
          <w:tcPr>
            <w:tcW w:w="2970" w:type="dxa"/>
          </w:tcPr>
          <w:p w14:paraId="743F25C4" w14:textId="2645FD14" w:rsidR="00A604BA" w:rsidRDefault="00A604BA" w:rsidP="00E4365A">
            <w:pPr>
              <w:spacing w:line="360" w:lineRule="auto"/>
              <w:rPr>
                <w:lang w:val="en-US"/>
              </w:rPr>
            </w:pPr>
            <w:r>
              <w:rPr>
                <w:lang w:val="en-US"/>
              </w:rPr>
              <w:t>Nhập tên khách hàng</w:t>
            </w:r>
          </w:p>
        </w:tc>
        <w:tc>
          <w:tcPr>
            <w:tcW w:w="1266" w:type="dxa"/>
          </w:tcPr>
          <w:p w14:paraId="3598B38F" w14:textId="77777777" w:rsidR="00A604BA" w:rsidRDefault="00A604BA" w:rsidP="00E4365A">
            <w:pPr>
              <w:spacing w:line="360" w:lineRule="auto"/>
              <w:rPr>
                <w:lang w:val="en-US"/>
              </w:rPr>
            </w:pPr>
          </w:p>
        </w:tc>
        <w:tc>
          <w:tcPr>
            <w:tcW w:w="1756" w:type="dxa"/>
          </w:tcPr>
          <w:p w14:paraId="3E2D4965" w14:textId="77777777" w:rsidR="00A604BA" w:rsidRDefault="00A604BA" w:rsidP="00E4365A">
            <w:pPr>
              <w:spacing w:line="360" w:lineRule="auto"/>
              <w:rPr>
                <w:lang w:val="en-US"/>
              </w:rPr>
            </w:pPr>
          </w:p>
        </w:tc>
      </w:tr>
      <w:tr w:rsidR="00A604BA" w14:paraId="7FD8A145" w14:textId="77777777" w:rsidTr="00E4365A">
        <w:tc>
          <w:tcPr>
            <w:tcW w:w="805" w:type="dxa"/>
          </w:tcPr>
          <w:p w14:paraId="517AC359" w14:textId="77777777" w:rsidR="00A604BA" w:rsidRDefault="00A604BA" w:rsidP="00E4365A">
            <w:pPr>
              <w:spacing w:line="360" w:lineRule="auto"/>
              <w:jc w:val="center"/>
              <w:rPr>
                <w:lang w:val="en-US"/>
              </w:rPr>
            </w:pPr>
            <w:r>
              <w:rPr>
                <w:lang w:val="en-US"/>
              </w:rPr>
              <w:t>3</w:t>
            </w:r>
          </w:p>
        </w:tc>
        <w:tc>
          <w:tcPr>
            <w:tcW w:w="1980" w:type="dxa"/>
          </w:tcPr>
          <w:p w14:paraId="6DA506F2" w14:textId="08DE7592" w:rsidR="00A604BA" w:rsidRDefault="00A604BA" w:rsidP="00E4365A">
            <w:pPr>
              <w:spacing w:line="360" w:lineRule="auto"/>
              <w:rPr>
                <w:lang w:val="en-US"/>
              </w:rPr>
            </w:pPr>
            <w:r>
              <w:rPr>
                <w:lang w:val="en-US"/>
              </w:rPr>
              <w:t>inputText</w:t>
            </w:r>
          </w:p>
        </w:tc>
        <w:tc>
          <w:tcPr>
            <w:tcW w:w="2970" w:type="dxa"/>
          </w:tcPr>
          <w:p w14:paraId="6F08550B" w14:textId="38DD2C73" w:rsidR="00A604BA" w:rsidRDefault="00A604BA" w:rsidP="00E4365A">
            <w:pPr>
              <w:spacing w:line="360" w:lineRule="auto"/>
              <w:rPr>
                <w:lang w:val="en-US"/>
              </w:rPr>
            </w:pPr>
            <w:r>
              <w:rPr>
                <w:lang w:val="en-US"/>
              </w:rPr>
              <w:t>Nhập ID đơn hàng</w:t>
            </w:r>
          </w:p>
        </w:tc>
        <w:tc>
          <w:tcPr>
            <w:tcW w:w="1266" w:type="dxa"/>
          </w:tcPr>
          <w:p w14:paraId="2DB36CD3" w14:textId="77777777" w:rsidR="00A604BA" w:rsidRDefault="00A604BA" w:rsidP="00E4365A">
            <w:pPr>
              <w:spacing w:line="360" w:lineRule="auto"/>
              <w:rPr>
                <w:lang w:val="en-US"/>
              </w:rPr>
            </w:pPr>
          </w:p>
        </w:tc>
        <w:tc>
          <w:tcPr>
            <w:tcW w:w="1756" w:type="dxa"/>
          </w:tcPr>
          <w:p w14:paraId="5762AECC" w14:textId="77777777" w:rsidR="00A604BA" w:rsidRDefault="00A604BA" w:rsidP="00E4365A">
            <w:pPr>
              <w:spacing w:line="360" w:lineRule="auto"/>
              <w:rPr>
                <w:lang w:val="en-US"/>
              </w:rPr>
            </w:pPr>
          </w:p>
        </w:tc>
      </w:tr>
      <w:tr w:rsidR="00A604BA" w14:paraId="5FCC861B" w14:textId="77777777" w:rsidTr="00E4365A">
        <w:tc>
          <w:tcPr>
            <w:tcW w:w="805" w:type="dxa"/>
          </w:tcPr>
          <w:p w14:paraId="42D989A3" w14:textId="4124D540" w:rsidR="00A604BA" w:rsidRDefault="00A604BA" w:rsidP="00E4365A">
            <w:pPr>
              <w:spacing w:line="360" w:lineRule="auto"/>
              <w:jc w:val="center"/>
              <w:rPr>
                <w:lang w:val="en-US"/>
              </w:rPr>
            </w:pPr>
            <w:r>
              <w:rPr>
                <w:lang w:val="en-US"/>
              </w:rPr>
              <w:t>4</w:t>
            </w:r>
          </w:p>
        </w:tc>
        <w:tc>
          <w:tcPr>
            <w:tcW w:w="1980" w:type="dxa"/>
          </w:tcPr>
          <w:p w14:paraId="2E821978" w14:textId="26D0CEAD" w:rsidR="00A604BA" w:rsidRDefault="00A604BA" w:rsidP="00E4365A">
            <w:pPr>
              <w:spacing w:line="360" w:lineRule="auto"/>
              <w:rPr>
                <w:lang w:val="en-US"/>
              </w:rPr>
            </w:pPr>
            <w:r>
              <w:rPr>
                <w:lang w:val="en-US"/>
              </w:rPr>
              <w:t>Button</w:t>
            </w:r>
          </w:p>
        </w:tc>
        <w:tc>
          <w:tcPr>
            <w:tcW w:w="2970" w:type="dxa"/>
          </w:tcPr>
          <w:p w14:paraId="5017DDFE" w14:textId="1A3D44EC" w:rsidR="00A604BA" w:rsidRDefault="00A604BA" w:rsidP="00E4365A">
            <w:pPr>
              <w:spacing w:line="360" w:lineRule="auto"/>
              <w:rPr>
                <w:lang w:val="en-US"/>
              </w:rPr>
            </w:pPr>
            <w:r>
              <w:rPr>
                <w:lang w:val="en-US"/>
              </w:rPr>
              <w:t>Tìm kiếm</w:t>
            </w:r>
          </w:p>
        </w:tc>
        <w:tc>
          <w:tcPr>
            <w:tcW w:w="1266" w:type="dxa"/>
          </w:tcPr>
          <w:p w14:paraId="3EAC4B77" w14:textId="77777777" w:rsidR="00A604BA" w:rsidRDefault="00A604BA" w:rsidP="00E4365A">
            <w:pPr>
              <w:spacing w:line="360" w:lineRule="auto"/>
              <w:rPr>
                <w:lang w:val="en-US"/>
              </w:rPr>
            </w:pPr>
          </w:p>
        </w:tc>
        <w:tc>
          <w:tcPr>
            <w:tcW w:w="1756" w:type="dxa"/>
          </w:tcPr>
          <w:p w14:paraId="72D7E72C" w14:textId="77777777" w:rsidR="00A604BA" w:rsidRDefault="00A604BA" w:rsidP="00E4365A">
            <w:pPr>
              <w:spacing w:line="360" w:lineRule="auto"/>
              <w:rPr>
                <w:lang w:val="en-US"/>
              </w:rPr>
            </w:pPr>
          </w:p>
        </w:tc>
      </w:tr>
      <w:tr w:rsidR="00A604BA" w14:paraId="1556CB6D" w14:textId="77777777" w:rsidTr="00E4365A">
        <w:tc>
          <w:tcPr>
            <w:tcW w:w="805" w:type="dxa"/>
          </w:tcPr>
          <w:p w14:paraId="16E8581B" w14:textId="3DC6CA66" w:rsidR="00A604BA" w:rsidRDefault="00A604BA" w:rsidP="00E4365A">
            <w:pPr>
              <w:spacing w:line="360" w:lineRule="auto"/>
              <w:jc w:val="center"/>
              <w:rPr>
                <w:lang w:val="en-US"/>
              </w:rPr>
            </w:pPr>
            <w:r>
              <w:rPr>
                <w:lang w:val="en-US"/>
              </w:rPr>
              <w:t>5</w:t>
            </w:r>
          </w:p>
        </w:tc>
        <w:tc>
          <w:tcPr>
            <w:tcW w:w="1980" w:type="dxa"/>
          </w:tcPr>
          <w:p w14:paraId="6A88CEA9" w14:textId="35E42E5F" w:rsidR="00A604BA" w:rsidRDefault="00A604BA" w:rsidP="00E4365A">
            <w:pPr>
              <w:spacing w:line="360" w:lineRule="auto"/>
              <w:rPr>
                <w:lang w:val="en-US"/>
              </w:rPr>
            </w:pPr>
            <w:r>
              <w:rPr>
                <w:lang w:val="en-US"/>
              </w:rPr>
              <w:t>textView</w:t>
            </w:r>
          </w:p>
        </w:tc>
        <w:tc>
          <w:tcPr>
            <w:tcW w:w="2970" w:type="dxa"/>
          </w:tcPr>
          <w:p w14:paraId="1D6D14D8" w14:textId="4EC2609D" w:rsidR="00A604BA" w:rsidRDefault="00A604BA" w:rsidP="00E4365A">
            <w:pPr>
              <w:spacing w:line="360" w:lineRule="auto"/>
              <w:rPr>
                <w:lang w:val="en-US"/>
              </w:rPr>
            </w:pPr>
            <w:r>
              <w:rPr>
                <w:lang w:val="en-US"/>
              </w:rPr>
              <w:t>Tên khách hàng</w:t>
            </w:r>
          </w:p>
        </w:tc>
        <w:tc>
          <w:tcPr>
            <w:tcW w:w="1266" w:type="dxa"/>
          </w:tcPr>
          <w:p w14:paraId="7CC56813" w14:textId="77777777" w:rsidR="00A604BA" w:rsidRDefault="00A604BA" w:rsidP="00E4365A">
            <w:pPr>
              <w:spacing w:line="360" w:lineRule="auto"/>
              <w:rPr>
                <w:lang w:val="en-US"/>
              </w:rPr>
            </w:pPr>
          </w:p>
        </w:tc>
        <w:tc>
          <w:tcPr>
            <w:tcW w:w="1756" w:type="dxa"/>
          </w:tcPr>
          <w:p w14:paraId="3C36974A" w14:textId="77777777" w:rsidR="00A604BA" w:rsidRDefault="00A604BA" w:rsidP="00E4365A">
            <w:pPr>
              <w:spacing w:line="360" w:lineRule="auto"/>
              <w:rPr>
                <w:lang w:val="en-US"/>
              </w:rPr>
            </w:pPr>
          </w:p>
        </w:tc>
      </w:tr>
      <w:tr w:rsidR="00A604BA" w14:paraId="1B2C8F28" w14:textId="77777777" w:rsidTr="00E4365A">
        <w:tc>
          <w:tcPr>
            <w:tcW w:w="805" w:type="dxa"/>
          </w:tcPr>
          <w:p w14:paraId="492C55A5" w14:textId="177CB292" w:rsidR="00A604BA" w:rsidRDefault="00A604BA" w:rsidP="00E4365A">
            <w:pPr>
              <w:spacing w:line="360" w:lineRule="auto"/>
              <w:jc w:val="center"/>
              <w:rPr>
                <w:lang w:val="en-US"/>
              </w:rPr>
            </w:pPr>
            <w:r>
              <w:rPr>
                <w:lang w:val="en-US"/>
              </w:rPr>
              <w:t>6</w:t>
            </w:r>
          </w:p>
        </w:tc>
        <w:tc>
          <w:tcPr>
            <w:tcW w:w="1980" w:type="dxa"/>
          </w:tcPr>
          <w:p w14:paraId="44DE693E" w14:textId="78BA6FE3" w:rsidR="00A604BA" w:rsidRDefault="00295CFF" w:rsidP="00E4365A">
            <w:pPr>
              <w:spacing w:line="360" w:lineRule="auto"/>
              <w:rPr>
                <w:lang w:val="en-US"/>
              </w:rPr>
            </w:pPr>
            <w:r>
              <w:rPr>
                <w:lang w:val="en-US"/>
              </w:rPr>
              <w:t>textView</w:t>
            </w:r>
          </w:p>
        </w:tc>
        <w:tc>
          <w:tcPr>
            <w:tcW w:w="2970" w:type="dxa"/>
          </w:tcPr>
          <w:p w14:paraId="2378423F" w14:textId="44A81E18" w:rsidR="00A604BA" w:rsidRDefault="00295CFF" w:rsidP="00E4365A">
            <w:pPr>
              <w:spacing w:line="360" w:lineRule="auto"/>
              <w:rPr>
                <w:lang w:val="en-US"/>
              </w:rPr>
            </w:pPr>
            <w:r>
              <w:rPr>
                <w:lang w:val="en-US"/>
              </w:rPr>
              <w:t>Trạng thái đơn hàng</w:t>
            </w:r>
          </w:p>
        </w:tc>
        <w:tc>
          <w:tcPr>
            <w:tcW w:w="1266" w:type="dxa"/>
          </w:tcPr>
          <w:p w14:paraId="579232BE" w14:textId="77777777" w:rsidR="00A604BA" w:rsidRDefault="00A604BA" w:rsidP="00E4365A">
            <w:pPr>
              <w:spacing w:line="360" w:lineRule="auto"/>
              <w:rPr>
                <w:lang w:val="en-US"/>
              </w:rPr>
            </w:pPr>
          </w:p>
        </w:tc>
        <w:tc>
          <w:tcPr>
            <w:tcW w:w="1756" w:type="dxa"/>
          </w:tcPr>
          <w:p w14:paraId="1EB18448" w14:textId="77777777" w:rsidR="00A604BA" w:rsidRDefault="00A604BA" w:rsidP="00E4365A">
            <w:pPr>
              <w:spacing w:line="360" w:lineRule="auto"/>
              <w:rPr>
                <w:lang w:val="en-US"/>
              </w:rPr>
            </w:pPr>
          </w:p>
        </w:tc>
      </w:tr>
      <w:tr w:rsidR="00295CFF" w14:paraId="264F410B" w14:textId="77777777" w:rsidTr="00E4365A">
        <w:tc>
          <w:tcPr>
            <w:tcW w:w="805" w:type="dxa"/>
          </w:tcPr>
          <w:p w14:paraId="435055FB" w14:textId="497EF8F2" w:rsidR="00295CFF" w:rsidRDefault="00295CFF" w:rsidP="00E4365A">
            <w:pPr>
              <w:spacing w:line="360" w:lineRule="auto"/>
              <w:jc w:val="center"/>
              <w:rPr>
                <w:lang w:val="en-US"/>
              </w:rPr>
            </w:pPr>
            <w:r>
              <w:rPr>
                <w:lang w:val="en-US"/>
              </w:rPr>
              <w:t>7</w:t>
            </w:r>
          </w:p>
        </w:tc>
        <w:tc>
          <w:tcPr>
            <w:tcW w:w="1980" w:type="dxa"/>
          </w:tcPr>
          <w:p w14:paraId="7BFF6249" w14:textId="34C7EAA8" w:rsidR="00295CFF" w:rsidRDefault="00295CFF" w:rsidP="00E4365A">
            <w:pPr>
              <w:spacing w:line="360" w:lineRule="auto"/>
              <w:rPr>
                <w:lang w:val="en-US"/>
              </w:rPr>
            </w:pPr>
            <w:r>
              <w:rPr>
                <w:lang w:val="en-US"/>
              </w:rPr>
              <w:t>textView</w:t>
            </w:r>
          </w:p>
        </w:tc>
        <w:tc>
          <w:tcPr>
            <w:tcW w:w="2970" w:type="dxa"/>
          </w:tcPr>
          <w:p w14:paraId="0F6A7E23" w14:textId="778F3E6F" w:rsidR="00295CFF" w:rsidRDefault="00295CFF" w:rsidP="00E4365A">
            <w:pPr>
              <w:spacing w:line="360" w:lineRule="auto"/>
              <w:rPr>
                <w:lang w:val="en-US"/>
              </w:rPr>
            </w:pPr>
            <w:r>
              <w:rPr>
                <w:lang w:val="en-US"/>
              </w:rPr>
              <w:t>Email khách hàng</w:t>
            </w:r>
          </w:p>
        </w:tc>
        <w:tc>
          <w:tcPr>
            <w:tcW w:w="1266" w:type="dxa"/>
          </w:tcPr>
          <w:p w14:paraId="0375C2AF" w14:textId="77777777" w:rsidR="00295CFF" w:rsidRDefault="00295CFF" w:rsidP="00E4365A">
            <w:pPr>
              <w:spacing w:line="360" w:lineRule="auto"/>
              <w:rPr>
                <w:lang w:val="en-US"/>
              </w:rPr>
            </w:pPr>
          </w:p>
        </w:tc>
        <w:tc>
          <w:tcPr>
            <w:tcW w:w="1756" w:type="dxa"/>
          </w:tcPr>
          <w:p w14:paraId="57BA6F5E" w14:textId="77777777" w:rsidR="00295CFF" w:rsidRDefault="00295CFF" w:rsidP="00E4365A">
            <w:pPr>
              <w:spacing w:line="360" w:lineRule="auto"/>
              <w:rPr>
                <w:lang w:val="en-US"/>
              </w:rPr>
            </w:pPr>
          </w:p>
        </w:tc>
      </w:tr>
      <w:tr w:rsidR="00295CFF" w14:paraId="360786D1" w14:textId="77777777" w:rsidTr="00E4365A">
        <w:tc>
          <w:tcPr>
            <w:tcW w:w="805" w:type="dxa"/>
          </w:tcPr>
          <w:p w14:paraId="790931A5" w14:textId="59CBDB1D" w:rsidR="00295CFF" w:rsidRDefault="00295CFF" w:rsidP="00E4365A">
            <w:pPr>
              <w:spacing w:line="360" w:lineRule="auto"/>
              <w:jc w:val="center"/>
              <w:rPr>
                <w:lang w:val="en-US"/>
              </w:rPr>
            </w:pPr>
            <w:r>
              <w:rPr>
                <w:lang w:val="en-US"/>
              </w:rPr>
              <w:t>8</w:t>
            </w:r>
          </w:p>
        </w:tc>
        <w:tc>
          <w:tcPr>
            <w:tcW w:w="1980" w:type="dxa"/>
          </w:tcPr>
          <w:p w14:paraId="70C28E09" w14:textId="7CA1C38B" w:rsidR="00295CFF" w:rsidRDefault="00295CFF" w:rsidP="00E4365A">
            <w:pPr>
              <w:spacing w:line="360" w:lineRule="auto"/>
              <w:rPr>
                <w:lang w:val="en-US"/>
              </w:rPr>
            </w:pPr>
            <w:r>
              <w:rPr>
                <w:lang w:val="en-US"/>
              </w:rPr>
              <w:t>textView</w:t>
            </w:r>
          </w:p>
        </w:tc>
        <w:tc>
          <w:tcPr>
            <w:tcW w:w="2970" w:type="dxa"/>
          </w:tcPr>
          <w:p w14:paraId="72CFDC4A" w14:textId="39940D26" w:rsidR="00295CFF" w:rsidRDefault="00295CFF" w:rsidP="00E4365A">
            <w:pPr>
              <w:spacing w:line="360" w:lineRule="auto"/>
              <w:rPr>
                <w:lang w:val="en-US"/>
              </w:rPr>
            </w:pPr>
            <w:r>
              <w:rPr>
                <w:lang w:val="en-US"/>
              </w:rPr>
              <w:t>Số điện thoại</w:t>
            </w:r>
          </w:p>
        </w:tc>
        <w:tc>
          <w:tcPr>
            <w:tcW w:w="1266" w:type="dxa"/>
          </w:tcPr>
          <w:p w14:paraId="2B42E7D0" w14:textId="77777777" w:rsidR="00295CFF" w:rsidRDefault="00295CFF" w:rsidP="00E4365A">
            <w:pPr>
              <w:spacing w:line="360" w:lineRule="auto"/>
              <w:rPr>
                <w:lang w:val="en-US"/>
              </w:rPr>
            </w:pPr>
          </w:p>
        </w:tc>
        <w:tc>
          <w:tcPr>
            <w:tcW w:w="1756" w:type="dxa"/>
          </w:tcPr>
          <w:p w14:paraId="40C3E3D0" w14:textId="77777777" w:rsidR="00295CFF" w:rsidRDefault="00295CFF" w:rsidP="00E4365A">
            <w:pPr>
              <w:spacing w:line="360" w:lineRule="auto"/>
              <w:rPr>
                <w:lang w:val="en-US"/>
              </w:rPr>
            </w:pPr>
          </w:p>
        </w:tc>
      </w:tr>
      <w:tr w:rsidR="00295CFF" w14:paraId="2D77F47B" w14:textId="77777777" w:rsidTr="00E4365A">
        <w:tc>
          <w:tcPr>
            <w:tcW w:w="805" w:type="dxa"/>
          </w:tcPr>
          <w:p w14:paraId="70430645" w14:textId="6DEAE939" w:rsidR="00295CFF" w:rsidRDefault="00295CFF" w:rsidP="00E4365A">
            <w:pPr>
              <w:spacing w:line="360" w:lineRule="auto"/>
              <w:jc w:val="center"/>
              <w:rPr>
                <w:lang w:val="en-US"/>
              </w:rPr>
            </w:pPr>
            <w:r>
              <w:rPr>
                <w:lang w:val="en-US"/>
              </w:rPr>
              <w:t>9</w:t>
            </w:r>
          </w:p>
        </w:tc>
        <w:tc>
          <w:tcPr>
            <w:tcW w:w="1980" w:type="dxa"/>
          </w:tcPr>
          <w:p w14:paraId="56547BFA" w14:textId="1A1B6778" w:rsidR="00295CFF" w:rsidRDefault="00295CFF" w:rsidP="00E4365A">
            <w:pPr>
              <w:spacing w:line="360" w:lineRule="auto"/>
              <w:rPr>
                <w:lang w:val="en-US"/>
              </w:rPr>
            </w:pPr>
            <w:r>
              <w:rPr>
                <w:lang w:val="en-US"/>
              </w:rPr>
              <w:t>textView</w:t>
            </w:r>
          </w:p>
        </w:tc>
        <w:tc>
          <w:tcPr>
            <w:tcW w:w="2970" w:type="dxa"/>
          </w:tcPr>
          <w:p w14:paraId="022509DB" w14:textId="7FD7588F" w:rsidR="00295CFF" w:rsidRDefault="00295CFF" w:rsidP="00E4365A">
            <w:pPr>
              <w:spacing w:line="360" w:lineRule="auto"/>
              <w:rPr>
                <w:lang w:val="en-US"/>
              </w:rPr>
            </w:pPr>
            <w:r>
              <w:rPr>
                <w:lang w:val="en-US"/>
              </w:rPr>
              <w:t>Số lượng kết quả</w:t>
            </w:r>
          </w:p>
        </w:tc>
        <w:tc>
          <w:tcPr>
            <w:tcW w:w="1266" w:type="dxa"/>
          </w:tcPr>
          <w:p w14:paraId="61F7B67A" w14:textId="036D5FF0" w:rsidR="00295CFF" w:rsidRDefault="00295CFF" w:rsidP="00E4365A">
            <w:pPr>
              <w:spacing w:line="360" w:lineRule="auto"/>
              <w:jc w:val="center"/>
              <w:rPr>
                <w:lang w:val="en-US"/>
              </w:rPr>
            </w:pPr>
            <w:r>
              <w:rPr>
                <w:lang w:val="en-US"/>
              </w:rPr>
              <w:t>0</w:t>
            </w:r>
          </w:p>
        </w:tc>
        <w:tc>
          <w:tcPr>
            <w:tcW w:w="1756" w:type="dxa"/>
          </w:tcPr>
          <w:p w14:paraId="77204EB2" w14:textId="77777777" w:rsidR="00295CFF" w:rsidRDefault="00295CFF" w:rsidP="00E4365A">
            <w:pPr>
              <w:spacing w:line="360" w:lineRule="auto"/>
              <w:rPr>
                <w:lang w:val="en-US"/>
              </w:rPr>
            </w:pPr>
          </w:p>
        </w:tc>
      </w:tr>
    </w:tbl>
    <w:p w14:paraId="169875A2" w14:textId="77777777" w:rsidR="00A604BA" w:rsidRPr="00E4365A" w:rsidRDefault="00A604BA" w:rsidP="00E4365A">
      <w:pPr>
        <w:rPr>
          <w:lang w:val="en-US"/>
        </w:rPr>
      </w:pPr>
    </w:p>
    <w:p w14:paraId="61EB96DE" w14:textId="16062294" w:rsidR="00EC45DD" w:rsidRDefault="00EC45DD" w:rsidP="00EC45DD">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14:paraId="3DDD64A5" w14:textId="77777777" w:rsidTr="00E4365A">
        <w:tc>
          <w:tcPr>
            <w:tcW w:w="805" w:type="dxa"/>
            <w:vMerge w:val="restart"/>
            <w:vAlign w:val="center"/>
          </w:tcPr>
          <w:p w14:paraId="21EC09B6" w14:textId="77777777" w:rsidR="00295CFF" w:rsidRPr="007F1EF1" w:rsidRDefault="00295CFF" w:rsidP="00E4365A">
            <w:pPr>
              <w:spacing w:line="360" w:lineRule="auto"/>
              <w:jc w:val="center"/>
              <w:rPr>
                <w:b/>
                <w:lang w:val="en-US"/>
              </w:rPr>
            </w:pPr>
            <w:r w:rsidRPr="007F1EF1">
              <w:rPr>
                <w:b/>
                <w:lang w:val="en-US"/>
              </w:rPr>
              <w:t>STT</w:t>
            </w:r>
          </w:p>
        </w:tc>
        <w:tc>
          <w:tcPr>
            <w:tcW w:w="2120" w:type="dxa"/>
            <w:vMerge w:val="restart"/>
            <w:vAlign w:val="center"/>
          </w:tcPr>
          <w:p w14:paraId="773D3EAA" w14:textId="77777777" w:rsidR="00295CFF" w:rsidRPr="007F1EF1" w:rsidRDefault="00295CFF" w:rsidP="00E4365A">
            <w:pPr>
              <w:spacing w:line="360" w:lineRule="auto"/>
              <w:jc w:val="center"/>
              <w:rPr>
                <w:b/>
                <w:lang w:val="en-US"/>
              </w:rPr>
            </w:pPr>
            <w:r w:rsidRPr="007F1EF1">
              <w:rPr>
                <w:b/>
                <w:lang w:val="en-US"/>
              </w:rPr>
              <w:t>Tên bảng/</w:t>
            </w:r>
          </w:p>
          <w:p w14:paraId="0399FEC4" w14:textId="77777777" w:rsidR="00295CFF" w:rsidRPr="007F1EF1" w:rsidRDefault="00295CFF"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45CF542F" w14:textId="77777777" w:rsidR="00295CFF" w:rsidRPr="007F1EF1" w:rsidRDefault="00295CFF" w:rsidP="00E4365A">
            <w:pPr>
              <w:spacing w:line="360" w:lineRule="auto"/>
              <w:jc w:val="center"/>
              <w:rPr>
                <w:b/>
                <w:lang w:val="en-US"/>
              </w:rPr>
            </w:pPr>
            <w:r w:rsidRPr="007F1EF1">
              <w:rPr>
                <w:b/>
                <w:lang w:val="en-US"/>
              </w:rPr>
              <w:t>Phương thức</w:t>
            </w:r>
          </w:p>
        </w:tc>
      </w:tr>
      <w:tr w:rsidR="00295CFF" w14:paraId="78FC7DFB" w14:textId="77777777" w:rsidTr="00E4365A">
        <w:tc>
          <w:tcPr>
            <w:tcW w:w="805" w:type="dxa"/>
            <w:vMerge/>
            <w:vAlign w:val="center"/>
          </w:tcPr>
          <w:p w14:paraId="716AD20C" w14:textId="77777777" w:rsidR="00295CFF" w:rsidRPr="007F1EF1" w:rsidRDefault="00295CFF" w:rsidP="00E4365A">
            <w:pPr>
              <w:spacing w:line="360" w:lineRule="auto"/>
              <w:jc w:val="center"/>
              <w:rPr>
                <w:b/>
                <w:lang w:val="en-US"/>
              </w:rPr>
            </w:pPr>
          </w:p>
        </w:tc>
        <w:tc>
          <w:tcPr>
            <w:tcW w:w="2120" w:type="dxa"/>
            <w:vMerge/>
            <w:vAlign w:val="center"/>
          </w:tcPr>
          <w:p w14:paraId="2A091AD6" w14:textId="77777777" w:rsidR="00295CFF" w:rsidRPr="007F1EF1" w:rsidRDefault="00295CFF" w:rsidP="00E4365A">
            <w:pPr>
              <w:spacing w:line="360" w:lineRule="auto"/>
              <w:jc w:val="center"/>
              <w:rPr>
                <w:b/>
                <w:lang w:val="en-US"/>
              </w:rPr>
            </w:pPr>
          </w:p>
        </w:tc>
        <w:tc>
          <w:tcPr>
            <w:tcW w:w="1463" w:type="dxa"/>
            <w:vAlign w:val="center"/>
          </w:tcPr>
          <w:p w14:paraId="3A573C9D" w14:textId="77777777" w:rsidR="00295CFF" w:rsidRPr="007F1EF1" w:rsidRDefault="00295CFF" w:rsidP="00E4365A">
            <w:pPr>
              <w:spacing w:line="360" w:lineRule="auto"/>
              <w:jc w:val="center"/>
              <w:rPr>
                <w:b/>
                <w:lang w:val="en-US"/>
              </w:rPr>
            </w:pPr>
            <w:r w:rsidRPr="007F1EF1">
              <w:rPr>
                <w:b/>
                <w:lang w:val="en-US"/>
              </w:rPr>
              <w:t>Thêm</w:t>
            </w:r>
          </w:p>
        </w:tc>
        <w:tc>
          <w:tcPr>
            <w:tcW w:w="1463" w:type="dxa"/>
            <w:vAlign w:val="center"/>
          </w:tcPr>
          <w:p w14:paraId="3FBD27B4" w14:textId="77777777" w:rsidR="00295CFF" w:rsidRPr="007F1EF1" w:rsidRDefault="00295CFF" w:rsidP="00E4365A">
            <w:pPr>
              <w:spacing w:line="360" w:lineRule="auto"/>
              <w:jc w:val="center"/>
              <w:rPr>
                <w:b/>
                <w:lang w:val="en-US"/>
              </w:rPr>
            </w:pPr>
            <w:r w:rsidRPr="007F1EF1">
              <w:rPr>
                <w:b/>
                <w:lang w:val="en-US"/>
              </w:rPr>
              <w:t>Sửa</w:t>
            </w:r>
          </w:p>
        </w:tc>
        <w:tc>
          <w:tcPr>
            <w:tcW w:w="1463" w:type="dxa"/>
            <w:vAlign w:val="center"/>
          </w:tcPr>
          <w:p w14:paraId="56A907F8" w14:textId="77777777" w:rsidR="00295CFF" w:rsidRPr="007F1EF1" w:rsidRDefault="00295CFF" w:rsidP="00E4365A">
            <w:pPr>
              <w:spacing w:line="360" w:lineRule="auto"/>
              <w:jc w:val="center"/>
              <w:rPr>
                <w:b/>
                <w:lang w:val="en-US"/>
              </w:rPr>
            </w:pPr>
            <w:r w:rsidRPr="007F1EF1">
              <w:rPr>
                <w:b/>
                <w:lang w:val="en-US"/>
              </w:rPr>
              <w:t>Xóa</w:t>
            </w:r>
          </w:p>
        </w:tc>
        <w:tc>
          <w:tcPr>
            <w:tcW w:w="1463" w:type="dxa"/>
            <w:vAlign w:val="center"/>
          </w:tcPr>
          <w:p w14:paraId="2DA39E4B" w14:textId="77777777" w:rsidR="00295CFF" w:rsidRPr="007F1EF1" w:rsidRDefault="00295CFF" w:rsidP="00E4365A">
            <w:pPr>
              <w:spacing w:line="360" w:lineRule="auto"/>
              <w:jc w:val="center"/>
              <w:rPr>
                <w:b/>
                <w:lang w:val="en-US"/>
              </w:rPr>
            </w:pPr>
            <w:r w:rsidRPr="007F1EF1">
              <w:rPr>
                <w:b/>
                <w:lang w:val="en-US"/>
              </w:rPr>
              <w:t>Truy vấn</w:t>
            </w:r>
          </w:p>
        </w:tc>
      </w:tr>
      <w:tr w:rsidR="00295CFF" w14:paraId="57C8DB19" w14:textId="77777777" w:rsidTr="00E4365A">
        <w:tc>
          <w:tcPr>
            <w:tcW w:w="805" w:type="dxa"/>
          </w:tcPr>
          <w:p w14:paraId="097A051E" w14:textId="77777777" w:rsidR="00295CFF" w:rsidRDefault="00295CFF" w:rsidP="00E4365A">
            <w:pPr>
              <w:spacing w:line="360" w:lineRule="auto"/>
              <w:jc w:val="center"/>
              <w:rPr>
                <w:lang w:val="en-US"/>
              </w:rPr>
            </w:pPr>
            <w:r>
              <w:rPr>
                <w:lang w:val="en-US"/>
              </w:rPr>
              <w:t>1</w:t>
            </w:r>
          </w:p>
        </w:tc>
        <w:tc>
          <w:tcPr>
            <w:tcW w:w="2120" w:type="dxa"/>
          </w:tcPr>
          <w:p w14:paraId="2922F7FD" w14:textId="39741B0E" w:rsidR="00295CFF" w:rsidRDefault="00295CFF" w:rsidP="00E4365A">
            <w:pPr>
              <w:spacing w:line="360" w:lineRule="auto"/>
              <w:rPr>
                <w:lang w:val="en-US"/>
              </w:rPr>
            </w:pPr>
            <w:r>
              <w:rPr>
                <w:lang w:val="en-US"/>
              </w:rPr>
              <w:t>customer_order</w:t>
            </w:r>
          </w:p>
        </w:tc>
        <w:tc>
          <w:tcPr>
            <w:tcW w:w="1463" w:type="dxa"/>
          </w:tcPr>
          <w:p w14:paraId="3D905F34" w14:textId="77777777" w:rsidR="00295CFF" w:rsidRDefault="00295CFF" w:rsidP="00E4365A">
            <w:pPr>
              <w:spacing w:line="360" w:lineRule="auto"/>
              <w:jc w:val="center"/>
              <w:rPr>
                <w:lang w:val="en-US"/>
              </w:rPr>
            </w:pPr>
          </w:p>
        </w:tc>
        <w:tc>
          <w:tcPr>
            <w:tcW w:w="1463" w:type="dxa"/>
          </w:tcPr>
          <w:p w14:paraId="66A133DE" w14:textId="77777777" w:rsidR="00295CFF" w:rsidRDefault="00295CFF" w:rsidP="00E4365A">
            <w:pPr>
              <w:spacing w:line="360" w:lineRule="auto"/>
              <w:jc w:val="center"/>
              <w:rPr>
                <w:lang w:val="en-US"/>
              </w:rPr>
            </w:pPr>
          </w:p>
        </w:tc>
        <w:tc>
          <w:tcPr>
            <w:tcW w:w="1463" w:type="dxa"/>
          </w:tcPr>
          <w:p w14:paraId="514FADA7" w14:textId="77777777" w:rsidR="00295CFF" w:rsidRDefault="00295CFF" w:rsidP="00E4365A">
            <w:pPr>
              <w:spacing w:line="360" w:lineRule="auto"/>
              <w:jc w:val="center"/>
              <w:rPr>
                <w:lang w:val="en-US"/>
              </w:rPr>
            </w:pPr>
          </w:p>
        </w:tc>
        <w:tc>
          <w:tcPr>
            <w:tcW w:w="1463" w:type="dxa"/>
          </w:tcPr>
          <w:p w14:paraId="78C5CFFB" w14:textId="77777777" w:rsidR="00295CFF" w:rsidRDefault="00295CFF" w:rsidP="00E4365A">
            <w:pPr>
              <w:jc w:val="center"/>
              <w:rPr>
                <w:lang w:val="en-US"/>
              </w:rPr>
            </w:pPr>
            <w:r>
              <w:rPr>
                <w:lang w:val="en-US"/>
              </w:rPr>
              <w:t>X</w:t>
            </w:r>
          </w:p>
        </w:tc>
      </w:tr>
      <w:tr w:rsidR="00295CFF" w14:paraId="7622EAD6" w14:textId="77777777" w:rsidTr="00E4365A">
        <w:tc>
          <w:tcPr>
            <w:tcW w:w="805" w:type="dxa"/>
          </w:tcPr>
          <w:p w14:paraId="4F8A454B" w14:textId="77777777" w:rsidR="00295CFF" w:rsidRDefault="00295CFF" w:rsidP="00E4365A">
            <w:pPr>
              <w:spacing w:line="360" w:lineRule="auto"/>
              <w:jc w:val="center"/>
              <w:rPr>
                <w:lang w:val="en-US"/>
              </w:rPr>
            </w:pPr>
            <w:r>
              <w:rPr>
                <w:lang w:val="en-US"/>
              </w:rPr>
              <w:t>2</w:t>
            </w:r>
          </w:p>
        </w:tc>
        <w:tc>
          <w:tcPr>
            <w:tcW w:w="2120" w:type="dxa"/>
          </w:tcPr>
          <w:p w14:paraId="069127B7" w14:textId="77777777" w:rsidR="00295CFF" w:rsidRDefault="00295CFF" w:rsidP="00E4365A">
            <w:pPr>
              <w:spacing w:line="360" w:lineRule="auto"/>
              <w:rPr>
                <w:lang w:val="en-US"/>
              </w:rPr>
            </w:pPr>
            <w:r>
              <w:rPr>
                <w:lang w:val="en-US"/>
              </w:rPr>
              <w:t>customer</w:t>
            </w:r>
          </w:p>
        </w:tc>
        <w:tc>
          <w:tcPr>
            <w:tcW w:w="1463" w:type="dxa"/>
          </w:tcPr>
          <w:p w14:paraId="09AD4650" w14:textId="77777777" w:rsidR="00295CFF" w:rsidRDefault="00295CFF" w:rsidP="00E4365A">
            <w:pPr>
              <w:spacing w:line="360" w:lineRule="auto"/>
              <w:jc w:val="center"/>
              <w:rPr>
                <w:lang w:val="en-US"/>
              </w:rPr>
            </w:pPr>
          </w:p>
        </w:tc>
        <w:tc>
          <w:tcPr>
            <w:tcW w:w="1463" w:type="dxa"/>
          </w:tcPr>
          <w:p w14:paraId="576F32B1" w14:textId="77777777" w:rsidR="00295CFF" w:rsidRDefault="00295CFF" w:rsidP="00E4365A">
            <w:pPr>
              <w:spacing w:line="360" w:lineRule="auto"/>
              <w:jc w:val="center"/>
              <w:rPr>
                <w:lang w:val="en-US"/>
              </w:rPr>
            </w:pPr>
          </w:p>
        </w:tc>
        <w:tc>
          <w:tcPr>
            <w:tcW w:w="1463" w:type="dxa"/>
          </w:tcPr>
          <w:p w14:paraId="5FF8A304" w14:textId="77777777" w:rsidR="00295CFF" w:rsidRDefault="00295CFF" w:rsidP="00E4365A">
            <w:pPr>
              <w:spacing w:line="360" w:lineRule="auto"/>
              <w:jc w:val="center"/>
              <w:rPr>
                <w:lang w:val="en-US"/>
              </w:rPr>
            </w:pPr>
          </w:p>
        </w:tc>
        <w:tc>
          <w:tcPr>
            <w:tcW w:w="1463" w:type="dxa"/>
          </w:tcPr>
          <w:p w14:paraId="6092ADD0" w14:textId="77777777" w:rsidR="00295CFF" w:rsidRDefault="00295CFF" w:rsidP="00E4365A">
            <w:pPr>
              <w:jc w:val="center"/>
              <w:rPr>
                <w:lang w:val="en-US"/>
              </w:rPr>
            </w:pPr>
            <w:r>
              <w:rPr>
                <w:lang w:val="en-US"/>
              </w:rPr>
              <w:t>X</w:t>
            </w:r>
          </w:p>
        </w:tc>
      </w:tr>
    </w:tbl>
    <w:p w14:paraId="04693793" w14:textId="77777777" w:rsidR="00295CFF" w:rsidRPr="00E4365A" w:rsidRDefault="00295CFF" w:rsidP="00E4365A">
      <w:pPr>
        <w:rPr>
          <w:lang w:val="en-US"/>
        </w:rPr>
      </w:pPr>
    </w:p>
    <w:p w14:paraId="52BEEBF0" w14:textId="1E99C144" w:rsidR="00EC45DD" w:rsidRDefault="00EC45DD" w:rsidP="00E4365A">
      <w:pPr>
        <w:pStyle w:val="Heading5"/>
        <w:rPr>
          <w:lang w:val="en-US"/>
        </w:rPr>
      </w:pPr>
      <w:r>
        <w:rPr>
          <w:lang w:val="en-US"/>
        </w:rPr>
        <w:t>Cách xử lí</w:t>
      </w:r>
    </w:p>
    <w:p w14:paraId="64C7CB21" w14:textId="758AE710" w:rsidR="009F114E" w:rsidRDefault="00B467D9" w:rsidP="0047465B">
      <w:pPr>
        <w:keepNext/>
        <w:jc w:val="center"/>
      </w:pPr>
      <w:r w:rsidRPr="00B467D9">
        <w:rPr>
          <w:noProof/>
        </w:rPr>
        <w:drawing>
          <wp:inline distT="0" distB="0" distL="0" distR="0" wp14:anchorId="7A9C52EB" wp14:editId="5467BC1F">
            <wp:extent cx="5082363" cy="79338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3808" cy="7951715"/>
                    </a:xfrm>
                    <a:prstGeom prst="rect">
                      <a:avLst/>
                    </a:prstGeom>
                    <a:noFill/>
                    <a:ln>
                      <a:noFill/>
                    </a:ln>
                  </pic:spPr>
                </pic:pic>
              </a:graphicData>
            </a:graphic>
          </wp:inline>
        </w:drawing>
      </w:r>
    </w:p>
    <w:p w14:paraId="50AABFC0" w14:textId="065D4330" w:rsidR="00EB7385" w:rsidRPr="0047465B" w:rsidRDefault="009F114E" w:rsidP="0047465B">
      <w:pPr>
        <w:pStyle w:val="Caption"/>
        <w:jc w:val="center"/>
        <w:rPr>
          <w:color w:val="auto"/>
          <w:sz w:val="26"/>
          <w:szCs w:val="26"/>
        </w:rPr>
      </w:pPr>
      <w:r w:rsidRPr="0047465B">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7</w:t>
      </w:r>
      <w:r w:rsidR="003B08E2">
        <w:rPr>
          <w:color w:val="auto"/>
          <w:sz w:val="26"/>
          <w:szCs w:val="26"/>
        </w:rPr>
        <w:fldChar w:fldCharType="end"/>
      </w:r>
      <w:r w:rsidRPr="0047465B">
        <w:rPr>
          <w:color w:val="auto"/>
          <w:sz w:val="26"/>
          <w:szCs w:val="26"/>
          <w:lang w:val="en-US"/>
        </w:rPr>
        <w:t xml:space="preserve"> Sơ đồ cách xử lí tìm kiếm đơn hàng</w:t>
      </w:r>
    </w:p>
    <w:p w14:paraId="6C2245BB" w14:textId="4D0CBA67" w:rsidR="00A61DB2" w:rsidRDefault="00A61DB2" w:rsidP="00A61DB2">
      <w:pPr>
        <w:pStyle w:val="Heading4"/>
        <w:rPr>
          <w:lang w:val="en-US"/>
        </w:rPr>
      </w:pPr>
      <w:bookmarkStart w:id="93" w:name="_Toc529744443"/>
      <w:r>
        <w:t>Đăng nhập</w:t>
      </w:r>
      <w:r>
        <w:rPr>
          <w:lang w:val="en-US"/>
        </w:rPr>
        <w:t xml:space="preserve"> hệ thống</w:t>
      </w:r>
      <w:bookmarkEnd w:id="93"/>
    </w:p>
    <w:p w14:paraId="5CB4352B" w14:textId="12A0D91C" w:rsidR="00CF3985" w:rsidRDefault="00CF3985" w:rsidP="00CF3985">
      <w:pPr>
        <w:pStyle w:val="Heading5"/>
        <w:rPr>
          <w:lang w:val="en-US"/>
        </w:rPr>
      </w:pPr>
      <w:r>
        <w:rPr>
          <w:lang w:val="en-US"/>
        </w:rPr>
        <w:t>Mục đích</w:t>
      </w:r>
    </w:p>
    <w:p w14:paraId="0B511C8B" w14:textId="18F7707D" w:rsidR="00B07F23" w:rsidRDefault="00B07F23" w:rsidP="00E4365A">
      <w:pPr>
        <w:ind w:firstLine="720"/>
        <w:rPr>
          <w:lang w:val="en-US"/>
        </w:rPr>
      </w:pPr>
      <w:r>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0BEBF5FF" w:rsidR="00B07F23" w:rsidRDefault="00B07F23" w:rsidP="00B07F23">
      <w:pPr>
        <w:ind w:firstLine="720"/>
        <w:rPr>
          <w:lang w:val="en-US"/>
        </w:rPr>
      </w:pPr>
      <w:r>
        <w:rPr>
          <w:lang w:val="en-US"/>
        </w:rPr>
        <w:t>Loại tài khoản được chia làm hai loại: Tài khoản vô danh và tài khoản đã được xác thực.</w:t>
      </w:r>
    </w:p>
    <w:p w14:paraId="7648F779" w14:textId="0E373CF8" w:rsidR="004A26FE" w:rsidRDefault="004A26FE" w:rsidP="00E4365A">
      <w:pPr>
        <w:ind w:firstLine="720"/>
        <w:rPr>
          <w:lang w:val="en-US"/>
        </w:rPr>
      </w:pPr>
      <w:r>
        <w:rPr>
          <w:lang w:val="en-US"/>
        </w:rPr>
        <w:t>Loại người dùng gồm hai loại: người dùng khách hàng (customer_type), người dùng nhận viên (staff_type).</w:t>
      </w:r>
    </w:p>
    <w:p w14:paraId="303EA976" w14:textId="057E2AD0" w:rsidR="00B07F23" w:rsidRPr="006A2C8A" w:rsidRDefault="00B07F23" w:rsidP="00E4365A">
      <w:pPr>
        <w:ind w:left="720"/>
        <w:rPr>
          <w:lang w:val="en-US"/>
        </w:rPr>
      </w:pPr>
    </w:p>
    <w:p w14:paraId="352541C2" w14:textId="6412EE59" w:rsidR="00CF3985" w:rsidRDefault="00405A7C" w:rsidP="00CF3985">
      <w:pPr>
        <w:pStyle w:val="Heading5"/>
        <w:rPr>
          <w:lang w:val="en-US"/>
        </w:rPr>
      </w:pPr>
      <w:r>
        <w:rPr>
          <w:lang w:val="en-US"/>
        </w:rPr>
        <w:t>Giao diện</w:t>
      </w:r>
    </w:p>
    <w:p w14:paraId="4CA1230C" w14:textId="1BBBC4C7" w:rsidR="00405A7C" w:rsidRPr="006A2C8A" w:rsidRDefault="00635A50" w:rsidP="00E4365A">
      <w:pPr>
        <w:rPr>
          <w:lang w:val="en-US"/>
        </w:rPr>
      </w:pPr>
      <w:r>
        <w:rPr>
          <w:noProof/>
        </w:rPr>
        <mc:AlternateContent>
          <mc:Choice Requires="wps">
            <w:drawing>
              <wp:anchor distT="0" distB="0" distL="114300" distR="114300" simplePos="0" relativeHeight="251658240" behindDoc="0" locked="0" layoutInCell="1" allowOverlap="1" wp14:anchorId="0D78D20D" wp14:editId="799E0BB9">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5D5027A2" w:rsidR="006B0307" w:rsidRPr="006A2C8A" w:rsidRDefault="006B0307" w:rsidP="00E4365A">
                            <w:pPr>
                              <w:pStyle w:val="Caption"/>
                              <w:jc w:val="center"/>
                              <w:rPr>
                                <w:noProof/>
                              </w:rPr>
                            </w:pPr>
                            <w:bookmarkStart w:id="94" w:name="_Toc529744458"/>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8</w:t>
                            </w:r>
                            <w:r w:rsidR="003B08E2">
                              <w:rPr>
                                <w:color w:val="auto"/>
                                <w:sz w:val="26"/>
                                <w:szCs w:val="26"/>
                              </w:rPr>
                              <w:fldChar w:fldCharType="end"/>
                            </w:r>
                            <w:r w:rsidRPr="00E4365A">
                              <w:rPr>
                                <w:color w:val="auto"/>
                                <w:sz w:val="26"/>
                                <w:szCs w:val="26"/>
                                <w:lang w:val="en-US"/>
                              </w:rPr>
                              <w:t>Giao diện đăng nhập trên điện thoại và trên web</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8D20D" id="Text Box 8" o:spid="_x0000_s1027" type="#_x0000_t202" style="position:absolute;left:0;text-align:left;margin-left:0;margin-top:302.9pt;width:419.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BiLQIAAGQEAAAOAAAAZHJzL2Uyb0RvYy54bWysVE1v2zAMvQ/YfxB0X5wPpOi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" stroked="f">
                <v:textbox style="mso-fit-shape-to-text:t" inset="0,0,0,0">
                  <w:txbxContent>
                    <w:p w14:paraId="4B7323F1" w14:textId="5D5027A2" w:rsidR="006B0307" w:rsidRPr="006A2C8A" w:rsidRDefault="006B0307" w:rsidP="00E4365A">
                      <w:pPr>
                        <w:pStyle w:val="Caption"/>
                        <w:jc w:val="center"/>
                        <w:rPr>
                          <w:noProof/>
                        </w:rPr>
                      </w:pPr>
                      <w:bookmarkStart w:id="95" w:name="_Toc529744458"/>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8</w:t>
                      </w:r>
                      <w:r w:rsidR="003B08E2">
                        <w:rPr>
                          <w:color w:val="auto"/>
                          <w:sz w:val="26"/>
                          <w:szCs w:val="26"/>
                        </w:rPr>
                        <w:fldChar w:fldCharType="end"/>
                      </w:r>
                      <w:r w:rsidRPr="00E4365A">
                        <w:rPr>
                          <w:color w:val="auto"/>
                          <w:sz w:val="26"/>
                          <w:szCs w:val="26"/>
                          <w:lang w:val="en-US"/>
                        </w:rPr>
                        <w:t>Giao diện đăng nhập trên điện thoại và trên web</w:t>
                      </w:r>
                      <w:bookmarkEnd w:id="95"/>
                    </w:p>
                  </w:txbxContent>
                </v:textbox>
                <w10:wrap type="topAndBottom"/>
              </v:shape>
            </w:pict>
          </mc:Fallback>
        </mc:AlternateContent>
      </w:r>
      <w:r>
        <w:rPr>
          <w:noProof/>
          <w:lang w:val="en-US"/>
        </w:rPr>
        <mc:AlternateContent>
          <mc:Choice Requires="wpg">
            <w:drawing>
              <wp:anchor distT="0" distB="0" distL="114300" distR="114300" simplePos="0" relativeHeight="251656192" behindDoc="0" locked="0" layoutInCell="1" allowOverlap="1" wp14:anchorId="1B7F4940" wp14:editId="3F34B710">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15F49980" id="Group 7" o:spid="_x0000_s1026" style="position:absolute;margin-left:0;margin-top:15.6pt;width:419.85pt;height:282.8pt;z-index:251656192;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25"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26" o:title=""/>
                </v:shape>
                <w10:wrap type="topAndBottom" anchorx="margin"/>
              </v:group>
            </w:pict>
          </mc:Fallback>
        </mc:AlternateContent>
      </w:r>
      <w:r w:rsidR="00405A7C" w:rsidRPr="00405A7C">
        <w:rPr>
          <w:noProof/>
        </w:rPr>
        <w:t xml:space="preserve"> </w:t>
      </w:r>
    </w:p>
    <w:p w14:paraId="7C9E9F2D" w14:textId="77AAE486" w:rsidR="00405A7C" w:rsidRDefault="00405A7C" w:rsidP="00405A7C">
      <w:pPr>
        <w:pStyle w:val="Heading5"/>
        <w:rPr>
          <w:lang w:val="en-US"/>
        </w:rPr>
      </w:pPr>
      <w:r w:rsidRPr="00405A7C">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14:paraId="1456FC93" w14:textId="77777777" w:rsidTr="00E4365A">
        <w:tc>
          <w:tcPr>
            <w:tcW w:w="805" w:type="dxa"/>
            <w:vAlign w:val="center"/>
          </w:tcPr>
          <w:p w14:paraId="22C62E7E" w14:textId="41C47054" w:rsidR="00635A50" w:rsidRPr="00E4365A" w:rsidRDefault="00635A50" w:rsidP="00E4365A">
            <w:pPr>
              <w:spacing w:line="360" w:lineRule="auto"/>
              <w:jc w:val="center"/>
              <w:rPr>
                <w:b/>
                <w:lang w:val="en-US"/>
              </w:rPr>
            </w:pPr>
            <w:r w:rsidRPr="00E4365A">
              <w:rPr>
                <w:b/>
                <w:lang w:val="en-US"/>
              </w:rPr>
              <w:t>STT</w:t>
            </w:r>
          </w:p>
        </w:tc>
        <w:tc>
          <w:tcPr>
            <w:tcW w:w="1980" w:type="dxa"/>
            <w:vAlign w:val="center"/>
          </w:tcPr>
          <w:p w14:paraId="27F257C4" w14:textId="5BD98C38" w:rsidR="00635A50" w:rsidRPr="00E4365A" w:rsidRDefault="00635A50" w:rsidP="00E4365A">
            <w:pPr>
              <w:spacing w:line="360" w:lineRule="auto"/>
              <w:jc w:val="center"/>
              <w:rPr>
                <w:b/>
                <w:lang w:val="en-US"/>
              </w:rPr>
            </w:pPr>
            <w:r w:rsidRPr="00E4365A">
              <w:rPr>
                <w:b/>
                <w:lang w:val="en-US"/>
              </w:rPr>
              <w:t>Loại điều khiển</w:t>
            </w:r>
          </w:p>
        </w:tc>
        <w:tc>
          <w:tcPr>
            <w:tcW w:w="2970" w:type="dxa"/>
            <w:vAlign w:val="center"/>
          </w:tcPr>
          <w:p w14:paraId="171DB254" w14:textId="1561C98F" w:rsidR="00635A50" w:rsidRPr="00E4365A" w:rsidRDefault="00635A50" w:rsidP="00E4365A">
            <w:pPr>
              <w:spacing w:line="360" w:lineRule="auto"/>
              <w:jc w:val="center"/>
              <w:rPr>
                <w:b/>
                <w:lang w:val="en-US"/>
              </w:rPr>
            </w:pPr>
            <w:r w:rsidRPr="00E4365A">
              <w:rPr>
                <w:b/>
                <w:lang w:val="en-US"/>
              </w:rPr>
              <w:t>Nội dung thực hiện</w:t>
            </w:r>
          </w:p>
        </w:tc>
        <w:tc>
          <w:tcPr>
            <w:tcW w:w="1266" w:type="dxa"/>
            <w:vAlign w:val="center"/>
          </w:tcPr>
          <w:p w14:paraId="694EF5DD" w14:textId="2E39E0CA" w:rsidR="00635A50" w:rsidRPr="00E4365A" w:rsidRDefault="00635A50" w:rsidP="00E4365A">
            <w:pPr>
              <w:spacing w:line="360" w:lineRule="auto"/>
              <w:jc w:val="center"/>
              <w:rPr>
                <w:b/>
                <w:lang w:val="en-US"/>
              </w:rPr>
            </w:pPr>
            <w:r w:rsidRPr="00E4365A">
              <w:rPr>
                <w:b/>
                <w:lang w:val="en-US"/>
              </w:rPr>
              <w:t>Giá trị mặc định</w:t>
            </w:r>
          </w:p>
        </w:tc>
        <w:tc>
          <w:tcPr>
            <w:tcW w:w="1756" w:type="dxa"/>
            <w:vAlign w:val="center"/>
          </w:tcPr>
          <w:p w14:paraId="153B05B7" w14:textId="06DEC515" w:rsidR="00635A50" w:rsidRPr="00E4365A" w:rsidRDefault="00635A50" w:rsidP="00E4365A">
            <w:pPr>
              <w:spacing w:line="360" w:lineRule="auto"/>
              <w:jc w:val="center"/>
              <w:rPr>
                <w:b/>
                <w:lang w:val="en-US"/>
              </w:rPr>
            </w:pPr>
            <w:r w:rsidRPr="00E4365A">
              <w:rPr>
                <w:b/>
                <w:lang w:val="en-US"/>
              </w:rPr>
              <w:t>Lưu ý</w:t>
            </w:r>
          </w:p>
        </w:tc>
      </w:tr>
      <w:tr w:rsidR="00635A50" w14:paraId="4E591DCE" w14:textId="77777777" w:rsidTr="00E4365A">
        <w:tc>
          <w:tcPr>
            <w:tcW w:w="805" w:type="dxa"/>
          </w:tcPr>
          <w:p w14:paraId="17C21D90" w14:textId="628C2428" w:rsidR="00635A50" w:rsidRDefault="00443B37" w:rsidP="00E4365A">
            <w:pPr>
              <w:spacing w:line="360" w:lineRule="auto"/>
              <w:jc w:val="center"/>
              <w:rPr>
                <w:lang w:val="en-US"/>
              </w:rPr>
            </w:pPr>
            <w:r>
              <w:rPr>
                <w:lang w:val="en-US"/>
              </w:rPr>
              <w:t>1</w:t>
            </w:r>
          </w:p>
        </w:tc>
        <w:tc>
          <w:tcPr>
            <w:tcW w:w="1980" w:type="dxa"/>
          </w:tcPr>
          <w:p w14:paraId="0CF4CE65" w14:textId="2015419E" w:rsidR="00635A50" w:rsidRDefault="00443B37" w:rsidP="00E4365A">
            <w:pPr>
              <w:spacing w:line="360" w:lineRule="auto"/>
              <w:rPr>
                <w:lang w:val="en-US"/>
              </w:rPr>
            </w:pPr>
            <w:r>
              <w:rPr>
                <w:lang w:val="en-US"/>
              </w:rPr>
              <w:t>inputText</w:t>
            </w:r>
          </w:p>
        </w:tc>
        <w:tc>
          <w:tcPr>
            <w:tcW w:w="2970" w:type="dxa"/>
          </w:tcPr>
          <w:p w14:paraId="269EAB32" w14:textId="2C98A1F8" w:rsidR="00635A50" w:rsidRDefault="005D2D32" w:rsidP="00E4365A">
            <w:pPr>
              <w:spacing w:line="360" w:lineRule="auto"/>
              <w:rPr>
                <w:lang w:val="en-US"/>
              </w:rPr>
            </w:pPr>
            <w:r>
              <w:rPr>
                <w:lang w:val="en-US"/>
              </w:rPr>
              <w:t>Nhập địa chỉ email</w:t>
            </w:r>
          </w:p>
        </w:tc>
        <w:tc>
          <w:tcPr>
            <w:tcW w:w="1266" w:type="dxa"/>
          </w:tcPr>
          <w:p w14:paraId="301A60FA" w14:textId="77777777" w:rsidR="00635A50" w:rsidRDefault="00635A50" w:rsidP="00E4365A">
            <w:pPr>
              <w:spacing w:line="360" w:lineRule="auto"/>
              <w:rPr>
                <w:lang w:val="en-US"/>
              </w:rPr>
            </w:pPr>
          </w:p>
        </w:tc>
        <w:tc>
          <w:tcPr>
            <w:tcW w:w="1756" w:type="dxa"/>
          </w:tcPr>
          <w:p w14:paraId="7F07190E" w14:textId="77777777" w:rsidR="00635A50" w:rsidRDefault="00635A50" w:rsidP="00E4365A">
            <w:pPr>
              <w:spacing w:line="360" w:lineRule="auto"/>
              <w:rPr>
                <w:lang w:val="en-US"/>
              </w:rPr>
            </w:pPr>
          </w:p>
        </w:tc>
      </w:tr>
      <w:tr w:rsidR="00443B37" w14:paraId="6F72BE58" w14:textId="77777777" w:rsidTr="00E4365A">
        <w:tc>
          <w:tcPr>
            <w:tcW w:w="805" w:type="dxa"/>
          </w:tcPr>
          <w:p w14:paraId="1266287B" w14:textId="3553F01E" w:rsidR="00443B37" w:rsidRDefault="00443B37" w:rsidP="00E4365A">
            <w:pPr>
              <w:spacing w:line="360" w:lineRule="auto"/>
              <w:jc w:val="center"/>
              <w:rPr>
                <w:lang w:val="en-US"/>
              </w:rPr>
            </w:pPr>
            <w:r>
              <w:rPr>
                <w:lang w:val="en-US"/>
              </w:rPr>
              <w:t>2</w:t>
            </w:r>
          </w:p>
        </w:tc>
        <w:tc>
          <w:tcPr>
            <w:tcW w:w="1980" w:type="dxa"/>
          </w:tcPr>
          <w:p w14:paraId="742BBADE" w14:textId="76BB4F89" w:rsidR="00443B37" w:rsidRDefault="00443B37" w:rsidP="00E4365A">
            <w:pPr>
              <w:spacing w:line="360" w:lineRule="auto"/>
              <w:rPr>
                <w:lang w:val="en-US"/>
              </w:rPr>
            </w:pPr>
            <w:r>
              <w:rPr>
                <w:lang w:val="en-US"/>
              </w:rPr>
              <w:t>inputText</w:t>
            </w:r>
          </w:p>
        </w:tc>
        <w:tc>
          <w:tcPr>
            <w:tcW w:w="2970" w:type="dxa"/>
          </w:tcPr>
          <w:p w14:paraId="4CACBBBA" w14:textId="7D2F95B3" w:rsidR="00443B37" w:rsidRDefault="005D2D32" w:rsidP="00E4365A">
            <w:pPr>
              <w:spacing w:line="360" w:lineRule="auto"/>
              <w:rPr>
                <w:lang w:val="en-US"/>
              </w:rPr>
            </w:pPr>
            <w:r>
              <w:rPr>
                <w:lang w:val="en-US"/>
              </w:rPr>
              <w:t>Nhập mật khẩu</w:t>
            </w:r>
          </w:p>
        </w:tc>
        <w:tc>
          <w:tcPr>
            <w:tcW w:w="1266" w:type="dxa"/>
          </w:tcPr>
          <w:p w14:paraId="19AAA9C3" w14:textId="77777777" w:rsidR="00443B37" w:rsidRDefault="00443B37" w:rsidP="00E4365A">
            <w:pPr>
              <w:spacing w:line="360" w:lineRule="auto"/>
              <w:rPr>
                <w:lang w:val="en-US"/>
              </w:rPr>
            </w:pPr>
          </w:p>
        </w:tc>
        <w:tc>
          <w:tcPr>
            <w:tcW w:w="1756" w:type="dxa"/>
          </w:tcPr>
          <w:p w14:paraId="433F537D" w14:textId="77777777" w:rsidR="00443B37" w:rsidRDefault="00443B37" w:rsidP="00E4365A">
            <w:pPr>
              <w:spacing w:line="360" w:lineRule="auto"/>
              <w:rPr>
                <w:lang w:val="en-US"/>
              </w:rPr>
            </w:pPr>
          </w:p>
        </w:tc>
      </w:tr>
      <w:tr w:rsidR="00443B37" w14:paraId="7603998A" w14:textId="77777777" w:rsidTr="00E4365A">
        <w:tc>
          <w:tcPr>
            <w:tcW w:w="805" w:type="dxa"/>
          </w:tcPr>
          <w:p w14:paraId="575BDB53" w14:textId="702F83B7" w:rsidR="00443B37" w:rsidRDefault="00443B37" w:rsidP="00E4365A">
            <w:pPr>
              <w:spacing w:line="360" w:lineRule="auto"/>
              <w:jc w:val="center"/>
              <w:rPr>
                <w:lang w:val="en-US"/>
              </w:rPr>
            </w:pPr>
            <w:r>
              <w:rPr>
                <w:lang w:val="en-US"/>
              </w:rPr>
              <w:t>3</w:t>
            </w:r>
          </w:p>
        </w:tc>
        <w:tc>
          <w:tcPr>
            <w:tcW w:w="1980" w:type="dxa"/>
          </w:tcPr>
          <w:p w14:paraId="79F9F589" w14:textId="414F7F81" w:rsidR="00443B37" w:rsidRDefault="00443B37" w:rsidP="00E4365A">
            <w:pPr>
              <w:spacing w:line="360" w:lineRule="auto"/>
              <w:rPr>
                <w:lang w:val="en-US"/>
              </w:rPr>
            </w:pPr>
            <w:r>
              <w:rPr>
                <w:lang w:val="en-US"/>
              </w:rPr>
              <w:t>button</w:t>
            </w:r>
          </w:p>
        </w:tc>
        <w:tc>
          <w:tcPr>
            <w:tcW w:w="2970" w:type="dxa"/>
          </w:tcPr>
          <w:p w14:paraId="054D88AD" w14:textId="60FF05EA" w:rsidR="00443B37" w:rsidRDefault="005D2D32" w:rsidP="00E4365A">
            <w:pPr>
              <w:spacing w:line="360" w:lineRule="auto"/>
              <w:rPr>
                <w:lang w:val="en-US"/>
              </w:rPr>
            </w:pPr>
            <w:r>
              <w:rPr>
                <w:lang w:val="en-US"/>
              </w:rPr>
              <w:t>Đăng nhập</w:t>
            </w:r>
          </w:p>
        </w:tc>
        <w:tc>
          <w:tcPr>
            <w:tcW w:w="1266" w:type="dxa"/>
          </w:tcPr>
          <w:p w14:paraId="0A810ABA" w14:textId="77777777" w:rsidR="00443B37" w:rsidRDefault="00443B37" w:rsidP="00E4365A">
            <w:pPr>
              <w:spacing w:line="360" w:lineRule="auto"/>
              <w:rPr>
                <w:lang w:val="en-US"/>
              </w:rPr>
            </w:pPr>
          </w:p>
        </w:tc>
        <w:tc>
          <w:tcPr>
            <w:tcW w:w="1756" w:type="dxa"/>
          </w:tcPr>
          <w:p w14:paraId="138525B0" w14:textId="77777777" w:rsidR="00443B37" w:rsidRDefault="00443B37" w:rsidP="00E4365A">
            <w:pPr>
              <w:spacing w:line="360" w:lineRule="auto"/>
              <w:rPr>
                <w:lang w:val="en-US"/>
              </w:rPr>
            </w:pPr>
          </w:p>
        </w:tc>
      </w:tr>
    </w:tbl>
    <w:p w14:paraId="720DECDA" w14:textId="77777777" w:rsidR="00635A50" w:rsidRPr="006A2C8A" w:rsidRDefault="00635A50" w:rsidP="00E4365A">
      <w:pPr>
        <w:rPr>
          <w:lang w:val="en-US"/>
        </w:rPr>
      </w:pPr>
    </w:p>
    <w:p w14:paraId="240F99B1" w14:textId="3292BCE6" w:rsidR="00405A7C" w:rsidRDefault="00405A7C" w:rsidP="00405A7C">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14:paraId="012FC871" w14:textId="77777777" w:rsidTr="00E4365A">
        <w:tc>
          <w:tcPr>
            <w:tcW w:w="805" w:type="dxa"/>
            <w:vMerge w:val="restart"/>
            <w:vAlign w:val="center"/>
          </w:tcPr>
          <w:p w14:paraId="5B475C45" w14:textId="1175652D" w:rsidR="00D3718D" w:rsidRPr="00E4365A" w:rsidRDefault="00D3718D" w:rsidP="00E4365A">
            <w:pPr>
              <w:spacing w:line="360" w:lineRule="auto"/>
              <w:jc w:val="center"/>
              <w:rPr>
                <w:b/>
                <w:lang w:val="en-US"/>
              </w:rPr>
            </w:pPr>
            <w:r w:rsidRPr="00E4365A">
              <w:rPr>
                <w:b/>
                <w:lang w:val="en-US"/>
              </w:rPr>
              <w:t>STT</w:t>
            </w:r>
          </w:p>
        </w:tc>
        <w:tc>
          <w:tcPr>
            <w:tcW w:w="2120" w:type="dxa"/>
            <w:vMerge w:val="restart"/>
            <w:vAlign w:val="center"/>
          </w:tcPr>
          <w:p w14:paraId="5703658E" w14:textId="77777777" w:rsidR="00D3718D" w:rsidRPr="00E4365A" w:rsidRDefault="00D3718D" w:rsidP="00E4365A">
            <w:pPr>
              <w:spacing w:line="360" w:lineRule="auto"/>
              <w:jc w:val="center"/>
              <w:rPr>
                <w:b/>
                <w:lang w:val="en-US"/>
              </w:rPr>
            </w:pPr>
            <w:r w:rsidRPr="00E4365A">
              <w:rPr>
                <w:b/>
                <w:lang w:val="en-US"/>
              </w:rPr>
              <w:t>Tên bảng/</w:t>
            </w:r>
          </w:p>
          <w:p w14:paraId="5BABB39B" w14:textId="57D70C5E" w:rsidR="00D3718D" w:rsidRPr="00E4365A" w:rsidRDefault="00D3718D" w:rsidP="00E4365A">
            <w:pPr>
              <w:spacing w:line="360" w:lineRule="auto"/>
              <w:jc w:val="center"/>
              <w:rPr>
                <w:b/>
                <w:lang w:val="en-US"/>
              </w:rPr>
            </w:pPr>
            <w:r w:rsidRPr="00E4365A">
              <w:rPr>
                <w:b/>
                <w:lang w:val="en-US"/>
              </w:rPr>
              <w:t>Cấu tr</w:t>
            </w:r>
            <w:r w:rsidR="00755C63">
              <w:rPr>
                <w:b/>
                <w:lang w:val="en-US"/>
              </w:rPr>
              <w:t>ú</w:t>
            </w:r>
            <w:r w:rsidRPr="00E4365A">
              <w:rPr>
                <w:b/>
                <w:lang w:val="en-US"/>
              </w:rPr>
              <w:t>c dữ liệu</w:t>
            </w:r>
          </w:p>
        </w:tc>
        <w:tc>
          <w:tcPr>
            <w:tcW w:w="5852" w:type="dxa"/>
            <w:gridSpan w:val="4"/>
            <w:vAlign w:val="center"/>
          </w:tcPr>
          <w:p w14:paraId="2CEFA8E9" w14:textId="69D6F63D" w:rsidR="00D3718D" w:rsidRPr="00E4365A" w:rsidRDefault="00D3718D" w:rsidP="00E4365A">
            <w:pPr>
              <w:spacing w:line="360" w:lineRule="auto"/>
              <w:jc w:val="center"/>
              <w:rPr>
                <w:b/>
                <w:lang w:val="en-US"/>
              </w:rPr>
            </w:pPr>
            <w:r w:rsidRPr="00E4365A">
              <w:rPr>
                <w:b/>
                <w:lang w:val="en-US"/>
              </w:rPr>
              <w:t>Phương thức</w:t>
            </w:r>
          </w:p>
        </w:tc>
      </w:tr>
      <w:tr w:rsidR="00D3718D" w14:paraId="2F72B8C5" w14:textId="77777777" w:rsidTr="00E4365A">
        <w:tc>
          <w:tcPr>
            <w:tcW w:w="805" w:type="dxa"/>
            <w:vMerge/>
            <w:vAlign w:val="center"/>
          </w:tcPr>
          <w:p w14:paraId="212949B4" w14:textId="77777777" w:rsidR="00D3718D" w:rsidRPr="00E4365A" w:rsidRDefault="00D3718D" w:rsidP="00E4365A">
            <w:pPr>
              <w:spacing w:line="360" w:lineRule="auto"/>
              <w:jc w:val="center"/>
              <w:rPr>
                <w:b/>
                <w:lang w:val="en-US"/>
              </w:rPr>
            </w:pPr>
          </w:p>
        </w:tc>
        <w:tc>
          <w:tcPr>
            <w:tcW w:w="2120" w:type="dxa"/>
            <w:vMerge/>
            <w:vAlign w:val="center"/>
          </w:tcPr>
          <w:p w14:paraId="47FD5023" w14:textId="77777777" w:rsidR="00D3718D" w:rsidRPr="00E4365A" w:rsidRDefault="00D3718D" w:rsidP="00E4365A">
            <w:pPr>
              <w:spacing w:line="360" w:lineRule="auto"/>
              <w:jc w:val="center"/>
              <w:rPr>
                <w:b/>
                <w:lang w:val="en-US"/>
              </w:rPr>
            </w:pPr>
          </w:p>
        </w:tc>
        <w:tc>
          <w:tcPr>
            <w:tcW w:w="1463" w:type="dxa"/>
            <w:vAlign w:val="center"/>
          </w:tcPr>
          <w:p w14:paraId="5BF83A93" w14:textId="7F619BB1" w:rsidR="00D3718D" w:rsidRPr="00E4365A" w:rsidRDefault="00D3718D" w:rsidP="00E4365A">
            <w:pPr>
              <w:spacing w:line="360" w:lineRule="auto"/>
              <w:jc w:val="center"/>
              <w:rPr>
                <w:b/>
                <w:lang w:val="en-US"/>
              </w:rPr>
            </w:pPr>
            <w:r w:rsidRPr="00E4365A">
              <w:rPr>
                <w:b/>
                <w:lang w:val="en-US"/>
              </w:rPr>
              <w:t>Thêm</w:t>
            </w:r>
          </w:p>
        </w:tc>
        <w:tc>
          <w:tcPr>
            <w:tcW w:w="1463" w:type="dxa"/>
            <w:vAlign w:val="center"/>
          </w:tcPr>
          <w:p w14:paraId="5CEBF21E" w14:textId="79E4FC9A" w:rsidR="00D3718D" w:rsidRPr="00E4365A" w:rsidRDefault="00D3718D" w:rsidP="00E4365A">
            <w:pPr>
              <w:spacing w:line="360" w:lineRule="auto"/>
              <w:jc w:val="center"/>
              <w:rPr>
                <w:b/>
                <w:lang w:val="en-US"/>
              </w:rPr>
            </w:pPr>
            <w:r w:rsidRPr="00E4365A">
              <w:rPr>
                <w:b/>
                <w:lang w:val="en-US"/>
              </w:rPr>
              <w:t>Sửa</w:t>
            </w:r>
          </w:p>
        </w:tc>
        <w:tc>
          <w:tcPr>
            <w:tcW w:w="1463" w:type="dxa"/>
            <w:vAlign w:val="center"/>
          </w:tcPr>
          <w:p w14:paraId="62B44522" w14:textId="2A654DAD" w:rsidR="00D3718D" w:rsidRPr="00E4365A" w:rsidRDefault="00D3718D" w:rsidP="00E4365A">
            <w:pPr>
              <w:spacing w:line="360" w:lineRule="auto"/>
              <w:jc w:val="center"/>
              <w:rPr>
                <w:b/>
                <w:lang w:val="en-US"/>
              </w:rPr>
            </w:pPr>
            <w:r w:rsidRPr="00E4365A">
              <w:rPr>
                <w:b/>
                <w:lang w:val="en-US"/>
              </w:rPr>
              <w:t>Xóa</w:t>
            </w:r>
          </w:p>
        </w:tc>
        <w:tc>
          <w:tcPr>
            <w:tcW w:w="1463" w:type="dxa"/>
            <w:vAlign w:val="center"/>
          </w:tcPr>
          <w:p w14:paraId="38CD1A32" w14:textId="1296246B" w:rsidR="00D3718D" w:rsidRPr="00E4365A" w:rsidRDefault="00D3718D" w:rsidP="00E4365A">
            <w:pPr>
              <w:spacing w:line="360" w:lineRule="auto"/>
              <w:jc w:val="center"/>
              <w:rPr>
                <w:b/>
                <w:lang w:val="en-US"/>
              </w:rPr>
            </w:pPr>
            <w:r w:rsidRPr="00E4365A">
              <w:rPr>
                <w:b/>
                <w:lang w:val="en-US"/>
              </w:rPr>
              <w:t>Truy vấn</w:t>
            </w:r>
          </w:p>
        </w:tc>
      </w:tr>
      <w:tr w:rsidR="00D3718D" w14:paraId="6ABA1252" w14:textId="77777777" w:rsidTr="00E4365A">
        <w:tc>
          <w:tcPr>
            <w:tcW w:w="805" w:type="dxa"/>
          </w:tcPr>
          <w:p w14:paraId="5F2737C7" w14:textId="3EA0470E" w:rsidR="00D3718D" w:rsidRDefault="00D3718D" w:rsidP="00E4365A">
            <w:pPr>
              <w:spacing w:line="360" w:lineRule="auto"/>
              <w:jc w:val="center"/>
              <w:rPr>
                <w:lang w:val="en-US"/>
              </w:rPr>
            </w:pPr>
            <w:r>
              <w:rPr>
                <w:lang w:val="en-US"/>
              </w:rPr>
              <w:t>1</w:t>
            </w:r>
          </w:p>
        </w:tc>
        <w:tc>
          <w:tcPr>
            <w:tcW w:w="2120" w:type="dxa"/>
          </w:tcPr>
          <w:p w14:paraId="7E93C1CE" w14:textId="6E6E9F2B" w:rsidR="00D3718D" w:rsidRDefault="00D3718D" w:rsidP="00E4365A">
            <w:pPr>
              <w:spacing w:line="360" w:lineRule="auto"/>
              <w:rPr>
                <w:lang w:val="en-US"/>
              </w:rPr>
            </w:pPr>
            <w:r>
              <w:rPr>
                <w:lang w:val="en-US"/>
              </w:rPr>
              <w:t>user</w:t>
            </w:r>
          </w:p>
        </w:tc>
        <w:tc>
          <w:tcPr>
            <w:tcW w:w="1463" w:type="dxa"/>
          </w:tcPr>
          <w:p w14:paraId="057EE6FD" w14:textId="77777777" w:rsidR="00D3718D" w:rsidRDefault="00D3718D" w:rsidP="00E4365A">
            <w:pPr>
              <w:spacing w:line="360" w:lineRule="auto"/>
              <w:jc w:val="center"/>
              <w:rPr>
                <w:lang w:val="en-US"/>
              </w:rPr>
            </w:pPr>
          </w:p>
        </w:tc>
        <w:tc>
          <w:tcPr>
            <w:tcW w:w="1463" w:type="dxa"/>
          </w:tcPr>
          <w:p w14:paraId="707021CB" w14:textId="77777777" w:rsidR="00D3718D" w:rsidRDefault="00D3718D" w:rsidP="00E4365A">
            <w:pPr>
              <w:spacing w:line="360" w:lineRule="auto"/>
              <w:jc w:val="center"/>
              <w:rPr>
                <w:lang w:val="en-US"/>
              </w:rPr>
            </w:pPr>
          </w:p>
        </w:tc>
        <w:tc>
          <w:tcPr>
            <w:tcW w:w="1463" w:type="dxa"/>
          </w:tcPr>
          <w:p w14:paraId="18CD5731" w14:textId="77777777" w:rsidR="00D3718D" w:rsidRDefault="00D3718D" w:rsidP="00E4365A">
            <w:pPr>
              <w:spacing w:line="360" w:lineRule="auto"/>
              <w:jc w:val="center"/>
              <w:rPr>
                <w:lang w:val="en-US"/>
              </w:rPr>
            </w:pPr>
          </w:p>
        </w:tc>
        <w:tc>
          <w:tcPr>
            <w:tcW w:w="1463" w:type="dxa"/>
          </w:tcPr>
          <w:p w14:paraId="1896C2C1" w14:textId="0C44E69D" w:rsidR="00D3718D" w:rsidRDefault="00D3718D" w:rsidP="00E4365A">
            <w:pPr>
              <w:jc w:val="center"/>
              <w:rPr>
                <w:lang w:val="en-US"/>
              </w:rPr>
            </w:pPr>
            <w:r>
              <w:rPr>
                <w:lang w:val="en-US"/>
              </w:rPr>
              <w:t>X</w:t>
            </w:r>
          </w:p>
        </w:tc>
      </w:tr>
      <w:tr w:rsidR="00D3718D" w14:paraId="12A95A41" w14:textId="77777777" w:rsidTr="00E4365A">
        <w:tc>
          <w:tcPr>
            <w:tcW w:w="805" w:type="dxa"/>
          </w:tcPr>
          <w:p w14:paraId="7F5DB412" w14:textId="25D2BBD4" w:rsidR="00D3718D" w:rsidRDefault="00D3718D" w:rsidP="00E4365A">
            <w:pPr>
              <w:spacing w:line="360" w:lineRule="auto"/>
              <w:jc w:val="center"/>
              <w:rPr>
                <w:lang w:val="en-US"/>
              </w:rPr>
            </w:pPr>
            <w:r>
              <w:rPr>
                <w:lang w:val="en-US"/>
              </w:rPr>
              <w:t>2</w:t>
            </w:r>
          </w:p>
        </w:tc>
        <w:tc>
          <w:tcPr>
            <w:tcW w:w="2120" w:type="dxa"/>
          </w:tcPr>
          <w:p w14:paraId="48D2000A" w14:textId="2AAEA3C8" w:rsidR="00D3718D" w:rsidRDefault="00D3718D" w:rsidP="00E4365A">
            <w:pPr>
              <w:spacing w:line="360" w:lineRule="auto"/>
              <w:rPr>
                <w:lang w:val="en-US"/>
              </w:rPr>
            </w:pPr>
            <w:r>
              <w:rPr>
                <w:lang w:val="en-US"/>
              </w:rPr>
              <w:t>customer</w:t>
            </w:r>
          </w:p>
        </w:tc>
        <w:tc>
          <w:tcPr>
            <w:tcW w:w="1463" w:type="dxa"/>
          </w:tcPr>
          <w:p w14:paraId="3B584FE2" w14:textId="77777777" w:rsidR="00D3718D" w:rsidRDefault="00D3718D" w:rsidP="00E4365A">
            <w:pPr>
              <w:spacing w:line="360" w:lineRule="auto"/>
              <w:jc w:val="center"/>
              <w:rPr>
                <w:lang w:val="en-US"/>
              </w:rPr>
            </w:pPr>
          </w:p>
        </w:tc>
        <w:tc>
          <w:tcPr>
            <w:tcW w:w="1463" w:type="dxa"/>
          </w:tcPr>
          <w:p w14:paraId="45FD592F" w14:textId="77777777" w:rsidR="00D3718D" w:rsidRDefault="00D3718D" w:rsidP="00E4365A">
            <w:pPr>
              <w:spacing w:line="360" w:lineRule="auto"/>
              <w:jc w:val="center"/>
              <w:rPr>
                <w:lang w:val="en-US"/>
              </w:rPr>
            </w:pPr>
          </w:p>
        </w:tc>
        <w:tc>
          <w:tcPr>
            <w:tcW w:w="1463" w:type="dxa"/>
          </w:tcPr>
          <w:p w14:paraId="23532FE0" w14:textId="77777777" w:rsidR="00D3718D" w:rsidRDefault="00D3718D" w:rsidP="00E4365A">
            <w:pPr>
              <w:spacing w:line="360" w:lineRule="auto"/>
              <w:jc w:val="center"/>
              <w:rPr>
                <w:lang w:val="en-US"/>
              </w:rPr>
            </w:pPr>
          </w:p>
        </w:tc>
        <w:tc>
          <w:tcPr>
            <w:tcW w:w="1463" w:type="dxa"/>
          </w:tcPr>
          <w:p w14:paraId="49606902" w14:textId="63D6FD39" w:rsidR="00D3718D" w:rsidRDefault="00D3718D" w:rsidP="00E4365A">
            <w:pPr>
              <w:jc w:val="center"/>
              <w:rPr>
                <w:lang w:val="en-US"/>
              </w:rPr>
            </w:pPr>
            <w:r>
              <w:rPr>
                <w:lang w:val="en-US"/>
              </w:rPr>
              <w:t>X</w:t>
            </w:r>
          </w:p>
        </w:tc>
      </w:tr>
      <w:tr w:rsidR="00D3718D" w14:paraId="24614304" w14:textId="77777777" w:rsidTr="00D3718D">
        <w:tc>
          <w:tcPr>
            <w:tcW w:w="805" w:type="dxa"/>
          </w:tcPr>
          <w:p w14:paraId="11AC8182" w14:textId="4254C1AD" w:rsidR="00D3718D" w:rsidRDefault="00D3718D" w:rsidP="00E4365A">
            <w:pPr>
              <w:spacing w:line="360" w:lineRule="auto"/>
              <w:jc w:val="center"/>
              <w:rPr>
                <w:lang w:val="en-US"/>
              </w:rPr>
            </w:pPr>
            <w:r>
              <w:rPr>
                <w:lang w:val="en-US"/>
              </w:rPr>
              <w:t>3</w:t>
            </w:r>
          </w:p>
        </w:tc>
        <w:tc>
          <w:tcPr>
            <w:tcW w:w="2120" w:type="dxa"/>
          </w:tcPr>
          <w:p w14:paraId="21F115D2" w14:textId="498B8D71" w:rsidR="00D3718D" w:rsidRDefault="00D3718D" w:rsidP="00E4365A">
            <w:pPr>
              <w:spacing w:line="360" w:lineRule="auto"/>
              <w:rPr>
                <w:lang w:val="en-US"/>
              </w:rPr>
            </w:pPr>
            <w:r>
              <w:rPr>
                <w:lang w:val="en-US"/>
              </w:rPr>
              <w:t>staff</w:t>
            </w:r>
          </w:p>
        </w:tc>
        <w:tc>
          <w:tcPr>
            <w:tcW w:w="1463" w:type="dxa"/>
          </w:tcPr>
          <w:p w14:paraId="38DED89B" w14:textId="77777777" w:rsidR="00D3718D" w:rsidRDefault="00D3718D" w:rsidP="00E4365A">
            <w:pPr>
              <w:spacing w:line="360" w:lineRule="auto"/>
              <w:jc w:val="center"/>
              <w:rPr>
                <w:lang w:val="en-US"/>
              </w:rPr>
            </w:pPr>
          </w:p>
        </w:tc>
        <w:tc>
          <w:tcPr>
            <w:tcW w:w="1463" w:type="dxa"/>
          </w:tcPr>
          <w:p w14:paraId="58287871" w14:textId="77777777" w:rsidR="00D3718D" w:rsidRDefault="00D3718D" w:rsidP="00E4365A">
            <w:pPr>
              <w:spacing w:line="360" w:lineRule="auto"/>
              <w:jc w:val="center"/>
              <w:rPr>
                <w:lang w:val="en-US"/>
              </w:rPr>
            </w:pPr>
          </w:p>
        </w:tc>
        <w:tc>
          <w:tcPr>
            <w:tcW w:w="1463" w:type="dxa"/>
          </w:tcPr>
          <w:p w14:paraId="23A1617E" w14:textId="77777777" w:rsidR="00D3718D" w:rsidRDefault="00D3718D" w:rsidP="00E4365A">
            <w:pPr>
              <w:spacing w:line="360" w:lineRule="auto"/>
              <w:jc w:val="center"/>
              <w:rPr>
                <w:lang w:val="en-US"/>
              </w:rPr>
            </w:pPr>
          </w:p>
        </w:tc>
        <w:tc>
          <w:tcPr>
            <w:tcW w:w="1463" w:type="dxa"/>
          </w:tcPr>
          <w:p w14:paraId="0125DB78" w14:textId="49BD6AC5" w:rsidR="00D3718D" w:rsidRDefault="00D3718D" w:rsidP="00E4365A">
            <w:pPr>
              <w:jc w:val="center"/>
              <w:rPr>
                <w:lang w:val="en-US"/>
              </w:rPr>
            </w:pPr>
            <w:r>
              <w:rPr>
                <w:lang w:val="en-US"/>
              </w:rPr>
              <w:t>X</w:t>
            </w:r>
          </w:p>
        </w:tc>
      </w:tr>
      <w:tr w:rsidR="00D3718D" w14:paraId="51BC0CDE" w14:textId="77777777" w:rsidTr="00D3718D">
        <w:tc>
          <w:tcPr>
            <w:tcW w:w="805" w:type="dxa"/>
          </w:tcPr>
          <w:p w14:paraId="57CD55CF" w14:textId="3646729F" w:rsidR="00D3718D" w:rsidRDefault="00D3718D" w:rsidP="00E4365A">
            <w:pPr>
              <w:spacing w:line="360" w:lineRule="auto"/>
              <w:jc w:val="center"/>
              <w:rPr>
                <w:lang w:val="en-US"/>
              </w:rPr>
            </w:pPr>
            <w:r>
              <w:rPr>
                <w:lang w:val="en-US"/>
              </w:rPr>
              <w:t>4</w:t>
            </w:r>
          </w:p>
        </w:tc>
        <w:tc>
          <w:tcPr>
            <w:tcW w:w="2120" w:type="dxa"/>
          </w:tcPr>
          <w:p w14:paraId="7B61D072" w14:textId="03AF129C" w:rsidR="00D3718D" w:rsidRDefault="00D3718D" w:rsidP="00E4365A">
            <w:pPr>
              <w:spacing w:line="360" w:lineRule="auto"/>
              <w:rPr>
                <w:lang w:val="en-US"/>
              </w:rPr>
            </w:pPr>
            <w:r>
              <w:rPr>
                <w:lang w:val="en-US"/>
              </w:rPr>
              <w:t>staff_type</w:t>
            </w:r>
          </w:p>
        </w:tc>
        <w:tc>
          <w:tcPr>
            <w:tcW w:w="1463" w:type="dxa"/>
          </w:tcPr>
          <w:p w14:paraId="728694FB" w14:textId="77777777" w:rsidR="00D3718D" w:rsidRDefault="00D3718D" w:rsidP="00E4365A">
            <w:pPr>
              <w:spacing w:line="360" w:lineRule="auto"/>
              <w:jc w:val="center"/>
              <w:rPr>
                <w:lang w:val="en-US"/>
              </w:rPr>
            </w:pPr>
          </w:p>
        </w:tc>
        <w:tc>
          <w:tcPr>
            <w:tcW w:w="1463" w:type="dxa"/>
          </w:tcPr>
          <w:p w14:paraId="300E4CDB" w14:textId="77777777" w:rsidR="00D3718D" w:rsidRDefault="00D3718D" w:rsidP="00E4365A">
            <w:pPr>
              <w:spacing w:line="360" w:lineRule="auto"/>
              <w:jc w:val="center"/>
              <w:rPr>
                <w:lang w:val="en-US"/>
              </w:rPr>
            </w:pPr>
          </w:p>
        </w:tc>
        <w:tc>
          <w:tcPr>
            <w:tcW w:w="1463" w:type="dxa"/>
          </w:tcPr>
          <w:p w14:paraId="2FA74826" w14:textId="77777777" w:rsidR="00D3718D" w:rsidRDefault="00D3718D" w:rsidP="00E4365A">
            <w:pPr>
              <w:spacing w:line="360" w:lineRule="auto"/>
              <w:jc w:val="center"/>
              <w:rPr>
                <w:lang w:val="en-US"/>
              </w:rPr>
            </w:pPr>
          </w:p>
        </w:tc>
        <w:tc>
          <w:tcPr>
            <w:tcW w:w="1463" w:type="dxa"/>
          </w:tcPr>
          <w:p w14:paraId="3F87A46F" w14:textId="02B5D319" w:rsidR="00D3718D" w:rsidRDefault="00D3718D" w:rsidP="00E4365A">
            <w:pPr>
              <w:jc w:val="center"/>
              <w:rPr>
                <w:lang w:val="en-US"/>
              </w:rPr>
            </w:pPr>
            <w:r>
              <w:rPr>
                <w:lang w:val="en-US"/>
              </w:rPr>
              <w:t>X</w:t>
            </w:r>
          </w:p>
        </w:tc>
      </w:tr>
    </w:tbl>
    <w:p w14:paraId="38C9CA11" w14:textId="44C63D42" w:rsidR="00405A7C" w:rsidRDefault="00405A7C" w:rsidP="00E114E4">
      <w:pPr>
        <w:pStyle w:val="Heading5"/>
        <w:rPr>
          <w:lang w:val="en-US"/>
        </w:rPr>
      </w:pPr>
      <w:r>
        <w:rPr>
          <w:lang w:val="en-US"/>
        </w:rPr>
        <w:t>Cách xử lí</w:t>
      </w:r>
    </w:p>
    <w:p w14:paraId="12DA4868" w14:textId="08A80EFF" w:rsidR="00744A90" w:rsidRDefault="008F226C" w:rsidP="00E4365A">
      <w:pPr>
        <w:keepNext/>
        <w:jc w:val="center"/>
      </w:pPr>
      <w:r w:rsidRPr="008F226C">
        <w:rPr>
          <w:noProof/>
          <w:lang w:val="en-US"/>
        </w:rPr>
        <w:drawing>
          <wp:inline distT="0" distB="0" distL="0" distR="0" wp14:anchorId="7BBF50E8" wp14:editId="6D57068A">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8F226C">
        <w:rPr>
          <w:noProof/>
          <w:lang w:val="en-US"/>
        </w:rPr>
        <w:t xml:space="preserve"> </w:t>
      </w:r>
    </w:p>
    <w:p w14:paraId="0428E027" w14:textId="196004AE" w:rsidR="00744A90" w:rsidRPr="006A2C8A" w:rsidRDefault="00744A90" w:rsidP="00E4365A">
      <w:pPr>
        <w:pStyle w:val="Caption"/>
        <w:jc w:val="center"/>
        <w:rPr>
          <w:lang w:val="en-US"/>
        </w:rPr>
      </w:pPr>
      <w:bookmarkStart w:id="96" w:name="_Toc529744459"/>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9</w:t>
      </w:r>
      <w:r w:rsidR="003B08E2">
        <w:rPr>
          <w:color w:val="auto"/>
          <w:sz w:val="26"/>
          <w:szCs w:val="26"/>
        </w:rPr>
        <w:fldChar w:fldCharType="end"/>
      </w:r>
      <w:r w:rsidRPr="00E4365A">
        <w:rPr>
          <w:color w:val="auto"/>
          <w:sz w:val="26"/>
          <w:szCs w:val="26"/>
          <w:lang w:val="en-US"/>
        </w:rPr>
        <w:t xml:space="preserve"> Sơ đồ xử lí đăng nhập</w:t>
      </w:r>
      <w:bookmarkEnd w:id="96"/>
    </w:p>
    <w:p w14:paraId="0AD7EF50" w14:textId="77777777" w:rsidR="00E114E4" w:rsidRPr="006A2C8A" w:rsidRDefault="00E114E4" w:rsidP="00E4365A">
      <w:pPr>
        <w:rPr>
          <w:lang w:val="en-US"/>
        </w:rPr>
      </w:pPr>
    </w:p>
    <w:p w14:paraId="44D29F39" w14:textId="1BC24A39" w:rsidR="00A61DB2" w:rsidRDefault="00A61DB2" w:rsidP="00A61DB2">
      <w:pPr>
        <w:pStyle w:val="Heading4"/>
      </w:pPr>
      <w:bookmarkStart w:id="97" w:name="_Toc529744444"/>
      <w:r>
        <w:rPr>
          <w:lang w:val="en-US"/>
        </w:rPr>
        <w:t>Đ</w:t>
      </w:r>
      <w:r>
        <w:t>ăng xuất hệ thống</w:t>
      </w:r>
      <w:bookmarkEnd w:id="97"/>
    </w:p>
    <w:p w14:paraId="07A63252" w14:textId="35C81D95" w:rsidR="003D3E6A" w:rsidRDefault="003D3E6A" w:rsidP="003D3E6A">
      <w:pPr>
        <w:pStyle w:val="Heading5"/>
        <w:rPr>
          <w:lang w:val="en-US"/>
        </w:rPr>
      </w:pPr>
      <w:r>
        <w:rPr>
          <w:lang w:val="en-US"/>
        </w:rPr>
        <w:t>Mục đích</w:t>
      </w:r>
    </w:p>
    <w:p w14:paraId="6279BE24" w14:textId="2A993C60" w:rsidR="0070756E" w:rsidRPr="00D3179D" w:rsidRDefault="0070756E" w:rsidP="00D3179D">
      <w:pPr>
        <w:pStyle w:val="Heading5"/>
        <w:rPr>
          <w:lang w:val="en-US"/>
        </w:rPr>
      </w:pPr>
      <w:r>
        <w:rPr>
          <w:noProof/>
        </w:rPr>
        <mc:AlternateContent>
          <mc:Choice Requires="wps">
            <w:drawing>
              <wp:anchor distT="0" distB="0" distL="114300" distR="114300" simplePos="0" relativeHeight="251665408" behindDoc="0" locked="0" layoutInCell="1" allowOverlap="1" wp14:anchorId="0E6B47CE" wp14:editId="44C54A27">
                <wp:simplePos x="0" y="0"/>
                <wp:positionH relativeFrom="column">
                  <wp:posOffset>-3175</wp:posOffset>
                </wp:positionH>
                <wp:positionV relativeFrom="paragraph">
                  <wp:posOffset>4845685</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1952952C" w:rsidR="006B0307" w:rsidRPr="00E4365A" w:rsidRDefault="006B0307" w:rsidP="00E4365A">
                            <w:pPr>
                              <w:pStyle w:val="Caption"/>
                              <w:jc w:val="center"/>
                              <w:rPr>
                                <w:b/>
                                <w:noProof/>
                                <w:color w:val="auto"/>
                                <w:sz w:val="26"/>
                                <w:szCs w:val="26"/>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10</w:t>
                            </w:r>
                            <w:r w:rsidR="003B08E2">
                              <w:rPr>
                                <w:color w:val="auto"/>
                                <w:sz w:val="26"/>
                                <w:szCs w:val="26"/>
                              </w:rPr>
                              <w:fldChar w:fldCharType="end"/>
                            </w:r>
                            <w:r w:rsidRPr="00E4365A">
                              <w:rPr>
                                <w:color w:val="auto"/>
                                <w:sz w:val="26"/>
                                <w:szCs w:val="26"/>
                                <w:lang w:val="en-US"/>
                              </w:rPr>
                              <w:t xml:space="preserve"> Giao diện xử lí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47CE" id="Text Box 16" o:spid="_x0000_s1028" type="#_x0000_t202" style="position:absolute;left:0;text-align:left;margin-left:-.25pt;margin-top:381.55pt;width:4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qMLg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" stroked="f">
                <v:textbox style="mso-fit-shape-to-text:t" inset="0,0,0,0">
                  <w:txbxContent>
                    <w:p w14:paraId="0DC24B9C" w14:textId="1952952C" w:rsidR="006B0307" w:rsidRPr="00E4365A" w:rsidRDefault="006B0307" w:rsidP="00E4365A">
                      <w:pPr>
                        <w:pStyle w:val="Caption"/>
                        <w:jc w:val="center"/>
                        <w:rPr>
                          <w:b/>
                          <w:noProof/>
                          <w:color w:val="auto"/>
                          <w:sz w:val="26"/>
                          <w:szCs w:val="26"/>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10</w:t>
                      </w:r>
                      <w:r w:rsidR="003B08E2">
                        <w:rPr>
                          <w:color w:val="auto"/>
                          <w:sz w:val="26"/>
                          <w:szCs w:val="26"/>
                        </w:rPr>
                        <w:fldChar w:fldCharType="end"/>
                      </w:r>
                      <w:r w:rsidRPr="00E4365A">
                        <w:rPr>
                          <w:color w:val="auto"/>
                          <w:sz w:val="26"/>
                          <w:szCs w:val="26"/>
                          <w:lang w:val="en-US"/>
                        </w:rPr>
                        <w:t xml:space="preserve"> Giao diện xử lí đăng xuất</w:t>
                      </w:r>
                    </w:p>
                  </w:txbxContent>
                </v:textbox>
                <w10:wrap type="topAndBottom"/>
              </v:shape>
            </w:pict>
          </mc:Fallback>
        </mc:AlternateContent>
      </w:r>
      <w:r>
        <w:rPr>
          <w:noProof/>
          <w:lang w:val="en-US"/>
        </w:rPr>
        <mc:AlternateContent>
          <mc:Choice Requires="wpg">
            <w:drawing>
              <wp:anchor distT="0" distB="0" distL="114300" distR="114300" simplePos="0" relativeHeight="251663360" behindDoc="0" locked="0" layoutInCell="1" allowOverlap="1" wp14:anchorId="7C821D81" wp14:editId="5FBAA3E4">
                <wp:simplePos x="0" y="0"/>
                <wp:positionH relativeFrom="column">
                  <wp:posOffset>-3175</wp:posOffset>
                </wp:positionH>
                <wp:positionV relativeFrom="paragraph">
                  <wp:posOffset>407035</wp:posOffset>
                </wp:positionV>
                <wp:extent cx="5438140" cy="43815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438140" cy="4381500"/>
                          <a:chOff x="0" y="0"/>
                          <a:chExt cx="5438140" cy="4381500"/>
                        </a:xfrm>
                      </wpg:grpSpPr>
                      <wpg:grpSp>
                        <wpg:cNvPr id="11" name="Group 11"/>
                        <wpg:cNvGrpSpPr/>
                        <wpg:grpSpPr>
                          <a:xfrm>
                            <a:off x="0" y="0"/>
                            <a:ext cx="2190750" cy="4381500"/>
                            <a:chOff x="0" y="0"/>
                            <a:chExt cx="2190750" cy="4381500"/>
                          </a:xfrm>
                        </wpg:grpSpPr>
                        <pic:pic xmlns:pic="http://schemas.openxmlformats.org/drawingml/2006/picture">
                          <pic:nvPicPr>
                            <pic:cNvPr id="2"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0750" cy="4381500"/>
                            </a:xfrm>
                            <a:prstGeom prst="rect">
                              <a:avLst/>
                            </a:prstGeom>
                          </pic:spPr>
                        </pic:pic>
                        <wps:wsp>
                          <wps:cNvPr id="10" name="Rectangle 10"/>
                          <wps:cNvSpPr/>
                          <wps:spPr>
                            <a:xfrm>
                              <a:off x="704850" y="3429000"/>
                              <a:ext cx="80010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362200" y="1952625"/>
                            <a:ext cx="3075940" cy="2409190"/>
                          </a:xfrm>
                          <a:prstGeom prst="rect">
                            <a:avLst/>
                          </a:prstGeom>
                        </pic:spPr>
                      </pic:pic>
                    </wpg:wgp>
                  </a:graphicData>
                </a:graphic>
              </wp:anchor>
            </w:drawing>
          </mc:Choice>
          <mc:Fallback>
            <w:pict>
              <v:group w14:anchorId="0D100FEE" id="Group 15" o:spid="_x0000_s1026" style="position:absolute;margin-left:-.25pt;margin-top:32.05pt;width:428.2pt;height:345pt;z-index:251663360" coordsize="54381,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">
                <v:group id="Group 11" o:spid="_x0000_s1027" style="position:absolute;width:21907;height:43815" coordsize="21907,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 o:spid="_x0000_s1028" type="#_x0000_t75" style="position:absolute;width:2190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">
                    <v:imagedata r:id="rId30" o:title=""/>
                  </v:shape>
                  <v:rect id="Rectangle 10" o:spid="_x0000_s1029" style="position:absolute;left:7048;top:34290;width:800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" filled="f" strokecolor="#70ad47 [3209]" strokeweight="1pt"/>
                </v:group>
                <v:shape id="Picture 12" o:spid="_x0000_s1030" type="#_x0000_t75" style="position:absolute;left:23622;top:19526;width:30759;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">
                  <v:imagedata r:id="rId31" o:title=""/>
                </v:shape>
                <w10:wrap type="topAndBottom"/>
              </v:group>
            </w:pict>
          </mc:Fallback>
        </mc:AlternateContent>
      </w:r>
      <w:r w:rsidR="003D3E6A">
        <w:rPr>
          <w:lang w:val="en-US"/>
        </w:rPr>
        <w:t>Giao diện</w:t>
      </w:r>
    </w:p>
    <w:p w14:paraId="3B90F156" w14:textId="0A979654" w:rsidR="003D3E6A" w:rsidRDefault="0070756E" w:rsidP="003D3E6A">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14:paraId="381BF050" w14:textId="77777777" w:rsidTr="00E4365A">
        <w:tc>
          <w:tcPr>
            <w:tcW w:w="805" w:type="dxa"/>
            <w:vAlign w:val="center"/>
          </w:tcPr>
          <w:p w14:paraId="50DDDA88" w14:textId="77777777" w:rsidR="003D5A3C" w:rsidRPr="007F1EF1" w:rsidRDefault="003D5A3C" w:rsidP="00E4365A">
            <w:pPr>
              <w:spacing w:line="360" w:lineRule="auto"/>
              <w:jc w:val="center"/>
              <w:rPr>
                <w:b/>
                <w:lang w:val="en-US"/>
              </w:rPr>
            </w:pPr>
            <w:r w:rsidRPr="007F1EF1">
              <w:rPr>
                <w:b/>
                <w:lang w:val="en-US"/>
              </w:rPr>
              <w:t>STT</w:t>
            </w:r>
          </w:p>
        </w:tc>
        <w:tc>
          <w:tcPr>
            <w:tcW w:w="1980" w:type="dxa"/>
            <w:vAlign w:val="center"/>
          </w:tcPr>
          <w:p w14:paraId="6A15696C" w14:textId="77777777" w:rsidR="003D5A3C" w:rsidRPr="007F1EF1" w:rsidRDefault="003D5A3C" w:rsidP="00E4365A">
            <w:pPr>
              <w:spacing w:line="360" w:lineRule="auto"/>
              <w:jc w:val="center"/>
              <w:rPr>
                <w:b/>
                <w:lang w:val="en-US"/>
              </w:rPr>
            </w:pPr>
            <w:r w:rsidRPr="007F1EF1">
              <w:rPr>
                <w:b/>
                <w:lang w:val="en-US"/>
              </w:rPr>
              <w:t>Loại điều khiển</w:t>
            </w:r>
          </w:p>
        </w:tc>
        <w:tc>
          <w:tcPr>
            <w:tcW w:w="2970" w:type="dxa"/>
            <w:vAlign w:val="center"/>
          </w:tcPr>
          <w:p w14:paraId="527A4227" w14:textId="77777777" w:rsidR="003D5A3C" w:rsidRPr="007F1EF1" w:rsidRDefault="003D5A3C" w:rsidP="00E4365A">
            <w:pPr>
              <w:spacing w:line="360" w:lineRule="auto"/>
              <w:jc w:val="center"/>
              <w:rPr>
                <w:b/>
                <w:lang w:val="en-US"/>
              </w:rPr>
            </w:pPr>
            <w:r w:rsidRPr="007F1EF1">
              <w:rPr>
                <w:b/>
                <w:lang w:val="en-US"/>
              </w:rPr>
              <w:t>Nội dung thực hiện</w:t>
            </w:r>
          </w:p>
        </w:tc>
        <w:tc>
          <w:tcPr>
            <w:tcW w:w="1266" w:type="dxa"/>
            <w:vAlign w:val="center"/>
          </w:tcPr>
          <w:p w14:paraId="3748BDEA" w14:textId="77777777" w:rsidR="003D5A3C" w:rsidRPr="007F1EF1" w:rsidRDefault="003D5A3C" w:rsidP="00E4365A">
            <w:pPr>
              <w:spacing w:line="360" w:lineRule="auto"/>
              <w:jc w:val="center"/>
              <w:rPr>
                <w:b/>
                <w:lang w:val="en-US"/>
              </w:rPr>
            </w:pPr>
            <w:r w:rsidRPr="007F1EF1">
              <w:rPr>
                <w:b/>
                <w:lang w:val="en-US"/>
              </w:rPr>
              <w:t>Giá trị mặc định</w:t>
            </w:r>
          </w:p>
        </w:tc>
        <w:tc>
          <w:tcPr>
            <w:tcW w:w="1756" w:type="dxa"/>
            <w:vAlign w:val="center"/>
          </w:tcPr>
          <w:p w14:paraId="7CAA9B7C" w14:textId="77777777" w:rsidR="003D5A3C" w:rsidRPr="007F1EF1" w:rsidRDefault="003D5A3C" w:rsidP="00E4365A">
            <w:pPr>
              <w:spacing w:line="360" w:lineRule="auto"/>
              <w:jc w:val="center"/>
              <w:rPr>
                <w:b/>
                <w:lang w:val="en-US"/>
              </w:rPr>
            </w:pPr>
            <w:r w:rsidRPr="007F1EF1">
              <w:rPr>
                <w:b/>
                <w:lang w:val="en-US"/>
              </w:rPr>
              <w:t>Lưu ý</w:t>
            </w:r>
          </w:p>
        </w:tc>
      </w:tr>
      <w:tr w:rsidR="003D5A3C" w14:paraId="4D4D2B70" w14:textId="77777777" w:rsidTr="00E4365A">
        <w:tc>
          <w:tcPr>
            <w:tcW w:w="805" w:type="dxa"/>
          </w:tcPr>
          <w:p w14:paraId="22DF081A" w14:textId="77777777" w:rsidR="003D5A3C" w:rsidRDefault="003D5A3C" w:rsidP="00E4365A">
            <w:pPr>
              <w:spacing w:line="360" w:lineRule="auto"/>
              <w:jc w:val="center"/>
              <w:rPr>
                <w:lang w:val="en-US"/>
              </w:rPr>
            </w:pPr>
            <w:r>
              <w:rPr>
                <w:lang w:val="en-US"/>
              </w:rPr>
              <w:t>1</w:t>
            </w:r>
          </w:p>
        </w:tc>
        <w:tc>
          <w:tcPr>
            <w:tcW w:w="1980" w:type="dxa"/>
          </w:tcPr>
          <w:p w14:paraId="61469B85" w14:textId="0FB80F43" w:rsidR="003D5A3C" w:rsidRDefault="003D5A3C" w:rsidP="00E4365A">
            <w:pPr>
              <w:spacing w:line="360" w:lineRule="auto"/>
              <w:rPr>
                <w:lang w:val="en-US"/>
              </w:rPr>
            </w:pPr>
            <w:r>
              <w:rPr>
                <w:lang w:val="en-US"/>
              </w:rPr>
              <w:t>floatingButon</w:t>
            </w:r>
          </w:p>
        </w:tc>
        <w:tc>
          <w:tcPr>
            <w:tcW w:w="2970" w:type="dxa"/>
          </w:tcPr>
          <w:p w14:paraId="6CC9217E" w14:textId="002FB544" w:rsidR="003D5A3C" w:rsidRDefault="003D5A3C" w:rsidP="00E4365A">
            <w:pPr>
              <w:spacing w:line="360" w:lineRule="auto"/>
              <w:rPr>
                <w:lang w:val="en-US"/>
              </w:rPr>
            </w:pPr>
            <w:r>
              <w:rPr>
                <w:lang w:val="en-US"/>
              </w:rPr>
              <w:t>Đăng xuất</w:t>
            </w:r>
          </w:p>
        </w:tc>
        <w:tc>
          <w:tcPr>
            <w:tcW w:w="1266" w:type="dxa"/>
          </w:tcPr>
          <w:p w14:paraId="7B16D95A" w14:textId="77777777" w:rsidR="003D5A3C" w:rsidRDefault="003D5A3C" w:rsidP="00E4365A">
            <w:pPr>
              <w:spacing w:line="360" w:lineRule="auto"/>
              <w:rPr>
                <w:lang w:val="en-US"/>
              </w:rPr>
            </w:pPr>
          </w:p>
        </w:tc>
        <w:tc>
          <w:tcPr>
            <w:tcW w:w="1756" w:type="dxa"/>
          </w:tcPr>
          <w:p w14:paraId="369D5831" w14:textId="77777777" w:rsidR="003D5A3C" w:rsidRDefault="003D5A3C" w:rsidP="00E4365A">
            <w:pPr>
              <w:spacing w:line="360" w:lineRule="auto"/>
              <w:rPr>
                <w:lang w:val="en-US"/>
              </w:rPr>
            </w:pPr>
          </w:p>
        </w:tc>
      </w:tr>
      <w:tr w:rsidR="003D5A3C" w14:paraId="465A3CD7" w14:textId="77777777" w:rsidTr="00E4365A">
        <w:tc>
          <w:tcPr>
            <w:tcW w:w="805" w:type="dxa"/>
          </w:tcPr>
          <w:p w14:paraId="24884726" w14:textId="77777777" w:rsidR="003D5A3C" w:rsidRDefault="003D5A3C" w:rsidP="00E4365A">
            <w:pPr>
              <w:spacing w:line="360" w:lineRule="auto"/>
              <w:jc w:val="center"/>
              <w:rPr>
                <w:lang w:val="en-US"/>
              </w:rPr>
            </w:pPr>
            <w:r>
              <w:rPr>
                <w:lang w:val="en-US"/>
              </w:rPr>
              <w:t>2</w:t>
            </w:r>
          </w:p>
        </w:tc>
        <w:tc>
          <w:tcPr>
            <w:tcW w:w="1980" w:type="dxa"/>
          </w:tcPr>
          <w:p w14:paraId="1B1E4005" w14:textId="5CB67245" w:rsidR="003D5A3C" w:rsidRDefault="003D5A3C" w:rsidP="00E4365A">
            <w:pPr>
              <w:spacing w:line="360" w:lineRule="auto"/>
              <w:rPr>
                <w:lang w:val="en-US"/>
              </w:rPr>
            </w:pPr>
            <w:r>
              <w:rPr>
                <w:lang w:val="en-US"/>
              </w:rPr>
              <w:t>Link</w:t>
            </w:r>
          </w:p>
        </w:tc>
        <w:tc>
          <w:tcPr>
            <w:tcW w:w="2970" w:type="dxa"/>
          </w:tcPr>
          <w:p w14:paraId="728AB0AB" w14:textId="5BFAFBA1" w:rsidR="003D5A3C" w:rsidRDefault="003D5A3C" w:rsidP="00E4365A">
            <w:pPr>
              <w:spacing w:line="360" w:lineRule="auto"/>
              <w:rPr>
                <w:lang w:val="en-US"/>
              </w:rPr>
            </w:pPr>
            <w:r>
              <w:rPr>
                <w:lang w:val="en-US"/>
              </w:rPr>
              <w:t>Đăng xuất</w:t>
            </w:r>
          </w:p>
        </w:tc>
        <w:tc>
          <w:tcPr>
            <w:tcW w:w="1266" w:type="dxa"/>
          </w:tcPr>
          <w:p w14:paraId="4DA87A72" w14:textId="77777777" w:rsidR="003D5A3C" w:rsidRDefault="003D5A3C" w:rsidP="00E4365A">
            <w:pPr>
              <w:spacing w:line="360" w:lineRule="auto"/>
              <w:rPr>
                <w:lang w:val="en-US"/>
              </w:rPr>
            </w:pPr>
          </w:p>
        </w:tc>
        <w:tc>
          <w:tcPr>
            <w:tcW w:w="1756" w:type="dxa"/>
          </w:tcPr>
          <w:p w14:paraId="536E37A9" w14:textId="77777777" w:rsidR="003D5A3C" w:rsidRDefault="003D5A3C" w:rsidP="00E4365A">
            <w:pPr>
              <w:spacing w:line="360" w:lineRule="auto"/>
              <w:rPr>
                <w:lang w:val="en-US"/>
              </w:rPr>
            </w:pPr>
          </w:p>
        </w:tc>
      </w:tr>
    </w:tbl>
    <w:p w14:paraId="746ECECF" w14:textId="77777777" w:rsidR="003D5A3C" w:rsidRPr="00D3179D" w:rsidRDefault="003D5A3C" w:rsidP="00E4365A">
      <w:pPr>
        <w:rPr>
          <w:lang w:val="en-US"/>
        </w:rPr>
      </w:pPr>
    </w:p>
    <w:p w14:paraId="44FA1B3B" w14:textId="57BCA9E0" w:rsidR="00755C63" w:rsidRDefault="00755C63" w:rsidP="0070756E">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14:paraId="52BD1F2F" w14:textId="77777777" w:rsidTr="00E4365A">
        <w:tc>
          <w:tcPr>
            <w:tcW w:w="805" w:type="dxa"/>
            <w:vMerge w:val="restart"/>
            <w:vAlign w:val="center"/>
          </w:tcPr>
          <w:p w14:paraId="7119C398" w14:textId="77777777" w:rsidR="00755C63" w:rsidRPr="007F1EF1" w:rsidRDefault="00755C63" w:rsidP="00E4365A">
            <w:pPr>
              <w:spacing w:line="360" w:lineRule="auto"/>
              <w:jc w:val="center"/>
              <w:rPr>
                <w:b/>
                <w:lang w:val="en-US"/>
              </w:rPr>
            </w:pPr>
            <w:r w:rsidRPr="007F1EF1">
              <w:rPr>
                <w:b/>
                <w:lang w:val="en-US"/>
              </w:rPr>
              <w:t>STT</w:t>
            </w:r>
          </w:p>
        </w:tc>
        <w:tc>
          <w:tcPr>
            <w:tcW w:w="2120" w:type="dxa"/>
            <w:vMerge w:val="restart"/>
            <w:vAlign w:val="center"/>
          </w:tcPr>
          <w:p w14:paraId="04719330" w14:textId="77777777" w:rsidR="00755C63" w:rsidRPr="007F1EF1" w:rsidRDefault="00755C63" w:rsidP="00E4365A">
            <w:pPr>
              <w:spacing w:line="360" w:lineRule="auto"/>
              <w:jc w:val="center"/>
              <w:rPr>
                <w:b/>
                <w:lang w:val="en-US"/>
              </w:rPr>
            </w:pPr>
            <w:r w:rsidRPr="007F1EF1">
              <w:rPr>
                <w:b/>
                <w:lang w:val="en-US"/>
              </w:rPr>
              <w:t>Tên bảng/</w:t>
            </w:r>
          </w:p>
          <w:p w14:paraId="14283A62" w14:textId="77777777" w:rsidR="00755C63" w:rsidRPr="007F1EF1" w:rsidRDefault="00755C63"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66547FF1" w14:textId="77777777" w:rsidR="00755C63" w:rsidRPr="007F1EF1" w:rsidRDefault="00755C63" w:rsidP="00E4365A">
            <w:pPr>
              <w:spacing w:line="360" w:lineRule="auto"/>
              <w:jc w:val="center"/>
              <w:rPr>
                <w:b/>
                <w:lang w:val="en-US"/>
              </w:rPr>
            </w:pPr>
            <w:r w:rsidRPr="007F1EF1">
              <w:rPr>
                <w:b/>
                <w:lang w:val="en-US"/>
              </w:rPr>
              <w:t>Phương thức</w:t>
            </w:r>
          </w:p>
        </w:tc>
      </w:tr>
      <w:tr w:rsidR="00755C63" w14:paraId="66C9D894" w14:textId="77777777" w:rsidTr="00E4365A">
        <w:tc>
          <w:tcPr>
            <w:tcW w:w="805" w:type="dxa"/>
            <w:vMerge/>
            <w:vAlign w:val="center"/>
          </w:tcPr>
          <w:p w14:paraId="3C6237B9" w14:textId="77777777" w:rsidR="00755C63" w:rsidRPr="007F1EF1" w:rsidRDefault="00755C63" w:rsidP="00E4365A">
            <w:pPr>
              <w:spacing w:line="360" w:lineRule="auto"/>
              <w:jc w:val="center"/>
              <w:rPr>
                <w:b/>
                <w:lang w:val="en-US"/>
              </w:rPr>
            </w:pPr>
          </w:p>
        </w:tc>
        <w:tc>
          <w:tcPr>
            <w:tcW w:w="2120" w:type="dxa"/>
            <w:vMerge/>
            <w:vAlign w:val="center"/>
          </w:tcPr>
          <w:p w14:paraId="1F009265" w14:textId="77777777" w:rsidR="00755C63" w:rsidRPr="007F1EF1" w:rsidRDefault="00755C63" w:rsidP="00E4365A">
            <w:pPr>
              <w:spacing w:line="360" w:lineRule="auto"/>
              <w:jc w:val="center"/>
              <w:rPr>
                <w:b/>
                <w:lang w:val="en-US"/>
              </w:rPr>
            </w:pPr>
          </w:p>
        </w:tc>
        <w:tc>
          <w:tcPr>
            <w:tcW w:w="1463" w:type="dxa"/>
            <w:vAlign w:val="center"/>
          </w:tcPr>
          <w:p w14:paraId="73FCEC87" w14:textId="77777777" w:rsidR="00755C63" w:rsidRPr="007F1EF1" w:rsidRDefault="00755C63" w:rsidP="00E4365A">
            <w:pPr>
              <w:spacing w:line="360" w:lineRule="auto"/>
              <w:jc w:val="center"/>
              <w:rPr>
                <w:b/>
                <w:lang w:val="en-US"/>
              </w:rPr>
            </w:pPr>
            <w:r w:rsidRPr="007F1EF1">
              <w:rPr>
                <w:b/>
                <w:lang w:val="en-US"/>
              </w:rPr>
              <w:t>Thêm</w:t>
            </w:r>
          </w:p>
        </w:tc>
        <w:tc>
          <w:tcPr>
            <w:tcW w:w="1463" w:type="dxa"/>
            <w:vAlign w:val="center"/>
          </w:tcPr>
          <w:p w14:paraId="490AEDF4" w14:textId="77777777" w:rsidR="00755C63" w:rsidRPr="007F1EF1" w:rsidRDefault="00755C63" w:rsidP="00E4365A">
            <w:pPr>
              <w:spacing w:line="360" w:lineRule="auto"/>
              <w:jc w:val="center"/>
              <w:rPr>
                <w:b/>
                <w:lang w:val="en-US"/>
              </w:rPr>
            </w:pPr>
            <w:r w:rsidRPr="007F1EF1">
              <w:rPr>
                <w:b/>
                <w:lang w:val="en-US"/>
              </w:rPr>
              <w:t>Sửa</w:t>
            </w:r>
          </w:p>
        </w:tc>
        <w:tc>
          <w:tcPr>
            <w:tcW w:w="1463" w:type="dxa"/>
            <w:vAlign w:val="center"/>
          </w:tcPr>
          <w:p w14:paraId="43578DAC" w14:textId="77777777" w:rsidR="00755C63" w:rsidRPr="007F1EF1" w:rsidRDefault="00755C63" w:rsidP="00E4365A">
            <w:pPr>
              <w:spacing w:line="360" w:lineRule="auto"/>
              <w:jc w:val="center"/>
              <w:rPr>
                <w:b/>
                <w:lang w:val="en-US"/>
              </w:rPr>
            </w:pPr>
            <w:r w:rsidRPr="007F1EF1">
              <w:rPr>
                <w:b/>
                <w:lang w:val="en-US"/>
              </w:rPr>
              <w:t>Xóa</w:t>
            </w:r>
          </w:p>
        </w:tc>
        <w:tc>
          <w:tcPr>
            <w:tcW w:w="1463" w:type="dxa"/>
            <w:vAlign w:val="center"/>
          </w:tcPr>
          <w:p w14:paraId="10E2C5C5" w14:textId="77777777" w:rsidR="00755C63" w:rsidRPr="007F1EF1" w:rsidRDefault="00755C63" w:rsidP="00E4365A">
            <w:pPr>
              <w:spacing w:line="360" w:lineRule="auto"/>
              <w:jc w:val="center"/>
              <w:rPr>
                <w:b/>
                <w:lang w:val="en-US"/>
              </w:rPr>
            </w:pPr>
            <w:r w:rsidRPr="007F1EF1">
              <w:rPr>
                <w:b/>
                <w:lang w:val="en-US"/>
              </w:rPr>
              <w:t>Truy vấn</w:t>
            </w:r>
          </w:p>
        </w:tc>
      </w:tr>
      <w:tr w:rsidR="00755C63" w14:paraId="38383064" w14:textId="77777777" w:rsidTr="00E4365A">
        <w:tc>
          <w:tcPr>
            <w:tcW w:w="805" w:type="dxa"/>
          </w:tcPr>
          <w:p w14:paraId="68868094" w14:textId="77777777" w:rsidR="00755C63" w:rsidRDefault="00755C63" w:rsidP="00E4365A">
            <w:pPr>
              <w:spacing w:line="360" w:lineRule="auto"/>
              <w:jc w:val="center"/>
              <w:rPr>
                <w:lang w:val="en-US"/>
              </w:rPr>
            </w:pPr>
            <w:r>
              <w:rPr>
                <w:lang w:val="en-US"/>
              </w:rPr>
              <w:t>1</w:t>
            </w:r>
          </w:p>
        </w:tc>
        <w:tc>
          <w:tcPr>
            <w:tcW w:w="2120" w:type="dxa"/>
          </w:tcPr>
          <w:p w14:paraId="0AFF8D4E" w14:textId="7D5DAA92" w:rsidR="00755C63" w:rsidRDefault="00755C63" w:rsidP="00E4365A">
            <w:pPr>
              <w:spacing w:line="360" w:lineRule="auto"/>
              <w:rPr>
                <w:lang w:val="en-US"/>
              </w:rPr>
            </w:pPr>
            <w:r>
              <w:rPr>
                <w:lang w:val="en-US"/>
              </w:rPr>
              <w:t>Local Storage</w:t>
            </w:r>
          </w:p>
        </w:tc>
        <w:tc>
          <w:tcPr>
            <w:tcW w:w="1463" w:type="dxa"/>
          </w:tcPr>
          <w:p w14:paraId="08DC8D28" w14:textId="77777777" w:rsidR="00755C63" w:rsidRDefault="00755C63" w:rsidP="00E4365A">
            <w:pPr>
              <w:spacing w:line="360" w:lineRule="auto"/>
              <w:jc w:val="center"/>
              <w:rPr>
                <w:lang w:val="en-US"/>
              </w:rPr>
            </w:pPr>
          </w:p>
        </w:tc>
        <w:tc>
          <w:tcPr>
            <w:tcW w:w="1463" w:type="dxa"/>
          </w:tcPr>
          <w:p w14:paraId="101FE444" w14:textId="77777777" w:rsidR="00755C63" w:rsidRDefault="00755C63" w:rsidP="00E4365A">
            <w:pPr>
              <w:spacing w:line="360" w:lineRule="auto"/>
              <w:jc w:val="center"/>
              <w:rPr>
                <w:lang w:val="en-US"/>
              </w:rPr>
            </w:pPr>
          </w:p>
        </w:tc>
        <w:tc>
          <w:tcPr>
            <w:tcW w:w="1463" w:type="dxa"/>
          </w:tcPr>
          <w:p w14:paraId="3284C90A" w14:textId="7ECD3916" w:rsidR="00755C63" w:rsidRDefault="00755C63" w:rsidP="00E4365A">
            <w:pPr>
              <w:spacing w:line="360" w:lineRule="auto"/>
              <w:jc w:val="center"/>
              <w:rPr>
                <w:lang w:val="en-US"/>
              </w:rPr>
            </w:pPr>
            <w:r>
              <w:rPr>
                <w:lang w:val="en-US"/>
              </w:rPr>
              <w:t>X</w:t>
            </w:r>
          </w:p>
        </w:tc>
        <w:tc>
          <w:tcPr>
            <w:tcW w:w="1463" w:type="dxa"/>
          </w:tcPr>
          <w:p w14:paraId="2B215149" w14:textId="72161D6E" w:rsidR="00755C63" w:rsidRDefault="00755C63" w:rsidP="00E4365A">
            <w:pPr>
              <w:jc w:val="center"/>
              <w:rPr>
                <w:lang w:val="en-US"/>
              </w:rPr>
            </w:pPr>
          </w:p>
        </w:tc>
      </w:tr>
      <w:tr w:rsidR="00755C63" w14:paraId="74F329F9" w14:textId="77777777" w:rsidTr="00E4365A">
        <w:tc>
          <w:tcPr>
            <w:tcW w:w="805" w:type="dxa"/>
          </w:tcPr>
          <w:p w14:paraId="5EA5421F" w14:textId="77777777" w:rsidR="00755C63" w:rsidRDefault="00755C63" w:rsidP="00E4365A">
            <w:pPr>
              <w:spacing w:line="360" w:lineRule="auto"/>
              <w:jc w:val="center"/>
              <w:rPr>
                <w:lang w:val="en-US"/>
              </w:rPr>
            </w:pPr>
            <w:r>
              <w:rPr>
                <w:lang w:val="en-US"/>
              </w:rPr>
              <w:t>2</w:t>
            </w:r>
          </w:p>
        </w:tc>
        <w:tc>
          <w:tcPr>
            <w:tcW w:w="2120" w:type="dxa"/>
          </w:tcPr>
          <w:p w14:paraId="04E67848" w14:textId="78C94A5F" w:rsidR="00755C63" w:rsidRDefault="00755C63" w:rsidP="00E4365A">
            <w:pPr>
              <w:spacing w:line="360" w:lineRule="auto"/>
              <w:rPr>
                <w:lang w:val="en-US"/>
              </w:rPr>
            </w:pPr>
            <w:r>
              <w:rPr>
                <w:lang w:val="en-US"/>
              </w:rPr>
              <w:t>Share Preferences</w:t>
            </w:r>
          </w:p>
        </w:tc>
        <w:tc>
          <w:tcPr>
            <w:tcW w:w="1463" w:type="dxa"/>
          </w:tcPr>
          <w:p w14:paraId="18A10D8B" w14:textId="77777777" w:rsidR="00755C63" w:rsidRDefault="00755C63" w:rsidP="00E4365A">
            <w:pPr>
              <w:spacing w:line="360" w:lineRule="auto"/>
              <w:jc w:val="center"/>
              <w:rPr>
                <w:lang w:val="en-US"/>
              </w:rPr>
            </w:pPr>
          </w:p>
        </w:tc>
        <w:tc>
          <w:tcPr>
            <w:tcW w:w="1463" w:type="dxa"/>
          </w:tcPr>
          <w:p w14:paraId="7591477D" w14:textId="77777777" w:rsidR="00755C63" w:rsidRDefault="00755C63" w:rsidP="00E4365A">
            <w:pPr>
              <w:spacing w:line="360" w:lineRule="auto"/>
              <w:jc w:val="center"/>
              <w:rPr>
                <w:lang w:val="en-US"/>
              </w:rPr>
            </w:pPr>
          </w:p>
        </w:tc>
        <w:tc>
          <w:tcPr>
            <w:tcW w:w="1463" w:type="dxa"/>
          </w:tcPr>
          <w:p w14:paraId="617076E0" w14:textId="2213F894" w:rsidR="00755C63" w:rsidRDefault="00755C63" w:rsidP="00E4365A">
            <w:pPr>
              <w:spacing w:line="360" w:lineRule="auto"/>
              <w:jc w:val="center"/>
              <w:rPr>
                <w:lang w:val="en-US"/>
              </w:rPr>
            </w:pPr>
            <w:r>
              <w:rPr>
                <w:lang w:val="en-US"/>
              </w:rPr>
              <w:t>X</w:t>
            </w:r>
          </w:p>
        </w:tc>
        <w:tc>
          <w:tcPr>
            <w:tcW w:w="1463" w:type="dxa"/>
          </w:tcPr>
          <w:p w14:paraId="328D61F1" w14:textId="5574029D" w:rsidR="00755C63" w:rsidRDefault="00755C63" w:rsidP="00E4365A">
            <w:pPr>
              <w:jc w:val="center"/>
              <w:rPr>
                <w:lang w:val="en-US"/>
              </w:rPr>
            </w:pPr>
          </w:p>
        </w:tc>
      </w:tr>
    </w:tbl>
    <w:p w14:paraId="7BCDE8F0" w14:textId="77777777" w:rsidR="00755C63" w:rsidRPr="00D3179D" w:rsidRDefault="00755C63" w:rsidP="00E4365A">
      <w:pPr>
        <w:rPr>
          <w:lang w:val="en-US"/>
        </w:rPr>
      </w:pPr>
    </w:p>
    <w:p w14:paraId="1466F76B" w14:textId="04978C9D" w:rsidR="0070756E" w:rsidRDefault="0070756E" w:rsidP="0070756E">
      <w:pPr>
        <w:pStyle w:val="Heading5"/>
        <w:rPr>
          <w:lang w:val="en-US"/>
        </w:rPr>
      </w:pPr>
      <w:r>
        <w:rPr>
          <w:lang w:val="en-US"/>
        </w:rPr>
        <w:t>Cách xử lí</w:t>
      </w:r>
    </w:p>
    <w:p w14:paraId="7A54B7D0" w14:textId="77777777" w:rsidR="00282E77" w:rsidRDefault="00282E77" w:rsidP="00E4365A">
      <w:pPr>
        <w:keepNext/>
        <w:jc w:val="center"/>
      </w:pPr>
      <w:r w:rsidRPr="00282E77">
        <w:rPr>
          <w:noProof/>
          <w:lang w:val="en-US"/>
        </w:rPr>
        <w:drawing>
          <wp:inline distT="0" distB="0" distL="0" distR="0" wp14:anchorId="4D01AB39" wp14:editId="162E46FC">
            <wp:extent cx="16192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inline>
        </w:drawing>
      </w:r>
    </w:p>
    <w:p w14:paraId="69F1FC2A" w14:textId="6EA4204D" w:rsidR="006F77C5" w:rsidRPr="00E4365A" w:rsidRDefault="00282E77" w:rsidP="00E4365A">
      <w:pPr>
        <w:pStyle w:val="Caption"/>
        <w:jc w:val="center"/>
        <w:rPr>
          <w:color w:val="auto"/>
          <w:sz w:val="26"/>
          <w:szCs w:val="26"/>
          <w:lang w:val="en-US"/>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11</w:t>
      </w:r>
      <w:r w:rsidR="003B08E2">
        <w:rPr>
          <w:color w:val="auto"/>
          <w:sz w:val="26"/>
          <w:szCs w:val="26"/>
        </w:rPr>
        <w:fldChar w:fldCharType="end"/>
      </w:r>
      <w:r w:rsidRPr="00E4365A">
        <w:rPr>
          <w:color w:val="auto"/>
          <w:sz w:val="26"/>
          <w:szCs w:val="26"/>
          <w:lang w:val="en-US"/>
        </w:rPr>
        <w:t xml:space="preserve"> Sơ đồ xử lí đăng xuất</w:t>
      </w:r>
    </w:p>
    <w:p w14:paraId="4CDC644F" w14:textId="5D3725C1" w:rsidR="00A61DB2" w:rsidRDefault="00A61DB2">
      <w:pPr>
        <w:pStyle w:val="Heading4"/>
        <w:rPr>
          <w:lang w:val="en-US"/>
        </w:rPr>
      </w:pPr>
      <w:bookmarkStart w:id="98" w:name="_Toc529744445"/>
      <w:r>
        <w:rPr>
          <w:lang w:val="en-US"/>
        </w:rPr>
        <w:t>Đăng kí tài khoản khách hàng</w:t>
      </w:r>
      <w:bookmarkEnd w:id="98"/>
    </w:p>
    <w:p w14:paraId="27B05813" w14:textId="0678A1D4" w:rsidR="00755C63" w:rsidRDefault="00755C63" w:rsidP="00755C63">
      <w:pPr>
        <w:pStyle w:val="Heading5"/>
        <w:rPr>
          <w:lang w:val="en-US"/>
        </w:rPr>
      </w:pPr>
      <w:r>
        <w:rPr>
          <w:lang w:val="en-US"/>
        </w:rPr>
        <w:t>Mục đích</w:t>
      </w:r>
    </w:p>
    <w:p w14:paraId="5CE4E920" w14:textId="5F61E673" w:rsidR="00C86E94" w:rsidRPr="00D3179D" w:rsidRDefault="00510604" w:rsidP="00E4365A">
      <w:pPr>
        <w:ind w:firstLine="720"/>
        <w:rPr>
          <w:lang w:val="en-US"/>
        </w:rPr>
      </w:pPr>
      <w:r>
        <w:rPr>
          <w:lang w:val="en-US"/>
        </w:rPr>
        <w:t>Chức năng đang kí tài khoản khách hàng được xây dựng nhằm mục đích hỗ trợ những khách hàng mới có nhu cầu muốn sử dụng dịch vụ. Việc đăng kí tài khoản hỗ trợ đăng kí bằng địa chỉ email. Sau khi, khách hàng đăng kí thành công buộc phải cập nhật thông tin cần thiết trước khi sử dụng dịch vụ.</w:t>
      </w:r>
    </w:p>
    <w:p w14:paraId="35337C2C" w14:textId="63BB8810" w:rsidR="00C86E94" w:rsidRPr="00D3179D" w:rsidRDefault="00755C63" w:rsidP="00D3179D">
      <w:pPr>
        <w:pStyle w:val="Heading5"/>
        <w:rPr>
          <w:lang w:val="en-US"/>
        </w:rPr>
      </w:pPr>
      <w:r>
        <w:rPr>
          <w:lang w:val="en-US"/>
        </w:rPr>
        <w:t>Giao diện</w:t>
      </w:r>
    </w:p>
    <w:p w14:paraId="657648A7" w14:textId="205DE2DC" w:rsidR="00755C63" w:rsidRDefault="00C86E94" w:rsidP="00755C63">
      <w:pPr>
        <w:pStyle w:val="Heading5"/>
        <w:rPr>
          <w:lang w:val="en-US"/>
        </w:rPr>
      </w:pPr>
      <w:r>
        <w:rPr>
          <w:noProof/>
        </w:rPr>
        <mc:AlternateContent>
          <mc:Choice Requires="wps">
            <w:drawing>
              <wp:anchor distT="0" distB="0" distL="114300" distR="114300" simplePos="0" relativeHeight="251670528" behindDoc="0" locked="0" layoutInCell="1" allowOverlap="1" wp14:anchorId="1F46D7F4" wp14:editId="2A4FA3DF">
                <wp:simplePos x="0" y="0"/>
                <wp:positionH relativeFrom="column">
                  <wp:posOffset>381635</wp:posOffset>
                </wp:positionH>
                <wp:positionV relativeFrom="paragraph">
                  <wp:posOffset>4664710</wp:posOffset>
                </wp:positionV>
                <wp:extent cx="47136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13605" cy="635"/>
                        </a:xfrm>
                        <a:prstGeom prst="rect">
                          <a:avLst/>
                        </a:prstGeom>
                        <a:solidFill>
                          <a:prstClr val="white"/>
                        </a:solidFill>
                        <a:ln>
                          <a:noFill/>
                        </a:ln>
                      </wps:spPr>
                      <wps:txbx>
                        <w:txbxContent>
                          <w:p w14:paraId="0541E0FC" w14:textId="6D06C909" w:rsidR="006B0307" w:rsidRPr="00E4365A" w:rsidRDefault="006B0307" w:rsidP="00E4365A">
                            <w:pPr>
                              <w:pStyle w:val="Caption"/>
                              <w:jc w:val="center"/>
                              <w:rPr>
                                <w:b/>
                                <w:noProof/>
                                <w:color w:val="auto"/>
                                <w:sz w:val="26"/>
                                <w:szCs w:val="26"/>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12</w:t>
                            </w:r>
                            <w:r w:rsidR="003B08E2">
                              <w:rPr>
                                <w:color w:val="auto"/>
                                <w:sz w:val="26"/>
                                <w:szCs w:val="26"/>
                              </w:rPr>
                              <w:fldChar w:fldCharType="end"/>
                            </w:r>
                            <w:r w:rsidRPr="00E4365A">
                              <w:rPr>
                                <w:color w:val="auto"/>
                                <w:sz w:val="26"/>
                                <w:szCs w:val="26"/>
                                <w:lang w:val="en-US"/>
                              </w:rPr>
                              <w:t xml:space="preserve"> Giao diện đăng kí và cập nhật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D7F4" id="Text Box 21" o:spid="_x0000_s1029" type="#_x0000_t202" style="position:absolute;left:0;text-align:left;margin-left:30.05pt;margin-top:367.3pt;width:3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s9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" stroked="f">
                <v:textbox style="mso-fit-shape-to-text:t" inset="0,0,0,0">
                  <w:txbxContent>
                    <w:p w14:paraId="0541E0FC" w14:textId="6D06C909" w:rsidR="006B0307" w:rsidRPr="00E4365A" w:rsidRDefault="006B0307" w:rsidP="00E4365A">
                      <w:pPr>
                        <w:pStyle w:val="Caption"/>
                        <w:jc w:val="center"/>
                        <w:rPr>
                          <w:b/>
                          <w:noProof/>
                          <w:color w:val="auto"/>
                          <w:sz w:val="26"/>
                          <w:szCs w:val="26"/>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12</w:t>
                      </w:r>
                      <w:r w:rsidR="003B08E2">
                        <w:rPr>
                          <w:color w:val="auto"/>
                          <w:sz w:val="26"/>
                          <w:szCs w:val="26"/>
                        </w:rPr>
                        <w:fldChar w:fldCharType="end"/>
                      </w:r>
                      <w:r w:rsidRPr="00E4365A">
                        <w:rPr>
                          <w:color w:val="auto"/>
                          <w:sz w:val="26"/>
                          <w:szCs w:val="26"/>
                          <w:lang w:val="en-US"/>
                        </w:rPr>
                        <w:t xml:space="preserve"> Giao diện đăng kí và cập nhật thông tin tài khoản</w:t>
                      </w:r>
                    </w:p>
                  </w:txbxContent>
                </v:textbox>
                <w10:wrap type="topAndBottom"/>
              </v:shape>
            </w:pict>
          </mc:Fallback>
        </mc:AlternateContent>
      </w:r>
      <w:r>
        <w:rPr>
          <w:noProof/>
          <w:lang w:val="en-US"/>
        </w:rPr>
        <mc:AlternateContent>
          <mc:Choice Requires="wpg">
            <w:drawing>
              <wp:anchor distT="0" distB="0" distL="114300" distR="114300" simplePos="0" relativeHeight="251668480" behindDoc="0" locked="0" layoutInCell="1" allowOverlap="1" wp14:anchorId="131903C4" wp14:editId="0FEB94D2">
                <wp:simplePos x="0" y="0"/>
                <wp:positionH relativeFrom="page">
                  <wp:posOffset>1642110</wp:posOffset>
                </wp:positionH>
                <wp:positionV relativeFrom="paragraph">
                  <wp:posOffset>0</wp:posOffset>
                </wp:positionV>
                <wp:extent cx="4713605" cy="4607560"/>
                <wp:effectExtent l="0" t="0" r="0" b="2540"/>
                <wp:wrapTopAndBottom/>
                <wp:docPr id="20" name="Group 20"/>
                <wp:cNvGraphicFramePr/>
                <a:graphic xmlns:a="http://schemas.openxmlformats.org/drawingml/2006/main">
                  <a:graphicData uri="http://schemas.microsoft.com/office/word/2010/wordprocessingGroup">
                    <wpg:wgp>
                      <wpg:cNvGrpSpPr/>
                      <wpg:grpSpPr>
                        <a:xfrm>
                          <a:off x="0" y="0"/>
                          <a:ext cx="4713605" cy="4607560"/>
                          <a:chOff x="0" y="0"/>
                          <a:chExt cx="4713605" cy="4607560"/>
                        </a:xfrm>
                      </wpg:grpSpPr>
                      <pic:pic xmlns:pic="http://schemas.openxmlformats.org/drawingml/2006/picture">
                        <pic:nvPicPr>
                          <pic:cNvPr id="18" name="Picture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5525" cy="4591050"/>
                          </a:xfrm>
                          <a:prstGeom prst="rect">
                            <a:avLst/>
                          </a:prstGeom>
                        </pic:spPr>
                      </pic:pic>
                      <pic:pic xmlns:pic="http://schemas.openxmlformats.org/drawingml/2006/picture">
                        <pic:nvPicPr>
                          <pic:cNvPr id="19" name="Picture 1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09825" y="0"/>
                            <a:ext cx="2303780" cy="4607560"/>
                          </a:xfrm>
                          <a:prstGeom prst="rect">
                            <a:avLst/>
                          </a:prstGeom>
                        </pic:spPr>
                      </pic:pic>
                    </wpg:wgp>
                  </a:graphicData>
                </a:graphic>
              </wp:anchor>
            </w:drawing>
          </mc:Choice>
          <mc:Fallback>
            <w:pict>
              <v:group w14:anchorId="5EE49D3A" id="Group 20" o:spid="_x0000_s1026" style="position:absolute;margin-left:129.3pt;margin-top:0;width:371.15pt;height:362.8pt;z-index:251668480;mso-position-horizontal-relative:page" coordsize="47136,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">
                <v:shape id="Picture 18" o:spid="_x0000_s1027" type="#_x0000_t75" style="position:absolute;width:22955;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">
                  <v:imagedata r:id="rId35" o:title=""/>
                </v:shape>
                <v:shape id="Picture 19" o:spid="_x0000_s1028" type="#_x0000_t75" style="position:absolute;left:24098;width:23038;height:4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">
                  <v:imagedata r:id="rId36" o:title=""/>
                </v:shape>
                <w10:wrap type="topAndBottom" anchorx="page"/>
              </v:group>
            </w:pict>
          </mc:Fallback>
        </mc:AlternateContent>
      </w:r>
      <w:r w:rsidR="00755C63">
        <w:rPr>
          <w:lang w:val="en-US"/>
        </w:rPr>
        <w:t>Các thành phần giao diện</w:t>
      </w:r>
    </w:p>
    <w:tbl>
      <w:tblPr>
        <w:tblStyle w:val="TableGrid"/>
        <w:tblW w:w="0" w:type="auto"/>
        <w:tblLook w:val="04A0" w:firstRow="1" w:lastRow="0" w:firstColumn="1" w:lastColumn="0" w:noHBand="0" w:noVBand="1"/>
      </w:tblPr>
      <w:tblGrid>
        <w:gridCol w:w="801"/>
        <w:gridCol w:w="1624"/>
        <w:gridCol w:w="3060"/>
        <w:gridCol w:w="1585"/>
        <w:gridCol w:w="1707"/>
      </w:tblGrid>
      <w:tr w:rsidR="00820B56" w14:paraId="3C122060" w14:textId="77777777" w:rsidTr="00E4365A">
        <w:tc>
          <w:tcPr>
            <w:tcW w:w="801" w:type="dxa"/>
            <w:vAlign w:val="center"/>
          </w:tcPr>
          <w:p w14:paraId="1AE79D3F" w14:textId="77777777" w:rsidR="00510604" w:rsidRPr="007F1EF1" w:rsidRDefault="00510604" w:rsidP="00E4365A">
            <w:pPr>
              <w:spacing w:line="360" w:lineRule="auto"/>
              <w:jc w:val="center"/>
              <w:rPr>
                <w:b/>
                <w:lang w:val="en-US"/>
              </w:rPr>
            </w:pPr>
            <w:r w:rsidRPr="007F1EF1">
              <w:rPr>
                <w:b/>
                <w:lang w:val="en-US"/>
              </w:rPr>
              <w:t>STT</w:t>
            </w:r>
          </w:p>
        </w:tc>
        <w:tc>
          <w:tcPr>
            <w:tcW w:w="1624" w:type="dxa"/>
            <w:vAlign w:val="center"/>
          </w:tcPr>
          <w:p w14:paraId="42882BB7" w14:textId="77777777" w:rsidR="00510604" w:rsidRPr="007F1EF1" w:rsidRDefault="00510604" w:rsidP="00E4365A">
            <w:pPr>
              <w:spacing w:line="360" w:lineRule="auto"/>
              <w:jc w:val="center"/>
              <w:rPr>
                <w:b/>
                <w:lang w:val="en-US"/>
              </w:rPr>
            </w:pPr>
            <w:r w:rsidRPr="007F1EF1">
              <w:rPr>
                <w:b/>
                <w:lang w:val="en-US"/>
              </w:rPr>
              <w:t>Loại điều khiển</w:t>
            </w:r>
          </w:p>
        </w:tc>
        <w:tc>
          <w:tcPr>
            <w:tcW w:w="3060" w:type="dxa"/>
            <w:vAlign w:val="center"/>
          </w:tcPr>
          <w:p w14:paraId="7D01DD4C" w14:textId="77777777" w:rsidR="00510604" w:rsidRPr="007F1EF1" w:rsidRDefault="00510604" w:rsidP="00E4365A">
            <w:pPr>
              <w:spacing w:line="360" w:lineRule="auto"/>
              <w:jc w:val="center"/>
              <w:rPr>
                <w:b/>
                <w:lang w:val="en-US"/>
              </w:rPr>
            </w:pPr>
            <w:r w:rsidRPr="007F1EF1">
              <w:rPr>
                <w:b/>
                <w:lang w:val="en-US"/>
              </w:rPr>
              <w:t>Nội dung thực hiện</w:t>
            </w:r>
          </w:p>
        </w:tc>
        <w:tc>
          <w:tcPr>
            <w:tcW w:w="1585" w:type="dxa"/>
            <w:vAlign w:val="center"/>
          </w:tcPr>
          <w:p w14:paraId="4B93BA4C" w14:textId="77777777" w:rsidR="00510604" w:rsidRPr="007F1EF1" w:rsidRDefault="00510604" w:rsidP="00E4365A">
            <w:pPr>
              <w:spacing w:line="360" w:lineRule="auto"/>
              <w:jc w:val="center"/>
              <w:rPr>
                <w:b/>
                <w:lang w:val="en-US"/>
              </w:rPr>
            </w:pPr>
            <w:r w:rsidRPr="007F1EF1">
              <w:rPr>
                <w:b/>
                <w:lang w:val="en-US"/>
              </w:rPr>
              <w:t>Giá trị mặc định</w:t>
            </w:r>
          </w:p>
        </w:tc>
        <w:tc>
          <w:tcPr>
            <w:tcW w:w="1707" w:type="dxa"/>
            <w:vAlign w:val="center"/>
          </w:tcPr>
          <w:p w14:paraId="7D5EE207" w14:textId="77777777" w:rsidR="00510604" w:rsidRPr="007F1EF1" w:rsidRDefault="00510604" w:rsidP="00E4365A">
            <w:pPr>
              <w:spacing w:line="360" w:lineRule="auto"/>
              <w:jc w:val="center"/>
              <w:rPr>
                <w:b/>
                <w:lang w:val="en-US"/>
              </w:rPr>
            </w:pPr>
            <w:r w:rsidRPr="007F1EF1">
              <w:rPr>
                <w:b/>
                <w:lang w:val="en-US"/>
              </w:rPr>
              <w:t>Lưu ý</w:t>
            </w:r>
          </w:p>
        </w:tc>
      </w:tr>
      <w:tr w:rsidR="00820B56" w14:paraId="3F7E2379" w14:textId="77777777" w:rsidTr="00E4365A">
        <w:tc>
          <w:tcPr>
            <w:tcW w:w="801" w:type="dxa"/>
          </w:tcPr>
          <w:p w14:paraId="1E70EA34" w14:textId="77777777" w:rsidR="00510604" w:rsidRDefault="00510604" w:rsidP="00E4365A">
            <w:pPr>
              <w:spacing w:line="360" w:lineRule="auto"/>
              <w:jc w:val="center"/>
              <w:rPr>
                <w:lang w:val="en-US"/>
              </w:rPr>
            </w:pPr>
            <w:r>
              <w:rPr>
                <w:lang w:val="en-US"/>
              </w:rPr>
              <w:t>1</w:t>
            </w:r>
          </w:p>
        </w:tc>
        <w:tc>
          <w:tcPr>
            <w:tcW w:w="1624" w:type="dxa"/>
          </w:tcPr>
          <w:p w14:paraId="6CD592DF" w14:textId="4CDA90B1" w:rsidR="00510604" w:rsidRDefault="00820B56" w:rsidP="00E4365A">
            <w:pPr>
              <w:spacing w:line="360" w:lineRule="auto"/>
              <w:rPr>
                <w:lang w:val="en-US"/>
              </w:rPr>
            </w:pPr>
            <w:r>
              <w:rPr>
                <w:lang w:val="en-US"/>
              </w:rPr>
              <w:t>editText</w:t>
            </w:r>
          </w:p>
        </w:tc>
        <w:tc>
          <w:tcPr>
            <w:tcW w:w="3060" w:type="dxa"/>
          </w:tcPr>
          <w:p w14:paraId="587067E0" w14:textId="1E61FCFF" w:rsidR="00510604" w:rsidRDefault="00820B56" w:rsidP="00E4365A">
            <w:pPr>
              <w:spacing w:line="360" w:lineRule="auto"/>
              <w:rPr>
                <w:lang w:val="en-US"/>
              </w:rPr>
            </w:pPr>
            <w:r>
              <w:rPr>
                <w:lang w:val="en-US"/>
              </w:rPr>
              <w:t>Nhập họ</w:t>
            </w:r>
          </w:p>
        </w:tc>
        <w:tc>
          <w:tcPr>
            <w:tcW w:w="1585" w:type="dxa"/>
          </w:tcPr>
          <w:p w14:paraId="6B4DE7BF" w14:textId="77777777" w:rsidR="00510604" w:rsidRDefault="00510604" w:rsidP="00E4365A">
            <w:pPr>
              <w:spacing w:line="360" w:lineRule="auto"/>
              <w:rPr>
                <w:lang w:val="en-US"/>
              </w:rPr>
            </w:pPr>
          </w:p>
        </w:tc>
        <w:tc>
          <w:tcPr>
            <w:tcW w:w="1707" w:type="dxa"/>
          </w:tcPr>
          <w:p w14:paraId="26C06F64" w14:textId="60BEA221" w:rsidR="00510604" w:rsidRDefault="005E033B" w:rsidP="00E4365A">
            <w:pPr>
              <w:spacing w:line="360" w:lineRule="auto"/>
              <w:rPr>
                <w:lang w:val="en-US"/>
              </w:rPr>
            </w:pPr>
            <w:r>
              <w:rPr>
                <w:lang w:val="en-US"/>
              </w:rPr>
              <w:t>Bắt buộc</w:t>
            </w:r>
          </w:p>
        </w:tc>
      </w:tr>
      <w:tr w:rsidR="00820B56" w14:paraId="7DC5F1B4" w14:textId="77777777" w:rsidTr="00E4365A">
        <w:tc>
          <w:tcPr>
            <w:tcW w:w="801" w:type="dxa"/>
          </w:tcPr>
          <w:p w14:paraId="6523B21F" w14:textId="77777777" w:rsidR="00510604" w:rsidRDefault="00510604" w:rsidP="00E4365A">
            <w:pPr>
              <w:spacing w:line="360" w:lineRule="auto"/>
              <w:jc w:val="center"/>
              <w:rPr>
                <w:lang w:val="en-US"/>
              </w:rPr>
            </w:pPr>
            <w:r>
              <w:rPr>
                <w:lang w:val="en-US"/>
              </w:rPr>
              <w:t>2</w:t>
            </w:r>
          </w:p>
        </w:tc>
        <w:tc>
          <w:tcPr>
            <w:tcW w:w="1624" w:type="dxa"/>
          </w:tcPr>
          <w:p w14:paraId="25752EF2" w14:textId="7479E786" w:rsidR="00510604" w:rsidRDefault="00820B56" w:rsidP="00E4365A">
            <w:pPr>
              <w:spacing w:line="360" w:lineRule="auto"/>
              <w:rPr>
                <w:lang w:val="en-US"/>
              </w:rPr>
            </w:pPr>
            <w:r>
              <w:rPr>
                <w:lang w:val="en-US"/>
              </w:rPr>
              <w:t>editText</w:t>
            </w:r>
          </w:p>
        </w:tc>
        <w:tc>
          <w:tcPr>
            <w:tcW w:w="3060" w:type="dxa"/>
          </w:tcPr>
          <w:p w14:paraId="1B96D208" w14:textId="7AFA4C88" w:rsidR="00510604" w:rsidRDefault="00820B56" w:rsidP="00E4365A">
            <w:pPr>
              <w:spacing w:line="360" w:lineRule="auto"/>
              <w:rPr>
                <w:lang w:val="en-US"/>
              </w:rPr>
            </w:pPr>
            <w:r>
              <w:rPr>
                <w:lang w:val="en-US"/>
              </w:rPr>
              <w:t>Nhập tên</w:t>
            </w:r>
          </w:p>
        </w:tc>
        <w:tc>
          <w:tcPr>
            <w:tcW w:w="1585" w:type="dxa"/>
          </w:tcPr>
          <w:p w14:paraId="040447C3" w14:textId="77777777" w:rsidR="00510604" w:rsidRDefault="00510604" w:rsidP="00E4365A">
            <w:pPr>
              <w:spacing w:line="360" w:lineRule="auto"/>
              <w:rPr>
                <w:lang w:val="en-US"/>
              </w:rPr>
            </w:pPr>
          </w:p>
        </w:tc>
        <w:tc>
          <w:tcPr>
            <w:tcW w:w="1707" w:type="dxa"/>
          </w:tcPr>
          <w:p w14:paraId="3341C8ED" w14:textId="4DAB2990" w:rsidR="00510604" w:rsidRDefault="005E033B" w:rsidP="00E4365A">
            <w:pPr>
              <w:spacing w:line="360" w:lineRule="auto"/>
              <w:rPr>
                <w:lang w:val="en-US"/>
              </w:rPr>
            </w:pPr>
            <w:r>
              <w:rPr>
                <w:lang w:val="en-US"/>
              </w:rPr>
              <w:t>Bắt buộc</w:t>
            </w:r>
          </w:p>
        </w:tc>
      </w:tr>
      <w:tr w:rsidR="00820B56" w14:paraId="0A284FB0" w14:textId="77777777" w:rsidTr="00E4365A">
        <w:tc>
          <w:tcPr>
            <w:tcW w:w="801" w:type="dxa"/>
          </w:tcPr>
          <w:p w14:paraId="22B50571" w14:textId="4785BA93" w:rsidR="00820B56" w:rsidRDefault="00820B56" w:rsidP="00E4365A">
            <w:pPr>
              <w:spacing w:line="360" w:lineRule="auto"/>
              <w:jc w:val="center"/>
              <w:rPr>
                <w:lang w:val="en-US"/>
              </w:rPr>
            </w:pPr>
            <w:r>
              <w:rPr>
                <w:lang w:val="en-US"/>
              </w:rPr>
              <w:t>3</w:t>
            </w:r>
          </w:p>
        </w:tc>
        <w:tc>
          <w:tcPr>
            <w:tcW w:w="1624" w:type="dxa"/>
          </w:tcPr>
          <w:p w14:paraId="159E7E18" w14:textId="24106610" w:rsidR="00820B56" w:rsidRDefault="00820B56" w:rsidP="00E4365A">
            <w:pPr>
              <w:spacing w:line="360" w:lineRule="auto"/>
              <w:rPr>
                <w:lang w:val="en-US"/>
              </w:rPr>
            </w:pPr>
            <w:r>
              <w:rPr>
                <w:lang w:val="en-US"/>
              </w:rPr>
              <w:t>editText</w:t>
            </w:r>
          </w:p>
        </w:tc>
        <w:tc>
          <w:tcPr>
            <w:tcW w:w="3060" w:type="dxa"/>
          </w:tcPr>
          <w:p w14:paraId="7C58217A" w14:textId="3FBF49B7" w:rsidR="00820B56" w:rsidRDefault="00820B56" w:rsidP="00E4365A">
            <w:pPr>
              <w:spacing w:line="360" w:lineRule="auto"/>
              <w:rPr>
                <w:lang w:val="en-US"/>
              </w:rPr>
            </w:pPr>
            <w:r>
              <w:rPr>
                <w:lang w:val="en-US"/>
              </w:rPr>
              <w:t>Nhập email</w:t>
            </w:r>
          </w:p>
        </w:tc>
        <w:tc>
          <w:tcPr>
            <w:tcW w:w="1585" w:type="dxa"/>
          </w:tcPr>
          <w:p w14:paraId="5C093F74" w14:textId="77777777" w:rsidR="00820B56" w:rsidRDefault="00820B56" w:rsidP="00E4365A">
            <w:pPr>
              <w:spacing w:line="360" w:lineRule="auto"/>
              <w:rPr>
                <w:lang w:val="en-US"/>
              </w:rPr>
            </w:pPr>
          </w:p>
        </w:tc>
        <w:tc>
          <w:tcPr>
            <w:tcW w:w="1707" w:type="dxa"/>
          </w:tcPr>
          <w:p w14:paraId="69D421F9" w14:textId="3A664A29" w:rsidR="00820B56" w:rsidRDefault="005E033B" w:rsidP="00E4365A">
            <w:pPr>
              <w:spacing w:line="360" w:lineRule="auto"/>
              <w:rPr>
                <w:lang w:val="en-US"/>
              </w:rPr>
            </w:pPr>
            <w:r>
              <w:rPr>
                <w:lang w:val="en-US"/>
              </w:rPr>
              <w:t>Bắt buộc</w:t>
            </w:r>
          </w:p>
        </w:tc>
      </w:tr>
      <w:tr w:rsidR="00820B56" w14:paraId="740AC7B4" w14:textId="77777777" w:rsidTr="00E4365A">
        <w:tc>
          <w:tcPr>
            <w:tcW w:w="801" w:type="dxa"/>
          </w:tcPr>
          <w:p w14:paraId="00A42DB2" w14:textId="5C9C2F50" w:rsidR="00820B56" w:rsidRDefault="00820B56" w:rsidP="00E4365A">
            <w:pPr>
              <w:spacing w:line="360" w:lineRule="auto"/>
              <w:jc w:val="center"/>
              <w:rPr>
                <w:lang w:val="en-US"/>
              </w:rPr>
            </w:pPr>
            <w:r>
              <w:rPr>
                <w:lang w:val="en-US"/>
              </w:rPr>
              <w:t>4</w:t>
            </w:r>
          </w:p>
        </w:tc>
        <w:tc>
          <w:tcPr>
            <w:tcW w:w="1624" w:type="dxa"/>
          </w:tcPr>
          <w:p w14:paraId="3579A85B" w14:textId="4D1C1DC2" w:rsidR="00820B56" w:rsidRDefault="00820B56" w:rsidP="00E4365A">
            <w:pPr>
              <w:spacing w:line="360" w:lineRule="auto"/>
              <w:rPr>
                <w:lang w:val="en-US"/>
              </w:rPr>
            </w:pPr>
            <w:r>
              <w:rPr>
                <w:lang w:val="en-US"/>
              </w:rPr>
              <w:t>editText</w:t>
            </w:r>
          </w:p>
        </w:tc>
        <w:tc>
          <w:tcPr>
            <w:tcW w:w="3060" w:type="dxa"/>
          </w:tcPr>
          <w:p w14:paraId="173C88B9" w14:textId="1CC9A917" w:rsidR="00820B56" w:rsidRDefault="00820B56" w:rsidP="00E4365A">
            <w:pPr>
              <w:spacing w:line="360" w:lineRule="auto"/>
              <w:rPr>
                <w:lang w:val="en-US"/>
              </w:rPr>
            </w:pPr>
            <w:r>
              <w:rPr>
                <w:lang w:val="en-US"/>
              </w:rPr>
              <w:t>Nhập mật khẩu</w:t>
            </w:r>
          </w:p>
        </w:tc>
        <w:tc>
          <w:tcPr>
            <w:tcW w:w="1585" w:type="dxa"/>
          </w:tcPr>
          <w:p w14:paraId="0855E219" w14:textId="77777777" w:rsidR="00820B56" w:rsidRDefault="00820B56" w:rsidP="00E4365A">
            <w:pPr>
              <w:spacing w:line="360" w:lineRule="auto"/>
              <w:rPr>
                <w:lang w:val="en-US"/>
              </w:rPr>
            </w:pPr>
          </w:p>
        </w:tc>
        <w:tc>
          <w:tcPr>
            <w:tcW w:w="1707" w:type="dxa"/>
          </w:tcPr>
          <w:p w14:paraId="61CF9818" w14:textId="0137E05D" w:rsidR="00820B56" w:rsidRDefault="005E033B" w:rsidP="00E4365A">
            <w:pPr>
              <w:spacing w:line="360" w:lineRule="auto"/>
              <w:rPr>
                <w:lang w:val="en-US"/>
              </w:rPr>
            </w:pPr>
            <w:r>
              <w:rPr>
                <w:lang w:val="en-US"/>
              </w:rPr>
              <w:t>Bắt buộc</w:t>
            </w:r>
          </w:p>
        </w:tc>
      </w:tr>
      <w:tr w:rsidR="00820B56" w14:paraId="7874E752" w14:textId="77777777" w:rsidTr="00E4365A">
        <w:tc>
          <w:tcPr>
            <w:tcW w:w="801" w:type="dxa"/>
          </w:tcPr>
          <w:p w14:paraId="2F124779" w14:textId="011C1A3B" w:rsidR="00820B56" w:rsidRDefault="00820B56" w:rsidP="00E4365A">
            <w:pPr>
              <w:spacing w:line="360" w:lineRule="auto"/>
              <w:jc w:val="center"/>
              <w:rPr>
                <w:lang w:val="en-US"/>
              </w:rPr>
            </w:pPr>
            <w:r>
              <w:rPr>
                <w:lang w:val="en-US"/>
              </w:rPr>
              <w:t>5</w:t>
            </w:r>
          </w:p>
        </w:tc>
        <w:tc>
          <w:tcPr>
            <w:tcW w:w="1624" w:type="dxa"/>
          </w:tcPr>
          <w:p w14:paraId="6B4CAB72" w14:textId="01519234" w:rsidR="00820B56" w:rsidRDefault="00820B56" w:rsidP="00E4365A">
            <w:pPr>
              <w:spacing w:line="360" w:lineRule="auto"/>
              <w:rPr>
                <w:lang w:val="en-US"/>
              </w:rPr>
            </w:pPr>
            <w:r>
              <w:rPr>
                <w:lang w:val="en-US"/>
              </w:rPr>
              <w:t>imageView</w:t>
            </w:r>
          </w:p>
        </w:tc>
        <w:tc>
          <w:tcPr>
            <w:tcW w:w="3060" w:type="dxa"/>
          </w:tcPr>
          <w:p w14:paraId="775A20FB" w14:textId="0A3ECA81" w:rsidR="00820B56" w:rsidRDefault="00820B56" w:rsidP="00E4365A">
            <w:pPr>
              <w:spacing w:line="360" w:lineRule="auto"/>
              <w:rPr>
                <w:lang w:val="en-US"/>
              </w:rPr>
            </w:pPr>
            <w:r>
              <w:rPr>
                <w:lang w:val="en-US"/>
              </w:rPr>
              <w:t>Nhập hình ảnh khách hàng</w:t>
            </w:r>
          </w:p>
        </w:tc>
        <w:tc>
          <w:tcPr>
            <w:tcW w:w="1585" w:type="dxa"/>
          </w:tcPr>
          <w:p w14:paraId="57B04507" w14:textId="77777777" w:rsidR="00820B56" w:rsidRDefault="00820B56" w:rsidP="00E4365A">
            <w:pPr>
              <w:spacing w:line="360" w:lineRule="auto"/>
              <w:rPr>
                <w:lang w:val="en-US"/>
              </w:rPr>
            </w:pPr>
          </w:p>
        </w:tc>
        <w:tc>
          <w:tcPr>
            <w:tcW w:w="1707" w:type="dxa"/>
          </w:tcPr>
          <w:p w14:paraId="20550386" w14:textId="18F86190" w:rsidR="00820B56" w:rsidRDefault="00820B56" w:rsidP="00E4365A">
            <w:pPr>
              <w:spacing w:line="360" w:lineRule="auto"/>
              <w:rPr>
                <w:lang w:val="en-US"/>
              </w:rPr>
            </w:pPr>
          </w:p>
        </w:tc>
      </w:tr>
      <w:tr w:rsidR="00820B56" w14:paraId="2D48CB9C" w14:textId="77777777" w:rsidTr="00E4365A">
        <w:tc>
          <w:tcPr>
            <w:tcW w:w="801" w:type="dxa"/>
          </w:tcPr>
          <w:p w14:paraId="55CB2ED2" w14:textId="5CB7EF2B" w:rsidR="00820B56" w:rsidRDefault="00820B56" w:rsidP="00E4365A">
            <w:pPr>
              <w:spacing w:line="360" w:lineRule="auto"/>
              <w:jc w:val="center"/>
              <w:rPr>
                <w:lang w:val="en-US"/>
              </w:rPr>
            </w:pPr>
            <w:r>
              <w:rPr>
                <w:lang w:val="en-US"/>
              </w:rPr>
              <w:t>6</w:t>
            </w:r>
          </w:p>
        </w:tc>
        <w:tc>
          <w:tcPr>
            <w:tcW w:w="1624" w:type="dxa"/>
          </w:tcPr>
          <w:p w14:paraId="6ED00C06" w14:textId="39B0DA5D" w:rsidR="00820B56" w:rsidRDefault="00820B56" w:rsidP="00E4365A">
            <w:pPr>
              <w:spacing w:line="360" w:lineRule="auto"/>
              <w:rPr>
                <w:lang w:val="en-US"/>
              </w:rPr>
            </w:pPr>
            <w:r>
              <w:rPr>
                <w:lang w:val="en-US"/>
              </w:rPr>
              <w:t>editText</w:t>
            </w:r>
          </w:p>
        </w:tc>
        <w:tc>
          <w:tcPr>
            <w:tcW w:w="3060" w:type="dxa"/>
          </w:tcPr>
          <w:p w14:paraId="3E6A24F0" w14:textId="4649BF86" w:rsidR="00820B56" w:rsidRDefault="00820B56" w:rsidP="00E4365A">
            <w:pPr>
              <w:spacing w:line="360" w:lineRule="auto"/>
              <w:rPr>
                <w:lang w:val="en-US"/>
              </w:rPr>
            </w:pPr>
            <w:r>
              <w:rPr>
                <w:lang w:val="en-US"/>
              </w:rPr>
              <w:t>Nhập giới tính</w:t>
            </w:r>
          </w:p>
        </w:tc>
        <w:tc>
          <w:tcPr>
            <w:tcW w:w="1585" w:type="dxa"/>
          </w:tcPr>
          <w:p w14:paraId="42BCE994" w14:textId="77777777" w:rsidR="00820B56" w:rsidRDefault="00820B56" w:rsidP="00820B56">
            <w:pPr>
              <w:pStyle w:val="ListParagraph"/>
              <w:numPr>
                <w:ilvl w:val="0"/>
                <w:numId w:val="39"/>
              </w:numPr>
              <w:spacing w:line="360" w:lineRule="auto"/>
              <w:rPr>
                <w:lang w:val="en-US"/>
              </w:rPr>
            </w:pPr>
            <w:r>
              <w:rPr>
                <w:lang w:val="en-US"/>
              </w:rPr>
              <w:t>Nam</w:t>
            </w:r>
          </w:p>
          <w:p w14:paraId="0917CE41" w14:textId="2063722B" w:rsidR="00820B56" w:rsidRPr="00D3179D" w:rsidRDefault="00820B56" w:rsidP="00E4365A">
            <w:pPr>
              <w:pStyle w:val="ListParagraph"/>
              <w:numPr>
                <w:ilvl w:val="0"/>
                <w:numId w:val="39"/>
              </w:numPr>
              <w:spacing w:line="360" w:lineRule="auto"/>
              <w:rPr>
                <w:lang w:val="en-US"/>
              </w:rPr>
            </w:pPr>
            <w:r>
              <w:rPr>
                <w:lang w:val="en-US"/>
              </w:rPr>
              <w:t>Nữ</w:t>
            </w:r>
          </w:p>
        </w:tc>
        <w:tc>
          <w:tcPr>
            <w:tcW w:w="1707" w:type="dxa"/>
          </w:tcPr>
          <w:p w14:paraId="71503687" w14:textId="3C82BB08" w:rsidR="00820B56" w:rsidRDefault="005E033B" w:rsidP="00E4365A">
            <w:pPr>
              <w:spacing w:line="360" w:lineRule="auto"/>
              <w:rPr>
                <w:lang w:val="en-US"/>
              </w:rPr>
            </w:pPr>
            <w:r>
              <w:rPr>
                <w:lang w:val="en-US"/>
              </w:rPr>
              <w:t>Bắt buộc</w:t>
            </w:r>
          </w:p>
        </w:tc>
      </w:tr>
      <w:tr w:rsidR="00820B56" w14:paraId="27C30DEE" w14:textId="77777777" w:rsidTr="00E4365A">
        <w:tc>
          <w:tcPr>
            <w:tcW w:w="801" w:type="dxa"/>
          </w:tcPr>
          <w:p w14:paraId="4D8C08CF" w14:textId="3B4516D2" w:rsidR="00820B56" w:rsidRDefault="00820B56" w:rsidP="00E4365A">
            <w:pPr>
              <w:spacing w:line="360" w:lineRule="auto"/>
              <w:jc w:val="center"/>
              <w:rPr>
                <w:lang w:val="en-US"/>
              </w:rPr>
            </w:pPr>
            <w:r>
              <w:rPr>
                <w:lang w:val="en-US"/>
              </w:rPr>
              <w:t>7</w:t>
            </w:r>
          </w:p>
        </w:tc>
        <w:tc>
          <w:tcPr>
            <w:tcW w:w="1624" w:type="dxa"/>
          </w:tcPr>
          <w:p w14:paraId="103ADD98" w14:textId="3C8B9A7F" w:rsidR="00820B56" w:rsidRDefault="00820B56" w:rsidP="00E4365A">
            <w:pPr>
              <w:spacing w:line="360" w:lineRule="auto"/>
              <w:rPr>
                <w:lang w:val="en-US"/>
              </w:rPr>
            </w:pPr>
            <w:r>
              <w:rPr>
                <w:lang w:val="en-US"/>
              </w:rPr>
              <w:t>editText</w:t>
            </w:r>
          </w:p>
        </w:tc>
        <w:tc>
          <w:tcPr>
            <w:tcW w:w="3060" w:type="dxa"/>
          </w:tcPr>
          <w:p w14:paraId="3D53D561" w14:textId="7A86B647" w:rsidR="00820B56" w:rsidRDefault="00820B56" w:rsidP="00E4365A">
            <w:pPr>
              <w:spacing w:line="360" w:lineRule="auto"/>
              <w:rPr>
                <w:lang w:val="en-US"/>
              </w:rPr>
            </w:pPr>
            <w:r>
              <w:rPr>
                <w:lang w:val="en-US"/>
              </w:rPr>
              <w:t>Nhập số điện thoại</w:t>
            </w:r>
          </w:p>
        </w:tc>
        <w:tc>
          <w:tcPr>
            <w:tcW w:w="1585" w:type="dxa"/>
          </w:tcPr>
          <w:p w14:paraId="542DB6D0" w14:textId="77777777" w:rsidR="00820B56" w:rsidRDefault="00820B56" w:rsidP="00E4365A">
            <w:pPr>
              <w:spacing w:line="360" w:lineRule="auto"/>
              <w:rPr>
                <w:lang w:val="en-US"/>
              </w:rPr>
            </w:pPr>
          </w:p>
        </w:tc>
        <w:tc>
          <w:tcPr>
            <w:tcW w:w="1707" w:type="dxa"/>
          </w:tcPr>
          <w:p w14:paraId="78CB3BD3" w14:textId="0BC39606" w:rsidR="00820B56" w:rsidRDefault="005E033B" w:rsidP="00E4365A">
            <w:pPr>
              <w:spacing w:line="360" w:lineRule="auto"/>
              <w:rPr>
                <w:lang w:val="en-US"/>
              </w:rPr>
            </w:pPr>
            <w:r>
              <w:rPr>
                <w:lang w:val="en-US"/>
              </w:rPr>
              <w:t>Bắt buộc</w:t>
            </w:r>
          </w:p>
        </w:tc>
      </w:tr>
      <w:tr w:rsidR="00820B56" w14:paraId="68A7B0C3" w14:textId="77777777" w:rsidTr="00E4365A">
        <w:tc>
          <w:tcPr>
            <w:tcW w:w="801" w:type="dxa"/>
          </w:tcPr>
          <w:p w14:paraId="59C6FE6F" w14:textId="7F169EB9" w:rsidR="00820B56" w:rsidRDefault="00820B56" w:rsidP="00E4365A">
            <w:pPr>
              <w:spacing w:line="360" w:lineRule="auto"/>
              <w:jc w:val="center"/>
              <w:rPr>
                <w:lang w:val="en-US"/>
              </w:rPr>
            </w:pPr>
            <w:r>
              <w:rPr>
                <w:lang w:val="en-US"/>
              </w:rPr>
              <w:t>8</w:t>
            </w:r>
          </w:p>
        </w:tc>
        <w:tc>
          <w:tcPr>
            <w:tcW w:w="1624" w:type="dxa"/>
          </w:tcPr>
          <w:p w14:paraId="421BC04A" w14:textId="615BC5A3" w:rsidR="00820B56" w:rsidRDefault="00820B56" w:rsidP="00E4365A">
            <w:pPr>
              <w:spacing w:line="360" w:lineRule="auto"/>
              <w:rPr>
                <w:lang w:val="en-US"/>
              </w:rPr>
            </w:pPr>
            <w:r>
              <w:rPr>
                <w:lang w:val="en-US"/>
              </w:rPr>
              <w:t>editText</w:t>
            </w:r>
          </w:p>
        </w:tc>
        <w:tc>
          <w:tcPr>
            <w:tcW w:w="3060" w:type="dxa"/>
          </w:tcPr>
          <w:p w14:paraId="3DACBA2A" w14:textId="760ADB2D" w:rsidR="00820B56" w:rsidRDefault="00820B56" w:rsidP="00E4365A">
            <w:pPr>
              <w:spacing w:line="360" w:lineRule="auto"/>
              <w:rPr>
                <w:lang w:val="en-US"/>
              </w:rPr>
            </w:pPr>
            <w:r>
              <w:rPr>
                <w:lang w:val="en-US"/>
              </w:rPr>
              <w:t>Nhập địa chỉ khách hàng</w:t>
            </w:r>
          </w:p>
        </w:tc>
        <w:tc>
          <w:tcPr>
            <w:tcW w:w="1585" w:type="dxa"/>
          </w:tcPr>
          <w:p w14:paraId="266EAA96" w14:textId="77777777" w:rsidR="00820B56" w:rsidRDefault="00820B56" w:rsidP="00E4365A">
            <w:pPr>
              <w:spacing w:line="360" w:lineRule="auto"/>
              <w:rPr>
                <w:lang w:val="en-US"/>
              </w:rPr>
            </w:pPr>
          </w:p>
        </w:tc>
        <w:tc>
          <w:tcPr>
            <w:tcW w:w="1707" w:type="dxa"/>
          </w:tcPr>
          <w:p w14:paraId="7E930159" w14:textId="695F2D4F" w:rsidR="00820B56" w:rsidRDefault="005E033B" w:rsidP="00E4365A">
            <w:pPr>
              <w:spacing w:line="360" w:lineRule="auto"/>
              <w:rPr>
                <w:lang w:val="en-US"/>
              </w:rPr>
            </w:pPr>
            <w:r>
              <w:rPr>
                <w:lang w:val="en-US"/>
              </w:rPr>
              <w:t>Bắt buộc</w:t>
            </w:r>
          </w:p>
        </w:tc>
      </w:tr>
    </w:tbl>
    <w:p w14:paraId="4CD4CDCA" w14:textId="77777777" w:rsidR="00510604" w:rsidRPr="00D3179D" w:rsidRDefault="00510604" w:rsidP="00E4365A">
      <w:pPr>
        <w:rPr>
          <w:lang w:val="en-US"/>
        </w:rPr>
      </w:pPr>
    </w:p>
    <w:p w14:paraId="18984A8E" w14:textId="416A44AA" w:rsidR="00755C63" w:rsidRDefault="00755C63" w:rsidP="00755C63">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10604" w14:paraId="2828DD16" w14:textId="77777777" w:rsidTr="00E4365A">
        <w:tc>
          <w:tcPr>
            <w:tcW w:w="805" w:type="dxa"/>
            <w:vMerge w:val="restart"/>
            <w:vAlign w:val="center"/>
          </w:tcPr>
          <w:p w14:paraId="32CF03BB" w14:textId="77777777" w:rsidR="00510604" w:rsidRPr="007F1EF1" w:rsidRDefault="00510604" w:rsidP="00E4365A">
            <w:pPr>
              <w:spacing w:line="360" w:lineRule="auto"/>
              <w:jc w:val="center"/>
              <w:rPr>
                <w:b/>
                <w:lang w:val="en-US"/>
              </w:rPr>
            </w:pPr>
            <w:r w:rsidRPr="007F1EF1">
              <w:rPr>
                <w:b/>
                <w:lang w:val="en-US"/>
              </w:rPr>
              <w:t>STT</w:t>
            </w:r>
          </w:p>
        </w:tc>
        <w:tc>
          <w:tcPr>
            <w:tcW w:w="2120" w:type="dxa"/>
            <w:vMerge w:val="restart"/>
            <w:vAlign w:val="center"/>
          </w:tcPr>
          <w:p w14:paraId="4ACEFC8B" w14:textId="77777777" w:rsidR="00510604" w:rsidRPr="007F1EF1" w:rsidRDefault="00510604" w:rsidP="00E4365A">
            <w:pPr>
              <w:spacing w:line="360" w:lineRule="auto"/>
              <w:jc w:val="center"/>
              <w:rPr>
                <w:b/>
                <w:lang w:val="en-US"/>
              </w:rPr>
            </w:pPr>
            <w:r w:rsidRPr="007F1EF1">
              <w:rPr>
                <w:b/>
                <w:lang w:val="en-US"/>
              </w:rPr>
              <w:t>Tên bảng/</w:t>
            </w:r>
          </w:p>
          <w:p w14:paraId="01BB31A6" w14:textId="77777777" w:rsidR="00510604" w:rsidRPr="007F1EF1" w:rsidRDefault="00510604"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056C55EB" w14:textId="77777777" w:rsidR="00510604" w:rsidRPr="007F1EF1" w:rsidRDefault="00510604" w:rsidP="00E4365A">
            <w:pPr>
              <w:spacing w:line="360" w:lineRule="auto"/>
              <w:jc w:val="center"/>
              <w:rPr>
                <w:b/>
                <w:lang w:val="en-US"/>
              </w:rPr>
            </w:pPr>
            <w:r w:rsidRPr="007F1EF1">
              <w:rPr>
                <w:b/>
                <w:lang w:val="en-US"/>
              </w:rPr>
              <w:t>Phương thức</w:t>
            </w:r>
          </w:p>
        </w:tc>
      </w:tr>
      <w:tr w:rsidR="00510604" w14:paraId="50A344F7" w14:textId="77777777" w:rsidTr="00E4365A">
        <w:tc>
          <w:tcPr>
            <w:tcW w:w="805" w:type="dxa"/>
            <w:vMerge/>
            <w:vAlign w:val="center"/>
          </w:tcPr>
          <w:p w14:paraId="42B64EC1" w14:textId="77777777" w:rsidR="00510604" w:rsidRPr="007F1EF1" w:rsidRDefault="00510604" w:rsidP="00E4365A">
            <w:pPr>
              <w:spacing w:line="360" w:lineRule="auto"/>
              <w:jc w:val="center"/>
              <w:rPr>
                <w:b/>
                <w:lang w:val="en-US"/>
              </w:rPr>
            </w:pPr>
          </w:p>
        </w:tc>
        <w:tc>
          <w:tcPr>
            <w:tcW w:w="2120" w:type="dxa"/>
            <w:vMerge/>
            <w:vAlign w:val="center"/>
          </w:tcPr>
          <w:p w14:paraId="66F80E6D" w14:textId="77777777" w:rsidR="00510604" w:rsidRPr="007F1EF1" w:rsidRDefault="00510604" w:rsidP="00E4365A">
            <w:pPr>
              <w:spacing w:line="360" w:lineRule="auto"/>
              <w:jc w:val="center"/>
              <w:rPr>
                <w:b/>
                <w:lang w:val="en-US"/>
              </w:rPr>
            </w:pPr>
          </w:p>
        </w:tc>
        <w:tc>
          <w:tcPr>
            <w:tcW w:w="1463" w:type="dxa"/>
            <w:vAlign w:val="center"/>
          </w:tcPr>
          <w:p w14:paraId="554E58B1" w14:textId="77777777" w:rsidR="00510604" w:rsidRPr="007F1EF1" w:rsidRDefault="00510604" w:rsidP="00E4365A">
            <w:pPr>
              <w:spacing w:line="360" w:lineRule="auto"/>
              <w:jc w:val="center"/>
              <w:rPr>
                <w:b/>
                <w:lang w:val="en-US"/>
              </w:rPr>
            </w:pPr>
            <w:r w:rsidRPr="007F1EF1">
              <w:rPr>
                <w:b/>
                <w:lang w:val="en-US"/>
              </w:rPr>
              <w:t>Thêm</w:t>
            </w:r>
          </w:p>
        </w:tc>
        <w:tc>
          <w:tcPr>
            <w:tcW w:w="1463" w:type="dxa"/>
            <w:vAlign w:val="center"/>
          </w:tcPr>
          <w:p w14:paraId="39AD6A20" w14:textId="77777777" w:rsidR="00510604" w:rsidRPr="007F1EF1" w:rsidRDefault="00510604" w:rsidP="00E4365A">
            <w:pPr>
              <w:spacing w:line="360" w:lineRule="auto"/>
              <w:jc w:val="center"/>
              <w:rPr>
                <w:b/>
                <w:lang w:val="en-US"/>
              </w:rPr>
            </w:pPr>
            <w:r w:rsidRPr="007F1EF1">
              <w:rPr>
                <w:b/>
                <w:lang w:val="en-US"/>
              </w:rPr>
              <w:t>Sửa</w:t>
            </w:r>
          </w:p>
        </w:tc>
        <w:tc>
          <w:tcPr>
            <w:tcW w:w="1463" w:type="dxa"/>
            <w:vAlign w:val="center"/>
          </w:tcPr>
          <w:p w14:paraId="4CCD0FB6" w14:textId="77777777" w:rsidR="00510604" w:rsidRPr="007F1EF1" w:rsidRDefault="00510604" w:rsidP="00E4365A">
            <w:pPr>
              <w:spacing w:line="360" w:lineRule="auto"/>
              <w:jc w:val="center"/>
              <w:rPr>
                <w:b/>
                <w:lang w:val="en-US"/>
              </w:rPr>
            </w:pPr>
            <w:r w:rsidRPr="007F1EF1">
              <w:rPr>
                <w:b/>
                <w:lang w:val="en-US"/>
              </w:rPr>
              <w:t>Xóa</w:t>
            </w:r>
          </w:p>
        </w:tc>
        <w:tc>
          <w:tcPr>
            <w:tcW w:w="1463" w:type="dxa"/>
            <w:vAlign w:val="center"/>
          </w:tcPr>
          <w:p w14:paraId="71E09AE5" w14:textId="77777777" w:rsidR="00510604" w:rsidRPr="007F1EF1" w:rsidRDefault="00510604" w:rsidP="00E4365A">
            <w:pPr>
              <w:spacing w:line="360" w:lineRule="auto"/>
              <w:jc w:val="center"/>
              <w:rPr>
                <w:b/>
                <w:lang w:val="en-US"/>
              </w:rPr>
            </w:pPr>
            <w:r w:rsidRPr="007F1EF1">
              <w:rPr>
                <w:b/>
                <w:lang w:val="en-US"/>
              </w:rPr>
              <w:t>Truy vấn</w:t>
            </w:r>
          </w:p>
        </w:tc>
      </w:tr>
      <w:tr w:rsidR="00510604" w14:paraId="64365F47" w14:textId="77777777" w:rsidTr="00E4365A">
        <w:tc>
          <w:tcPr>
            <w:tcW w:w="805" w:type="dxa"/>
          </w:tcPr>
          <w:p w14:paraId="2299A8A6" w14:textId="77777777" w:rsidR="00510604" w:rsidRDefault="00510604" w:rsidP="00E4365A">
            <w:pPr>
              <w:spacing w:line="360" w:lineRule="auto"/>
              <w:jc w:val="center"/>
              <w:rPr>
                <w:lang w:val="en-US"/>
              </w:rPr>
            </w:pPr>
            <w:r>
              <w:rPr>
                <w:lang w:val="en-US"/>
              </w:rPr>
              <w:t>1</w:t>
            </w:r>
          </w:p>
        </w:tc>
        <w:tc>
          <w:tcPr>
            <w:tcW w:w="2120" w:type="dxa"/>
          </w:tcPr>
          <w:p w14:paraId="7BE7B7E0" w14:textId="16700DBC" w:rsidR="00510604" w:rsidRDefault="00A76989" w:rsidP="00E4365A">
            <w:pPr>
              <w:spacing w:line="360" w:lineRule="auto"/>
              <w:rPr>
                <w:lang w:val="en-US"/>
              </w:rPr>
            </w:pPr>
            <w:r>
              <w:rPr>
                <w:lang w:val="en-US"/>
              </w:rPr>
              <w:t>user</w:t>
            </w:r>
          </w:p>
        </w:tc>
        <w:tc>
          <w:tcPr>
            <w:tcW w:w="1463" w:type="dxa"/>
          </w:tcPr>
          <w:p w14:paraId="038608D6" w14:textId="01FA00F5" w:rsidR="00510604" w:rsidRDefault="00A76989" w:rsidP="00E4365A">
            <w:pPr>
              <w:spacing w:line="360" w:lineRule="auto"/>
              <w:jc w:val="center"/>
              <w:rPr>
                <w:lang w:val="en-US"/>
              </w:rPr>
            </w:pPr>
            <w:r>
              <w:rPr>
                <w:lang w:val="en-US"/>
              </w:rPr>
              <w:t>X</w:t>
            </w:r>
          </w:p>
        </w:tc>
        <w:tc>
          <w:tcPr>
            <w:tcW w:w="1463" w:type="dxa"/>
          </w:tcPr>
          <w:p w14:paraId="480DA1FB" w14:textId="77777777" w:rsidR="00510604" w:rsidRDefault="00510604" w:rsidP="00E4365A">
            <w:pPr>
              <w:spacing w:line="360" w:lineRule="auto"/>
              <w:jc w:val="center"/>
              <w:rPr>
                <w:lang w:val="en-US"/>
              </w:rPr>
            </w:pPr>
          </w:p>
        </w:tc>
        <w:tc>
          <w:tcPr>
            <w:tcW w:w="1463" w:type="dxa"/>
          </w:tcPr>
          <w:p w14:paraId="4E0BE26A" w14:textId="44368DA2" w:rsidR="00510604" w:rsidRDefault="00510604" w:rsidP="00E4365A">
            <w:pPr>
              <w:spacing w:line="360" w:lineRule="auto"/>
              <w:jc w:val="center"/>
              <w:rPr>
                <w:lang w:val="en-US"/>
              </w:rPr>
            </w:pPr>
          </w:p>
        </w:tc>
        <w:tc>
          <w:tcPr>
            <w:tcW w:w="1463" w:type="dxa"/>
          </w:tcPr>
          <w:p w14:paraId="38F9DA3E" w14:textId="7D5853A8" w:rsidR="00510604" w:rsidRDefault="00820B56" w:rsidP="00E4365A">
            <w:pPr>
              <w:jc w:val="center"/>
              <w:rPr>
                <w:lang w:val="en-US"/>
              </w:rPr>
            </w:pPr>
            <w:r>
              <w:rPr>
                <w:lang w:val="en-US"/>
              </w:rPr>
              <w:t>X</w:t>
            </w:r>
          </w:p>
        </w:tc>
      </w:tr>
      <w:tr w:rsidR="00510604" w14:paraId="4ED557E3" w14:textId="77777777" w:rsidTr="00E4365A">
        <w:tc>
          <w:tcPr>
            <w:tcW w:w="805" w:type="dxa"/>
          </w:tcPr>
          <w:p w14:paraId="14F21012" w14:textId="77777777" w:rsidR="00510604" w:rsidRDefault="00510604" w:rsidP="00E4365A">
            <w:pPr>
              <w:spacing w:line="360" w:lineRule="auto"/>
              <w:jc w:val="center"/>
              <w:rPr>
                <w:lang w:val="en-US"/>
              </w:rPr>
            </w:pPr>
            <w:r>
              <w:rPr>
                <w:lang w:val="en-US"/>
              </w:rPr>
              <w:t>2</w:t>
            </w:r>
          </w:p>
        </w:tc>
        <w:tc>
          <w:tcPr>
            <w:tcW w:w="2120" w:type="dxa"/>
          </w:tcPr>
          <w:p w14:paraId="255F3DE2" w14:textId="1F817372" w:rsidR="00510604" w:rsidRDefault="00A76989" w:rsidP="00E4365A">
            <w:pPr>
              <w:spacing w:line="360" w:lineRule="auto"/>
              <w:rPr>
                <w:lang w:val="en-US"/>
              </w:rPr>
            </w:pPr>
            <w:r>
              <w:rPr>
                <w:lang w:val="en-US"/>
              </w:rPr>
              <w:t>customer</w:t>
            </w:r>
          </w:p>
        </w:tc>
        <w:tc>
          <w:tcPr>
            <w:tcW w:w="1463" w:type="dxa"/>
          </w:tcPr>
          <w:p w14:paraId="51D5DB8C" w14:textId="6F037844" w:rsidR="00510604" w:rsidRDefault="00A76989" w:rsidP="00E4365A">
            <w:pPr>
              <w:spacing w:line="360" w:lineRule="auto"/>
              <w:jc w:val="center"/>
              <w:rPr>
                <w:lang w:val="en-US"/>
              </w:rPr>
            </w:pPr>
            <w:r>
              <w:rPr>
                <w:lang w:val="en-US"/>
              </w:rPr>
              <w:t>X</w:t>
            </w:r>
          </w:p>
        </w:tc>
        <w:tc>
          <w:tcPr>
            <w:tcW w:w="1463" w:type="dxa"/>
          </w:tcPr>
          <w:p w14:paraId="14545889" w14:textId="6E0E587E" w:rsidR="00510604" w:rsidRDefault="005E033B" w:rsidP="00E4365A">
            <w:pPr>
              <w:spacing w:line="360" w:lineRule="auto"/>
              <w:jc w:val="center"/>
              <w:rPr>
                <w:lang w:val="en-US"/>
              </w:rPr>
            </w:pPr>
            <w:r>
              <w:rPr>
                <w:lang w:val="en-US"/>
              </w:rPr>
              <w:t>X</w:t>
            </w:r>
          </w:p>
        </w:tc>
        <w:tc>
          <w:tcPr>
            <w:tcW w:w="1463" w:type="dxa"/>
          </w:tcPr>
          <w:p w14:paraId="02D54EF9" w14:textId="7BE45767" w:rsidR="00510604" w:rsidRDefault="00510604" w:rsidP="00E4365A">
            <w:pPr>
              <w:spacing w:line="360" w:lineRule="auto"/>
              <w:jc w:val="center"/>
              <w:rPr>
                <w:lang w:val="en-US"/>
              </w:rPr>
            </w:pPr>
          </w:p>
        </w:tc>
        <w:tc>
          <w:tcPr>
            <w:tcW w:w="1463" w:type="dxa"/>
          </w:tcPr>
          <w:p w14:paraId="4C4359B5" w14:textId="408E51E9" w:rsidR="00510604" w:rsidRDefault="00820B56" w:rsidP="00E4365A">
            <w:pPr>
              <w:jc w:val="center"/>
              <w:rPr>
                <w:lang w:val="en-US"/>
              </w:rPr>
            </w:pPr>
            <w:r>
              <w:rPr>
                <w:lang w:val="en-US"/>
              </w:rPr>
              <w:t>X</w:t>
            </w:r>
          </w:p>
        </w:tc>
      </w:tr>
      <w:tr w:rsidR="00A76989" w14:paraId="3F6FD0A4" w14:textId="77777777" w:rsidTr="00E4365A">
        <w:tc>
          <w:tcPr>
            <w:tcW w:w="805" w:type="dxa"/>
          </w:tcPr>
          <w:p w14:paraId="08817EE7" w14:textId="3FA40C67" w:rsidR="00A76989" w:rsidRDefault="00A76989" w:rsidP="00E4365A">
            <w:pPr>
              <w:spacing w:line="360" w:lineRule="auto"/>
              <w:jc w:val="center"/>
              <w:rPr>
                <w:lang w:val="en-US"/>
              </w:rPr>
            </w:pPr>
            <w:r>
              <w:rPr>
                <w:lang w:val="en-US"/>
              </w:rPr>
              <w:t>3</w:t>
            </w:r>
          </w:p>
        </w:tc>
        <w:tc>
          <w:tcPr>
            <w:tcW w:w="2120" w:type="dxa"/>
          </w:tcPr>
          <w:p w14:paraId="6AEE210F" w14:textId="682CC646" w:rsidR="00A76989" w:rsidRDefault="00820B56" w:rsidP="00E4365A">
            <w:pPr>
              <w:spacing w:line="360" w:lineRule="auto"/>
              <w:rPr>
                <w:lang w:val="en-US"/>
              </w:rPr>
            </w:pPr>
            <w:r>
              <w:rPr>
                <w:lang w:val="en-US"/>
              </w:rPr>
              <w:t>staff</w:t>
            </w:r>
          </w:p>
        </w:tc>
        <w:tc>
          <w:tcPr>
            <w:tcW w:w="1463" w:type="dxa"/>
          </w:tcPr>
          <w:p w14:paraId="4C771EAE" w14:textId="18BF48CB" w:rsidR="00A76989" w:rsidRDefault="00820B56" w:rsidP="00E4365A">
            <w:pPr>
              <w:spacing w:line="360" w:lineRule="auto"/>
              <w:jc w:val="center"/>
              <w:rPr>
                <w:lang w:val="en-US"/>
              </w:rPr>
            </w:pPr>
            <w:r>
              <w:rPr>
                <w:lang w:val="en-US"/>
              </w:rPr>
              <w:t>X</w:t>
            </w:r>
          </w:p>
        </w:tc>
        <w:tc>
          <w:tcPr>
            <w:tcW w:w="1463" w:type="dxa"/>
          </w:tcPr>
          <w:p w14:paraId="10E0D826" w14:textId="3765C380" w:rsidR="00A76989" w:rsidRDefault="005E033B" w:rsidP="00E4365A">
            <w:pPr>
              <w:spacing w:line="360" w:lineRule="auto"/>
              <w:jc w:val="center"/>
              <w:rPr>
                <w:lang w:val="en-US"/>
              </w:rPr>
            </w:pPr>
            <w:r>
              <w:rPr>
                <w:lang w:val="en-US"/>
              </w:rPr>
              <w:t>X</w:t>
            </w:r>
          </w:p>
        </w:tc>
        <w:tc>
          <w:tcPr>
            <w:tcW w:w="1463" w:type="dxa"/>
          </w:tcPr>
          <w:p w14:paraId="1CD0E29A" w14:textId="77777777" w:rsidR="00A76989" w:rsidRDefault="00A76989" w:rsidP="00E4365A">
            <w:pPr>
              <w:spacing w:line="360" w:lineRule="auto"/>
              <w:jc w:val="center"/>
              <w:rPr>
                <w:lang w:val="en-US"/>
              </w:rPr>
            </w:pPr>
          </w:p>
        </w:tc>
        <w:tc>
          <w:tcPr>
            <w:tcW w:w="1463" w:type="dxa"/>
          </w:tcPr>
          <w:p w14:paraId="1491FBA6" w14:textId="2EE9377B" w:rsidR="00A76989" w:rsidRDefault="00820B56" w:rsidP="00E4365A">
            <w:pPr>
              <w:jc w:val="center"/>
              <w:rPr>
                <w:lang w:val="en-US"/>
              </w:rPr>
            </w:pPr>
            <w:r>
              <w:rPr>
                <w:lang w:val="en-US"/>
              </w:rPr>
              <w:t>X</w:t>
            </w:r>
          </w:p>
        </w:tc>
      </w:tr>
    </w:tbl>
    <w:p w14:paraId="24D8F8D7" w14:textId="77777777" w:rsidR="00510604" w:rsidRPr="00D3179D" w:rsidRDefault="00510604" w:rsidP="00E4365A">
      <w:pPr>
        <w:rPr>
          <w:lang w:val="en-US"/>
        </w:rPr>
      </w:pPr>
    </w:p>
    <w:p w14:paraId="785F24A4" w14:textId="31CAB22F" w:rsidR="00755C63" w:rsidRDefault="00755C63" w:rsidP="00755C63">
      <w:pPr>
        <w:pStyle w:val="Heading5"/>
        <w:rPr>
          <w:lang w:val="en-US"/>
        </w:rPr>
      </w:pPr>
      <w:r>
        <w:rPr>
          <w:lang w:val="en-US"/>
        </w:rPr>
        <w:t>Cách xử lí</w:t>
      </w:r>
    </w:p>
    <w:p w14:paraId="02D55CBC" w14:textId="77777777" w:rsidR="003A795F" w:rsidRDefault="003A795F" w:rsidP="00D3179D">
      <w:pPr>
        <w:keepNext/>
        <w:jc w:val="center"/>
      </w:pPr>
      <w:r w:rsidRPr="003A795F">
        <w:rPr>
          <w:noProof/>
          <w:lang w:val="en-US"/>
        </w:rPr>
        <w:drawing>
          <wp:inline distT="0" distB="0" distL="0" distR="0" wp14:anchorId="1CFA965A" wp14:editId="37CDF195">
            <wp:extent cx="4410075" cy="784402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2976" cy="7849184"/>
                    </a:xfrm>
                    <a:prstGeom prst="rect">
                      <a:avLst/>
                    </a:prstGeom>
                    <a:noFill/>
                    <a:ln>
                      <a:noFill/>
                    </a:ln>
                  </pic:spPr>
                </pic:pic>
              </a:graphicData>
            </a:graphic>
          </wp:inline>
        </w:drawing>
      </w:r>
    </w:p>
    <w:p w14:paraId="0B849D57" w14:textId="47F1228A" w:rsidR="00377FBF" w:rsidRDefault="003A795F" w:rsidP="003A795F">
      <w:pPr>
        <w:pStyle w:val="Caption"/>
        <w:jc w:val="center"/>
        <w:rPr>
          <w:noProof/>
          <w:lang w:val="en-US"/>
        </w:rPr>
      </w:pPr>
      <w:r w:rsidRPr="00E4365A">
        <w:rPr>
          <w:sz w:val="26"/>
          <w:szCs w:val="26"/>
        </w:rPr>
        <w:t xml:space="preserve">Hình </w:t>
      </w:r>
      <w:r w:rsidR="003B08E2">
        <w:rPr>
          <w:sz w:val="26"/>
          <w:szCs w:val="26"/>
        </w:rPr>
        <w:fldChar w:fldCharType="begin"/>
      </w:r>
      <w:r w:rsidR="003B08E2">
        <w:rPr>
          <w:sz w:val="26"/>
          <w:szCs w:val="26"/>
        </w:rPr>
        <w:instrText xml:space="preserve"> STYLEREF 1 \s </w:instrText>
      </w:r>
      <w:r w:rsidR="003B08E2">
        <w:rPr>
          <w:sz w:val="26"/>
          <w:szCs w:val="26"/>
        </w:rPr>
        <w:fldChar w:fldCharType="separate"/>
      </w:r>
      <w:r w:rsidR="003B08E2">
        <w:rPr>
          <w:noProof/>
          <w:sz w:val="26"/>
          <w:szCs w:val="26"/>
        </w:rPr>
        <w:t>3</w:t>
      </w:r>
      <w:r w:rsidR="003B08E2">
        <w:rPr>
          <w:sz w:val="26"/>
          <w:szCs w:val="26"/>
        </w:rPr>
        <w:fldChar w:fldCharType="end"/>
      </w:r>
      <w:r w:rsidR="003B08E2">
        <w:rPr>
          <w:sz w:val="26"/>
          <w:szCs w:val="26"/>
        </w:rPr>
        <w:t>.</w:t>
      </w:r>
      <w:r w:rsidR="003B08E2">
        <w:rPr>
          <w:sz w:val="26"/>
          <w:szCs w:val="26"/>
        </w:rPr>
        <w:fldChar w:fldCharType="begin"/>
      </w:r>
      <w:r w:rsidR="003B08E2">
        <w:rPr>
          <w:sz w:val="26"/>
          <w:szCs w:val="26"/>
        </w:rPr>
        <w:instrText xml:space="preserve"> SEQ Hình \* ARABIC \s 1 </w:instrText>
      </w:r>
      <w:r w:rsidR="003B08E2">
        <w:rPr>
          <w:sz w:val="26"/>
          <w:szCs w:val="26"/>
        </w:rPr>
        <w:fldChar w:fldCharType="separate"/>
      </w:r>
      <w:r w:rsidR="003B08E2">
        <w:rPr>
          <w:noProof/>
          <w:sz w:val="26"/>
          <w:szCs w:val="26"/>
        </w:rPr>
        <w:t>13</w:t>
      </w:r>
      <w:r w:rsidR="003B08E2">
        <w:rPr>
          <w:sz w:val="26"/>
          <w:szCs w:val="26"/>
        </w:rPr>
        <w:fldChar w:fldCharType="end"/>
      </w:r>
      <w:r w:rsidRPr="00E4365A">
        <w:rPr>
          <w:sz w:val="26"/>
          <w:szCs w:val="26"/>
          <w:lang w:val="en-US"/>
        </w:rPr>
        <w:t xml:space="preserve"> Sơ đồ xử lí đăng kí tài khoản khách hàng</w:t>
      </w:r>
      <w:r w:rsidRPr="003A795F">
        <w:rPr>
          <w:noProof/>
          <w:lang w:val="en-US"/>
        </w:rPr>
        <w:t xml:space="preserve"> </w:t>
      </w:r>
    </w:p>
    <w:p w14:paraId="5038B1EC" w14:textId="77777777" w:rsidR="00896415" w:rsidRDefault="00896415" w:rsidP="00E4365A">
      <w:pPr>
        <w:keepNext/>
        <w:jc w:val="center"/>
      </w:pPr>
      <w:r w:rsidRPr="00896415">
        <w:rPr>
          <w:noProof/>
          <w:lang w:val="en-US"/>
        </w:rPr>
        <w:drawing>
          <wp:inline distT="0" distB="0" distL="0" distR="0" wp14:anchorId="2632096B" wp14:editId="505FFBCD">
            <wp:extent cx="4867275" cy="80766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0366" cy="8081788"/>
                    </a:xfrm>
                    <a:prstGeom prst="rect">
                      <a:avLst/>
                    </a:prstGeom>
                    <a:noFill/>
                    <a:ln>
                      <a:noFill/>
                    </a:ln>
                  </pic:spPr>
                </pic:pic>
              </a:graphicData>
            </a:graphic>
          </wp:inline>
        </w:drawing>
      </w:r>
    </w:p>
    <w:p w14:paraId="46CF4262" w14:textId="47B05EB0" w:rsidR="00896415" w:rsidRPr="00E4365A" w:rsidRDefault="00896415" w:rsidP="00E4365A">
      <w:pPr>
        <w:pStyle w:val="Caption"/>
        <w:jc w:val="center"/>
        <w:rPr>
          <w:color w:val="auto"/>
          <w:sz w:val="26"/>
          <w:szCs w:val="26"/>
          <w:lang w:val="en-US"/>
        </w:rPr>
      </w:pPr>
      <w:r w:rsidRPr="00E4365A">
        <w:rPr>
          <w:color w:val="auto"/>
          <w:sz w:val="26"/>
          <w:szCs w:val="26"/>
        </w:rPr>
        <w:t xml:space="preserve">Hình </w:t>
      </w:r>
      <w:r w:rsidR="003B08E2">
        <w:rPr>
          <w:color w:val="auto"/>
          <w:sz w:val="26"/>
          <w:szCs w:val="26"/>
        </w:rPr>
        <w:fldChar w:fldCharType="begin"/>
      </w:r>
      <w:r w:rsidR="003B08E2">
        <w:rPr>
          <w:color w:val="auto"/>
          <w:sz w:val="26"/>
          <w:szCs w:val="26"/>
        </w:rPr>
        <w:instrText xml:space="preserve"> STYLEREF 1 \s </w:instrText>
      </w:r>
      <w:r w:rsidR="003B08E2">
        <w:rPr>
          <w:color w:val="auto"/>
          <w:sz w:val="26"/>
          <w:szCs w:val="26"/>
        </w:rPr>
        <w:fldChar w:fldCharType="separate"/>
      </w:r>
      <w:r w:rsidR="003B08E2">
        <w:rPr>
          <w:noProof/>
          <w:color w:val="auto"/>
          <w:sz w:val="26"/>
          <w:szCs w:val="26"/>
        </w:rPr>
        <w:t>3</w:t>
      </w:r>
      <w:r w:rsidR="003B08E2">
        <w:rPr>
          <w:color w:val="auto"/>
          <w:sz w:val="26"/>
          <w:szCs w:val="26"/>
        </w:rPr>
        <w:fldChar w:fldCharType="end"/>
      </w:r>
      <w:r w:rsidR="003B08E2">
        <w:rPr>
          <w:color w:val="auto"/>
          <w:sz w:val="26"/>
          <w:szCs w:val="26"/>
        </w:rPr>
        <w:t>.</w:t>
      </w:r>
      <w:r w:rsidR="003B08E2">
        <w:rPr>
          <w:color w:val="auto"/>
          <w:sz w:val="26"/>
          <w:szCs w:val="26"/>
        </w:rPr>
        <w:fldChar w:fldCharType="begin"/>
      </w:r>
      <w:r w:rsidR="003B08E2">
        <w:rPr>
          <w:color w:val="auto"/>
          <w:sz w:val="26"/>
          <w:szCs w:val="26"/>
        </w:rPr>
        <w:instrText xml:space="preserve"> SEQ Hình \* ARABIC \s 1 </w:instrText>
      </w:r>
      <w:r w:rsidR="003B08E2">
        <w:rPr>
          <w:color w:val="auto"/>
          <w:sz w:val="26"/>
          <w:szCs w:val="26"/>
        </w:rPr>
        <w:fldChar w:fldCharType="separate"/>
      </w:r>
      <w:r w:rsidR="003B08E2">
        <w:rPr>
          <w:noProof/>
          <w:color w:val="auto"/>
          <w:sz w:val="26"/>
          <w:szCs w:val="26"/>
        </w:rPr>
        <w:t>14</w:t>
      </w:r>
      <w:r w:rsidR="003B08E2">
        <w:rPr>
          <w:color w:val="auto"/>
          <w:sz w:val="26"/>
          <w:szCs w:val="26"/>
        </w:rPr>
        <w:fldChar w:fldCharType="end"/>
      </w:r>
      <w:r w:rsidRPr="00E4365A">
        <w:rPr>
          <w:color w:val="auto"/>
          <w:sz w:val="26"/>
          <w:szCs w:val="26"/>
          <w:lang w:val="en-US"/>
        </w:rPr>
        <w:t xml:space="preserve"> Sơ đồ xử lí cập nhật thông tin người dùng sau khi đăng kí</w:t>
      </w:r>
    </w:p>
    <w:p w14:paraId="7B2CB665" w14:textId="650F73C6" w:rsidR="00C557CE" w:rsidRDefault="00C557CE" w:rsidP="00C557CE">
      <w:pPr>
        <w:pStyle w:val="Heading2"/>
        <w:rPr>
          <w:lang w:val="en-US"/>
        </w:rPr>
      </w:pPr>
      <w:bookmarkStart w:id="99" w:name="_Toc529744446"/>
      <w:r>
        <w:rPr>
          <w:lang w:val="en-US"/>
        </w:rPr>
        <w:t>Kiểm thử</w:t>
      </w:r>
      <w:bookmarkEnd w:id="99"/>
    </w:p>
    <w:p w14:paraId="19FA80FD" w14:textId="1CD96054" w:rsidR="004A77C2" w:rsidRDefault="004A77C2" w:rsidP="004A77C2">
      <w:pPr>
        <w:pStyle w:val="Heading3"/>
      </w:pPr>
      <w:bookmarkStart w:id="100" w:name="_Toc529744447"/>
      <w:r>
        <w:t>Giới thiệu</w:t>
      </w:r>
      <w:bookmarkEnd w:id="100"/>
    </w:p>
    <w:p w14:paraId="25625FD6" w14:textId="5A51317C" w:rsidR="004A77C2" w:rsidRDefault="004A77C2" w:rsidP="004A77C2">
      <w:pPr>
        <w:pStyle w:val="Heading3"/>
      </w:pPr>
      <w:bookmarkStart w:id="101" w:name="_Toc529744448"/>
      <w:r>
        <w:t>Chi tiết kế hoạch kiểm thử</w:t>
      </w:r>
      <w:bookmarkEnd w:id="101"/>
    </w:p>
    <w:p w14:paraId="497841D4" w14:textId="77E43A02" w:rsidR="004A77C2" w:rsidRDefault="004A77C2" w:rsidP="004A77C2">
      <w:pPr>
        <w:pStyle w:val="Heading3"/>
      </w:pPr>
      <w:bookmarkStart w:id="102" w:name="_Toc529744449"/>
      <w:r>
        <w:t>Quản lí kiểm thử</w:t>
      </w:r>
      <w:bookmarkEnd w:id="102"/>
    </w:p>
    <w:p w14:paraId="2CCA3230" w14:textId="2A13C9D6" w:rsidR="00C557CE" w:rsidRDefault="004A77C2" w:rsidP="007C127C">
      <w:pPr>
        <w:pStyle w:val="Heading3"/>
      </w:pPr>
      <w:bookmarkStart w:id="103" w:name="_Toc529744450"/>
      <w:r>
        <w:t>Các trường hợp kiểm thử</w:t>
      </w:r>
      <w:bookmarkEnd w:id="103"/>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104" w:name="_Toc529744451"/>
      <w:bookmarkStart w:id="105" w:name="_Toc484566666"/>
      <w:r w:rsidRPr="00C557CE">
        <w:lastRenderedPageBreak/>
        <w:t>KẾT QUẢ, THẢO LUẬN VÀ HƯỚNG PHÁT TRIỂN</w:t>
      </w:r>
      <w:bookmarkEnd w:id="104"/>
    </w:p>
    <w:bookmarkEnd w:id="105"/>
    <w:p w14:paraId="13905E6D" w14:textId="77777777" w:rsidR="00EB1083" w:rsidRPr="00B04AB8" w:rsidRDefault="00EB1083" w:rsidP="00DA561E">
      <w:pPr>
        <w:spacing w:line="360" w:lineRule="auto"/>
        <w:rPr>
          <w:b/>
        </w:rPr>
      </w:pPr>
      <w:r w:rsidRPr="00B04AB8">
        <w:rPr>
          <w:b/>
        </w:rPr>
        <w:t>Đạt được</w:t>
      </w:r>
    </w:p>
    <w:p w14:paraId="0E42E262" w14:textId="77777777" w:rsidR="00EB1083" w:rsidRPr="00B04AB8" w:rsidRDefault="00EB1083" w:rsidP="00DA561E">
      <w:pPr>
        <w:spacing w:line="360" w:lineRule="auto"/>
        <w:rPr>
          <w:b/>
        </w:rPr>
      </w:pPr>
      <w:r w:rsidRPr="00B04AB8">
        <w:rPr>
          <w:b/>
        </w:rPr>
        <w:t>Hạn chế</w:t>
      </w:r>
    </w:p>
    <w:p w14:paraId="1517ACD6" w14:textId="19777C71" w:rsidR="00C51F17" w:rsidRDefault="00EB1083" w:rsidP="00C51F17">
      <w:pPr>
        <w:rPr>
          <w:b/>
        </w:rPr>
      </w:pPr>
      <w:r w:rsidRPr="008904F6">
        <w:rPr>
          <w:b/>
        </w:rPr>
        <w:t>Hướng phát triển</w:t>
      </w:r>
    </w:p>
    <w:p w14:paraId="17EDC801" w14:textId="181E96BF" w:rsidR="00AE5480" w:rsidRDefault="00AE5480">
      <w:pPr>
        <w:jc w:val="left"/>
      </w:pPr>
      <w:r>
        <w:br w:type="page"/>
      </w:r>
    </w:p>
    <w:p w14:paraId="3694A0A6" w14:textId="52737D13" w:rsidR="00AE5480" w:rsidRDefault="00AE5480" w:rsidP="008904F6">
      <w:pPr>
        <w:pStyle w:val="Heading1"/>
        <w:numPr>
          <w:ilvl w:val="0"/>
          <w:numId w:val="0"/>
        </w:numPr>
        <w:ind w:left="540"/>
        <w:rPr>
          <w:ins w:id="106" w:author="phuong vu" w:date="2018-11-15T13:53:00Z"/>
        </w:rPr>
      </w:pPr>
      <w:r>
        <w:lastRenderedPageBreak/>
        <w:t>PHỤ LỤC</w:t>
      </w:r>
    </w:p>
    <w:p w14:paraId="33921320" w14:textId="36976A11" w:rsidR="008904F6" w:rsidRPr="008904F6" w:rsidRDefault="008904F6" w:rsidP="008904F6">
      <w:pPr>
        <w:rPr>
          <w:b/>
          <w:lang w:val="en-US"/>
          <w:rPrChange w:id="107" w:author="phuong vu" w:date="2018-11-15T13:54:00Z">
            <w:rPr/>
          </w:rPrChange>
        </w:rPr>
        <w:pPrChange w:id="108" w:author="phuong vu" w:date="2018-11-15T13:53:00Z">
          <w:pPr>
            <w:pStyle w:val="Heading1"/>
            <w:numPr>
              <w:numId w:val="0"/>
            </w:numPr>
            <w:ind w:firstLine="0"/>
          </w:pPr>
        </w:pPrChange>
      </w:pPr>
      <w:bookmarkStart w:id="109" w:name="sá"/>
      <w:bookmarkEnd w:id="109"/>
      <w:ins w:id="110" w:author="phuong vu" w:date="2018-11-15T13:54:00Z">
        <w:r w:rsidRPr="008904F6">
          <w:rPr>
            <w:b/>
            <w:lang w:val="en-US"/>
            <w:rPrChange w:id="111" w:author="phuong vu" w:date="2018-11-15T13:54:00Z">
              <w:rPr/>
            </w:rPrChange>
          </w:rPr>
          <w:t>Sơ đồ LDM</w:t>
        </w:r>
      </w:ins>
    </w:p>
    <w:p w14:paraId="095D0E5B" w14:textId="162F68C2" w:rsidR="00AE5480" w:rsidRPr="008904F6" w:rsidRDefault="00AE5480" w:rsidP="008904F6">
      <w:pPr>
        <w:pStyle w:val="ListParagraph"/>
        <w:numPr>
          <w:ilvl w:val="0"/>
          <w:numId w:val="49"/>
        </w:numPr>
      </w:pPr>
      <w:bookmarkStart w:id="112" w:name="_Ref530053515"/>
      <w:r w:rsidRPr="008904F6">
        <w:rPr>
          <w:b/>
        </w:rPr>
        <w:t>DATE</w:t>
      </w:r>
      <w:r>
        <w:rPr>
          <w:b/>
          <w:lang w:val="en-US"/>
        </w:rPr>
        <w:t xml:space="preserve"> </w:t>
      </w:r>
      <w:r w:rsidRPr="00AE5480">
        <w:t>(</w:t>
      </w:r>
      <w:r>
        <w:rPr>
          <w:lang w:val="en-US"/>
        </w:rPr>
        <w:t>#</w:t>
      </w:r>
      <w:r w:rsidRPr="008904F6">
        <w:rPr>
          <w:u w:val="single"/>
        </w:rPr>
        <w:t>DATE_AD</w:t>
      </w:r>
      <w:r w:rsidRPr="00AE5480">
        <w:t>)</w:t>
      </w:r>
      <w:bookmarkEnd w:id="112"/>
    </w:p>
    <w:p w14:paraId="4A277207" w14:textId="3972EF8F" w:rsidR="00C51F17" w:rsidRPr="00751AC2" w:rsidRDefault="00C51F17" w:rsidP="008904F6">
      <w:pPr>
        <w:pStyle w:val="ListParagraph"/>
        <w:numPr>
          <w:ilvl w:val="0"/>
          <w:numId w:val="49"/>
        </w:numPr>
        <w:jc w:val="left"/>
      </w:pPr>
      <w:r w:rsidRPr="008904F6">
        <w:rPr>
          <w:b/>
        </w:rPr>
        <w:t xml:space="preserve">PRODUCT_TYPE </w:t>
      </w:r>
      <w:r w:rsidRPr="00751AC2">
        <w:t>(</w:t>
      </w:r>
      <w:r>
        <w:t>#</w:t>
      </w:r>
      <w:r w:rsidRPr="008904F6">
        <w:rPr>
          <w:u w:val="single"/>
        </w:rPr>
        <w:t>ID</w:t>
      </w:r>
      <w:r w:rsidRPr="00751AC2">
        <w:t>, PRODUCT_TYPE_NAME, STATUS)</w:t>
      </w:r>
    </w:p>
    <w:p w14:paraId="664E5B65" w14:textId="77777777" w:rsidR="00C51F17" w:rsidRPr="00751AC2" w:rsidRDefault="00C51F17" w:rsidP="008904F6">
      <w:pPr>
        <w:pStyle w:val="ListParagraph"/>
        <w:numPr>
          <w:ilvl w:val="0"/>
          <w:numId w:val="49"/>
        </w:numPr>
        <w:jc w:val="left"/>
      </w:pPr>
      <w:r w:rsidRPr="008904F6">
        <w:rPr>
          <w:b/>
        </w:rPr>
        <w:t>PRODUCT (#</w:t>
      </w:r>
      <w:r w:rsidRPr="008904F6">
        <w:rPr>
          <w:u w:val="single"/>
        </w:rPr>
        <w:t>ID</w:t>
      </w:r>
      <w:r>
        <w:t xml:space="preserve">, PRODUC_NAME, SHORT_DESC, </w:t>
      </w:r>
      <w:r w:rsidRPr="008904F6">
        <w:rPr>
          <w:i/>
        </w:rPr>
        <w:t>PRODUCT_AVATAR</w:t>
      </w:r>
      <w:r>
        <w:t xml:space="preserve">, STATUS, </w:t>
      </w:r>
      <w:r w:rsidRPr="008904F6">
        <w:rPr>
          <w:i/>
        </w:rPr>
        <w:t>PRODUCT_TYPE_ID</w:t>
      </w:r>
      <w:r w:rsidRPr="008904F6">
        <w:rPr>
          <w:b/>
        </w:rPr>
        <w:t>)</w:t>
      </w:r>
    </w:p>
    <w:p w14:paraId="67151E43" w14:textId="77777777" w:rsidR="00C51F17" w:rsidRPr="008904F6" w:rsidRDefault="00C51F17" w:rsidP="008904F6">
      <w:pPr>
        <w:pStyle w:val="ListParagraph"/>
        <w:numPr>
          <w:ilvl w:val="0"/>
          <w:numId w:val="49"/>
        </w:numPr>
        <w:jc w:val="left"/>
        <w:rPr>
          <w:lang w:val="fr-FR"/>
        </w:rPr>
      </w:pPr>
      <w:r w:rsidRPr="008904F6">
        <w:rPr>
          <w:b/>
          <w:lang w:val="fr-FR"/>
        </w:rPr>
        <w:t xml:space="preserve">SERVICE_TYPE </w:t>
      </w:r>
      <w:r w:rsidRPr="008904F6">
        <w:rPr>
          <w:lang w:val="fr-FR"/>
        </w:rPr>
        <w:t>(#</w:t>
      </w:r>
      <w:r w:rsidRPr="008904F6">
        <w:rPr>
          <w:u w:val="single"/>
          <w:lang w:val="fr-FR"/>
        </w:rPr>
        <w:t>ID</w:t>
      </w:r>
      <w:r w:rsidRPr="008904F6">
        <w:rPr>
          <w:lang w:val="fr-FR"/>
        </w:rPr>
        <w:t xml:space="preserve">, SERVICE_TYPE_NAME, SERVICE_TYPE_DESC, STATUS, </w:t>
      </w:r>
      <w:r w:rsidRPr="008904F6">
        <w:rPr>
          <w:i/>
          <w:lang w:val="fr-FR"/>
        </w:rPr>
        <w:t>SERVICE_TYPE_AVATAR</w:t>
      </w:r>
      <w:r w:rsidRPr="008904F6">
        <w:rPr>
          <w:lang w:val="fr-FR"/>
        </w:rPr>
        <w:t>)</w:t>
      </w:r>
    </w:p>
    <w:p w14:paraId="3036D1BF" w14:textId="6066482B" w:rsidR="00C51F17" w:rsidRPr="008904F6" w:rsidRDefault="00C51F17" w:rsidP="008904F6">
      <w:pPr>
        <w:pStyle w:val="ListParagraph"/>
        <w:numPr>
          <w:ilvl w:val="0"/>
          <w:numId w:val="49"/>
        </w:numPr>
        <w:jc w:val="left"/>
        <w:rPr>
          <w:lang w:val="fr-FR"/>
        </w:rPr>
      </w:pPr>
      <w:r w:rsidRPr="008904F6">
        <w:rPr>
          <w:b/>
          <w:lang w:val="fr-FR"/>
        </w:rPr>
        <w:t>SERVICE_TYPE_BRANCH</w:t>
      </w:r>
      <w:r w:rsidRPr="008904F6">
        <w:rPr>
          <w:lang w:val="fr-FR"/>
        </w:rPr>
        <w:t xml:space="preserve"> (</w:t>
      </w:r>
      <w:r w:rsidRPr="008904F6">
        <w:rPr>
          <w:u w:val="single"/>
          <w:lang w:val="fr-FR"/>
        </w:rPr>
        <w:t>#ID,</w:t>
      </w:r>
      <w:r w:rsidR="00AE5480" w:rsidRPr="008904F6">
        <w:rPr>
          <w:lang w:val="en-US"/>
        </w:rPr>
        <w:t xml:space="preserve"> </w:t>
      </w:r>
      <w:r w:rsidRPr="008904F6">
        <w:rPr>
          <w:u w:val="single"/>
          <w:lang w:val="fr-FR"/>
        </w:rPr>
        <w:t>#SERVICE_TYPE_ID</w:t>
      </w:r>
      <w:r>
        <w:t xml:space="preserve">, </w:t>
      </w:r>
      <w:r w:rsidRPr="008904F6">
        <w:rPr>
          <w:u w:val="single"/>
        </w:rPr>
        <w:t>#BRANCH_ID</w:t>
      </w:r>
      <w:r>
        <w:t>, STATUS</w:t>
      </w:r>
      <w:r w:rsidRPr="008904F6">
        <w:rPr>
          <w:lang w:val="fr-FR"/>
        </w:rPr>
        <w:t>)</w:t>
      </w:r>
    </w:p>
    <w:p w14:paraId="42196B52" w14:textId="77777777" w:rsidR="00C51F17" w:rsidRPr="00E02EEE" w:rsidRDefault="00C51F17" w:rsidP="008904F6">
      <w:pPr>
        <w:pStyle w:val="ListParagraph"/>
        <w:numPr>
          <w:ilvl w:val="0"/>
          <w:numId w:val="49"/>
        </w:numPr>
        <w:jc w:val="left"/>
      </w:pPr>
      <w:r w:rsidRPr="008904F6">
        <w:rPr>
          <w:b/>
          <w:lang w:val="fr-FR"/>
        </w:rPr>
        <w:t>POST</w:t>
      </w:r>
      <w:r w:rsidRPr="008904F6">
        <w:rPr>
          <w:lang w:val="fr-FR"/>
        </w:rPr>
        <w:t xml:space="preserve"> (</w:t>
      </w:r>
      <w:r w:rsidRPr="008904F6">
        <w:rPr>
          <w:u w:val="single"/>
          <w:lang w:val="fr-FR"/>
        </w:rPr>
        <w:t>#ID</w:t>
      </w:r>
      <w:r>
        <w:t>, HEADLINE, BODY, HEADER_IMAGE_FILE)</w:t>
      </w:r>
    </w:p>
    <w:p w14:paraId="643707F2" w14:textId="77777777" w:rsidR="00C51F17" w:rsidRPr="008904F6" w:rsidRDefault="00C51F17" w:rsidP="008904F6">
      <w:pPr>
        <w:pStyle w:val="ListParagraph"/>
        <w:numPr>
          <w:ilvl w:val="0"/>
          <w:numId w:val="49"/>
        </w:numPr>
        <w:jc w:val="left"/>
        <w:rPr>
          <w:lang w:val="fr-FR"/>
        </w:rPr>
      </w:pPr>
      <w:r w:rsidRPr="008904F6">
        <w:rPr>
          <w:b/>
          <w:lang w:val="fr-FR"/>
        </w:rPr>
        <w:t>TIME_SCHEDULE</w:t>
      </w:r>
      <w:r w:rsidRPr="008904F6">
        <w:rPr>
          <w:lang w:val="fr-FR"/>
        </w:rPr>
        <w:t xml:space="preserve"> (</w:t>
      </w:r>
      <w:r w:rsidRPr="008904F6">
        <w:rPr>
          <w:u w:val="single"/>
          <w:lang w:val="fr-FR"/>
        </w:rPr>
        <w:t>#ID</w:t>
      </w:r>
      <w:r>
        <w:t>, TIME_SCHEDULE_NO, TIME_START, TIME_END, STATUS</w:t>
      </w:r>
      <w:r w:rsidRPr="008904F6">
        <w:rPr>
          <w:lang w:val="fr-FR"/>
        </w:rPr>
        <w:t>)</w:t>
      </w:r>
    </w:p>
    <w:p w14:paraId="2E38C2FB" w14:textId="77777777" w:rsidR="00C51F17" w:rsidRPr="00751AC2" w:rsidRDefault="00C51F17" w:rsidP="008904F6">
      <w:pPr>
        <w:pStyle w:val="ListParagraph"/>
        <w:numPr>
          <w:ilvl w:val="0"/>
          <w:numId w:val="49"/>
        </w:numPr>
        <w:jc w:val="left"/>
      </w:pPr>
      <w:r w:rsidRPr="008904F6">
        <w:rPr>
          <w:b/>
        </w:rPr>
        <w:t xml:space="preserve">LABEL </w:t>
      </w:r>
      <w:r w:rsidRPr="00751AC2">
        <w:t>(</w:t>
      </w:r>
      <w:r w:rsidRPr="008904F6">
        <w:rPr>
          <w:u w:val="single"/>
        </w:rPr>
        <w:t>#ID</w:t>
      </w:r>
      <w:r>
        <w:t>, LABEL_NAME, STATUS</w:t>
      </w:r>
      <w:r w:rsidRPr="00751AC2">
        <w:t>)</w:t>
      </w:r>
    </w:p>
    <w:p w14:paraId="529CD885" w14:textId="77777777" w:rsidR="00C51F17" w:rsidRPr="00751AC2" w:rsidRDefault="00C51F17" w:rsidP="008904F6">
      <w:pPr>
        <w:pStyle w:val="ListParagraph"/>
        <w:numPr>
          <w:ilvl w:val="0"/>
          <w:numId w:val="49"/>
        </w:numPr>
        <w:jc w:val="left"/>
      </w:pPr>
      <w:r w:rsidRPr="008904F6">
        <w:rPr>
          <w:b/>
        </w:rPr>
        <w:t xml:space="preserve">UNIT </w:t>
      </w:r>
      <w:r w:rsidRPr="00751AC2">
        <w:t>(</w:t>
      </w:r>
      <w:r>
        <w:t>#</w:t>
      </w:r>
      <w:r w:rsidRPr="008904F6">
        <w:rPr>
          <w:u w:val="single"/>
        </w:rPr>
        <w:t>ID</w:t>
      </w:r>
      <w:r w:rsidRPr="00751AC2">
        <w:t xml:space="preserve">, </w:t>
      </w:r>
      <w:r>
        <w:t>UNIT_NAME, STATUS</w:t>
      </w:r>
      <w:r w:rsidRPr="00751AC2">
        <w:t>)</w:t>
      </w:r>
    </w:p>
    <w:p w14:paraId="662B4F24" w14:textId="77777777" w:rsidR="00C51F17" w:rsidRPr="008904F6" w:rsidRDefault="00C51F17" w:rsidP="008904F6">
      <w:pPr>
        <w:pStyle w:val="ListParagraph"/>
        <w:numPr>
          <w:ilvl w:val="0"/>
          <w:numId w:val="49"/>
        </w:numPr>
        <w:jc w:val="left"/>
        <w:rPr>
          <w:lang w:val="fr-FR"/>
        </w:rPr>
      </w:pPr>
      <w:r w:rsidRPr="008904F6">
        <w:rPr>
          <w:b/>
          <w:lang w:val="fr-FR"/>
        </w:rPr>
        <w:t xml:space="preserve">MATERIAL </w:t>
      </w:r>
      <w:r w:rsidRPr="008904F6">
        <w:rPr>
          <w:lang w:val="fr-FR"/>
        </w:rPr>
        <w:t>(#</w:t>
      </w:r>
      <w:r w:rsidRPr="008904F6">
        <w:rPr>
          <w:u w:val="single"/>
          <w:lang w:val="fr-FR"/>
        </w:rPr>
        <w:t>ID</w:t>
      </w:r>
      <w:r w:rsidRPr="008904F6">
        <w:rPr>
          <w:lang w:val="fr-FR"/>
        </w:rPr>
        <w:t>, MATERIAL_NAME, STATUS)</w:t>
      </w:r>
    </w:p>
    <w:p w14:paraId="2687F657" w14:textId="77777777" w:rsidR="00C51F17" w:rsidRPr="008904F6" w:rsidRDefault="00C51F17" w:rsidP="008904F6">
      <w:pPr>
        <w:pStyle w:val="ListParagraph"/>
        <w:numPr>
          <w:ilvl w:val="0"/>
          <w:numId w:val="49"/>
        </w:numPr>
        <w:jc w:val="left"/>
        <w:rPr>
          <w:lang w:val="fr-FR"/>
        </w:rPr>
      </w:pPr>
      <w:r w:rsidRPr="008904F6">
        <w:rPr>
          <w:b/>
          <w:lang w:val="fr-FR"/>
        </w:rPr>
        <w:t xml:space="preserve">COLOR_GROUP </w:t>
      </w:r>
      <w:r w:rsidRPr="008904F6">
        <w:rPr>
          <w:lang w:val="fr-FR"/>
        </w:rPr>
        <w:t>(#</w:t>
      </w:r>
      <w:r w:rsidRPr="008904F6">
        <w:rPr>
          <w:u w:val="single"/>
          <w:lang w:val="fr-FR"/>
        </w:rPr>
        <w:t>ID</w:t>
      </w:r>
      <w:r w:rsidRPr="008904F6">
        <w:rPr>
          <w:lang w:val="fr-FR"/>
        </w:rPr>
        <w:t>, COLOR_GROUP_NAME, STATUS)</w:t>
      </w:r>
    </w:p>
    <w:p w14:paraId="49022E6A" w14:textId="77777777" w:rsidR="00C51F17" w:rsidRPr="008904F6" w:rsidRDefault="00C51F17" w:rsidP="008904F6">
      <w:pPr>
        <w:pStyle w:val="ListParagraph"/>
        <w:numPr>
          <w:ilvl w:val="0"/>
          <w:numId w:val="49"/>
        </w:numPr>
        <w:jc w:val="left"/>
        <w:rPr>
          <w:lang w:val="fr-FR"/>
        </w:rPr>
      </w:pPr>
      <w:r w:rsidRPr="008904F6">
        <w:rPr>
          <w:b/>
          <w:lang w:val="fr-FR"/>
        </w:rPr>
        <w:t xml:space="preserve">COLOR </w:t>
      </w:r>
      <w:r w:rsidRPr="008904F6">
        <w:rPr>
          <w:lang w:val="fr-FR"/>
        </w:rPr>
        <w:t>(#</w:t>
      </w:r>
      <w:r w:rsidRPr="008904F6">
        <w:rPr>
          <w:u w:val="single"/>
          <w:lang w:val="fr-FR"/>
        </w:rPr>
        <w:t>ID</w:t>
      </w:r>
      <w:r w:rsidRPr="008904F6">
        <w:rPr>
          <w:lang w:val="fr-FR"/>
        </w:rPr>
        <w:t>, COLOR_NAME, COLOR_GROUP_ID, STATUS)</w:t>
      </w:r>
    </w:p>
    <w:p w14:paraId="73BB64EF" w14:textId="77777777" w:rsidR="00C51F17" w:rsidRPr="00751AC2" w:rsidRDefault="00C51F17" w:rsidP="008904F6">
      <w:pPr>
        <w:pStyle w:val="ListParagraph"/>
        <w:numPr>
          <w:ilvl w:val="0"/>
          <w:numId w:val="49"/>
        </w:numPr>
        <w:jc w:val="left"/>
      </w:pPr>
      <w:r w:rsidRPr="008904F6">
        <w:rPr>
          <w:b/>
        </w:rPr>
        <w:t xml:space="preserve">CUSTOMER_ORDER </w:t>
      </w:r>
      <w:r w:rsidRPr="00751AC2">
        <w:t>(</w:t>
      </w:r>
      <w:r>
        <w:t>#</w:t>
      </w:r>
      <w:r w:rsidRPr="008904F6">
        <w:rPr>
          <w:u w:val="single"/>
        </w:rPr>
        <w:t>ID</w:t>
      </w:r>
      <w:r w:rsidRPr="00751AC2">
        <w:t xml:space="preserve">, </w:t>
      </w:r>
      <w:r w:rsidRPr="008904F6">
        <w:rPr>
          <w:i/>
        </w:rPr>
        <w:t xml:space="preserve">CUSTOMER_ID, BRANCH_ID, PICK_UP_TIME_ID, DELIVERY_TIME_ID, </w:t>
      </w:r>
      <w:r>
        <w:t>PICK_UP_DATE, DELIVERY_DATE, PICK_UP_PLACE, DELIVERY_PLACE</w:t>
      </w:r>
      <w:r w:rsidRPr="00751AC2">
        <w:t xml:space="preserve">, </w:t>
      </w:r>
      <w:r w:rsidRPr="008904F6">
        <w:rPr>
          <w:i/>
        </w:rPr>
        <w:t xml:space="preserve">CREATE_DATE, </w:t>
      </w:r>
      <w:r>
        <w:t>STATUS</w:t>
      </w:r>
      <w:r w:rsidRPr="00751AC2">
        <w:t>)</w:t>
      </w:r>
    </w:p>
    <w:p w14:paraId="771C0926" w14:textId="77777777" w:rsidR="00C51F17" w:rsidRPr="00751AC2" w:rsidRDefault="00C51F17" w:rsidP="008904F6">
      <w:pPr>
        <w:pStyle w:val="ListParagraph"/>
        <w:numPr>
          <w:ilvl w:val="0"/>
          <w:numId w:val="49"/>
        </w:numPr>
        <w:jc w:val="left"/>
      </w:pPr>
      <w:r w:rsidRPr="008904F6">
        <w:rPr>
          <w:b/>
        </w:rPr>
        <w:t>CUSTOMER</w:t>
      </w:r>
      <w:r w:rsidRPr="00751AC2">
        <w:t xml:space="preserve"> (</w:t>
      </w:r>
      <w:r>
        <w:t>#</w:t>
      </w:r>
      <w:r w:rsidRPr="008904F6">
        <w:rPr>
          <w:u w:val="single"/>
        </w:rPr>
        <w:t>ID</w:t>
      </w:r>
      <w:r w:rsidRPr="00751AC2">
        <w:t xml:space="preserve">, </w:t>
      </w:r>
      <w:r>
        <w:t xml:space="preserve">FULL_NAME, EMAIL, PASSWORD, GENDER, ADDRESS, PHONE, STATUS, </w:t>
      </w:r>
      <w:r w:rsidRPr="008904F6">
        <w:rPr>
          <w:i/>
        </w:rPr>
        <w:t>CUSTOMER_AVATAR</w:t>
      </w:r>
      <w:r w:rsidRPr="00751AC2">
        <w:t>)</w:t>
      </w:r>
    </w:p>
    <w:p w14:paraId="0997FF67" w14:textId="77777777" w:rsidR="00C51F17" w:rsidRPr="00751AC2" w:rsidRDefault="00C51F17" w:rsidP="008904F6">
      <w:pPr>
        <w:pStyle w:val="ListParagraph"/>
        <w:numPr>
          <w:ilvl w:val="0"/>
          <w:numId w:val="49"/>
        </w:numPr>
        <w:jc w:val="left"/>
      </w:pPr>
      <w:r w:rsidRPr="008904F6">
        <w:rPr>
          <w:b/>
        </w:rPr>
        <w:t xml:space="preserve">ORDER_DETAIL </w:t>
      </w:r>
      <w:r w:rsidRPr="00751AC2">
        <w:t>(</w:t>
      </w:r>
      <w:r w:rsidRPr="008904F6">
        <w:rPr>
          <w:u w:val="single"/>
        </w:rPr>
        <w:t>#ID</w:t>
      </w:r>
      <w:r>
        <w:t xml:space="preserve">, </w:t>
      </w:r>
      <w:r w:rsidRPr="008904F6">
        <w:rPr>
          <w:i/>
        </w:rPr>
        <w:t>ORDER_ID, SERVICE_TYPE_ID, UNIT_IDD, LABEL_ID, COLOR_ID, PRODUCT_ID, MATERIAL_ID, UNIT_PRICE,</w:t>
      </w:r>
      <w:r>
        <w:t xml:space="preserve"> AMOUNT, NOTE, STATUS</w:t>
      </w:r>
      <w:r w:rsidRPr="008904F6">
        <w:rPr>
          <w:u w:val="single"/>
        </w:rPr>
        <w:t>)</w:t>
      </w:r>
    </w:p>
    <w:p w14:paraId="272DCAFE" w14:textId="77777777" w:rsidR="00C51F17" w:rsidRPr="00751AC2" w:rsidRDefault="00C51F17" w:rsidP="008904F6">
      <w:pPr>
        <w:pStyle w:val="ListParagraph"/>
        <w:numPr>
          <w:ilvl w:val="0"/>
          <w:numId w:val="49"/>
        </w:numPr>
        <w:jc w:val="left"/>
      </w:pPr>
      <w:r w:rsidRPr="008904F6">
        <w:rPr>
          <w:b/>
        </w:rPr>
        <w:t xml:space="preserve">UNIT_PRICE </w:t>
      </w:r>
      <w:r w:rsidRPr="00751AC2">
        <w:t>(</w:t>
      </w:r>
      <w:r>
        <w:t>#</w:t>
      </w:r>
      <w:r w:rsidRPr="008904F6">
        <w:rPr>
          <w:u w:val="single"/>
        </w:rPr>
        <w:t>ID</w:t>
      </w:r>
      <w:r w:rsidRPr="00751AC2">
        <w:t xml:space="preserve">, </w:t>
      </w:r>
      <w:r>
        <w:t>#</w:t>
      </w:r>
      <w:r w:rsidRPr="008904F6">
        <w:rPr>
          <w:u w:val="single"/>
        </w:rPr>
        <w:t>PRODUCT_ID</w:t>
      </w:r>
      <w:r w:rsidRPr="00751AC2">
        <w:t xml:space="preserve">, </w:t>
      </w:r>
      <w:r>
        <w:t>#</w:t>
      </w:r>
      <w:r w:rsidRPr="008904F6">
        <w:rPr>
          <w:u w:val="single"/>
        </w:rPr>
        <w:t>SERVICE_TYPE_ID</w:t>
      </w:r>
      <w:r w:rsidRPr="00751AC2">
        <w:t>,</w:t>
      </w:r>
      <w:r>
        <w:t xml:space="preserve"> #</w:t>
      </w:r>
      <w:r w:rsidRPr="008904F6">
        <w:rPr>
          <w:u w:val="single"/>
        </w:rPr>
        <w:t>UNIT_ID</w:t>
      </w:r>
      <w:r>
        <w:t xml:space="preserve">, </w:t>
      </w:r>
      <w:r w:rsidRPr="00751AC2">
        <w:t xml:space="preserve">APPLY_DATE, </w:t>
      </w:r>
      <w:r>
        <w:t>PRICE, STATUS</w:t>
      </w:r>
      <w:r w:rsidRPr="00751AC2">
        <w:t>)</w:t>
      </w:r>
    </w:p>
    <w:p w14:paraId="22D12B12" w14:textId="77777777" w:rsidR="00C51F17" w:rsidRPr="00751AC2" w:rsidRDefault="00C51F17" w:rsidP="008904F6">
      <w:pPr>
        <w:pStyle w:val="ListParagraph"/>
        <w:numPr>
          <w:ilvl w:val="0"/>
          <w:numId w:val="49"/>
        </w:numPr>
        <w:jc w:val="left"/>
      </w:pPr>
      <w:r w:rsidRPr="008904F6">
        <w:rPr>
          <w:b/>
        </w:rPr>
        <w:t xml:space="preserve">BILL </w:t>
      </w:r>
      <w:r w:rsidRPr="00751AC2">
        <w:t>(</w:t>
      </w:r>
      <w:r w:rsidRPr="008904F6">
        <w:rPr>
          <w:u w:val="single"/>
        </w:rPr>
        <w:t xml:space="preserve">#ID, </w:t>
      </w:r>
      <w:r w:rsidRPr="008904F6">
        <w:rPr>
          <w:i/>
        </w:rPr>
        <w:t>RECEIPT_ID</w:t>
      </w:r>
      <w:r w:rsidRPr="00751AC2">
        <w:t xml:space="preserve">, </w:t>
      </w:r>
      <w:r w:rsidRPr="008904F6">
        <w:rPr>
          <w:i/>
        </w:rPr>
        <w:t>CREATE_BY</w:t>
      </w:r>
      <w:r w:rsidRPr="00751AC2">
        <w:t>,</w:t>
      </w:r>
      <w:r>
        <w:t xml:space="preserve"> </w:t>
      </w:r>
      <w:r w:rsidRPr="008904F6">
        <w:rPr>
          <w:i/>
        </w:rPr>
        <w:t>CREATE_DATE</w:t>
      </w:r>
      <w:r>
        <w:t>, STATUS</w:t>
      </w:r>
      <w:r w:rsidRPr="00751AC2">
        <w:t>)</w:t>
      </w:r>
    </w:p>
    <w:p w14:paraId="4D6E1F3D" w14:textId="77777777" w:rsidR="00C51F17" w:rsidRPr="00751AC2" w:rsidRDefault="00C51F17" w:rsidP="008904F6">
      <w:pPr>
        <w:pStyle w:val="ListParagraph"/>
        <w:numPr>
          <w:ilvl w:val="0"/>
          <w:numId w:val="49"/>
        </w:numPr>
        <w:jc w:val="left"/>
      </w:pPr>
      <w:r w:rsidRPr="008904F6">
        <w:rPr>
          <w:b/>
        </w:rPr>
        <w:t xml:space="preserve">BIL_DETAIL </w:t>
      </w:r>
      <w:r w:rsidRPr="00751AC2">
        <w:t>(</w:t>
      </w:r>
      <w:r w:rsidRPr="008904F6">
        <w:rPr>
          <w:u w:val="single"/>
        </w:rPr>
        <w:t>#ID</w:t>
      </w:r>
      <w:r>
        <w:t xml:space="preserve">, BILL_ID, </w:t>
      </w:r>
      <w:r w:rsidRPr="008904F6">
        <w:rPr>
          <w:i/>
        </w:rPr>
        <w:t xml:space="preserve">SERVICE_TYPE_ID, UNIT_IDD, LABEL_ID, COLOR_ID, PRODUCT_ID, MATERIAL_ID, UNIT_PRICE, </w:t>
      </w:r>
      <w:r>
        <w:t>AMOUNT, STATUS</w:t>
      </w:r>
      <w:r w:rsidRPr="00751AC2">
        <w:t>)</w:t>
      </w:r>
    </w:p>
    <w:p w14:paraId="14B14EDD" w14:textId="77777777" w:rsidR="00C51F17" w:rsidRPr="00751AC2" w:rsidRDefault="00C51F17" w:rsidP="008904F6">
      <w:pPr>
        <w:pStyle w:val="ListParagraph"/>
        <w:numPr>
          <w:ilvl w:val="0"/>
          <w:numId w:val="49"/>
        </w:numPr>
        <w:jc w:val="left"/>
      </w:pPr>
      <w:r w:rsidRPr="008904F6">
        <w:rPr>
          <w:b/>
        </w:rPr>
        <w:t xml:space="preserve">RECEIPT </w:t>
      </w:r>
      <w:r w:rsidRPr="00751AC2">
        <w:t>(</w:t>
      </w:r>
      <w:r w:rsidRPr="008904F6">
        <w:rPr>
          <w:u w:val="single"/>
        </w:rPr>
        <w:t>#ID, ORDER_ID</w:t>
      </w:r>
      <w:r>
        <w:t xml:space="preserve">, PICK_UP_TIME, DELIVERY_TIME, PICK_UP_DATE, DELIVERY_DATE, PICK_UP_PLACE, DELIVERY_PLACE, </w:t>
      </w:r>
      <w:r w:rsidRPr="008904F6">
        <w:rPr>
          <w:i/>
        </w:rPr>
        <w:t>STAFF_PICK_UP, STAFF_DELIVERY</w:t>
      </w:r>
      <w:r w:rsidRPr="00751AC2">
        <w:t>)</w:t>
      </w:r>
    </w:p>
    <w:p w14:paraId="712B36BE" w14:textId="77777777" w:rsidR="00C51F17" w:rsidRPr="00751AC2" w:rsidRDefault="00C51F17" w:rsidP="008904F6">
      <w:pPr>
        <w:pStyle w:val="ListParagraph"/>
        <w:numPr>
          <w:ilvl w:val="0"/>
          <w:numId w:val="49"/>
        </w:numPr>
        <w:jc w:val="left"/>
      </w:pPr>
      <w:r w:rsidRPr="008904F6">
        <w:rPr>
          <w:b/>
        </w:rPr>
        <w:t xml:space="preserve">RECEIPT_DETAIL </w:t>
      </w:r>
      <w:r w:rsidRPr="00751AC2">
        <w:t>(</w:t>
      </w:r>
      <w:r w:rsidRPr="008904F6">
        <w:rPr>
          <w:u w:val="single"/>
        </w:rPr>
        <w:t>#ID</w:t>
      </w:r>
      <w:r>
        <w:t xml:space="preserve">, </w:t>
      </w:r>
      <w:r w:rsidRPr="008904F6">
        <w:rPr>
          <w:i/>
        </w:rPr>
        <w:t>RECEIPT_ID</w:t>
      </w:r>
      <w:r>
        <w:t xml:space="preserve">, </w:t>
      </w:r>
      <w:r w:rsidRPr="008904F6">
        <w:rPr>
          <w:i/>
        </w:rPr>
        <w:t xml:space="preserve">SERVICE_TYPE_ID, UNIT_IDD, LABEL_ID, COLOR_ID, PRODUCT_ID, MATERIAL_ID, UNIT_PRICE, </w:t>
      </w:r>
      <w:r>
        <w:t>AMOUNT, STATUS</w:t>
      </w:r>
      <w:r w:rsidRPr="00751AC2">
        <w:t>)</w:t>
      </w:r>
    </w:p>
    <w:p w14:paraId="21E01BA6" w14:textId="77777777" w:rsidR="00C51F17" w:rsidRPr="008904F6" w:rsidRDefault="00C51F17" w:rsidP="008904F6">
      <w:pPr>
        <w:pStyle w:val="ListParagraph"/>
        <w:numPr>
          <w:ilvl w:val="0"/>
          <w:numId w:val="49"/>
        </w:numPr>
        <w:jc w:val="left"/>
        <w:rPr>
          <w:i/>
        </w:rPr>
      </w:pPr>
      <w:r w:rsidRPr="008904F6">
        <w:rPr>
          <w:b/>
        </w:rPr>
        <w:lastRenderedPageBreak/>
        <w:t xml:space="preserve">STAFF </w:t>
      </w:r>
      <w:r w:rsidRPr="00751AC2">
        <w:t>(</w:t>
      </w:r>
      <w:r>
        <w:t>#</w:t>
      </w:r>
      <w:r w:rsidRPr="008904F6">
        <w:rPr>
          <w:u w:val="single"/>
        </w:rPr>
        <w:t>ID</w:t>
      </w:r>
      <w:r w:rsidRPr="00751AC2">
        <w:t xml:space="preserve">, </w:t>
      </w:r>
      <w:r>
        <w:t xml:space="preserve">FULL_NAME, EMAIL, PASSWORD, GENDER, ADDRESS, PHONE, STATUS, </w:t>
      </w:r>
      <w:r w:rsidRPr="008904F6">
        <w:rPr>
          <w:i/>
        </w:rPr>
        <w:t>STAFF_AVATAR, STAFF_TYPE_ID</w:t>
      </w:r>
      <w:r w:rsidRPr="00751AC2">
        <w:t>)</w:t>
      </w:r>
    </w:p>
    <w:p w14:paraId="2D917643" w14:textId="77777777" w:rsidR="00C51F17" w:rsidRPr="00751AC2" w:rsidRDefault="00C51F17" w:rsidP="008904F6">
      <w:pPr>
        <w:pStyle w:val="ListParagraph"/>
        <w:numPr>
          <w:ilvl w:val="0"/>
          <w:numId w:val="49"/>
        </w:numPr>
        <w:jc w:val="left"/>
      </w:pPr>
      <w:r w:rsidRPr="008904F6">
        <w:rPr>
          <w:b/>
        </w:rPr>
        <w:t xml:space="preserve">STAFF_TYPE </w:t>
      </w:r>
      <w:r w:rsidRPr="00751AC2">
        <w:t>(</w:t>
      </w:r>
      <w:r w:rsidRPr="008904F6">
        <w:rPr>
          <w:u w:val="single"/>
        </w:rPr>
        <w:t>#ID</w:t>
      </w:r>
      <w:r>
        <w:t>, STAFF_TYPE_NAME, STAFF_TYPE_CODE, STATUS</w:t>
      </w:r>
      <w:r w:rsidRPr="00751AC2">
        <w:t>)</w:t>
      </w:r>
    </w:p>
    <w:p w14:paraId="4072C2B4" w14:textId="77777777" w:rsidR="00C51F17" w:rsidRPr="00751AC2" w:rsidRDefault="00C51F17" w:rsidP="008904F6">
      <w:pPr>
        <w:pStyle w:val="ListParagraph"/>
        <w:numPr>
          <w:ilvl w:val="0"/>
          <w:numId w:val="49"/>
        </w:numPr>
        <w:jc w:val="left"/>
      </w:pPr>
      <w:r w:rsidRPr="008904F6">
        <w:rPr>
          <w:b/>
        </w:rPr>
        <w:t xml:space="preserve">BRANCH </w:t>
      </w:r>
      <w:r w:rsidRPr="00751AC2">
        <w:t>(</w:t>
      </w:r>
      <w:r w:rsidRPr="008904F6">
        <w:rPr>
          <w:u w:val="single"/>
        </w:rPr>
        <w:t>#ID</w:t>
      </w:r>
      <w:r>
        <w:t xml:space="preserve">, BRANCH_NAME, ADDRESS, </w:t>
      </w:r>
      <w:r w:rsidRPr="008904F6">
        <w:rPr>
          <w:i/>
        </w:rPr>
        <w:t>BRANCH_AVATAR</w:t>
      </w:r>
      <w:r>
        <w:t>, LATIDUTE, LONGTIDUTE, STATUS</w:t>
      </w:r>
      <w:r w:rsidRPr="00751AC2">
        <w:t>)</w:t>
      </w:r>
    </w:p>
    <w:p w14:paraId="0DA44F7B" w14:textId="77777777" w:rsidR="00C51F17" w:rsidRPr="00751AC2" w:rsidRDefault="00C51F17" w:rsidP="008904F6">
      <w:pPr>
        <w:pStyle w:val="ListParagraph"/>
        <w:numPr>
          <w:ilvl w:val="0"/>
          <w:numId w:val="49"/>
        </w:numPr>
        <w:jc w:val="left"/>
      </w:pPr>
      <w:r w:rsidRPr="008904F6">
        <w:rPr>
          <w:b/>
        </w:rPr>
        <w:t xml:space="preserve">PROMOTION </w:t>
      </w:r>
      <w:r w:rsidRPr="00751AC2">
        <w:t>(</w:t>
      </w:r>
      <w:r w:rsidRPr="008904F6">
        <w:rPr>
          <w:u w:val="single"/>
        </w:rPr>
        <w:t>#ID</w:t>
      </w:r>
      <w:r>
        <w:t>, PROMOTION_NAME, SALE, DATE_START, DATE_END, PROMOTION_CODE, STATUS</w:t>
      </w:r>
      <w:r w:rsidRPr="00751AC2">
        <w:t>)</w:t>
      </w:r>
    </w:p>
    <w:p w14:paraId="7389DE39" w14:textId="77777777" w:rsidR="00C51F17" w:rsidRPr="00751AC2" w:rsidRDefault="00C51F17" w:rsidP="008904F6">
      <w:pPr>
        <w:pStyle w:val="ListParagraph"/>
        <w:numPr>
          <w:ilvl w:val="0"/>
          <w:numId w:val="49"/>
        </w:numPr>
        <w:jc w:val="left"/>
      </w:pPr>
      <w:r w:rsidRPr="008904F6">
        <w:rPr>
          <w:b/>
        </w:rPr>
        <w:t xml:space="preserve">PROMOTION_BRANCH </w:t>
      </w:r>
      <w:r w:rsidRPr="00751AC2">
        <w:t>(</w:t>
      </w:r>
      <w:r w:rsidRPr="008904F6">
        <w:rPr>
          <w:u w:val="single"/>
        </w:rPr>
        <w:t>#ID</w:t>
      </w:r>
      <w:r>
        <w:t>, #</w:t>
      </w:r>
      <w:r w:rsidRPr="008904F6">
        <w:rPr>
          <w:u w:val="single"/>
        </w:rPr>
        <w:t>PROMOTION_ID</w:t>
      </w:r>
      <w:r w:rsidRPr="00751AC2">
        <w:t xml:space="preserve">, </w:t>
      </w:r>
      <w:r w:rsidRPr="008904F6">
        <w:rPr>
          <w:u w:val="single"/>
        </w:rPr>
        <w:t>#BRANCH_ID</w:t>
      </w:r>
      <w:r>
        <w:t>, STATUS</w:t>
      </w:r>
      <w:r w:rsidRPr="00751AC2">
        <w:t>)</w:t>
      </w:r>
    </w:p>
    <w:p w14:paraId="0B1F27EC" w14:textId="77777777" w:rsidR="00C51F17" w:rsidRPr="00751AC2" w:rsidRDefault="00C51F17" w:rsidP="008904F6">
      <w:pPr>
        <w:pStyle w:val="ListParagraph"/>
        <w:numPr>
          <w:ilvl w:val="0"/>
          <w:numId w:val="49"/>
        </w:numPr>
        <w:jc w:val="left"/>
      </w:pPr>
      <w:r w:rsidRPr="008904F6">
        <w:rPr>
          <w:b/>
        </w:rPr>
        <w:t xml:space="preserve">WASHING_MACHINE </w:t>
      </w:r>
      <w:r w:rsidRPr="00751AC2">
        <w:t>(</w:t>
      </w:r>
      <w:r w:rsidRPr="008904F6">
        <w:rPr>
          <w:u w:val="single"/>
        </w:rPr>
        <w:t>#ID</w:t>
      </w:r>
      <w:r>
        <w:t>,</w:t>
      </w:r>
      <w:r w:rsidRPr="008904F6">
        <w:rPr>
          <w:i/>
        </w:rPr>
        <w:t xml:space="preserve"> BRANCH_ID</w:t>
      </w:r>
      <w:r>
        <w:t>, BOUGHT_DATE, CAPACITY, WASHER_CODE</w:t>
      </w:r>
      <w:r w:rsidRPr="00751AC2">
        <w:t>, STATUS)</w:t>
      </w:r>
    </w:p>
    <w:p w14:paraId="454B3BE9" w14:textId="77777777" w:rsidR="00C51F17" w:rsidRDefault="00C51F17" w:rsidP="008904F6">
      <w:pPr>
        <w:pStyle w:val="ListParagraph"/>
        <w:numPr>
          <w:ilvl w:val="0"/>
          <w:numId w:val="49"/>
        </w:numPr>
        <w:jc w:val="left"/>
      </w:pPr>
      <w:r w:rsidRPr="008904F6">
        <w:rPr>
          <w:b/>
        </w:rPr>
        <w:t xml:space="preserve">WASH_BAG </w:t>
      </w:r>
      <w:r w:rsidRPr="00751AC2">
        <w:t>(</w:t>
      </w:r>
      <w:r w:rsidRPr="008904F6">
        <w:rPr>
          <w:u w:val="single"/>
        </w:rPr>
        <w:t>#ID</w:t>
      </w:r>
      <w:r>
        <w:t>, WASH_BAG_NAME, RECEIPT_ID, STATUS</w:t>
      </w:r>
      <w:r w:rsidRPr="00751AC2">
        <w:t>)</w:t>
      </w:r>
    </w:p>
    <w:p w14:paraId="724635CE" w14:textId="77777777" w:rsidR="00C51F17" w:rsidRPr="00751AC2" w:rsidRDefault="00C51F17" w:rsidP="008904F6">
      <w:pPr>
        <w:pStyle w:val="ListParagraph"/>
        <w:numPr>
          <w:ilvl w:val="0"/>
          <w:numId w:val="49"/>
        </w:numPr>
        <w:jc w:val="left"/>
      </w:pPr>
      <w:r w:rsidRPr="008904F6">
        <w:rPr>
          <w:b/>
        </w:rPr>
        <w:t xml:space="preserve">WASH_BAG_DETAIL </w:t>
      </w:r>
      <w:r w:rsidRPr="00751AC2">
        <w:t>(</w:t>
      </w:r>
      <w:r w:rsidRPr="008904F6">
        <w:rPr>
          <w:u w:val="single"/>
        </w:rPr>
        <w:t>#ID</w:t>
      </w:r>
      <w:r>
        <w:t xml:space="preserve">, </w:t>
      </w:r>
      <w:r w:rsidRPr="008904F6">
        <w:rPr>
          <w:i/>
        </w:rPr>
        <w:t>WASH_BAG_ID</w:t>
      </w:r>
      <w:r>
        <w:t xml:space="preserve">, </w:t>
      </w:r>
      <w:r w:rsidRPr="008904F6">
        <w:rPr>
          <w:i/>
        </w:rPr>
        <w:t xml:space="preserve">SERVICE_TYPE_ID, UNIT_IDD, LABEL_ID, COLOR_ID, PRODUCT_ID, MATERIAL_ID, </w:t>
      </w:r>
      <w:r>
        <w:t>AMOUNT, STATUS</w:t>
      </w:r>
      <w:r w:rsidRPr="00751AC2">
        <w:t>)</w:t>
      </w:r>
    </w:p>
    <w:p w14:paraId="0A8B09B7" w14:textId="77777777" w:rsidR="00C51F17" w:rsidRDefault="00C51F17" w:rsidP="008904F6">
      <w:pPr>
        <w:pStyle w:val="ListParagraph"/>
        <w:numPr>
          <w:ilvl w:val="0"/>
          <w:numId w:val="49"/>
        </w:numPr>
        <w:jc w:val="left"/>
      </w:pPr>
      <w:r w:rsidRPr="008904F6">
        <w:rPr>
          <w:b/>
        </w:rPr>
        <w:t xml:space="preserve">WASH </w:t>
      </w:r>
      <w:r w:rsidRPr="00751AC2">
        <w:t>(</w:t>
      </w:r>
      <w:r w:rsidRPr="008904F6">
        <w:rPr>
          <w:u w:val="single"/>
        </w:rPr>
        <w:t>#ID</w:t>
      </w:r>
      <w:r w:rsidRPr="00751AC2">
        <w:t>,</w:t>
      </w:r>
      <w:r>
        <w:t xml:space="preserve"> </w:t>
      </w:r>
      <w:r w:rsidRPr="008904F6">
        <w:rPr>
          <w:i/>
        </w:rPr>
        <w:t xml:space="preserve">WASH_BAG_ID, WASHING_MACHINE_ID, </w:t>
      </w:r>
      <w:r>
        <w:t>SN, STATUS</w:t>
      </w:r>
      <w:r w:rsidRPr="00751AC2">
        <w:t>)</w:t>
      </w:r>
    </w:p>
    <w:p w14:paraId="130057EC" w14:textId="77777777" w:rsidR="00C51F17" w:rsidRPr="00751AC2" w:rsidRDefault="00C51F17" w:rsidP="008904F6">
      <w:pPr>
        <w:pStyle w:val="ListParagraph"/>
        <w:numPr>
          <w:ilvl w:val="0"/>
          <w:numId w:val="49"/>
        </w:numPr>
        <w:jc w:val="left"/>
      </w:pPr>
      <w:r w:rsidRPr="008904F6">
        <w:rPr>
          <w:b/>
        </w:rPr>
        <w:t>TASK</w:t>
      </w:r>
      <w:r>
        <w:t xml:space="preserve"> (</w:t>
      </w:r>
      <w:r w:rsidRPr="008904F6">
        <w:rPr>
          <w:u w:val="single"/>
        </w:rPr>
        <w:t>#ID</w:t>
      </w:r>
      <w:r>
        <w:t xml:space="preserve">, TASK_TYPE, </w:t>
      </w:r>
      <w:r w:rsidRPr="008904F6">
        <w:rPr>
          <w:i/>
        </w:rPr>
        <w:t xml:space="preserve">CURRENT_STAFF, PREVIOUS_STAFF, CUSTOMER_ORDER, RECEIPT, BRANCH_ID, </w:t>
      </w:r>
      <w:r>
        <w:t>PREVIOUS_STATUS, CURRENT_STATUS, PREVIOUS_TASK)</w:t>
      </w:r>
    </w:p>
    <w:p w14:paraId="0F39B32F" w14:textId="77777777" w:rsidR="00C51F17" w:rsidRPr="00751AC2" w:rsidRDefault="00C51F17" w:rsidP="00C51F17"/>
    <w:p w14:paraId="339BB943" w14:textId="77777777" w:rsidR="00C51F17" w:rsidRPr="00751AC2" w:rsidRDefault="00C51F17" w:rsidP="00C51F17"/>
    <w:p w14:paraId="781F191A" w14:textId="77777777" w:rsidR="00C51F17" w:rsidRPr="00751AC2" w:rsidRDefault="00C51F17" w:rsidP="00C51F17"/>
    <w:p w14:paraId="5C12EB83" w14:textId="77777777" w:rsidR="00C51F17" w:rsidRPr="00751AC2" w:rsidRDefault="00C51F17" w:rsidP="00C51F17"/>
    <w:p w14:paraId="0032DDA9" w14:textId="77777777" w:rsidR="00C51F17" w:rsidRPr="00751AC2" w:rsidRDefault="00C51F17" w:rsidP="00C51F17">
      <w:r w:rsidRPr="008904F6">
        <w:rPr>
          <w:strike/>
        </w:rPr>
        <w:br w:type="page"/>
      </w:r>
      <w:bookmarkStart w:id="113" w:name="_Hlk530052769"/>
      <w:r w:rsidRPr="008904F6">
        <w:rPr>
          <w:b/>
        </w:rPr>
        <w:lastRenderedPageBreak/>
        <w:t>DATE</w:t>
      </w:r>
      <w:r w:rsidRPr="00751AC2">
        <w:t>(</w:t>
      </w:r>
      <w:r w:rsidRPr="008904F6">
        <w:rPr>
          <w:u w:val="single"/>
        </w:rPr>
        <w:t>DATE_AD</w:t>
      </w:r>
      <w:r w:rsidRPr="00751AC2">
        <w:t>)</w:t>
      </w:r>
    </w:p>
    <w:p w14:paraId="3A6E5065" w14:textId="0A48C43D" w:rsidR="00C51F17" w:rsidRPr="00751AC2" w:rsidRDefault="00C51F17" w:rsidP="008904F6">
      <w:pPr>
        <w:pStyle w:val="ListParagraph"/>
        <w:numPr>
          <w:ilvl w:val="0"/>
          <w:numId w:val="44"/>
        </w:numPr>
      </w:pPr>
      <w:r w:rsidRPr="008904F6">
        <w:rPr>
          <w:b/>
        </w:rPr>
        <w:t xml:space="preserve">PRODUCT_TYPE </w:t>
      </w:r>
      <w:r w:rsidRPr="00751AC2">
        <w:t>(</w:t>
      </w:r>
      <w:r>
        <w:t>#</w:t>
      </w:r>
      <w:r w:rsidRPr="008904F6">
        <w:rPr>
          <w:u w:val="single"/>
        </w:rPr>
        <w:t>ID</w:t>
      </w:r>
      <w:r w:rsidRPr="00751AC2">
        <w:t>, PRODUCT_TYPE_NAME, STATUS)</w:t>
      </w:r>
    </w:p>
    <w:p w14:paraId="350F0EC8" w14:textId="77777777" w:rsidR="00C51F17" w:rsidRPr="00751AC2" w:rsidRDefault="00C51F17" w:rsidP="008904F6">
      <w:pPr>
        <w:pStyle w:val="ListParagraph"/>
        <w:numPr>
          <w:ilvl w:val="0"/>
          <w:numId w:val="44"/>
        </w:numPr>
      </w:pPr>
      <w:r w:rsidRPr="008904F6">
        <w:rPr>
          <w:b/>
        </w:rPr>
        <w:t>PRODUCT (#</w:t>
      </w:r>
      <w:r w:rsidRPr="008904F6">
        <w:rPr>
          <w:u w:val="single"/>
        </w:rPr>
        <w:t>ID</w:t>
      </w:r>
      <w:r>
        <w:t xml:space="preserve">, PRODUC_NAME, SHORT_DESC, </w:t>
      </w:r>
      <w:r w:rsidRPr="008904F6">
        <w:rPr>
          <w:i/>
        </w:rPr>
        <w:t>PRODUCT_AVATAR</w:t>
      </w:r>
      <w:r>
        <w:t xml:space="preserve">, STATUS, </w:t>
      </w:r>
      <w:r w:rsidRPr="008904F6">
        <w:rPr>
          <w:i/>
        </w:rPr>
        <w:t>PRODUCT_TYPE_ID</w:t>
      </w:r>
      <w:r w:rsidRPr="008904F6">
        <w:rPr>
          <w:b/>
        </w:rPr>
        <w:t>)</w:t>
      </w:r>
    </w:p>
    <w:p w14:paraId="1DB6D996" w14:textId="77777777" w:rsidR="00C51F17" w:rsidRPr="008904F6" w:rsidRDefault="00C51F17" w:rsidP="008904F6">
      <w:pPr>
        <w:pStyle w:val="ListParagraph"/>
        <w:numPr>
          <w:ilvl w:val="0"/>
          <w:numId w:val="44"/>
        </w:numPr>
        <w:rPr>
          <w:lang w:val="fr-FR"/>
        </w:rPr>
      </w:pPr>
      <w:r w:rsidRPr="008904F6">
        <w:rPr>
          <w:b/>
          <w:lang w:val="fr-FR"/>
        </w:rPr>
        <w:t xml:space="preserve">SERVICE_TYPE </w:t>
      </w:r>
      <w:r w:rsidRPr="008904F6">
        <w:rPr>
          <w:lang w:val="fr-FR"/>
        </w:rPr>
        <w:t>(#</w:t>
      </w:r>
      <w:r w:rsidRPr="008904F6">
        <w:rPr>
          <w:u w:val="single"/>
          <w:lang w:val="fr-FR"/>
        </w:rPr>
        <w:t>ID</w:t>
      </w:r>
      <w:r w:rsidRPr="008904F6">
        <w:rPr>
          <w:lang w:val="fr-FR"/>
        </w:rPr>
        <w:t xml:space="preserve">, SERVICE_TYPE_NAME, SERVICE_TYPE_DESC, STATUS, </w:t>
      </w:r>
      <w:r w:rsidRPr="008904F6">
        <w:rPr>
          <w:i/>
          <w:lang w:val="fr-FR"/>
        </w:rPr>
        <w:t>SERVICE_TYPE_AVATAR</w:t>
      </w:r>
      <w:r w:rsidRPr="008904F6">
        <w:rPr>
          <w:lang w:val="fr-FR"/>
        </w:rPr>
        <w:t>)</w:t>
      </w:r>
    </w:p>
    <w:p w14:paraId="0AC61B8C" w14:textId="77777777" w:rsidR="00C51F17" w:rsidRPr="008904F6" w:rsidRDefault="00C51F17" w:rsidP="008904F6">
      <w:pPr>
        <w:pStyle w:val="ListParagraph"/>
        <w:numPr>
          <w:ilvl w:val="0"/>
          <w:numId w:val="44"/>
        </w:numPr>
        <w:rPr>
          <w:lang w:val="fr-FR"/>
        </w:rPr>
      </w:pPr>
      <w:r w:rsidRPr="008904F6">
        <w:rPr>
          <w:b/>
          <w:lang w:val="fr-FR"/>
        </w:rPr>
        <w:t>SERVICE_TYPE_BRANCH</w:t>
      </w:r>
      <w:r w:rsidRPr="008904F6">
        <w:rPr>
          <w:lang w:val="fr-FR"/>
        </w:rPr>
        <w:t xml:space="preserve"> (</w:t>
      </w:r>
      <w:r w:rsidRPr="008904F6">
        <w:rPr>
          <w:u w:val="single"/>
          <w:lang w:val="fr-FR"/>
        </w:rPr>
        <w:t>#ID, #SERVICE_TYPE_ID</w:t>
      </w:r>
      <w:r>
        <w:t xml:space="preserve">, </w:t>
      </w:r>
      <w:r w:rsidRPr="008904F6">
        <w:rPr>
          <w:u w:val="single"/>
        </w:rPr>
        <w:t>#BRANCH_ID</w:t>
      </w:r>
      <w:r>
        <w:t>, STATUS</w:t>
      </w:r>
      <w:r w:rsidRPr="008904F6">
        <w:rPr>
          <w:lang w:val="fr-FR"/>
        </w:rPr>
        <w:t>)</w:t>
      </w:r>
    </w:p>
    <w:p w14:paraId="6D1B8B58" w14:textId="77777777" w:rsidR="00C51F17" w:rsidRPr="00E02EEE" w:rsidRDefault="00C51F17" w:rsidP="008904F6">
      <w:pPr>
        <w:pStyle w:val="ListParagraph"/>
        <w:numPr>
          <w:ilvl w:val="0"/>
          <w:numId w:val="44"/>
        </w:numPr>
      </w:pPr>
      <w:r w:rsidRPr="008904F6">
        <w:rPr>
          <w:b/>
          <w:lang w:val="fr-FR"/>
        </w:rPr>
        <w:t>POST</w:t>
      </w:r>
      <w:r w:rsidRPr="008904F6">
        <w:rPr>
          <w:lang w:val="fr-FR"/>
        </w:rPr>
        <w:t xml:space="preserve"> (</w:t>
      </w:r>
      <w:r w:rsidRPr="008904F6">
        <w:rPr>
          <w:u w:val="single"/>
          <w:lang w:val="fr-FR"/>
        </w:rPr>
        <w:t>#ID</w:t>
      </w:r>
      <w:r>
        <w:t>, HEADLINE, BODY, HEADER_IMAGE_FILE)</w:t>
      </w:r>
    </w:p>
    <w:p w14:paraId="54BDA5BB" w14:textId="77777777" w:rsidR="00C51F17" w:rsidRPr="008904F6" w:rsidRDefault="00C51F17" w:rsidP="008904F6">
      <w:pPr>
        <w:pStyle w:val="ListParagraph"/>
        <w:numPr>
          <w:ilvl w:val="0"/>
          <w:numId w:val="44"/>
        </w:numPr>
        <w:rPr>
          <w:lang w:val="fr-FR"/>
        </w:rPr>
      </w:pPr>
      <w:r w:rsidRPr="008904F6">
        <w:rPr>
          <w:b/>
          <w:lang w:val="fr-FR"/>
        </w:rPr>
        <w:t>TIME_SCHEDULE</w:t>
      </w:r>
      <w:r w:rsidRPr="008904F6">
        <w:rPr>
          <w:lang w:val="fr-FR"/>
        </w:rPr>
        <w:t xml:space="preserve"> (</w:t>
      </w:r>
      <w:r w:rsidRPr="008904F6">
        <w:rPr>
          <w:u w:val="single"/>
          <w:lang w:val="fr-FR"/>
        </w:rPr>
        <w:t>#ID</w:t>
      </w:r>
      <w:r>
        <w:t>, TIME_SCHEDULE_NO, TIME_START, TIME_END, STATUS</w:t>
      </w:r>
      <w:r w:rsidRPr="008904F6">
        <w:rPr>
          <w:lang w:val="fr-FR"/>
        </w:rPr>
        <w:t>)</w:t>
      </w:r>
    </w:p>
    <w:p w14:paraId="0A8BCD08" w14:textId="77777777" w:rsidR="00C51F17" w:rsidRPr="00751AC2" w:rsidRDefault="00C51F17" w:rsidP="008904F6">
      <w:pPr>
        <w:pStyle w:val="ListParagraph"/>
        <w:numPr>
          <w:ilvl w:val="0"/>
          <w:numId w:val="44"/>
        </w:numPr>
      </w:pPr>
      <w:r w:rsidRPr="008904F6">
        <w:rPr>
          <w:b/>
        </w:rPr>
        <w:t xml:space="preserve">LABEL </w:t>
      </w:r>
      <w:r w:rsidRPr="00751AC2">
        <w:t>(</w:t>
      </w:r>
      <w:r w:rsidRPr="008904F6">
        <w:rPr>
          <w:u w:val="single"/>
        </w:rPr>
        <w:t>#ID</w:t>
      </w:r>
      <w:r>
        <w:t>, LABEL_NAME, STATUS</w:t>
      </w:r>
      <w:r w:rsidRPr="00751AC2">
        <w:t>)</w:t>
      </w:r>
    </w:p>
    <w:p w14:paraId="30455412" w14:textId="77777777" w:rsidR="00C51F17" w:rsidRPr="00751AC2" w:rsidRDefault="00C51F17" w:rsidP="008904F6">
      <w:pPr>
        <w:pStyle w:val="ListParagraph"/>
        <w:numPr>
          <w:ilvl w:val="0"/>
          <w:numId w:val="44"/>
        </w:numPr>
      </w:pPr>
      <w:r w:rsidRPr="008904F6">
        <w:rPr>
          <w:b/>
        </w:rPr>
        <w:t xml:space="preserve">UNIT </w:t>
      </w:r>
      <w:r w:rsidRPr="00751AC2">
        <w:t>(</w:t>
      </w:r>
      <w:r>
        <w:t>#</w:t>
      </w:r>
      <w:r w:rsidRPr="008904F6">
        <w:rPr>
          <w:u w:val="single"/>
        </w:rPr>
        <w:t>ID</w:t>
      </w:r>
      <w:r w:rsidRPr="00751AC2">
        <w:t xml:space="preserve">, </w:t>
      </w:r>
      <w:r>
        <w:t>UNIT_NAME, STATUS</w:t>
      </w:r>
      <w:r w:rsidRPr="00751AC2">
        <w:t>)</w:t>
      </w:r>
    </w:p>
    <w:p w14:paraId="6EB6F7CD" w14:textId="77777777" w:rsidR="00C51F17" w:rsidRPr="008904F6" w:rsidRDefault="00C51F17" w:rsidP="008904F6">
      <w:pPr>
        <w:pStyle w:val="ListParagraph"/>
        <w:numPr>
          <w:ilvl w:val="0"/>
          <w:numId w:val="44"/>
        </w:numPr>
        <w:rPr>
          <w:lang w:val="fr-FR"/>
        </w:rPr>
      </w:pPr>
      <w:r w:rsidRPr="008904F6">
        <w:rPr>
          <w:b/>
          <w:lang w:val="fr-FR"/>
        </w:rPr>
        <w:t xml:space="preserve">MATERIAL </w:t>
      </w:r>
      <w:r w:rsidRPr="008904F6">
        <w:rPr>
          <w:lang w:val="fr-FR"/>
        </w:rPr>
        <w:t>(#</w:t>
      </w:r>
      <w:r w:rsidRPr="008904F6">
        <w:rPr>
          <w:u w:val="single"/>
          <w:lang w:val="fr-FR"/>
        </w:rPr>
        <w:t>ID</w:t>
      </w:r>
      <w:r w:rsidRPr="008904F6">
        <w:rPr>
          <w:lang w:val="fr-FR"/>
        </w:rPr>
        <w:t>, MATERIAL_NAME, STATUS)</w:t>
      </w:r>
    </w:p>
    <w:p w14:paraId="7C4D5553" w14:textId="77777777" w:rsidR="00C51F17" w:rsidRPr="008904F6" w:rsidRDefault="00C51F17" w:rsidP="008904F6">
      <w:pPr>
        <w:pStyle w:val="ListParagraph"/>
        <w:numPr>
          <w:ilvl w:val="0"/>
          <w:numId w:val="44"/>
        </w:numPr>
        <w:rPr>
          <w:lang w:val="fr-FR"/>
        </w:rPr>
      </w:pPr>
      <w:r w:rsidRPr="008904F6">
        <w:rPr>
          <w:b/>
          <w:lang w:val="fr-FR"/>
        </w:rPr>
        <w:t xml:space="preserve">COLOR_GROUP </w:t>
      </w:r>
      <w:r w:rsidRPr="008904F6">
        <w:rPr>
          <w:lang w:val="fr-FR"/>
        </w:rPr>
        <w:t>(#</w:t>
      </w:r>
      <w:r w:rsidRPr="008904F6">
        <w:rPr>
          <w:u w:val="single"/>
          <w:lang w:val="fr-FR"/>
        </w:rPr>
        <w:t>ID</w:t>
      </w:r>
      <w:r w:rsidRPr="008904F6">
        <w:rPr>
          <w:lang w:val="fr-FR"/>
        </w:rPr>
        <w:t>, COLOR_GROUP_NAME, STATUS)</w:t>
      </w:r>
    </w:p>
    <w:p w14:paraId="3DCF5A0C" w14:textId="77777777" w:rsidR="00C51F17" w:rsidRPr="008904F6" w:rsidRDefault="00C51F17" w:rsidP="008904F6">
      <w:pPr>
        <w:pStyle w:val="ListParagraph"/>
        <w:numPr>
          <w:ilvl w:val="0"/>
          <w:numId w:val="44"/>
        </w:numPr>
        <w:rPr>
          <w:lang w:val="fr-FR"/>
        </w:rPr>
      </w:pPr>
      <w:r w:rsidRPr="008904F6">
        <w:rPr>
          <w:b/>
          <w:lang w:val="fr-FR"/>
        </w:rPr>
        <w:t xml:space="preserve">COLOR </w:t>
      </w:r>
      <w:r w:rsidRPr="008904F6">
        <w:rPr>
          <w:lang w:val="fr-FR"/>
        </w:rPr>
        <w:t>(#</w:t>
      </w:r>
      <w:r w:rsidRPr="008904F6">
        <w:rPr>
          <w:u w:val="single"/>
          <w:lang w:val="fr-FR"/>
        </w:rPr>
        <w:t>ID</w:t>
      </w:r>
      <w:r w:rsidRPr="008904F6">
        <w:rPr>
          <w:lang w:val="fr-FR"/>
        </w:rPr>
        <w:t>, COLOR_NAME, COLOR_GROUP_ID, STATUS)</w:t>
      </w:r>
    </w:p>
    <w:p w14:paraId="56BE52CD" w14:textId="77777777" w:rsidR="00C51F17" w:rsidRPr="00751AC2" w:rsidRDefault="00C51F17" w:rsidP="008904F6">
      <w:pPr>
        <w:pStyle w:val="ListParagraph"/>
        <w:numPr>
          <w:ilvl w:val="0"/>
          <w:numId w:val="44"/>
        </w:numPr>
      </w:pPr>
      <w:r w:rsidRPr="008904F6">
        <w:rPr>
          <w:b/>
        </w:rPr>
        <w:t xml:space="preserve">CUSTOMER_ORDER </w:t>
      </w:r>
      <w:r w:rsidRPr="00751AC2">
        <w:t>(</w:t>
      </w:r>
      <w:r>
        <w:t>#</w:t>
      </w:r>
      <w:r w:rsidRPr="008904F6">
        <w:rPr>
          <w:u w:val="single"/>
        </w:rPr>
        <w:t>ID</w:t>
      </w:r>
      <w:r w:rsidRPr="00751AC2">
        <w:t xml:space="preserve">, </w:t>
      </w:r>
      <w:r w:rsidRPr="008904F6">
        <w:rPr>
          <w:i/>
        </w:rPr>
        <w:t xml:space="preserve">CUSTOMER_ID, BRANCH_ID, PICK_UP_TIME_ID, DELIVERY_TIME_ID, </w:t>
      </w:r>
      <w:r>
        <w:t>PICK_UP_DATE, DELIVERY_DATE, PICK_UP_PLACE, DELIVERY_PLACE</w:t>
      </w:r>
      <w:r w:rsidRPr="00751AC2">
        <w:t xml:space="preserve">, </w:t>
      </w:r>
      <w:r w:rsidRPr="008904F6">
        <w:rPr>
          <w:i/>
        </w:rPr>
        <w:t xml:space="preserve">CREATE_DATE, </w:t>
      </w:r>
      <w:r>
        <w:t>STATUS</w:t>
      </w:r>
      <w:r w:rsidRPr="00751AC2">
        <w:t>)</w:t>
      </w:r>
    </w:p>
    <w:p w14:paraId="5E7B7782" w14:textId="77777777" w:rsidR="00C51F17" w:rsidRPr="00751AC2" w:rsidRDefault="00C51F17" w:rsidP="008904F6">
      <w:pPr>
        <w:pStyle w:val="ListParagraph"/>
        <w:numPr>
          <w:ilvl w:val="0"/>
          <w:numId w:val="44"/>
        </w:numPr>
      </w:pPr>
      <w:r w:rsidRPr="008904F6">
        <w:rPr>
          <w:b/>
        </w:rPr>
        <w:t>CUSTOMER</w:t>
      </w:r>
      <w:r w:rsidRPr="00751AC2">
        <w:t xml:space="preserve"> (</w:t>
      </w:r>
      <w:r>
        <w:t>#</w:t>
      </w:r>
      <w:r w:rsidRPr="008904F6">
        <w:rPr>
          <w:u w:val="single"/>
        </w:rPr>
        <w:t>ID</w:t>
      </w:r>
      <w:r w:rsidRPr="00751AC2">
        <w:t xml:space="preserve">, </w:t>
      </w:r>
      <w:r>
        <w:t xml:space="preserve">FULL_NAME, EMAIL, PASSWORD, GENDER, ADDRESS, PHONE, STATUS, </w:t>
      </w:r>
      <w:r w:rsidRPr="008904F6">
        <w:rPr>
          <w:i/>
        </w:rPr>
        <w:t>CUSTOMER_AVATAR</w:t>
      </w:r>
      <w:r w:rsidRPr="00751AC2">
        <w:t>)</w:t>
      </w:r>
    </w:p>
    <w:p w14:paraId="41A4ABCA" w14:textId="77777777" w:rsidR="00C51F17" w:rsidRPr="00751AC2" w:rsidRDefault="00C51F17" w:rsidP="008904F6">
      <w:pPr>
        <w:pStyle w:val="ListParagraph"/>
        <w:numPr>
          <w:ilvl w:val="0"/>
          <w:numId w:val="44"/>
        </w:numPr>
      </w:pPr>
      <w:r w:rsidRPr="008904F6">
        <w:rPr>
          <w:b/>
        </w:rPr>
        <w:t xml:space="preserve">ORDER_DETAIL </w:t>
      </w:r>
      <w:r w:rsidRPr="00751AC2">
        <w:t>(</w:t>
      </w:r>
      <w:r w:rsidRPr="008904F6">
        <w:rPr>
          <w:u w:val="single"/>
        </w:rPr>
        <w:t>#ID</w:t>
      </w:r>
      <w:r>
        <w:t xml:space="preserve">, </w:t>
      </w:r>
      <w:r w:rsidRPr="008904F6">
        <w:rPr>
          <w:i/>
        </w:rPr>
        <w:t>ORDER_ID, SERVICE_TYPE_ID, UNIT_IDD, LABEL_ID, COLOR_ID, PRODUCT_ID, MATERIAL_ID, UNIT_PRICE,</w:t>
      </w:r>
      <w:r>
        <w:t xml:space="preserve"> AMOUNT, NOTE, STATUS</w:t>
      </w:r>
      <w:r w:rsidRPr="008904F6">
        <w:rPr>
          <w:u w:val="single"/>
        </w:rPr>
        <w:t>)</w:t>
      </w:r>
    </w:p>
    <w:p w14:paraId="655F3DFF" w14:textId="77777777" w:rsidR="00C51F17" w:rsidRPr="00751AC2" w:rsidRDefault="00C51F17" w:rsidP="008904F6">
      <w:pPr>
        <w:pStyle w:val="ListParagraph"/>
        <w:numPr>
          <w:ilvl w:val="0"/>
          <w:numId w:val="44"/>
        </w:numPr>
      </w:pPr>
      <w:r w:rsidRPr="008904F6">
        <w:rPr>
          <w:b/>
        </w:rPr>
        <w:t xml:space="preserve">UNIT_PRICE </w:t>
      </w:r>
      <w:r w:rsidRPr="00751AC2">
        <w:t>(</w:t>
      </w:r>
      <w:r>
        <w:t>#</w:t>
      </w:r>
      <w:r w:rsidRPr="008904F6">
        <w:rPr>
          <w:u w:val="single"/>
        </w:rPr>
        <w:t>ID</w:t>
      </w:r>
      <w:r w:rsidRPr="00751AC2">
        <w:t xml:space="preserve">, </w:t>
      </w:r>
      <w:r>
        <w:t>#</w:t>
      </w:r>
      <w:r w:rsidRPr="008904F6">
        <w:rPr>
          <w:u w:val="single"/>
        </w:rPr>
        <w:t>PRODUCT_ID</w:t>
      </w:r>
      <w:r w:rsidRPr="00751AC2">
        <w:t xml:space="preserve">, </w:t>
      </w:r>
      <w:r>
        <w:t>#</w:t>
      </w:r>
      <w:r w:rsidRPr="008904F6">
        <w:rPr>
          <w:u w:val="single"/>
        </w:rPr>
        <w:t>SERVICE_TYPE_ID</w:t>
      </w:r>
      <w:r w:rsidRPr="00751AC2">
        <w:t>,</w:t>
      </w:r>
      <w:r>
        <w:t xml:space="preserve"> #</w:t>
      </w:r>
      <w:r w:rsidRPr="008904F6">
        <w:rPr>
          <w:u w:val="single"/>
        </w:rPr>
        <w:t>UNIT_ID</w:t>
      </w:r>
      <w:r>
        <w:t xml:space="preserve">, </w:t>
      </w:r>
      <w:r w:rsidRPr="00751AC2">
        <w:t xml:space="preserve">APPLY_DATE, </w:t>
      </w:r>
      <w:r>
        <w:t>PRICE, STATUS</w:t>
      </w:r>
      <w:r w:rsidRPr="00751AC2">
        <w:t>)</w:t>
      </w:r>
    </w:p>
    <w:p w14:paraId="11DA42C5" w14:textId="77777777" w:rsidR="00C51F17" w:rsidRPr="00751AC2" w:rsidRDefault="00C51F17" w:rsidP="008904F6">
      <w:pPr>
        <w:pStyle w:val="ListParagraph"/>
        <w:numPr>
          <w:ilvl w:val="0"/>
          <w:numId w:val="44"/>
        </w:numPr>
      </w:pPr>
      <w:r w:rsidRPr="008904F6">
        <w:rPr>
          <w:b/>
        </w:rPr>
        <w:t xml:space="preserve">BILL </w:t>
      </w:r>
      <w:r w:rsidRPr="00751AC2">
        <w:t>(</w:t>
      </w:r>
      <w:r w:rsidRPr="008904F6">
        <w:rPr>
          <w:u w:val="single"/>
        </w:rPr>
        <w:t xml:space="preserve">#ID, </w:t>
      </w:r>
      <w:r w:rsidRPr="008904F6">
        <w:rPr>
          <w:i/>
        </w:rPr>
        <w:t>RECEIPT_ID</w:t>
      </w:r>
      <w:r w:rsidRPr="00751AC2">
        <w:t xml:space="preserve">, </w:t>
      </w:r>
      <w:r w:rsidRPr="008904F6">
        <w:rPr>
          <w:i/>
        </w:rPr>
        <w:t>CREATE_BY</w:t>
      </w:r>
      <w:r w:rsidRPr="00751AC2">
        <w:t>,</w:t>
      </w:r>
      <w:r>
        <w:t xml:space="preserve"> </w:t>
      </w:r>
      <w:r w:rsidRPr="008904F6">
        <w:rPr>
          <w:i/>
        </w:rPr>
        <w:t>CREATE_DATE</w:t>
      </w:r>
      <w:r>
        <w:t>, STATUS</w:t>
      </w:r>
      <w:r w:rsidRPr="00751AC2">
        <w:t>)</w:t>
      </w:r>
    </w:p>
    <w:p w14:paraId="7D403EF4" w14:textId="77777777" w:rsidR="00C51F17" w:rsidRPr="00751AC2" w:rsidRDefault="00C51F17" w:rsidP="008904F6">
      <w:pPr>
        <w:pStyle w:val="ListParagraph"/>
        <w:numPr>
          <w:ilvl w:val="0"/>
          <w:numId w:val="44"/>
        </w:numPr>
      </w:pPr>
      <w:r w:rsidRPr="008904F6">
        <w:rPr>
          <w:b/>
        </w:rPr>
        <w:t xml:space="preserve">BIL_DETAIL </w:t>
      </w:r>
      <w:r w:rsidRPr="00751AC2">
        <w:t>(</w:t>
      </w:r>
      <w:r w:rsidRPr="008904F6">
        <w:rPr>
          <w:u w:val="single"/>
        </w:rPr>
        <w:t>#ID</w:t>
      </w:r>
      <w:r>
        <w:t xml:space="preserve">, BILL_ID, </w:t>
      </w:r>
      <w:r w:rsidRPr="008904F6">
        <w:rPr>
          <w:i/>
        </w:rPr>
        <w:t xml:space="preserve">SERVICE_TYPE_ID, UNIT_IDD, LABEL_ID, COLOR_ID, PRODUCT_ID, MATERIAL_ID, UNIT_PRICE, </w:t>
      </w:r>
      <w:r>
        <w:t>AMOUNT, STATUS</w:t>
      </w:r>
      <w:r w:rsidRPr="00751AC2">
        <w:t>)</w:t>
      </w:r>
    </w:p>
    <w:p w14:paraId="24BC0A1B" w14:textId="77777777" w:rsidR="00C51F17" w:rsidRPr="00751AC2" w:rsidRDefault="00C51F17" w:rsidP="008904F6">
      <w:pPr>
        <w:pStyle w:val="ListParagraph"/>
        <w:numPr>
          <w:ilvl w:val="0"/>
          <w:numId w:val="44"/>
        </w:numPr>
      </w:pPr>
      <w:r w:rsidRPr="008904F6">
        <w:rPr>
          <w:b/>
        </w:rPr>
        <w:t xml:space="preserve">RECEIPT </w:t>
      </w:r>
      <w:r w:rsidRPr="00751AC2">
        <w:t>(</w:t>
      </w:r>
      <w:r w:rsidRPr="008904F6">
        <w:rPr>
          <w:u w:val="single"/>
        </w:rPr>
        <w:t>#ID, ORDER_ID</w:t>
      </w:r>
      <w:r>
        <w:t xml:space="preserve">, PICK_UP_TIME, DELIVERY_TIME, PICK_UP_DATE, DELIVERY_DATE, PICK_UP_PLACE, DELIVERY_PLACE, </w:t>
      </w:r>
      <w:r w:rsidRPr="008904F6">
        <w:rPr>
          <w:i/>
        </w:rPr>
        <w:t>STAFF_PICK_UP, STAFF_DELIVERY</w:t>
      </w:r>
      <w:r w:rsidRPr="00751AC2">
        <w:t>)</w:t>
      </w:r>
    </w:p>
    <w:p w14:paraId="5CDC8433" w14:textId="77777777" w:rsidR="00C51F17" w:rsidRPr="00751AC2" w:rsidRDefault="00C51F17" w:rsidP="008904F6">
      <w:pPr>
        <w:pStyle w:val="ListParagraph"/>
        <w:numPr>
          <w:ilvl w:val="0"/>
          <w:numId w:val="44"/>
        </w:numPr>
      </w:pPr>
      <w:r w:rsidRPr="008904F6">
        <w:rPr>
          <w:b/>
        </w:rPr>
        <w:t xml:space="preserve">RECEIPT_DETAIL </w:t>
      </w:r>
      <w:r w:rsidRPr="00751AC2">
        <w:t>(</w:t>
      </w:r>
      <w:r w:rsidRPr="008904F6">
        <w:rPr>
          <w:u w:val="single"/>
        </w:rPr>
        <w:t>#ID</w:t>
      </w:r>
      <w:r>
        <w:t xml:space="preserve">, </w:t>
      </w:r>
      <w:r w:rsidRPr="008904F6">
        <w:rPr>
          <w:i/>
        </w:rPr>
        <w:t>RECEIPT_ID</w:t>
      </w:r>
      <w:r>
        <w:t xml:space="preserve">, </w:t>
      </w:r>
      <w:r w:rsidRPr="008904F6">
        <w:rPr>
          <w:i/>
        </w:rPr>
        <w:t xml:space="preserve">SERVICE_TYPE_ID, UNIT_IDD, LABEL_ID, COLOR_ID, PRODUCT_ID, MATERIAL_ID, UNIT_PRICE, </w:t>
      </w:r>
      <w:r>
        <w:t>AMOUNT, STATUS</w:t>
      </w:r>
      <w:r w:rsidRPr="00751AC2">
        <w:t>)</w:t>
      </w:r>
    </w:p>
    <w:p w14:paraId="12C882EE" w14:textId="77777777" w:rsidR="00C51F17" w:rsidRPr="008904F6" w:rsidRDefault="00C51F17" w:rsidP="008904F6">
      <w:pPr>
        <w:pStyle w:val="ListParagraph"/>
        <w:numPr>
          <w:ilvl w:val="0"/>
          <w:numId w:val="44"/>
        </w:numPr>
        <w:rPr>
          <w:i/>
        </w:rPr>
      </w:pPr>
      <w:r w:rsidRPr="008904F6">
        <w:rPr>
          <w:b/>
        </w:rPr>
        <w:t xml:space="preserve">STAFF </w:t>
      </w:r>
      <w:r w:rsidRPr="00751AC2">
        <w:t>(</w:t>
      </w:r>
      <w:r>
        <w:t>#</w:t>
      </w:r>
      <w:r w:rsidRPr="008904F6">
        <w:rPr>
          <w:u w:val="single"/>
        </w:rPr>
        <w:t>ID</w:t>
      </w:r>
      <w:r w:rsidRPr="00751AC2">
        <w:t xml:space="preserve">, </w:t>
      </w:r>
      <w:r>
        <w:t xml:space="preserve">FULL_NAME, EMAIL, PASSWORD, GENDER, ADDRESS, PHONE, STATUS, </w:t>
      </w:r>
      <w:r w:rsidRPr="008904F6">
        <w:rPr>
          <w:i/>
        </w:rPr>
        <w:t>STAFF_AVATAR, STAFF_TYPE_ID</w:t>
      </w:r>
      <w:r w:rsidRPr="00751AC2">
        <w:t>)</w:t>
      </w:r>
    </w:p>
    <w:p w14:paraId="3153953E" w14:textId="77777777" w:rsidR="00C51F17" w:rsidRPr="00751AC2" w:rsidRDefault="00C51F17" w:rsidP="008904F6">
      <w:pPr>
        <w:pStyle w:val="ListParagraph"/>
        <w:numPr>
          <w:ilvl w:val="0"/>
          <w:numId w:val="44"/>
        </w:numPr>
      </w:pPr>
      <w:r w:rsidRPr="008904F6">
        <w:rPr>
          <w:b/>
        </w:rPr>
        <w:lastRenderedPageBreak/>
        <w:t xml:space="preserve">STAFF_TYPE </w:t>
      </w:r>
      <w:r w:rsidRPr="00751AC2">
        <w:t>(</w:t>
      </w:r>
      <w:r w:rsidRPr="008904F6">
        <w:rPr>
          <w:u w:val="single"/>
        </w:rPr>
        <w:t>#ID</w:t>
      </w:r>
      <w:r>
        <w:t>, STAFF_TYPE_NAME, STAFF_TYPE_CODE, STATUS</w:t>
      </w:r>
      <w:r w:rsidRPr="00751AC2">
        <w:t>)</w:t>
      </w:r>
    </w:p>
    <w:p w14:paraId="6E912883" w14:textId="77777777" w:rsidR="00C51F17" w:rsidRPr="00751AC2" w:rsidRDefault="00C51F17" w:rsidP="008904F6">
      <w:pPr>
        <w:pStyle w:val="ListParagraph"/>
        <w:numPr>
          <w:ilvl w:val="0"/>
          <w:numId w:val="44"/>
        </w:numPr>
      </w:pPr>
      <w:r w:rsidRPr="008904F6">
        <w:rPr>
          <w:b/>
        </w:rPr>
        <w:t xml:space="preserve">BRANCH </w:t>
      </w:r>
      <w:r w:rsidRPr="00751AC2">
        <w:t>(</w:t>
      </w:r>
      <w:r w:rsidRPr="008904F6">
        <w:rPr>
          <w:u w:val="single"/>
        </w:rPr>
        <w:t>#ID</w:t>
      </w:r>
      <w:r>
        <w:t xml:space="preserve">, BRANCH_NAME, ADDRESS, </w:t>
      </w:r>
      <w:r w:rsidRPr="008904F6">
        <w:rPr>
          <w:i/>
        </w:rPr>
        <w:t>BRANCH_AVATAR</w:t>
      </w:r>
      <w:r>
        <w:t>, LATIDUTE, LONGTIDUTE, STATUS</w:t>
      </w:r>
      <w:r w:rsidRPr="00751AC2">
        <w:t>)</w:t>
      </w:r>
    </w:p>
    <w:p w14:paraId="51CC243F" w14:textId="77777777" w:rsidR="00C51F17" w:rsidRPr="00751AC2" w:rsidRDefault="00C51F17" w:rsidP="008904F6">
      <w:pPr>
        <w:pStyle w:val="ListParagraph"/>
        <w:numPr>
          <w:ilvl w:val="0"/>
          <w:numId w:val="44"/>
        </w:numPr>
      </w:pPr>
      <w:r w:rsidRPr="008904F6">
        <w:rPr>
          <w:b/>
        </w:rPr>
        <w:t xml:space="preserve">PROMOTION </w:t>
      </w:r>
      <w:r w:rsidRPr="00751AC2">
        <w:t>(</w:t>
      </w:r>
      <w:r w:rsidRPr="008904F6">
        <w:rPr>
          <w:u w:val="single"/>
        </w:rPr>
        <w:t>#ID</w:t>
      </w:r>
      <w:r>
        <w:t>, PROMOTION_NAME, SALE, DATE_START, DATE_END, PROMOTION_CODE, STATUS</w:t>
      </w:r>
      <w:r w:rsidRPr="00751AC2">
        <w:t>)</w:t>
      </w:r>
    </w:p>
    <w:p w14:paraId="1F976C11" w14:textId="77777777" w:rsidR="00C51F17" w:rsidRPr="00751AC2" w:rsidRDefault="00C51F17" w:rsidP="008904F6">
      <w:pPr>
        <w:pStyle w:val="ListParagraph"/>
        <w:numPr>
          <w:ilvl w:val="0"/>
          <w:numId w:val="44"/>
        </w:numPr>
      </w:pPr>
      <w:r w:rsidRPr="008904F6">
        <w:rPr>
          <w:b/>
        </w:rPr>
        <w:t xml:space="preserve">PROMOTION_BRANCH </w:t>
      </w:r>
      <w:r w:rsidRPr="00751AC2">
        <w:t>(</w:t>
      </w:r>
      <w:r w:rsidRPr="008904F6">
        <w:rPr>
          <w:u w:val="single"/>
        </w:rPr>
        <w:t>#ID</w:t>
      </w:r>
      <w:r>
        <w:t>, #</w:t>
      </w:r>
      <w:r w:rsidRPr="008904F6">
        <w:rPr>
          <w:u w:val="single"/>
        </w:rPr>
        <w:t>PROMOTION_ID</w:t>
      </w:r>
      <w:r w:rsidRPr="00751AC2">
        <w:t xml:space="preserve">, </w:t>
      </w:r>
      <w:r w:rsidRPr="008904F6">
        <w:rPr>
          <w:u w:val="single"/>
        </w:rPr>
        <w:t>#BRANCH_ID</w:t>
      </w:r>
      <w:r>
        <w:t>, STATUS</w:t>
      </w:r>
      <w:r w:rsidRPr="00751AC2">
        <w:t>)</w:t>
      </w:r>
    </w:p>
    <w:p w14:paraId="0F19803A" w14:textId="77777777" w:rsidR="00C51F17" w:rsidRPr="00751AC2" w:rsidRDefault="00C51F17" w:rsidP="008904F6">
      <w:pPr>
        <w:pStyle w:val="ListParagraph"/>
        <w:numPr>
          <w:ilvl w:val="0"/>
          <w:numId w:val="44"/>
        </w:numPr>
      </w:pPr>
      <w:r w:rsidRPr="008904F6">
        <w:rPr>
          <w:b/>
        </w:rPr>
        <w:t xml:space="preserve">WASHING_MACHINE </w:t>
      </w:r>
      <w:r w:rsidRPr="00751AC2">
        <w:t>(</w:t>
      </w:r>
      <w:r w:rsidRPr="008904F6">
        <w:rPr>
          <w:u w:val="single"/>
        </w:rPr>
        <w:t>#ID</w:t>
      </w:r>
      <w:r>
        <w:t>,</w:t>
      </w:r>
      <w:r w:rsidRPr="008904F6">
        <w:rPr>
          <w:i/>
        </w:rPr>
        <w:t xml:space="preserve"> BRANCH_ID</w:t>
      </w:r>
      <w:r>
        <w:t>, BOUGHT_DATE, CAPACITY, WASHER_CODE</w:t>
      </w:r>
      <w:r w:rsidRPr="00751AC2">
        <w:t>, STATUS)</w:t>
      </w:r>
    </w:p>
    <w:p w14:paraId="6058DF73" w14:textId="77777777" w:rsidR="00C51F17" w:rsidRDefault="00C51F17" w:rsidP="008904F6">
      <w:pPr>
        <w:pStyle w:val="ListParagraph"/>
        <w:numPr>
          <w:ilvl w:val="0"/>
          <w:numId w:val="44"/>
        </w:numPr>
      </w:pPr>
      <w:r w:rsidRPr="008904F6">
        <w:rPr>
          <w:b/>
        </w:rPr>
        <w:t xml:space="preserve">WASH_BAG </w:t>
      </w:r>
      <w:r w:rsidRPr="00751AC2">
        <w:t>(</w:t>
      </w:r>
      <w:r w:rsidRPr="008904F6">
        <w:rPr>
          <w:u w:val="single"/>
        </w:rPr>
        <w:t>#ID</w:t>
      </w:r>
      <w:r>
        <w:t>, WASH_BAG_NAME, RECEIPT_ID, STATUS</w:t>
      </w:r>
      <w:r w:rsidRPr="00751AC2">
        <w:t>)</w:t>
      </w:r>
    </w:p>
    <w:p w14:paraId="4C812953" w14:textId="77777777" w:rsidR="00C51F17" w:rsidRPr="00751AC2" w:rsidRDefault="00C51F17" w:rsidP="008904F6">
      <w:pPr>
        <w:pStyle w:val="ListParagraph"/>
        <w:numPr>
          <w:ilvl w:val="0"/>
          <w:numId w:val="44"/>
        </w:numPr>
      </w:pPr>
      <w:r w:rsidRPr="008904F6">
        <w:rPr>
          <w:b/>
        </w:rPr>
        <w:t xml:space="preserve">WASH_BAG_DETAIL </w:t>
      </w:r>
      <w:r w:rsidRPr="00751AC2">
        <w:t>(</w:t>
      </w:r>
      <w:r w:rsidRPr="008904F6">
        <w:rPr>
          <w:u w:val="single"/>
        </w:rPr>
        <w:t>#ID</w:t>
      </w:r>
      <w:r>
        <w:t xml:space="preserve">, </w:t>
      </w:r>
      <w:r w:rsidRPr="008904F6">
        <w:rPr>
          <w:i/>
        </w:rPr>
        <w:t>WASH_BAG_ID</w:t>
      </w:r>
      <w:r>
        <w:t xml:space="preserve">, </w:t>
      </w:r>
      <w:r w:rsidRPr="008904F6">
        <w:rPr>
          <w:i/>
        </w:rPr>
        <w:t xml:space="preserve">SERVICE_TYPE_ID, UNIT_IDD, LABEL_ID, COLOR_ID, PRODUCT_ID, MATERIAL_ID, </w:t>
      </w:r>
      <w:r>
        <w:t>AMOUNT, STATUS</w:t>
      </w:r>
      <w:r w:rsidRPr="00751AC2">
        <w:t>)</w:t>
      </w:r>
    </w:p>
    <w:p w14:paraId="121B3A3C" w14:textId="77777777" w:rsidR="00C51F17" w:rsidRDefault="00C51F17" w:rsidP="008904F6">
      <w:pPr>
        <w:pStyle w:val="ListParagraph"/>
        <w:numPr>
          <w:ilvl w:val="0"/>
          <w:numId w:val="44"/>
        </w:numPr>
      </w:pPr>
      <w:r w:rsidRPr="008904F6">
        <w:rPr>
          <w:b/>
        </w:rPr>
        <w:t xml:space="preserve">WASH </w:t>
      </w:r>
      <w:r w:rsidRPr="00751AC2">
        <w:t>(</w:t>
      </w:r>
      <w:r w:rsidRPr="008904F6">
        <w:rPr>
          <w:u w:val="single"/>
        </w:rPr>
        <w:t>#ID</w:t>
      </w:r>
      <w:r w:rsidRPr="00751AC2">
        <w:t>,</w:t>
      </w:r>
      <w:r>
        <w:t xml:space="preserve"> </w:t>
      </w:r>
      <w:r w:rsidRPr="008904F6">
        <w:rPr>
          <w:i/>
        </w:rPr>
        <w:t xml:space="preserve">WASH_BAG_ID, WASHING_MACHINE_ID, </w:t>
      </w:r>
      <w:r>
        <w:t>SN, STATUS</w:t>
      </w:r>
      <w:r w:rsidRPr="00751AC2">
        <w:t>)</w:t>
      </w:r>
    </w:p>
    <w:p w14:paraId="3995C48C" w14:textId="77777777" w:rsidR="00C51F17" w:rsidRPr="00751AC2" w:rsidRDefault="00C51F17" w:rsidP="008904F6">
      <w:pPr>
        <w:pStyle w:val="ListParagraph"/>
        <w:numPr>
          <w:ilvl w:val="0"/>
          <w:numId w:val="44"/>
        </w:numPr>
      </w:pPr>
      <w:r w:rsidRPr="008904F6">
        <w:rPr>
          <w:b/>
        </w:rPr>
        <w:t>TASK</w:t>
      </w:r>
      <w:r>
        <w:t xml:space="preserve"> (</w:t>
      </w:r>
      <w:r w:rsidRPr="008904F6">
        <w:rPr>
          <w:u w:val="single"/>
        </w:rPr>
        <w:t>#ID</w:t>
      </w:r>
      <w:r>
        <w:t xml:space="preserve">, TASK_TYPE, </w:t>
      </w:r>
      <w:r w:rsidRPr="008904F6">
        <w:rPr>
          <w:i/>
        </w:rPr>
        <w:t xml:space="preserve">CURRENT_STAFF, PREVIOUS_STAFF, CUSTOMER_ORDER, RECEIPT, BRANCH_ID, </w:t>
      </w:r>
      <w:r>
        <w:t>PREVIOUS_STATUS, CURRENT_STATUS, PREVIOUS_TASK)</w:t>
      </w:r>
    </w:p>
    <w:bookmarkEnd w:id="113"/>
    <w:p w14:paraId="6443EAB9" w14:textId="279A6546" w:rsidR="00C51F17" w:rsidRPr="00751AC2" w:rsidRDefault="00C51F17" w:rsidP="008904F6">
      <w:pPr>
        <w:jc w:val="left"/>
      </w:pPr>
    </w:p>
    <w:p w14:paraId="1C90ACBA" w14:textId="77777777" w:rsidR="00C51F17" w:rsidRPr="00751AC2" w:rsidRDefault="00C51F17" w:rsidP="00C51F17"/>
    <w:p w14:paraId="753F1629" w14:textId="692C0844" w:rsidR="00C51F17" w:rsidRDefault="00C51F17">
      <w:pPr>
        <w:jc w:val="left"/>
      </w:pPr>
      <w:r>
        <w:br w:type="page"/>
      </w:r>
    </w:p>
    <w:p w14:paraId="594610BD" w14:textId="77777777" w:rsidR="00C51F17" w:rsidRPr="00751AC2" w:rsidRDefault="00C51F17" w:rsidP="00C51F17"/>
    <w:p w14:paraId="104224C0" w14:textId="77777777" w:rsidR="00C51F17" w:rsidRPr="00751AC2" w:rsidRDefault="00C51F17" w:rsidP="00C51F17"/>
    <w:p w14:paraId="6C8F2F3B" w14:textId="3A332C07" w:rsidR="00C51F17" w:rsidRDefault="00C51F17">
      <w:pPr>
        <w:jc w:val="left"/>
        <w:rPr>
          <w:strike/>
        </w:rPr>
      </w:pPr>
    </w:p>
    <w:p w14:paraId="2E071B9F" w14:textId="77777777" w:rsidR="00C51F17" w:rsidRPr="00B04AB8" w:rsidRDefault="00C51F17" w:rsidP="00CA57A3">
      <w:pPr>
        <w:spacing w:line="360" w:lineRule="auto"/>
        <w:rPr>
          <w:strike/>
        </w:rPr>
      </w:pPr>
    </w:p>
    <w:p w14:paraId="0C0E03A1" w14:textId="77777777" w:rsidR="00CB27A4" w:rsidRPr="00B04AB8" w:rsidRDefault="00CB27A4" w:rsidP="007C127C">
      <w:pPr>
        <w:pStyle w:val="Heading1"/>
        <w:numPr>
          <w:ilvl w:val="0"/>
          <w:numId w:val="0"/>
        </w:numPr>
        <w:ind w:left="540"/>
      </w:pPr>
      <w:bookmarkStart w:id="114" w:name="_Toc529744452"/>
      <w:r w:rsidRPr="00B04AB8">
        <w:t>TÀI LIỆU THAM KHẢO</w:t>
      </w:r>
      <w:bookmarkEnd w:id="114"/>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39"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40"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41"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42"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43" w:history="1">
        <w:r w:rsidRPr="007A626B">
          <w:rPr>
            <w:rStyle w:val="Hyperlink"/>
            <w:bCs/>
            <w:lang w:val="en-US"/>
          </w:rPr>
          <w:t>https://www.apollographql.com/docs/react/</w:t>
        </w:r>
      </w:hyperlink>
    </w:p>
    <w:sectPr w:rsidR="007A626B" w:rsidRPr="003B05E0" w:rsidSect="001D00CB">
      <w:headerReference w:type="default" r:id="rId44"/>
      <w:footerReference w:type="default" r:id="rId4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1C3AD" w14:textId="77777777" w:rsidR="006B2B79" w:rsidRDefault="006B2B79" w:rsidP="006806BE">
      <w:pPr>
        <w:spacing w:after="0" w:line="240" w:lineRule="auto"/>
      </w:pPr>
      <w:r>
        <w:separator/>
      </w:r>
    </w:p>
  </w:endnote>
  <w:endnote w:type="continuationSeparator" w:id="0">
    <w:p w14:paraId="1835F002" w14:textId="77777777" w:rsidR="006B2B79" w:rsidRDefault="006B2B79"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6B0307"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6B0307" w:rsidRPr="001D00CB" w:rsidRDefault="006B0307">
          <w:pPr>
            <w:pStyle w:val="Header"/>
            <w:rPr>
              <w:caps/>
              <w:color w:val="FF0000"/>
              <w:sz w:val="18"/>
            </w:rPr>
          </w:pPr>
        </w:p>
      </w:tc>
      <w:tc>
        <w:tcPr>
          <w:tcW w:w="4674" w:type="dxa"/>
          <w:shd w:val="clear" w:color="auto" w:fill="00B0F0"/>
          <w:tcMar>
            <w:top w:w="0" w:type="dxa"/>
            <w:bottom w:w="0" w:type="dxa"/>
          </w:tcMar>
        </w:tcPr>
        <w:p w14:paraId="2CD568B3" w14:textId="77777777" w:rsidR="006B0307" w:rsidRPr="001D00CB" w:rsidRDefault="006B0307">
          <w:pPr>
            <w:pStyle w:val="Header"/>
            <w:jc w:val="right"/>
            <w:rPr>
              <w:caps/>
              <w:color w:val="FF0000"/>
              <w:sz w:val="18"/>
            </w:rPr>
          </w:pPr>
        </w:p>
      </w:tc>
    </w:tr>
    <w:tr w:rsidR="006B0307" w14:paraId="77229044" w14:textId="77777777" w:rsidTr="005E5E84">
      <w:trPr>
        <w:trHeight w:val="1173"/>
        <w:jc w:val="center"/>
      </w:trPr>
      <w:tc>
        <w:tcPr>
          <w:tcW w:w="4686" w:type="dxa"/>
          <w:shd w:val="clear" w:color="auto" w:fill="auto"/>
          <w:vAlign w:val="center"/>
        </w:tcPr>
        <w:p w14:paraId="4548A087" w14:textId="77777777" w:rsidR="006B0307" w:rsidRDefault="006B0307" w:rsidP="009F370B">
          <w:pPr>
            <w:rPr>
              <w:lang w:val="en-US"/>
            </w:rPr>
          </w:pPr>
          <w:r>
            <w:rPr>
              <w:lang w:val="en-US"/>
            </w:rPr>
            <w:t>Trần Hoàng Huân – B140147</w:t>
          </w:r>
        </w:p>
        <w:p w14:paraId="345F66DE" w14:textId="6466F408" w:rsidR="006B0307" w:rsidRPr="003C43C4" w:rsidRDefault="006B0307" w:rsidP="009F370B">
          <w:pPr>
            <w:rPr>
              <w:lang w:val="en-US"/>
            </w:rPr>
          </w:pPr>
          <w:r>
            <w:rPr>
              <w:lang w:val="en-US"/>
            </w:rPr>
            <w:t>Vũ Phương – B1401081</w:t>
          </w:r>
        </w:p>
      </w:tc>
      <w:tc>
        <w:tcPr>
          <w:tcW w:w="4674" w:type="dxa"/>
          <w:shd w:val="clear" w:color="auto" w:fill="auto"/>
          <w:vAlign w:val="center"/>
        </w:tcPr>
        <w:p w14:paraId="4AFA15C9" w14:textId="77777777" w:rsidR="006B0307" w:rsidRDefault="006B030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6B0307" w:rsidRDefault="006B0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B3707" w14:textId="77777777" w:rsidR="006B2B79" w:rsidRDefault="006B2B79" w:rsidP="006806BE">
      <w:pPr>
        <w:spacing w:after="0" w:line="240" w:lineRule="auto"/>
      </w:pPr>
      <w:r>
        <w:separator/>
      </w:r>
    </w:p>
  </w:footnote>
  <w:footnote w:type="continuationSeparator" w:id="0">
    <w:p w14:paraId="56CC4BE4" w14:textId="77777777" w:rsidR="006B2B79" w:rsidRDefault="006B2B79"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6B0307" w:rsidRPr="005E5E84" w:rsidRDefault="006B0307"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46"/>
  </w:num>
  <w:num w:numId="4">
    <w:abstractNumId w:val="32"/>
  </w:num>
  <w:num w:numId="5">
    <w:abstractNumId w:val="16"/>
  </w:num>
  <w:num w:numId="6">
    <w:abstractNumId w:val="37"/>
  </w:num>
  <w:num w:numId="7">
    <w:abstractNumId w:val="35"/>
  </w:num>
  <w:num w:numId="8">
    <w:abstractNumId w:val="18"/>
  </w:num>
  <w:num w:numId="9">
    <w:abstractNumId w:val="41"/>
  </w:num>
  <w:num w:numId="10">
    <w:abstractNumId w:val="31"/>
  </w:num>
  <w:num w:numId="11">
    <w:abstractNumId w:val="11"/>
  </w:num>
  <w:num w:numId="12">
    <w:abstractNumId w:val="25"/>
  </w:num>
  <w:num w:numId="13">
    <w:abstractNumId w:val="43"/>
  </w:num>
  <w:num w:numId="14">
    <w:abstractNumId w:val="27"/>
  </w:num>
  <w:num w:numId="15">
    <w:abstractNumId w:val="26"/>
  </w:num>
  <w:num w:numId="16">
    <w:abstractNumId w:val="17"/>
  </w:num>
  <w:num w:numId="17">
    <w:abstractNumId w:val="47"/>
  </w:num>
  <w:num w:numId="18">
    <w:abstractNumId w:val="3"/>
  </w:num>
  <w:num w:numId="19">
    <w:abstractNumId w:val="48"/>
  </w:num>
  <w:num w:numId="20">
    <w:abstractNumId w:val="30"/>
  </w:num>
  <w:num w:numId="21">
    <w:abstractNumId w:val="39"/>
  </w:num>
  <w:num w:numId="22">
    <w:abstractNumId w:val="33"/>
  </w:num>
  <w:num w:numId="23">
    <w:abstractNumId w:val="2"/>
  </w:num>
  <w:num w:numId="24">
    <w:abstractNumId w:val="29"/>
  </w:num>
  <w:num w:numId="25">
    <w:abstractNumId w:val="21"/>
  </w:num>
  <w:num w:numId="26">
    <w:abstractNumId w:val="24"/>
  </w:num>
  <w:num w:numId="27">
    <w:abstractNumId w:val="28"/>
  </w:num>
  <w:num w:numId="28">
    <w:abstractNumId w:val="6"/>
  </w:num>
  <w:num w:numId="29">
    <w:abstractNumId w:val="5"/>
  </w:num>
  <w:num w:numId="30">
    <w:abstractNumId w:val="9"/>
  </w:num>
  <w:num w:numId="31">
    <w:abstractNumId w:val="7"/>
  </w:num>
  <w:num w:numId="32">
    <w:abstractNumId w:val="3"/>
  </w:num>
  <w:num w:numId="33">
    <w:abstractNumId w:val="40"/>
  </w:num>
  <w:num w:numId="34">
    <w:abstractNumId w:val="30"/>
  </w:num>
  <w:num w:numId="35">
    <w:abstractNumId w:val="44"/>
  </w:num>
  <w:num w:numId="36">
    <w:abstractNumId w:val="14"/>
  </w:num>
  <w:num w:numId="37">
    <w:abstractNumId w:val="23"/>
  </w:num>
  <w:num w:numId="38">
    <w:abstractNumId w:val="22"/>
  </w:num>
  <w:num w:numId="39">
    <w:abstractNumId w:val="8"/>
  </w:num>
  <w:num w:numId="40">
    <w:abstractNumId w:val="4"/>
  </w:num>
  <w:num w:numId="41">
    <w:abstractNumId w:val="42"/>
  </w:num>
  <w:num w:numId="42">
    <w:abstractNumId w:val="0"/>
  </w:num>
  <w:num w:numId="43">
    <w:abstractNumId w:val="13"/>
  </w:num>
  <w:num w:numId="44">
    <w:abstractNumId w:val="38"/>
  </w:num>
  <w:num w:numId="45">
    <w:abstractNumId w:val="19"/>
  </w:num>
  <w:num w:numId="46">
    <w:abstractNumId w:val="36"/>
  </w:num>
  <w:num w:numId="47">
    <w:abstractNumId w:val="12"/>
  </w:num>
  <w:num w:numId="48">
    <w:abstractNumId w:val="10"/>
  </w:num>
  <w:num w:numId="49">
    <w:abstractNumId w:val="45"/>
  </w:num>
  <w:num w:numId="50">
    <w:abstractNumId w:val="15"/>
  </w:num>
  <w:num w:numId="51">
    <w:abstractNumId w:val="34"/>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62BE0"/>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77F44"/>
    <w:rsid w:val="00282E77"/>
    <w:rsid w:val="00295CFF"/>
    <w:rsid w:val="002A1B28"/>
    <w:rsid w:val="002A795B"/>
    <w:rsid w:val="002C2629"/>
    <w:rsid w:val="002D2EF0"/>
    <w:rsid w:val="002F05BD"/>
    <w:rsid w:val="003547FD"/>
    <w:rsid w:val="00360559"/>
    <w:rsid w:val="0036271B"/>
    <w:rsid w:val="00366807"/>
    <w:rsid w:val="00370B8C"/>
    <w:rsid w:val="003752F8"/>
    <w:rsid w:val="00377FBF"/>
    <w:rsid w:val="00392DD7"/>
    <w:rsid w:val="003A795F"/>
    <w:rsid w:val="003B05E0"/>
    <w:rsid w:val="003B08E2"/>
    <w:rsid w:val="003C0529"/>
    <w:rsid w:val="003C2A70"/>
    <w:rsid w:val="003C43C4"/>
    <w:rsid w:val="003C5421"/>
    <w:rsid w:val="003D3E6A"/>
    <w:rsid w:val="003D5A3C"/>
    <w:rsid w:val="00405A7C"/>
    <w:rsid w:val="0042719D"/>
    <w:rsid w:val="0044273D"/>
    <w:rsid w:val="00443B37"/>
    <w:rsid w:val="0044671F"/>
    <w:rsid w:val="00465EEF"/>
    <w:rsid w:val="0047465B"/>
    <w:rsid w:val="004863AF"/>
    <w:rsid w:val="00492072"/>
    <w:rsid w:val="0049710B"/>
    <w:rsid w:val="004A26FE"/>
    <w:rsid w:val="004A77C2"/>
    <w:rsid w:val="004C3FEE"/>
    <w:rsid w:val="004E3287"/>
    <w:rsid w:val="004F0F1C"/>
    <w:rsid w:val="004F2566"/>
    <w:rsid w:val="004F3399"/>
    <w:rsid w:val="00510604"/>
    <w:rsid w:val="00523613"/>
    <w:rsid w:val="00530384"/>
    <w:rsid w:val="00532496"/>
    <w:rsid w:val="00536771"/>
    <w:rsid w:val="005368A7"/>
    <w:rsid w:val="00540AD2"/>
    <w:rsid w:val="005738E3"/>
    <w:rsid w:val="00574700"/>
    <w:rsid w:val="0057605B"/>
    <w:rsid w:val="005B1204"/>
    <w:rsid w:val="005B249F"/>
    <w:rsid w:val="005D16EE"/>
    <w:rsid w:val="005D2D32"/>
    <w:rsid w:val="005D79CE"/>
    <w:rsid w:val="005E033B"/>
    <w:rsid w:val="005E4157"/>
    <w:rsid w:val="005E5E84"/>
    <w:rsid w:val="005E7E83"/>
    <w:rsid w:val="005F1A0B"/>
    <w:rsid w:val="005F3DEF"/>
    <w:rsid w:val="006023D0"/>
    <w:rsid w:val="0061684B"/>
    <w:rsid w:val="00630182"/>
    <w:rsid w:val="006327EB"/>
    <w:rsid w:val="00635A50"/>
    <w:rsid w:val="00653696"/>
    <w:rsid w:val="00676357"/>
    <w:rsid w:val="006806BE"/>
    <w:rsid w:val="00687AEA"/>
    <w:rsid w:val="006A10B8"/>
    <w:rsid w:val="006A2C8A"/>
    <w:rsid w:val="006A36E6"/>
    <w:rsid w:val="006B0307"/>
    <w:rsid w:val="006B2B79"/>
    <w:rsid w:val="006B44B5"/>
    <w:rsid w:val="006D4DBC"/>
    <w:rsid w:val="006E1FE2"/>
    <w:rsid w:val="006F12F5"/>
    <w:rsid w:val="006F2BC8"/>
    <w:rsid w:val="006F77C5"/>
    <w:rsid w:val="0070756E"/>
    <w:rsid w:val="00716E84"/>
    <w:rsid w:val="00730F28"/>
    <w:rsid w:val="00742FDD"/>
    <w:rsid w:val="00744A90"/>
    <w:rsid w:val="00753680"/>
    <w:rsid w:val="00754F1B"/>
    <w:rsid w:val="007554F4"/>
    <w:rsid w:val="00755C63"/>
    <w:rsid w:val="007643F4"/>
    <w:rsid w:val="007705D0"/>
    <w:rsid w:val="00774BA7"/>
    <w:rsid w:val="007A626B"/>
    <w:rsid w:val="007B0561"/>
    <w:rsid w:val="007C127C"/>
    <w:rsid w:val="007C4D3F"/>
    <w:rsid w:val="007C57EC"/>
    <w:rsid w:val="007C7D44"/>
    <w:rsid w:val="007D4551"/>
    <w:rsid w:val="007E254B"/>
    <w:rsid w:val="007E6E0B"/>
    <w:rsid w:val="0081331F"/>
    <w:rsid w:val="00814A06"/>
    <w:rsid w:val="00820B56"/>
    <w:rsid w:val="0082269C"/>
    <w:rsid w:val="00823126"/>
    <w:rsid w:val="0084493D"/>
    <w:rsid w:val="008751C8"/>
    <w:rsid w:val="008904F6"/>
    <w:rsid w:val="00896415"/>
    <w:rsid w:val="008D1D84"/>
    <w:rsid w:val="008E3EFA"/>
    <w:rsid w:val="008E4E1A"/>
    <w:rsid w:val="008F0BB3"/>
    <w:rsid w:val="008F226C"/>
    <w:rsid w:val="009219F1"/>
    <w:rsid w:val="00924D6A"/>
    <w:rsid w:val="00941A03"/>
    <w:rsid w:val="0095042D"/>
    <w:rsid w:val="00972D96"/>
    <w:rsid w:val="00982AE8"/>
    <w:rsid w:val="00990D37"/>
    <w:rsid w:val="009977A5"/>
    <w:rsid w:val="00997C30"/>
    <w:rsid w:val="009B0E96"/>
    <w:rsid w:val="009B3AEC"/>
    <w:rsid w:val="009B606C"/>
    <w:rsid w:val="009E7EFF"/>
    <w:rsid w:val="009F114E"/>
    <w:rsid w:val="009F370B"/>
    <w:rsid w:val="009F6598"/>
    <w:rsid w:val="00A00487"/>
    <w:rsid w:val="00A050F2"/>
    <w:rsid w:val="00A05FF1"/>
    <w:rsid w:val="00A06DD8"/>
    <w:rsid w:val="00A14218"/>
    <w:rsid w:val="00A20853"/>
    <w:rsid w:val="00A23924"/>
    <w:rsid w:val="00A31690"/>
    <w:rsid w:val="00A5343B"/>
    <w:rsid w:val="00A53CFA"/>
    <w:rsid w:val="00A604BA"/>
    <w:rsid w:val="00A61DB2"/>
    <w:rsid w:val="00A65AD7"/>
    <w:rsid w:val="00A715EE"/>
    <w:rsid w:val="00A76989"/>
    <w:rsid w:val="00A77377"/>
    <w:rsid w:val="00AA15A1"/>
    <w:rsid w:val="00AB661F"/>
    <w:rsid w:val="00AD52C9"/>
    <w:rsid w:val="00AE5480"/>
    <w:rsid w:val="00AF68F7"/>
    <w:rsid w:val="00B04483"/>
    <w:rsid w:val="00B04AB8"/>
    <w:rsid w:val="00B07F23"/>
    <w:rsid w:val="00B20615"/>
    <w:rsid w:val="00B22780"/>
    <w:rsid w:val="00B243D7"/>
    <w:rsid w:val="00B26FC7"/>
    <w:rsid w:val="00B43068"/>
    <w:rsid w:val="00B430BD"/>
    <w:rsid w:val="00B467D9"/>
    <w:rsid w:val="00B548E3"/>
    <w:rsid w:val="00B7386E"/>
    <w:rsid w:val="00B76530"/>
    <w:rsid w:val="00B76C47"/>
    <w:rsid w:val="00B81776"/>
    <w:rsid w:val="00B87E7C"/>
    <w:rsid w:val="00B944F0"/>
    <w:rsid w:val="00BA6D3B"/>
    <w:rsid w:val="00BB5488"/>
    <w:rsid w:val="00BD1DD9"/>
    <w:rsid w:val="00BF764C"/>
    <w:rsid w:val="00C0306F"/>
    <w:rsid w:val="00C03726"/>
    <w:rsid w:val="00C23007"/>
    <w:rsid w:val="00C30904"/>
    <w:rsid w:val="00C51F17"/>
    <w:rsid w:val="00C547FE"/>
    <w:rsid w:val="00C557CE"/>
    <w:rsid w:val="00C70957"/>
    <w:rsid w:val="00C72A3D"/>
    <w:rsid w:val="00C77865"/>
    <w:rsid w:val="00C824AE"/>
    <w:rsid w:val="00C8482A"/>
    <w:rsid w:val="00C84B71"/>
    <w:rsid w:val="00C86C51"/>
    <w:rsid w:val="00C86E94"/>
    <w:rsid w:val="00CA57A3"/>
    <w:rsid w:val="00CB1F1C"/>
    <w:rsid w:val="00CB27A4"/>
    <w:rsid w:val="00CD33E1"/>
    <w:rsid w:val="00CD6A10"/>
    <w:rsid w:val="00CE1893"/>
    <w:rsid w:val="00CE6578"/>
    <w:rsid w:val="00CF3985"/>
    <w:rsid w:val="00CF66D5"/>
    <w:rsid w:val="00D04C7C"/>
    <w:rsid w:val="00D27251"/>
    <w:rsid w:val="00D2791A"/>
    <w:rsid w:val="00D3179D"/>
    <w:rsid w:val="00D3718D"/>
    <w:rsid w:val="00D37F5C"/>
    <w:rsid w:val="00D43E01"/>
    <w:rsid w:val="00D55D3A"/>
    <w:rsid w:val="00D82BBB"/>
    <w:rsid w:val="00DA4FE5"/>
    <w:rsid w:val="00DA561E"/>
    <w:rsid w:val="00DB1865"/>
    <w:rsid w:val="00DC7D42"/>
    <w:rsid w:val="00DE0F89"/>
    <w:rsid w:val="00DE28CF"/>
    <w:rsid w:val="00DE5517"/>
    <w:rsid w:val="00DF1465"/>
    <w:rsid w:val="00DF3BEE"/>
    <w:rsid w:val="00DF5931"/>
    <w:rsid w:val="00E10225"/>
    <w:rsid w:val="00E114E4"/>
    <w:rsid w:val="00E23E74"/>
    <w:rsid w:val="00E4365A"/>
    <w:rsid w:val="00E44686"/>
    <w:rsid w:val="00E50C83"/>
    <w:rsid w:val="00E72A16"/>
    <w:rsid w:val="00E913F0"/>
    <w:rsid w:val="00EB1083"/>
    <w:rsid w:val="00EB236F"/>
    <w:rsid w:val="00EB407A"/>
    <w:rsid w:val="00EB7385"/>
    <w:rsid w:val="00EC1917"/>
    <w:rsid w:val="00EC36EE"/>
    <w:rsid w:val="00EC45DD"/>
    <w:rsid w:val="00F02EAB"/>
    <w:rsid w:val="00F05D3D"/>
    <w:rsid w:val="00F11107"/>
    <w:rsid w:val="00F150F5"/>
    <w:rsid w:val="00F20C89"/>
    <w:rsid w:val="00F22FF3"/>
    <w:rsid w:val="00F269B7"/>
    <w:rsid w:val="00F32A17"/>
    <w:rsid w:val="00F41082"/>
    <w:rsid w:val="00F53F07"/>
    <w:rsid w:val="00F5523F"/>
    <w:rsid w:val="00F72C81"/>
    <w:rsid w:val="00FB1E01"/>
    <w:rsid w:val="00FB3953"/>
    <w:rsid w:val="00FB646D"/>
    <w:rsid w:val="00FC0B0B"/>
    <w:rsid w:val="00FC2466"/>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viblo.asia/p/cung-tim-hieu-ve-graphql-07LKX4zeKV4"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viblo.asia/p/reactjs-uu-diem-va-nhuoc-diem-V3m5WzexlO7"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hyperlink" Target="https://itnext.io/automatically-building-and-maintaining-graphql-apis-with-postgresql-and-postgraphile-c497636abd29"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apollographql.com/docs/react/" TargetMode="External"/><Relationship Id="rId48" Type="http://schemas.openxmlformats.org/officeDocument/2006/relationships/theme" Target="theme/theme1.xml"/><Relationship Id="rId8" Type="http://schemas.openxmlformats.org/officeDocument/2006/relationships/hyperlink" Target="file:///C:\Users\vuphu\Desktop\luanvan\Lu-n-v-n\baoCao\bao-cao-luan-van.docx"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graphile.org/postgraphile/introduction/"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9B297B45-8CC2-48DF-AA1C-5407A0A2B8A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chi nhánh gần nhất, có đủ các dịch vụ theo yêu cầu</a:t>
          </a:r>
        </a:p>
      </dgm:t>
    </dgm:pt>
    <dgm:pt modelId="{96B92DD9-64E7-4ED0-8DC6-AEB97DC8AE68}" type="parTrans" cxnId="{A9DE7335-C114-4A30-8729-BB7841376C77}">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3A9D017E-FAAD-442D-9947-E7C0EB83E8AB}" type="sibTrans" cxnId="{A9DE7335-C114-4A30-8729-BB7841376C77}">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Xác nhận đơn hàng</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Hủy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biên nhận</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9"/>
      <dgm:spPr/>
    </dgm:pt>
    <dgm:pt modelId="{0F255ABA-F279-4ED2-9E5D-4264BB3B8802}" type="pres">
      <dgm:prSet presAssocID="{B1942156-1B6C-4C39-9E3B-0AD66466D368}" presName="connTx" presStyleLbl="parChTrans1D3" presStyleIdx="0" presStyleCnt="9"/>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9"/>
      <dgm:spPr/>
    </dgm:pt>
    <dgm:pt modelId="{436DBADA-7301-4367-8E8A-CEA1363A1417}" type="pres">
      <dgm:prSet presAssocID="{509B0614-C4F5-4567-AF0E-A4F69C5A127F}" presName="connTx" presStyleLbl="parChTrans1D3" presStyleIdx="1" presStyleCnt="9"/>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9"/>
      <dgm:spPr/>
    </dgm:pt>
    <dgm:pt modelId="{E502D3CF-4F13-44A1-BC37-74B9946E51FD}" type="pres">
      <dgm:prSet presAssocID="{1509515D-63AD-4D3F-906D-643267258641}" presName="connTx" presStyleLbl="parChTrans1D3" presStyleIdx="2" presStyleCnt="9"/>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9">
        <dgm:presLayoutVars>
          <dgm:chPref val="3"/>
        </dgm:presLayoutVars>
      </dgm:prSet>
      <dgm:spPr/>
    </dgm:pt>
    <dgm:pt modelId="{9A81AA36-B170-4F54-B303-72C53B27A8EB}" type="pres">
      <dgm:prSet presAssocID="{764A03A6-A408-4352-AC01-B8ED1BB25228}"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3" presStyleCnt="9"/>
      <dgm:spPr/>
    </dgm:pt>
    <dgm:pt modelId="{0696A595-5278-4A3E-8E8C-9B7A3AA70A77}" type="pres">
      <dgm:prSet presAssocID="{702D292E-70AB-4E26-AEE1-B2F6883D9258}" presName="connTx" presStyleLbl="parChTrans1D3" presStyleIdx="3" presStyleCnt="9"/>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3" presStyleCnt="9">
        <dgm:presLayoutVars>
          <dgm:chPref val="3"/>
        </dgm:presLayoutVars>
      </dgm:prSet>
      <dgm:spPr/>
    </dgm:pt>
    <dgm:pt modelId="{2D1C9950-D7A4-40F4-A016-197DBEEA8FB6}" type="pres">
      <dgm:prSet presAssocID="{10CB6597-216D-43B2-AC41-857922CC1E73}" presName="level3hierChild" presStyleCnt="0"/>
      <dgm:spPr/>
    </dgm:pt>
    <dgm:pt modelId="{C82370FA-BBD2-4984-B9C1-4B5AB783D4A2}" type="pres">
      <dgm:prSet presAssocID="{4E3028E6-CE58-4004-8033-A49C790B88B3}" presName="conn2-1" presStyleLbl="parChTrans1D3" presStyleIdx="4" presStyleCnt="9"/>
      <dgm:spPr/>
    </dgm:pt>
    <dgm:pt modelId="{AC85F461-7BF8-49A6-9D2F-04E5397D4FC0}" type="pres">
      <dgm:prSet presAssocID="{4E3028E6-CE58-4004-8033-A49C790B88B3}" presName="connTx" presStyleLbl="parChTrans1D3" presStyleIdx="4" presStyleCnt="9"/>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4" presStyleCnt="9">
        <dgm:presLayoutVars>
          <dgm:chPref val="3"/>
        </dgm:presLayoutVars>
      </dgm:prSet>
      <dgm:spPr/>
    </dgm:pt>
    <dgm:pt modelId="{C6B06B4E-6E77-4B6C-960E-3BA739373452}" type="pres">
      <dgm:prSet presAssocID="{EB5458A8-0E81-4F3E-B320-61FAA2BA63D2}"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5" presStyleCnt="9"/>
      <dgm:spPr/>
    </dgm:pt>
    <dgm:pt modelId="{781C95B5-65F2-421B-AA6C-9F3272AF1F90}" type="pres">
      <dgm:prSet presAssocID="{229F98AE-3452-471A-AC38-B04D0C50E9E0}" presName="connTx" presStyleLbl="parChTrans1D3" presStyleIdx="5" presStyleCnt="9"/>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5" presStyleCnt="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6" presStyleCnt="9"/>
      <dgm:spPr/>
    </dgm:pt>
    <dgm:pt modelId="{B7E2CDE5-1CEA-4778-8CF1-015139725DB3}" type="pres">
      <dgm:prSet presAssocID="{AD73E697-B32A-4740-AF57-411BA2C202CB}" presName="connTx" presStyleLbl="parChTrans1D3" presStyleIdx="6" presStyleCnt="9"/>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6" presStyleCnt="9">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dgm:presLayoutVars>
          <dgm:chPref val="3"/>
        </dgm:presLayoutVars>
      </dgm:prSet>
      <dgm:spPr/>
    </dgm:pt>
    <dgm:pt modelId="{7619CEE8-E633-4681-8D93-EA21143C6405}" type="pres">
      <dgm:prSet presAssocID="{F6702887-5338-4162-ADC4-7F86B301546F}" presName="level3hierChild" presStyleCnt="0"/>
      <dgm:spPr/>
    </dgm:pt>
    <dgm:pt modelId="{1C2053F1-B2B6-4218-AA9A-D7C7BAAA0E29}" type="pres">
      <dgm:prSet presAssocID="{96B92DD9-64E7-4ED0-8DC6-AEB97DC8AE68}" presName="conn2-1" presStyleLbl="parChTrans1D2" presStyleIdx="4" presStyleCnt="9"/>
      <dgm:spPr/>
    </dgm:pt>
    <dgm:pt modelId="{9DB9136D-3346-4364-ADC8-8E3E952214F9}" type="pres">
      <dgm:prSet presAssocID="{96B92DD9-64E7-4ED0-8DC6-AEB97DC8AE68}" presName="connTx" presStyleLbl="parChTrans1D2" presStyleIdx="4" presStyleCnt="9"/>
      <dgm:spPr/>
    </dgm:pt>
    <dgm:pt modelId="{54ABF5E9-2780-4FC4-AC94-BA1CEFCF0EF3}" type="pres">
      <dgm:prSet presAssocID="{9B297B45-8CC2-48DF-AA1C-5407A0A2B8A5}" presName="root2" presStyleCnt="0"/>
      <dgm:spPr/>
    </dgm:pt>
    <dgm:pt modelId="{C99C4D5A-C1FE-4431-8DDD-F5E0B6DD1F03}" type="pres">
      <dgm:prSet presAssocID="{9B297B45-8CC2-48DF-AA1C-5407A0A2B8A5}" presName="LevelTwoTextNode" presStyleLbl="node2" presStyleIdx="4" presStyleCnt="9">
        <dgm:presLayoutVars>
          <dgm:chPref val="3"/>
        </dgm:presLayoutVars>
      </dgm:prSet>
      <dgm:spPr/>
    </dgm:pt>
    <dgm:pt modelId="{BA007005-D27C-4A15-9FC7-04CACE46C9C7}" type="pres">
      <dgm:prSet presAssocID="{9B297B45-8CC2-48DF-AA1C-5407A0A2B8A5}" presName="level3hierChild" presStyleCnt="0"/>
      <dgm:spPr/>
    </dgm:pt>
    <dgm:pt modelId="{BBE59CF0-9407-4C93-8C87-00536C5E9DC6}" type="pres">
      <dgm:prSet presAssocID="{AF8FE861-4B0F-402D-9378-5636827E6FD2}" presName="conn2-1" presStyleLbl="parChTrans1D2" presStyleIdx="5" presStyleCnt="9"/>
      <dgm:spPr/>
    </dgm:pt>
    <dgm:pt modelId="{290A894F-0716-4DC2-A981-0D7CB1C9AE0E}" type="pres">
      <dgm:prSet presAssocID="{AF8FE861-4B0F-402D-9378-5636827E6FD2}" presName="connTx" presStyleLbl="parChTrans1D2" presStyleIdx="5"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5" presStyleCnt="9">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7" presStyleCnt="9"/>
      <dgm:spPr/>
    </dgm:pt>
    <dgm:pt modelId="{EA342631-8D77-4FE1-A2B3-6418760C44FA}" type="pres">
      <dgm:prSet presAssocID="{B8B502C4-B221-406A-A01C-0BF00E24C019}" presName="connTx" presStyleLbl="parChTrans1D3" presStyleIdx="7" presStyleCnt="9"/>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7" presStyleCnt="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8" presStyleCnt="9"/>
      <dgm:spPr/>
    </dgm:pt>
    <dgm:pt modelId="{09169DBB-86E3-4EEC-9776-51D46723CDD0}" type="pres">
      <dgm:prSet presAssocID="{A1E03C5B-A98A-4B2C-88A6-64BFE28BC132}" presName="connTx" presStyleLbl="parChTrans1D3" presStyleIdx="8" presStyleCnt="9"/>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8" presStyleCnt="9" custScaleY="135169">
        <dgm:presLayoutVars>
          <dgm:chPref val="3"/>
        </dgm:presLayoutVars>
      </dgm:prSet>
      <dgm:spPr/>
    </dgm:pt>
    <dgm:pt modelId="{86016E12-9BEB-484B-A2AA-2E8920B6F79A}" type="pres">
      <dgm:prSet presAssocID="{F9DE5D39-2CA5-4885-A8CA-DBD8EFE7BF51}"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30FA4B1A-6AEF-42B9-B32C-F923817EF19A}" type="presOf" srcId="{4EC5CFD7-4524-4770-A175-18F63A48ED54}" destId="{08647824-7D60-4E17-958D-224267F2F4C5}" srcOrd="0"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A9DE7335-C114-4A30-8729-BB7841376C77}" srcId="{A716D81E-C9B9-4A24-988B-5C37CF75B8D4}" destId="{9B297B45-8CC2-48DF-AA1C-5407A0A2B8A5}" srcOrd="4" destOrd="0" parTransId="{96B92DD9-64E7-4ED0-8DC6-AEB97DC8AE68}" sibTransId="{3A9D017E-FAAD-442D-9947-E7C0EB83E8AB}"/>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3BF9CA68-E357-4D80-9C61-ECD0EF890D2A}" type="presOf" srcId="{4EC5CFD7-4524-4770-A175-18F63A48ED54}" destId="{01C82567-430F-4EE0-B9C1-99771714B6CF}"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5" destOrd="0" parTransId="{AF8FE861-4B0F-402D-9378-5636827E6FD2}" sibTransId="{DC8582E7-363E-4134-8358-77A898FF73D3}"/>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043BCA8B-5DEF-42C5-AB9A-F92F2C83CFC1}" type="presOf" srcId="{9B297B45-8CC2-48DF-AA1C-5407A0A2B8A5}" destId="{C99C4D5A-C1FE-4431-8DDD-F5E0B6DD1F03}" srcOrd="0"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A795E293-8393-403A-8FB8-2A70846ADDBF}" type="presOf" srcId="{96B92DD9-64E7-4ED0-8DC6-AEB97DC8AE68}" destId="{9DB9136D-3346-4364-ADC8-8E3E952214F9}" srcOrd="1"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C54EC4B6-1341-433A-AE93-E1ADCE79830D}" type="presOf" srcId="{96B92DD9-64E7-4ED0-8DC6-AEB97DC8AE68}" destId="{1C2053F1-B2B6-4218-AA9A-D7C7BAAA0E29}"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6F3539BE-0872-44F7-BE5B-DBCBE15D6756}" type="presOf" srcId="{B8B502C4-B221-406A-A01C-0BF00E24C019}" destId="{9237F333-31E4-4703-B65C-76D401BC6BE5}" srcOrd="0"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1"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11FC41F8-FA30-46F8-BF9B-7B6B0F9C9667}" type="presParOf" srcId="{3446BD51-C68B-4E79-A6CA-C4114B69ECF8}" destId="{C82370FA-BBD2-4984-B9C1-4B5AB783D4A2}" srcOrd="2"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3"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0C6425BB-3A48-4620-94BC-F531D74D6139}" type="presParOf" srcId="{2F0AAF59-0E3D-4A03-ABBE-CFB74554B557}" destId="{1C2053F1-B2B6-4218-AA9A-D7C7BAAA0E29}" srcOrd="8" destOrd="0" presId="urn:microsoft.com/office/officeart/2008/layout/HorizontalMultiLevelHierarchy"/>
    <dgm:cxn modelId="{54284382-441F-4BDF-AEEE-179D5ADD5322}" type="presParOf" srcId="{1C2053F1-B2B6-4218-AA9A-D7C7BAAA0E29}" destId="{9DB9136D-3346-4364-ADC8-8E3E952214F9}" srcOrd="0" destOrd="0" presId="urn:microsoft.com/office/officeart/2008/layout/HorizontalMultiLevelHierarchy"/>
    <dgm:cxn modelId="{A0CDFB1C-0E14-4F3D-ADFB-C015AD82704E}" type="presParOf" srcId="{2F0AAF59-0E3D-4A03-ABBE-CFB74554B557}" destId="{54ABF5E9-2780-4FC4-AC94-BA1CEFCF0EF3}" srcOrd="9" destOrd="0" presId="urn:microsoft.com/office/officeart/2008/layout/HorizontalMultiLevelHierarchy"/>
    <dgm:cxn modelId="{EEA30C10-9A92-4623-9DCC-4CAF23ABD357}" type="presParOf" srcId="{54ABF5E9-2780-4FC4-AC94-BA1CEFCF0EF3}" destId="{C99C4D5A-C1FE-4431-8DDD-F5E0B6DD1F03}" srcOrd="0" destOrd="0" presId="urn:microsoft.com/office/officeart/2008/layout/HorizontalMultiLevelHierarchy"/>
    <dgm:cxn modelId="{F6AEE3C6-0155-4001-9543-EF0241629B6D}" type="presParOf" srcId="{54ABF5E9-2780-4FC4-AC94-BA1CEFCF0EF3}" destId="{BA007005-D27C-4A15-9FC7-04CACE46C9C7}" srcOrd="1" destOrd="0" presId="urn:microsoft.com/office/officeart/2008/layout/HorizontalMultiLevelHierarchy"/>
    <dgm:cxn modelId="{1B92E05E-D582-4D4E-9EB7-F05F17E27060}" type="presParOf" srcId="{2F0AAF59-0E3D-4A03-ABBE-CFB74554B557}" destId="{BBE59CF0-9407-4C93-8C87-00536C5E9DC6}" srcOrd="10"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11"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566328" y="3827973"/>
          <a:ext cx="301792" cy="3019077"/>
        </a:xfrm>
        <a:custGeom>
          <a:avLst/>
          <a:gdLst/>
          <a:ahLst/>
          <a:cxnLst/>
          <a:rect l="0" t="0" r="0" b="0"/>
          <a:pathLst>
            <a:path>
              <a:moveTo>
                <a:pt x="0" y="0"/>
              </a:moveTo>
              <a:lnTo>
                <a:pt x="150896" y="0"/>
              </a:lnTo>
              <a:lnTo>
                <a:pt x="150896" y="3019077"/>
              </a:lnTo>
              <a:lnTo>
                <a:pt x="301792" y="3019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41372" y="5261659"/>
        <a:ext cx="151706" cy="151706"/>
      </dsp:txXfrm>
    </dsp:sp>
    <dsp:sp modelId="{395C582D-E61C-4130-ADAE-A6754706B125}">
      <dsp:nvSpPr>
        <dsp:cNvPr id="0" name=""/>
        <dsp:cNvSpPr/>
      </dsp:nvSpPr>
      <dsp:spPr>
        <a:xfrm>
          <a:off x="1566328" y="3827973"/>
          <a:ext cx="301792" cy="2444014"/>
        </a:xfrm>
        <a:custGeom>
          <a:avLst/>
          <a:gdLst/>
          <a:ahLst/>
          <a:cxnLst/>
          <a:rect l="0" t="0" r="0" b="0"/>
          <a:pathLst>
            <a:path>
              <a:moveTo>
                <a:pt x="0" y="0"/>
              </a:moveTo>
              <a:lnTo>
                <a:pt x="150896" y="0"/>
              </a:lnTo>
              <a:lnTo>
                <a:pt x="150896" y="2444014"/>
              </a:lnTo>
              <a:lnTo>
                <a:pt x="301792" y="24440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55660" y="4988416"/>
        <a:ext cx="123128" cy="123128"/>
      </dsp:txXfrm>
    </dsp:sp>
    <dsp:sp modelId="{7DA2F1AE-E075-47CA-93EF-069764645891}">
      <dsp:nvSpPr>
        <dsp:cNvPr id="0" name=""/>
        <dsp:cNvSpPr/>
      </dsp:nvSpPr>
      <dsp:spPr>
        <a:xfrm>
          <a:off x="1566328" y="3827973"/>
          <a:ext cx="301792" cy="1868952"/>
        </a:xfrm>
        <a:custGeom>
          <a:avLst/>
          <a:gdLst/>
          <a:ahLst/>
          <a:cxnLst/>
          <a:rect l="0" t="0" r="0" b="0"/>
          <a:pathLst>
            <a:path>
              <a:moveTo>
                <a:pt x="0" y="0"/>
              </a:moveTo>
              <a:lnTo>
                <a:pt x="150896" y="0"/>
              </a:lnTo>
              <a:lnTo>
                <a:pt x="150896" y="1868952"/>
              </a:lnTo>
              <a:lnTo>
                <a:pt x="301792" y="186895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69896" y="4715120"/>
        <a:ext cx="94658" cy="94658"/>
      </dsp:txXfrm>
    </dsp:sp>
    <dsp:sp modelId="{C81547A1-DBC5-41BA-BA47-54761F8DB9E0}">
      <dsp:nvSpPr>
        <dsp:cNvPr id="0" name=""/>
        <dsp:cNvSpPr/>
      </dsp:nvSpPr>
      <dsp:spPr>
        <a:xfrm>
          <a:off x="3377084" y="5121863"/>
          <a:ext cx="301792" cy="287531"/>
        </a:xfrm>
        <a:custGeom>
          <a:avLst/>
          <a:gdLst/>
          <a:ahLst/>
          <a:cxnLst/>
          <a:rect l="0" t="0" r="0" b="0"/>
          <a:pathLst>
            <a:path>
              <a:moveTo>
                <a:pt x="0" y="0"/>
              </a:moveTo>
              <a:lnTo>
                <a:pt x="150896" y="0"/>
              </a:lnTo>
              <a:lnTo>
                <a:pt x="150896" y="287531"/>
              </a:lnTo>
              <a:lnTo>
                <a:pt x="301792" y="2875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7560" y="5255208"/>
        <a:ext cx="20841" cy="20841"/>
      </dsp:txXfrm>
    </dsp:sp>
    <dsp:sp modelId="{9237F333-31E4-4703-B65C-76D401BC6BE5}">
      <dsp:nvSpPr>
        <dsp:cNvPr id="0" name=""/>
        <dsp:cNvSpPr/>
      </dsp:nvSpPr>
      <dsp:spPr>
        <a:xfrm>
          <a:off x="3377084" y="4753435"/>
          <a:ext cx="301792" cy="368428"/>
        </a:xfrm>
        <a:custGeom>
          <a:avLst/>
          <a:gdLst/>
          <a:ahLst/>
          <a:cxnLst/>
          <a:rect l="0" t="0" r="0" b="0"/>
          <a:pathLst>
            <a:path>
              <a:moveTo>
                <a:pt x="0" y="368428"/>
              </a:moveTo>
              <a:lnTo>
                <a:pt x="150896" y="368428"/>
              </a:lnTo>
              <a:lnTo>
                <a:pt x="150896" y="0"/>
              </a:lnTo>
              <a:lnTo>
                <a:pt x="301792"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6074" y="4925743"/>
        <a:ext cx="23812" cy="23812"/>
      </dsp:txXfrm>
    </dsp:sp>
    <dsp:sp modelId="{BBE59CF0-9407-4C93-8C87-00536C5E9DC6}">
      <dsp:nvSpPr>
        <dsp:cNvPr id="0" name=""/>
        <dsp:cNvSpPr/>
      </dsp:nvSpPr>
      <dsp:spPr>
        <a:xfrm>
          <a:off x="1566328" y="3827973"/>
          <a:ext cx="301792" cy="1293890"/>
        </a:xfrm>
        <a:custGeom>
          <a:avLst/>
          <a:gdLst/>
          <a:ahLst/>
          <a:cxnLst/>
          <a:rect l="0" t="0" r="0" b="0"/>
          <a:pathLst>
            <a:path>
              <a:moveTo>
                <a:pt x="0" y="0"/>
              </a:moveTo>
              <a:lnTo>
                <a:pt x="150896" y="0"/>
              </a:lnTo>
              <a:lnTo>
                <a:pt x="150896" y="1293890"/>
              </a:lnTo>
              <a:lnTo>
                <a:pt x="301792" y="129389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84009" y="4441703"/>
        <a:ext cx="66430" cy="66430"/>
      </dsp:txXfrm>
    </dsp:sp>
    <dsp:sp modelId="{1C2053F1-B2B6-4218-AA9A-D7C7BAAA0E29}">
      <dsp:nvSpPr>
        <dsp:cNvPr id="0" name=""/>
        <dsp:cNvSpPr/>
      </dsp:nvSpPr>
      <dsp:spPr>
        <a:xfrm>
          <a:off x="1566328" y="3827973"/>
          <a:ext cx="301792" cy="718827"/>
        </a:xfrm>
        <a:custGeom>
          <a:avLst/>
          <a:gdLst/>
          <a:ahLst/>
          <a:cxnLst/>
          <a:rect l="0" t="0" r="0" b="0"/>
          <a:pathLst>
            <a:path>
              <a:moveTo>
                <a:pt x="0" y="0"/>
              </a:moveTo>
              <a:lnTo>
                <a:pt x="150896" y="0"/>
              </a:lnTo>
              <a:lnTo>
                <a:pt x="150896" y="718827"/>
              </a:lnTo>
              <a:lnTo>
                <a:pt x="301792" y="71882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97734" y="4167897"/>
        <a:ext cx="38980" cy="38980"/>
      </dsp:txXfrm>
    </dsp:sp>
    <dsp:sp modelId="{D6B10375-97CE-4B06-A7F8-3E45F0A32E92}">
      <dsp:nvSpPr>
        <dsp:cNvPr id="0" name=""/>
        <dsp:cNvSpPr/>
      </dsp:nvSpPr>
      <dsp:spPr>
        <a:xfrm>
          <a:off x="1566328" y="3827973"/>
          <a:ext cx="301792" cy="143765"/>
        </a:xfrm>
        <a:custGeom>
          <a:avLst/>
          <a:gdLst/>
          <a:ahLst/>
          <a:cxnLst/>
          <a:rect l="0" t="0" r="0" b="0"/>
          <a:pathLst>
            <a:path>
              <a:moveTo>
                <a:pt x="0" y="0"/>
              </a:moveTo>
              <a:lnTo>
                <a:pt x="150896" y="0"/>
              </a:lnTo>
              <a:lnTo>
                <a:pt x="150896" y="143765"/>
              </a:lnTo>
              <a:lnTo>
                <a:pt x="301792" y="14376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708867" y="3891499"/>
        <a:ext cx="16714" cy="16714"/>
      </dsp:txXfrm>
    </dsp:sp>
    <dsp:sp modelId="{92F017A8-2F44-4612-9606-DD2BB77C8E68}">
      <dsp:nvSpPr>
        <dsp:cNvPr id="0" name=""/>
        <dsp:cNvSpPr/>
      </dsp:nvSpPr>
      <dsp:spPr>
        <a:xfrm>
          <a:off x="3377084" y="3396676"/>
          <a:ext cx="301792" cy="287531"/>
        </a:xfrm>
        <a:custGeom>
          <a:avLst/>
          <a:gdLst/>
          <a:ahLst/>
          <a:cxnLst/>
          <a:rect l="0" t="0" r="0" b="0"/>
          <a:pathLst>
            <a:path>
              <a:moveTo>
                <a:pt x="0" y="0"/>
              </a:moveTo>
              <a:lnTo>
                <a:pt x="150896" y="0"/>
              </a:lnTo>
              <a:lnTo>
                <a:pt x="150896" y="287531"/>
              </a:lnTo>
              <a:lnTo>
                <a:pt x="301792" y="2875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7560" y="3530021"/>
        <a:ext cx="20841" cy="20841"/>
      </dsp:txXfrm>
    </dsp:sp>
    <dsp:sp modelId="{CA3BFC29-10A1-4120-9137-47BCBC4D354D}">
      <dsp:nvSpPr>
        <dsp:cNvPr id="0" name=""/>
        <dsp:cNvSpPr/>
      </dsp:nvSpPr>
      <dsp:spPr>
        <a:xfrm>
          <a:off x="3377084" y="3109145"/>
          <a:ext cx="301792" cy="287531"/>
        </a:xfrm>
        <a:custGeom>
          <a:avLst/>
          <a:gdLst/>
          <a:ahLst/>
          <a:cxnLst/>
          <a:rect l="0" t="0" r="0" b="0"/>
          <a:pathLst>
            <a:path>
              <a:moveTo>
                <a:pt x="0" y="287531"/>
              </a:moveTo>
              <a:lnTo>
                <a:pt x="150896" y="287531"/>
              </a:lnTo>
              <a:lnTo>
                <a:pt x="150896" y="0"/>
              </a:lnTo>
              <a:lnTo>
                <a:pt x="301792"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7560" y="3242490"/>
        <a:ext cx="20841" cy="20841"/>
      </dsp:txXfrm>
    </dsp:sp>
    <dsp:sp modelId="{08647824-7D60-4E17-958D-224267F2F4C5}">
      <dsp:nvSpPr>
        <dsp:cNvPr id="0" name=""/>
        <dsp:cNvSpPr/>
      </dsp:nvSpPr>
      <dsp:spPr>
        <a:xfrm>
          <a:off x="1566328" y="3396676"/>
          <a:ext cx="301792" cy="431296"/>
        </a:xfrm>
        <a:custGeom>
          <a:avLst/>
          <a:gdLst/>
          <a:ahLst/>
          <a:cxnLst/>
          <a:rect l="0" t="0" r="0" b="0"/>
          <a:pathLst>
            <a:path>
              <a:moveTo>
                <a:pt x="0" y="431296"/>
              </a:moveTo>
              <a:lnTo>
                <a:pt x="150896" y="431296"/>
              </a:lnTo>
              <a:lnTo>
                <a:pt x="150896" y="0"/>
              </a:lnTo>
              <a:lnTo>
                <a:pt x="301792"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704065" y="3599165"/>
        <a:ext cx="26319" cy="26319"/>
      </dsp:txXfrm>
    </dsp:sp>
    <dsp:sp modelId="{C82370FA-BBD2-4984-B9C1-4B5AB783D4A2}">
      <dsp:nvSpPr>
        <dsp:cNvPr id="0" name=""/>
        <dsp:cNvSpPr/>
      </dsp:nvSpPr>
      <dsp:spPr>
        <a:xfrm>
          <a:off x="3377084" y="2246552"/>
          <a:ext cx="301792" cy="287531"/>
        </a:xfrm>
        <a:custGeom>
          <a:avLst/>
          <a:gdLst/>
          <a:ahLst/>
          <a:cxnLst/>
          <a:rect l="0" t="0" r="0" b="0"/>
          <a:pathLst>
            <a:path>
              <a:moveTo>
                <a:pt x="0" y="0"/>
              </a:moveTo>
              <a:lnTo>
                <a:pt x="150896" y="0"/>
              </a:lnTo>
              <a:lnTo>
                <a:pt x="150896" y="287531"/>
              </a:lnTo>
              <a:lnTo>
                <a:pt x="301792" y="2875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7560" y="2379896"/>
        <a:ext cx="20841" cy="20841"/>
      </dsp:txXfrm>
    </dsp:sp>
    <dsp:sp modelId="{A979BF83-67A5-4361-85B8-F439C7B4D2AD}">
      <dsp:nvSpPr>
        <dsp:cNvPr id="0" name=""/>
        <dsp:cNvSpPr/>
      </dsp:nvSpPr>
      <dsp:spPr>
        <a:xfrm>
          <a:off x="3377084" y="1959021"/>
          <a:ext cx="301792" cy="287531"/>
        </a:xfrm>
        <a:custGeom>
          <a:avLst/>
          <a:gdLst/>
          <a:ahLst/>
          <a:cxnLst/>
          <a:rect l="0" t="0" r="0" b="0"/>
          <a:pathLst>
            <a:path>
              <a:moveTo>
                <a:pt x="0" y="287531"/>
              </a:moveTo>
              <a:lnTo>
                <a:pt x="150896" y="287531"/>
              </a:lnTo>
              <a:lnTo>
                <a:pt x="150896" y="0"/>
              </a:lnTo>
              <a:lnTo>
                <a:pt x="301792"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7560" y="2092365"/>
        <a:ext cx="20841" cy="20841"/>
      </dsp:txXfrm>
    </dsp:sp>
    <dsp:sp modelId="{1A2B1931-B9B6-4409-B73A-724C14426E47}">
      <dsp:nvSpPr>
        <dsp:cNvPr id="0" name=""/>
        <dsp:cNvSpPr/>
      </dsp:nvSpPr>
      <dsp:spPr>
        <a:xfrm>
          <a:off x="1566328" y="2246552"/>
          <a:ext cx="301792" cy="1581421"/>
        </a:xfrm>
        <a:custGeom>
          <a:avLst/>
          <a:gdLst/>
          <a:ahLst/>
          <a:cxnLst/>
          <a:rect l="0" t="0" r="0" b="0"/>
          <a:pathLst>
            <a:path>
              <a:moveTo>
                <a:pt x="0" y="1581421"/>
              </a:moveTo>
              <a:lnTo>
                <a:pt x="150896" y="1581421"/>
              </a:lnTo>
              <a:lnTo>
                <a:pt x="150896" y="0"/>
              </a:lnTo>
              <a:lnTo>
                <a:pt x="301792"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76976" y="2997013"/>
        <a:ext cx="80498" cy="80498"/>
      </dsp:txXfrm>
    </dsp:sp>
    <dsp:sp modelId="{AD2BD15F-D0C2-483F-94EF-687E65AFFAEF}">
      <dsp:nvSpPr>
        <dsp:cNvPr id="0" name=""/>
        <dsp:cNvSpPr/>
      </dsp:nvSpPr>
      <dsp:spPr>
        <a:xfrm>
          <a:off x="3377084" y="808896"/>
          <a:ext cx="301792" cy="575062"/>
        </a:xfrm>
        <a:custGeom>
          <a:avLst/>
          <a:gdLst/>
          <a:ahLst/>
          <a:cxnLst/>
          <a:rect l="0" t="0" r="0" b="0"/>
          <a:pathLst>
            <a:path>
              <a:moveTo>
                <a:pt x="0" y="0"/>
              </a:moveTo>
              <a:lnTo>
                <a:pt x="150896" y="0"/>
              </a:lnTo>
              <a:lnTo>
                <a:pt x="150896" y="575062"/>
              </a:lnTo>
              <a:lnTo>
                <a:pt x="301792" y="57506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1745" y="1080191"/>
        <a:ext cx="32472" cy="32472"/>
      </dsp:txXfrm>
    </dsp:sp>
    <dsp:sp modelId="{183CDB11-4578-42E9-A27F-0D29E61F6ABD}">
      <dsp:nvSpPr>
        <dsp:cNvPr id="0" name=""/>
        <dsp:cNvSpPr/>
      </dsp:nvSpPr>
      <dsp:spPr>
        <a:xfrm>
          <a:off x="3377084" y="763176"/>
          <a:ext cx="301792" cy="91440"/>
        </a:xfrm>
        <a:custGeom>
          <a:avLst/>
          <a:gdLst/>
          <a:ahLst/>
          <a:cxnLst/>
          <a:rect l="0" t="0" r="0" b="0"/>
          <a:pathLst>
            <a:path>
              <a:moveTo>
                <a:pt x="0" y="45720"/>
              </a:moveTo>
              <a:lnTo>
                <a:pt x="301792"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20436" y="801351"/>
        <a:ext cx="15089" cy="15089"/>
      </dsp:txXfrm>
    </dsp:sp>
    <dsp:sp modelId="{C02353A3-67A9-442D-A2BF-E1094F4BE560}">
      <dsp:nvSpPr>
        <dsp:cNvPr id="0" name=""/>
        <dsp:cNvSpPr/>
      </dsp:nvSpPr>
      <dsp:spPr>
        <a:xfrm>
          <a:off x="3377084" y="233834"/>
          <a:ext cx="301792" cy="575062"/>
        </a:xfrm>
        <a:custGeom>
          <a:avLst/>
          <a:gdLst/>
          <a:ahLst/>
          <a:cxnLst/>
          <a:rect l="0" t="0" r="0" b="0"/>
          <a:pathLst>
            <a:path>
              <a:moveTo>
                <a:pt x="0" y="575062"/>
              </a:moveTo>
              <a:lnTo>
                <a:pt x="150896" y="575062"/>
              </a:lnTo>
              <a:lnTo>
                <a:pt x="150896" y="0"/>
              </a:lnTo>
              <a:lnTo>
                <a:pt x="301792"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11745" y="505129"/>
        <a:ext cx="32472" cy="32472"/>
      </dsp:txXfrm>
    </dsp:sp>
    <dsp:sp modelId="{AED4EDE5-6945-4B7E-909B-5FD983E40139}">
      <dsp:nvSpPr>
        <dsp:cNvPr id="0" name=""/>
        <dsp:cNvSpPr/>
      </dsp:nvSpPr>
      <dsp:spPr>
        <a:xfrm>
          <a:off x="1566328" y="808896"/>
          <a:ext cx="301792" cy="3019077"/>
        </a:xfrm>
        <a:custGeom>
          <a:avLst/>
          <a:gdLst/>
          <a:ahLst/>
          <a:cxnLst/>
          <a:rect l="0" t="0" r="0" b="0"/>
          <a:pathLst>
            <a:path>
              <a:moveTo>
                <a:pt x="0" y="3019077"/>
              </a:moveTo>
              <a:lnTo>
                <a:pt x="150896" y="3019077"/>
              </a:lnTo>
              <a:lnTo>
                <a:pt x="150896" y="0"/>
              </a:lnTo>
              <a:lnTo>
                <a:pt x="301792"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641372" y="2242582"/>
        <a:ext cx="151706" cy="151706"/>
      </dsp:txXfrm>
    </dsp:sp>
    <dsp:sp modelId="{57FB70EB-B9E1-4AA1-88AC-EB0B5AEF8A4B}">
      <dsp:nvSpPr>
        <dsp:cNvPr id="0" name=""/>
        <dsp:cNvSpPr/>
      </dsp:nvSpPr>
      <dsp:spPr>
        <a:xfrm rot="16200000">
          <a:off x="125646" y="3597948"/>
          <a:ext cx="2421314"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25646" y="3597948"/>
        <a:ext cx="2421314" cy="460049"/>
      </dsp:txXfrm>
    </dsp:sp>
    <dsp:sp modelId="{811CE55F-C1BF-4FC7-8313-7A696D3BA599}">
      <dsp:nvSpPr>
        <dsp:cNvPr id="0" name=""/>
        <dsp:cNvSpPr/>
      </dsp:nvSpPr>
      <dsp:spPr>
        <a:xfrm>
          <a:off x="1868121" y="578871"/>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868121" y="578871"/>
        <a:ext cx="1508963" cy="460049"/>
      </dsp:txXfrm>
    </dsp:sp>
    <dsp:sp modelId="{AA6B4528-6E28-44FA-AEFB-23DAEB8BC605}">
      <dsp:nvSpPr>
        <dsp:cNvPr id="0" name=""/>
        <dsp:cNvSpPr/>
      </dsp:nvSpPr>
      <dsp:spPr>
        <a:xfrm>
          <a:off x="3678877" y="3809"/>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Xác nhận đơn hàng</a:t>
          </a:r>
        </a:p>
      </dsp:txBody>
      <dsp:txXfrm>
        <a:off x="3678877" y="3809"/>
        <a:ext cx="1508963" cy="460049"/>
      </dsp:txXfrm>
    </dsp:sp>
    <dsp:sp modelId="{6A027104-CA89-4A42-8756-8266A82A0AE9}">
      <dsp:nvSpPr>
        <dsp:cNvPr id="0" name=""/>
        <dsp:cNvSpPr/>
      </dsp:nvSpPr>
      <dsp:spPr>
        <a:xfrm>
          <a:off x="3678877" y="578871"/>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Hủy đơn hàng</a:t>
          </a:r>
        </a:p>
      </dsp:txBody>
      <dsp:txXfrm>
        <a:off x="3678877" y="578871"/>
        <a:ext cx="1508963" cy="460049"/>
      </dsp:txXfrm>
    </dsp:sp>
    <dsp:sp modelId="{17573CF6-E091-4B8F-883C-B99CA7DD583E}">
      <dsp:nvSpPr>
        <dsp:cNvPr id="0" name=""/>
        <dsp:cNvSpPr/>
      </dsp:nvSpPr>
      <dsp:spPr>
        <a:xfrm>
          <a:off x="3678877" y="1153933"/>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678877" y="1153933"/>
        <a:ext cx="1508963" cy="460049"/>
      </dsp:txXfrm>
    </dsp:sp>
    <dsp:sp modelId="{F411107A-C0D6-462C-8B4B-491346B08606}">
      <dsp:nvSpPr>
        <dsp:cNvPr id="0" name=""/>
        <dsp:cNvSpPr/>
      </dsp:nvSpPr>
      <dsp:spPr>
        <a:xfrm>
          <a:off x="1868121" y="2016527"/>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868121" y="2016527"/>
        <a:ext cx="1508963" cy="460049"/>
      </dsp:txXfrm>
    </dsp:sp>
    <dsp:sp modelId="{2BBC22D0-8E2A-40F8-90E0-5C02E05F1CFB}">
      <dsp:nvSpPr>
        <dsp:cNvPr id="0" name=""/>
        <dsp:cNvSpPr/>
      </dsp:nvSpPr>
      <dsp:spPr>
        <a:xfrm>
          <a:off x="3678877" y="1728996"/>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biên nhận</a:t>
          </a:r>
        </a:p>
      </dsp:txBody>
      <dsp:txXfrm>
        <a:off x="3678877" y="1728996"/>
        <a:ext cx="1508963" cy="460049"/>
      </dsp:txXfrm>
    </dsp:sp>
    <dsp:sp modelId="{E250815C-C388-4164-9EB4-8D438C6708C1}">
      <dsp:nvSpPr>
        <dsp:cNvPr id="0" name=""/>
        <dsp:cNvSpPr/>
      </dsp:nvSpPr>
      <dsp:spPr>
        <a:xfrm>
          <a:off x="3678877" y="2304058"/>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678877" y="2304058"/>
        <a:ext cx="1508963" cy="460049"/>
      </dsp:txXfrm>
    </dsp:sp>
    <dsp:sp modelId="{551AC803-22DF-4E8C-8D00-68ECF09A293A}">
      <dsp:nvSpPr>
        <dsp:cNvPr id="0" name=""/>
        <dsp:cNvSpPr/>
      </dsp:nvSpPr>
      <dsp:spPr>
        <a:xfrm>
          <a:off x="1868121" y="3166652"/>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868121" y="3166652"/>
        <a:ext cx="1508963" cy="460049"/>
      </dsp:txXfrm>
    </dsp:sp>
    <dsp:sp modelId="{81755D95-D922-4F29-A303-C8A7CE7E8ABF}">
      <dsp:nvSpPr>
        <dsp:cNvPr id="0" name=""/>
        <dsp:cNvSpPr/>
      </dsp:nvSpPr>
      <dsp:spPr>
        <a:xfrm>
          <a:off x="3678877" y="2879120"/>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678877" y="2879120"/>
        <a:ext cx="1508963" cy="460049"/>
      </dsp:txXfrm>
    </dsp:sp>
    <dsp:sp modelId="{1E5B0938-6BC5-47B1-874D-CDFB32137A58}">
      <dsp:nvSpPr>
        <dsp:cNvPr id="0" name=""/>
        <dsp:cNvSpPr/>
      </dsp:nvSpPr>
      <dsp:spPr>
        <a:xfrm>
          <a:off x="3678877" y="3454183"/>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678877" y="3454183"/>
        <a:ext cx="1508963" cy="460049"/>
      </dsp:txXfrm>
    </dsp:sp>
    <dsp:sp modelId="{25D8F5CC-BE52-480F-94B9-3A8D9BA2D739}">
      <dsp:nvSpPr>
        <dsp:cNvPr id="0" name=""/>
        <dsp:cNvSpPr/>
      </dsp:nvSpPr>
      <dsp:spPr>
        <a:xfrm>
          <a:off x="1868121" y="3741714"/>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868121" y="3741714"/>
        <a:ext cx="1508963" cy="460049"/>
      </dsp:txXfrm>
    </dsp:sp>
    <dsp:sp modelId="{C99C4D5A-C1FE-4431-8DDD-F5E0B6DD1F03}">
      <dsp:nvSpPr>
        <dsp:cNvPr id="0" name=""/>
        <dsp:cNvSpPr/>
      </dsp:nvSpPr>
      <dsp:spPr>
        <a:xfrm>
          <a:off x="1868121" y="4316776"/>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chi nhánh gần nhất, có đủ các dịch vụ theo yêu cầu</a:t>
          </a:r>
        </a:p>
      </dsp:txBody>
      <dsp:txXfrm>
        <a:off x="1868121" y="4316776"/>
        <a:ext cx="1508963" cy="460049"/>
      </dsp:txXfrm>
    </dsp:sp>
    <dsp:sp modelId="{8BAFD37D-742D-4652-92FF-8A0FFA23B2A8}">
      <dsp:nvSpPr>
        <dsp:cNvPr id="0" name=""/>
        <dsp:cNvSpPr/>
      </dsp:nvSpPr>
      <dsp:spPr>
        <a:xfrm>
          <a:off x="1868121" y="4891838"/>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868121" y="4891838"/>
        <a:ext cx="1508963" cy="460049"/>
      </dsp:txXfrm>
    </dsp:sp>
    <dsp:sp modelId="{6AFCD169-EFCF-464D-ABB4-2C79634C7C4A}">
      <dsp:nvSpPr>
        <dsp:cNvPr id="0" name=""/>
        <dsp:cNvSpPr/>
      </dsp:nvSpPr>
      <dsp:spPr>
        <a:xfrm>
          <a:off x="3678877" y="4523410"/>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678877" y="4523410"/>
        <a:ext cx="1508963" cy="460049"/>
      </dsp:txXfrm>
    </dsp:sp>
    <dsp:sp modelId="{9E092DA1-72A9-43D2-82C2-EBD6E86B4785}">
      <dsp:nvSpPr>
        <dsp:cNvPr id="0" name=""/>
        <dsp:cNvSpPr/>
      </dsp:nvSpPr>
      <dsp:spPr>
        <a:xfrm>
          <a:off x="3678877" y="5098472"/>
          <a:ext cx="1508963" cy="62184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678877" y="5098472"/>
        <a:ext cx="1508963" cy="621844"/>
      </dsp:txXfrm>
    </dsp:sp>
    <dsp:sp modelId="{13A81EE6-1828-4DAD-B0BD-D49725F59F11}">
      <dsp:nvSpPr>
        <dsp:cNvPr id="0" name=""/>
        <dsp:cNvSpPr/>
      </dsp:nvSpPr>
      <dsp:spPr>
        <a:xfrm>
          <a:off x="1868121" y="5466901"/>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868121" y="5466901"/>
        <a:ext cx="1508963" cy="460049"/>
      </dsp:txXfrm>
    </dsp:sp>
    <dsp:sp modelId="{BAB6F684-995A-46D7-93DB-D2A36D22FA84}">
      <dsp:nvSpPr>
        <dsp:cNvPr id="0" name=""/>
        <dsp:cNvSpPr/>
      </dsp:nvSpPr>
      <dsp:spPr>
        <a:xfrm>
          <a:off x="1868121" y="6041963"/>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868121" y="6041963"/>
        <a:ext cx="1508963" cy="460049"/>
      </dsp:txXfrm>
    </dsp:sp>
    <dsp:sp modelId="{87C748B1-8870-485E-AB5F-0A16A9DE458F}">
      <dsp:nvSpPr>
        <dsp:cNvPr id="0" name=""/>
        <dsp:cNvSpPr/>
      </dsp:nvSpPr>
      <dsp:spPr>
        <a:xfrm>
          <a:off x="1868121" y="6617025"/>
          <a:ext cx="1508963" cy="4600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868121" y="6617025"/>
        <a:ext cx="1508963" cy="46004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A342B-1234-4128-A4D6-1EAF5975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6340</TotalTime>
  <Pages>45</Pages>
  <Words>7231</Words>
  <Characters>41220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4</cp:revision>
  <dcterms:created xsi:type="dcterms:W3CDTF">2017-06-06T18:20:00Z</dcterms:created>
  <dcterms:modified xsi:type="dcterms:W3CDTF">2018-11-15T07:03:00Z</dcterms:modified>
</cp:coreProperties>
</file>