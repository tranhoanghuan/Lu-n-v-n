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2B2EBB1" w14:textId="54888564" w:rsidR="006806BE" w:rsidRPr="00B04AB8" w:rsidRDefault="006806BE" w:rsidP="0042719D">
      <w:pPr>
        <w:spacing w:line="360" w:lineRule="auto"/>
        <w:ind w:firstLine="720"/>
      </w:pPr>
      <w:r w:rsidRPr="00B04AB8">
        <w:t xml:space="preserve">Tôi xin cam đoan đây là công trình nghiên cứu khoa học độc lập của riêng tôi, số liệu và kết quả nghiên cứu trong luận văn thu được do bản thân trực </w:t>
      </w:r>
      <w:r w:rsidR="0042719D" w:rsidRPr="00B04AB8">
        <w:t>tiếp</w:t>
      </w:r>
      <w:r w:rsidRPr="00B04AB8">
        <w:t xml:space="preserve"> theo dõi thu thập với thái độ khách quan và trung thực.</w:t>
      </w:r>
      <w:r w:rsidR="006A36E6" w:rsidRPr="00B04AB8">
        <w:t xml:space="preserve"> </w:t>
      </w:r>
      <w:r w:rsidRPr="00B04AB8">
        <w:t>Các tài liệu sử dụng phân tích trong luận văn có nguồn gốc rõ ràng, đã công bố theo quy định. Các kết quả nghiên cứu trong luận văn do tôi tự tìm hiểu, phân tích một cách trung thực, khách quan và phù hợp với thực tiễn của Việt Nam. Các kết quả này chưa từng được công bố trong bất kỳ nghiên cứu nào khác.</w:t>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2553E273"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E232A86" w14:textId="22B15B31" w:rsidR="006806BE" w:rsidRPr="00B04AB8" w:rsidRDefault="006806BE" w:rsidP="006806BE">
      <w:pPr>
        <w:spacing w:line="360" w:lineRule="auto"/>
        <w:ind w:firstLine="720"/>
      </w:pPr>
      <w:r w:rsidRPr="00B04AB8">
        <w:t>Để hoàn thành khóa luận này, em xin tỏ lòng biết ơn sâu sắc đến Thầy Nguyễn Minh Kỳ</w:t>
      </w:r>
      <w:r w:rsidR="004E3287" w:rsidRPr="00B04AB8">
        <w:t xml:space="preserve"> và thầy Hồng Thanh Luận</w:t>
      </w:r>
      <w:r w:rsidRPr="00B04AB8">
        <w:t>, đã tận tình hướng dẫn trong suốt quá trình viết Báo cáo tốt nghiệp.</w:t>
      </w:r>
    </w:p>
    <w:p w14:paraId="46231ADD" w14:textId="77777777" w:rsidR="006806BE" w:rsidRPr="00B04AB8" w:rsidRDefault="006806BE" w:rsidP="006806BE">
      <w:pPr>
        <w:spacing w:line="360" w:lineRule="auto"/>
        <w:ind w:firstLine="720"/>
      </w:pPr>
      <w:r w:rsidRPr="00B04AB8">
        <w:t>Em chân thành cảm ơn quý thầy, cô trong khoa Công nghệ thông tin, Trường Đại học Kỹ thuật công nghệ Cần Thơ đã tận tình truyền đạt kiến thức trong những năm em học tập. Với vốn kiến thức được tiếp thu trong quá trình học không chỉ là nền tảng cho quá trình nghiên cứu khóa luận mà còn là hành trang quí báu để em bước vào đời một cách vững chắc và tự tin.</w:t>
      </w:r>
    </w:p>
    <w:p w14:paraId="4BCA755D" w14:textId="4EE9CA07" w:rsidR="006A36E6" w:rsidRPr="00B04AB8" w:rsidRDefault="006A36E6" w:rsidP="006806BE">
      <w:pPr>
        <w:spacing w:line="360" w:lineRule="auto"/>
        <w:ind w:firstLine="720"/>
      </w:pPr>
      <w:r w:rsidRPr="00B04AB8">
        <w:t>Cảm ơn Thầ</w:t>
      </w:r>
      <w:r w:rsidR="009B3AEC" w:rsidRPr="00B04AB8">
        <w:t>y Huỳnh Xuân Hiệp</w:t>
      </w:r>
      <w:r w:rsidR="0042719D" w:rsidRPr="00B04AB8">
        <w:t xml:space="preserve"> </w:t>
      </w:r>
      <w:r w:rsidRPr="00B04AB8">
        <w:t>đã tạo điều kiện về không gian làm việc, thiết bị cũng như Thầy đã có nhiều hướng dẫn quý báu…</w:t>
      </w:r>
    </w:p>
    <w:p w14:paraId="31054BE6" w14:textId="77777777" w:rsidR="006806BE" w:rsidRPr="00B04AB8" w:rsidRDefault="006806BE" w:rsidP="006806BE">
      <w:pPr>
        <w:spacing w:line="360" w:lineRule="auto"/>
        <w:ind w:firstLine="720"/>
      </w:pPr>
      <w:r w:rsidRPr="00B04AB8">
        <w:t xml:space="preserve">Cuối cùng em kính chúc quý thầy, cô dồi dào sức khỏe và thành công trong sự nghiệp cao quý. </w:t>
      </w:r>
    </w:p>
    <w:p w14:paraId="333D8B99" w14:textId="77777777" w:rsidR="006806BE" w:rsidRPr="00B04AB8" w:rsidRDefault="006806BE" w:rsidP="006806BE">
      <w:pPr>
        <w:spacing w:line="360" w:lineRule="auto"/>
        <w:ind w:firstLine="720"/>
        <w:jc w:val="right"/>
      </w:pPr>
      <w:r w:rsidRPr="00B04AB8">
        <w:t>Trân trọng kính chào.</w:t>
      </w:r>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2"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2"/>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3" w:name="_Toc484566600"/>
      <w:r w:rsidRPr="00B04AB8">
        <w:rPr>
          <w:b/>
        </w:rPr>
        <w:lastRenderedPageBreak/>
        <w:t>MỤC LỤC</w:t>
      </w:r>
      <w:bookmarkEnd w:id="3"/>
    </w:p>
    <w:p w14:paraId="0CED4C63" w14:textId="77777777" w:rsidR="00EB1083" w:rsidRPr="00B04AB8" w:rsidRDefault="00EB1083" w:rsidP="00DA561E">
      <w:pPr>
        <w:spacing w:line="360" w:lineRule="auto"/>
      </w:pPr>
    </w:p>
    <w:bookmarkStart w:id="4" w:name="_Toc484566601"/>
    <w:p w14:paraId="4CA3D3D3" w14:textId="2443B1EF" w:rsidR="006A2C8A" w:rsidRDefault="00EB1083">
      <w:pPr>
        <w:pStyle w:val="TOC1"/>
        <w:tabs>
          <w:tab w:val="right" w:leader="dot" w:pos="8777"/>
        </w:tabs>
        <w:rPr>
          <w:ins w:id="5" w:author="phuong vu" w:date="2018-11-12T00:04:00Z"/>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ins w:id="6" w:author="phuong vu" w:date="2018-11-12T00:04:00Z">
        <w:r w:rsidR="006A2C8A">
          <w:rPr>
            <w:noProof/>
          </w:rPr>
          <w:t>KÍ HIỆU VÀ VIẾT TẮT</w:t>
        </w:r>
        <w:r w:rsidR="006A2C8A">
          <w:rPr>
            <w:noProof/>
          </w:rPr>
          <w:tab/>
        </w:r>
        <w:r w:rsidR="006A2C8A">
          <w:rPr>
            <w:noProof/>
          </w:rPr>
          <w:fldChar w:fldCharType="begin"/>
        </w:r>
        <w:r w:rsidR="006A2C8A">
          <w:rPr>
            <w:noProof/>
          </w:rPr>
          <w:instrText xml:space="preserve"> PAGEREF _Toc529744383 \h </w:instrText>
        </w:r>
        <w:r w:rsidR="006A2C8A">
          <w:rPr>
            <w:noProof/>
          </w:rPr>
        </w:r>
      </w:ins>
      <w:r w:rsidR="006A2C8A">
        <w:rPr>
          <w:noProof/>
        </w:rPr>
        <w:fldChar w:fldCharType="separate"/>
      </w:r>
      <w:ins w:id="7" w:author="phuong vu" w:date="2018-11-12T00:04:00Z">
        <w:r w:rsidR="006A2C8A">
          <w:rPr>
            <w:noProof/>
          </w:rPr>
          <w:t>9</w:t>
        </w:r>
        <w:r w:rsidR="006A2C8A">
          <w:rPr>
            <w:noProof/>
          </w:rPr>
          <w:fldChar w:fldCharType="end"/>
        </w:r>
      </w:ins>
    </w:p>
    <w:p w14:paraId="44021EE4" w14:textId="78109F56" w:rsidR="006A2C8A" w:rsidRDefault="006A2C8A">
      <w:pPr>
        <w:pStyle w:val="TOC1"/>
        <w:tabs>
          <w:tab w:val="right" w:leader="dot" w:pos="8777"/>
        </w:tabs>
        <w:rPr>
          <w:ins w:id="8" w:author="phuong vu" w:date="2018-11-12T00:04:00Z"/>
          <w:rFonts w:asciiTheme="minorHAnsi" w:eastAsiaTheme="minorEastAsia" w:hAnsiTheme="minorHAnsi" w:cstheme="minorBidi"/>
          <w:noProof/>
          <w:sz w:val="22"/>
          <w:szCs w:val="22"/>
          <w:lang w:val="en-US"/>
        </w:rPr>
      </w:pPr>
      <w:ins w:id="9" w:author="phuong vu" w:date="2018-11-12T00:04:00Z">
        <w:r>
          <w:rPr>
            <w:noProof/>
          </w:rPr>
          <w:t>DANH SÁCH HÌNH</w:t>
        </w:r>
        <w:r>
          <w:rPr>
            <w:noProof/>
          </w:rPr>
          <w:tab/>
        </w:r>
        <w:r>
          <w:rPr>
            <w:noProof/>
          </w:rPr>
          <w:fldChar w:fldCharType="begin"/>
        </w:r>
        <w:r>
          <w:rPr>
            <w:noProof/>
          </w:rPr>
          <w:instrText xml:space="preserve"> PAGEREF _Toc529744384 \h </w:instrText>
        </w:r>
        <w:r>
          <w:rPr>
            <w:noProof/>
          </w:rPr>
        </w:r>
      </w:ins>
      <w:r>
        <w:rPr>
          <w:noProof/>
        </w:rPr>
        <w:fldChar w:fldCharType="separate"/>
      </w:r>
      <w:ins w:id="10" w:author="phuong vu" w:date="2018-11-12T00:04:00Z">
        <w:r>
          <w:rPr>
            <w:noProof/>
          </w:rPr>
          <w:t>10</w:t>
        </w:r>
        <w:r>
          <w:rPr>
            <w:noProof/>
          </w:rPr>
          <w:fldChar w:fldCharType="end"/>
        </w:r>
      </w:ins>
    </w:p>
    <w:p w14:paraId="2067F77B" w14:textId="09742D58" w:rsidR="006A2C8A" w:rsidRDefault="006A2C8A">
      <w:pPr>
        <w:pStyle w:val="TOC1"/>
        <w:tabs>
          <w:tab w:val="right" w:leader="dot" w:pos="8777"/>
        </w:tabs>
        <w:rPr>
          <w:ins w:id="11" w:author="phuong vu" w:date="2018-11-12T00:04:00Z"/>
          <w:rFonts w:asciiTheme="minorHAnsi" w:eastAsiaTheme="minorEastAsia" w:hAnsiTheme="minorHAnsi" w:cstheme="minorBidi"/>
          <w:noProof/>
          <w:sz w:val="22"/>
          <w:szCs w:val="22"/>
          <w:lang w:val="en-US"/>
        </w:rPr>
      </w:pPr>
      <w:ins w:id="12" w:author="phuong vu" w:date="2018-11-12T00:04:00Z">
        <w:r>
          <w:rPr>
            <w:noProof/>
          </w:rPr>
          <w:t>DANH MỤC BẢNG</w:t>
        </w:r>
        <w:r>
          <w:rPr>
            <w:noProof/>
          </w:rPr>
          <w:tab/>
        </w:r>
        <w:r>
          <w:rPr>
            <w:noProof/>
          </w:rPr>
          <w:fldChar w:fldCharType="begin"/>
        </w:r>
        <w:r>
          <w:rPr>
            <w:noProof/>
          </w:rPr>
          <w:instrText xml:space="preserve"> PAGEREF _Toc529744385 \h </w:instrText>
        </w:r>
        <w:r>
          <w:rPr>
            <w:noProof/>
          </w:rPr>
        </w:r>
      </w:ins>
      <w:r>
        <w:rPr>
          <w:noProof/>
        </w:rPr>
        <w:fldChar w:fldCharType="separate"/>
      </w:r>
      <w:ins w:id="13" w:author="phuong vu" w:date="2018-11-12T00:04:00Z">
        <w:r>
          <w:rPr>
            <w:noProof/>
          </w:rPr>
          <w:t>11</w:t>
        </w:r>
        <w:r>
          <w:rPr>
            <w:noProof/>
          </w:rPr>
          <w:fldChar w:fldCharType="end"/>
        </w:r>
      </w:ins>
    </w:p>
    <w:p w14:paraId="4F8DFDAD" w14:textId="438BFDE0" w:rsidR="006A2C8A" w:rsidRDefault="006A2C8A">
      <w:pPr>
        <w:pStyle w:val="TOC1"/>
        <w:tabs>
          <w:tab w:val="right" w:leader="dot" w:pos="8777"/>
        </w:tabs>
        <w:rPr>
          <w:ins w:id="14" w:author="phuong vu" w:date="2018-11-12T00:04:00Z"/>
          <w:rFonts w:asciiTheme="minorHAnsi" w:eastAsiaTheme="minorEastAsia" w:hAnsiTheme="minorHAnsi" w:cstheme="minorBidi"/>
          <w:noProof/>
          <w:sz w:val="22"/>
          <w:szCs w:val="22"/>
          <w:lang w:val="en-US"/>
        </w:rPr>
      </w:pPr>
      <w:ins w:id="15" w:author="phuong vu" w:date="2018-11-12T00:04:00Z">
        <w:r>
          <w:rPr>
            <w:noProof/>
          </w:rPr>
          <w:t>TÓM TẮT</w:t>
        </w:r>
        <w:r>
          <w:rPr>
            <w:noProof/>
          </w:rPr>
          <w:tab/>
        </w:r>
        <w:r>
          <w:rPr>
            <w:noProof/>
          </w:rPr>
          <w:fldChar w:fldCharType="begin"/>
        </w:r>
        <w:r>
          <w:rPr>
            <w:noProof/>
          </w:rPr>
          <w:instrText xml:space="preserve"> PAGEREF _Toc529744386 \h </w:instrText>
        </w:r>
        <w:r>
          <w:rPr>
            <w:noProof/>
          </w:rPr>
        </w:r>
      </w:ins>
      <w:r>
        <w:rPr>
          <w:noProof/>
        </w:rPr>
        <w:fldChar w:fldCharType="separate"/>
      </w:r>
      <w:ins w:id="16" w:author="phuong vu" w:date="2018-11-12T00:04:00Z">
        <w:r>
          <w:rPr>
            <w:noProof/>
          </w:rPr>
          <w:t>12</w:t>
        </w:r>
        <w:r>
          <w:rPr>
            <w:noProof/>
          </w:rPr>
          <w:fldChar w:fldCharType="end"/>
        </w:r>
      </w:ins>
    </w:p>
    <w:p w14:paraId="1549C771" w14:textId="72D5D196" w:rsidR="006A2C8A" w:rsidRDefault="006A2C8A">
      <w:pPr>
        <w:pStyle w:val="TOC1"/>
        <w:tabs>
          <w:tab w:val="right" w:leader="dot" w:pos="8777"/>
        </w:tabs>
        <w:rPr>
          <w:ins w:id="17" w:author="phuong vu" w:date="2018-11-12T00:04:00Z"/>
          <w:rFonts w:asciiTheme="minorHAnsi" w:eastAsiaTheme="minorEastAsia" w:hAnsiTheme="minorHAnsi" w:cstheme="minorBidi"/>
          <w:noProof/>
          <w:sz w:val="22"/>
          <w:szCs w:val="22"/>
          <w:lang w:val="en-US"/>
        </w:rPr>
      </w:pPr>
      <w:ins w:id="18" w:author="phuong vu" w:date="2018-11-12T00:04:00Z">
        <w:r>
          <w:rPr>
            <w:noProof/>
          </w:rPr>
          <w:t>ABSTRACT</w:t>
        </w:r>
        <w:r>
          <w:rPr>
            <w:noProof/>
          </w:rPr>
          <w:tab/>
        </w:r>
        <w:r>
          <w:rPr>
            <w:noProof/>
          </w:rPr>
          <w:fldChar w:fldCharType="begin"/>
        </w:r>
        <w:r>
          <w:rPr>
            <w:noProof/>
          </w:rPr>
          <w:instrText xml:space="preserve"> PAGEREF _Toc529744387 \h </w:instrText>
        </w:r>
        <w:r>
          <w:rPr>
            <w:noProof/>
          </w:rPr>
        </w:r>
      </w:ins>
      <w:r>
        <w:rPr>
          <w:noProof/>
        </w:rPr>
        <w:fldChar w:fldCharType="separate"/>
      </w:r>
      <w:ins w:id="19" w:author="phuong vu" w:date="2018-11-12T00:04:00Z">
        <w:r>
          <w:rPr>
            <w:noProof/>
          </w:rPr>
          <w:t>13</w:t>
        </w:r>
        <w:r>
          <w:rPr>
            <w:noProof/>
          </w:rPr>
          <w:fldChar w:fldCharType="end"/>
        </w:r>
      </w:ins>
    </w:p>
    <w:p w14:paraId="4A74FB9D" w14:textId="42916869" w:rsidR="006A2C8A" w:rsidRDefault="006A2C8A">
      <w:pPr>
        <w:pStyle w:val="TOC1"/>
        <w:tabs>
          <w:tab w:val="right" w:leader="dot" w:pos="8777"/>
        </w:tabs>
        <w:rPr>
          <w:ins w:id="20" w:author="phuong vu" w:date="2018-11-12T00:04:00Z"/>
          <w:rFonts w:asciiTheme="minorHAnsi" w:eastAsiaTheme="minorEastAsia" w:hAnsiTheme="minorHAnsi" w:cstheme="minorBidi"/>
          <w:noProof/>
          <w:sz w:val="22"/>
          <w:szCs w:val="22"/>
          <w:lang w:val="en-US"/>
        </w:rPr>
      </w:pPr>
      <w:ins w:id="21" w:author="phuong vu" w:date="2018-11-12T00:04:00Z">
        <w:r>
          <w:rPr>
            <w:noProof/>
          </w:rPr>
          <w:t>TỪ KHÓA</w:t>
        </w:r>
        <w:r>
          <w:rPr>
            <w:noProof/>
          </w:rPr>
          <w:tab/>
        </w:r>
        <w:r>
          <w:rPr>
            <w:noProof/>
          </w:rPr>
          <w:fldChar w:fldCharType="begin"/>
        </w:r>
        <w:r>
          <w:rPr>
            <w:noProof/>
          </w:rPr>
          <w:instrText xml:space="preserve"> PAGEREF _Toc529744388 \h </w:instrText>
        </w:r>
        <w:r>
          <w:rPr>
            <w:noProof/>
          </w:rPr>
        </w:r>
      </w:ins>
      <w:r>
        <w:rPr>
          <w:noProof/>
        </w:rPr>
        <w:fldChar w:fldCharType="separate"/>
      </w:r>
      <w:ins w:id="22" w:author="phuong vu" w:date="2018-11-12T00:04:00Z">
        <w:r>
          <w:rPr>
            <w:noProof/>
          </w:rPr>
          <w:t>14</w:t>
        </w:r>
        <w:r>
          <w:rPr>
            <w:noProof/>
          </w:rPr>
          <w:fldChar w:fldCharType="end"/>
        </w:r>
      </w:ins>
    </w:p>
    <w:p w14:paraId="04E58D68" w14:textId="71C481F4" w:rsidR="006A2C8A" w:rsidRDefault="006A2C8A">
      <w:pPr>
        <w:pStyle w:val="TOC1"/>
        <w:tabs>
          <w:tab w:val="left" w:pos="1540"/>
          <w:tab w:val="right" w:leader="dot" w:pos="8777"/>
        </w:tabs>
        <w:rPr>
          <w:ins w:id="23" w:author="phuong vu" w:date="2018-11-12T00:04:00Z"/>
          <w:rFonts w:asciiTheme="minorHAnsi" w:eastAsiaTheme="minorEastAsia" w:hAnsiTheme="minorHAnsi" w:cstheme="minorBidi"/>
          <w:noProof/>
          <w:sz w:val="22"/>
          <w:szCs w:val="22"/>
          <w:lang w:val="en-US"/>
        </w:rPr>
      </w:pPr>
      <w:ins w:id="24" w:author="phuong vu" w:date="2018-11-12T00:04:00Z">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_Toc529744389 \h </w:instrText>
        </w:r>
        <w:r>
          <w:rPr>
            <w:noProof/>
          </w:rPr>
        </w:r>
      </w:ins>
      <w:r>
        <w:rPr>
          <w:noProof/>
        </w:rPr>
        <w:fldChar w:fldCharType="separate"/>
      </w:r>
      <w:ins w:id="25" w:author="phuong vu" w:date="2018-11-12T00:04:00Z">
        <w:r>
          <w:rPr>
            <w:noProof/>
          </w:rPr>
          <w:t>15</w:t>
        </w:r>
        <w:r>
          <w:rPr>
            <w:noProof/>
          </w:rPr>
          <w:fldChar w:fldCharType="end"/>
        </w:r>
      </w:ins>
    </w:p>
    <w:p w14:paraId="756E7A50" w14:textId="314DB541" w:rsidR="006A2C8A" w:rsidRDefault="006A2C8A">
      <w:pPr>
        <w:pStyle w:val="TOC2"/>
        <w:tabs>
          <w:tab w:val="left" w:pos="880"/>
          <w:tab w:val="right" w:leader="dot" w:pos="8777"/>
        </w:tabs>
        <w:rPr>
          <w:ins w:id="26" w:author="phuong vu" w:date="2018-11-12T00:04:00Z"/>
          <w:rFonts w:asciiTheme="minorHAnsi" w:eastAsiaTheme="minorEastAsia" w:hAnsiTheme="minorHAnsi" w:cstheme="minorBidi"/>
          <w:noProof/>
          <w:sz w:val="22"/>
          <w:szCs w:val="22"/>
          <w:lang w:val="en-US"/>
        </w:rPr>
      </w:pPr>
      <w:ins w:id="27" w:author="phuong vu" w:date="2018-11-12T00:04:00Z">
        <w:r w:rsidRPr="008F3391">
          <w:rPr>
            <w:noProof/>
            <w:lang w:val="en-US"/>
          </w:rPr>
          <w:t>1.1</w:t>
        </w:r>
        <w:r>
          <w:rPr>
            <w:rFonts w:asciiTheme="minorHAnsi" w:eastAsiaTheme="minorEastAsia" w:hAnsiTheme="minorHAnsi" w:cstheme="minorBidi"/>
            <w:noProof/>
            <w:sz w:val="22"/>
            <w:szCs w:val="22"/>
            <w:lang w:val="en-US"/>
          </w:rPr>
          <w:tab/>
        </w:r>
        <w:r w:rsidRPr="008F3391">
          <w:rPr>
            <w:noProof/>
            <w:lang w:val="en-US"/>
          </w:rPr>
          <w:t>Đặt vấn đề</w:t>
        </w:r>
        <w:r>
          <w:rPr>
            <w:noProof/>
          </w:rPr>
          <w:tab/>
        </w:r>
        <w:r>
          <w:rPr>
            <w:noProof/>
          </w:rPr>
          <w:fldChar w:fldCharType="begin"/>
        </w:r>
        <w:r>
          <w:rPr>
            <w:noProof/>
          </w:rPr>
          <w:instrText xml:space="preserve"> PAGEREF _Toc529744390 \h </w:instrText>
        </w:r>
        <w:r>
          <w:rPr>
            <w:noProof/>
          </w:rPr>
        </w:r>
      </w:ins>
      <w:r>
        <w:rPr>
          <w:noProof/>
        </w:rPr>
        <w:fldChar w:fldCharType="separate"/>
      </w:r>
      <w:ins w:id="28" w:author="phuong vu" w:date="2018-11-12T00:04:00Z">
        <w:r>
          <w:rPr>
            <w:noProof/>
          </w:rPr>
          <w:t>15</w:t>
        </w:r>
        <w:r>
          <w:rPr>
            <w:noProof/>
          </w:rPr>
          <w:fldChar w:fldCharType="end"/>
        </w:r>
      </w:ins>
    </w:p>
    <w:p w14:paraId="2A573D5C" w14:textId="78751CF4" w:rsidR="006A2C8A" w:rsidRDefault="006A2C8A">
      <w:pPr>
        <w:pStyle w:val="TOC2"/>
        <w:tabs>
          <w:tab w:val="left" w:pos="880"/>
          <w:tab w:val="right" w:leader="dot" w:pos="8777"/>
        </w:tabs>
        <w:rPr>
          <w:ins w:id="29" w:author="phuong vu" w:date="2018-11-12T00:04:00Z"/>
          <w:rFonts w:asciiTheme="minorHAnsi" w:eastAsiaTheme="minorEastAsia" w:hAnsiTheme="minorHAnsi" w:cstheme="minorBidi"/>
          <w:noProof/>
          <w:sz w:val="22"/>
          <w:szCs w:val="22"/>
          <w:lang w:val="en-US"/>
        </w:rPr>
      </w:pPr>
      <w:ins w:id="30" w:author="phuong vu" w:date="2018-11-12T00:04:00Z">
        <w:r w:rsidRPr="008F3391">
          <w:rPr>
            <w:noProof/>
            <w:lang w:val="en-US"/>
          </w:rPr>
          <w:t>1.2</w:t>
        </w:r>
        <w:r>
          <w:rPr>
            <w:rFonts w:asciiTheme="minorHAnsi" w:eastAsiaTheme="minorEastAsia" w:hAnsiTheme="minorHAnsi" w:cstheme="minorBidi"/>
            <w:noProof/>
            <w:sz w:val="22"/>
            <w:szCs w:val="22"/>
            <w:lang w:val="en-US"/>
          </w:rPr>
          <w:tab/>
        </w:r>
        <w:r w:rsidRPr="008F3391">
          <w:rPr>
            <w:noProof/>
            <w:lang w:val="en-US"/>
          </w:rPr>
          <w:t>Lịch sử giải quyết vấn đề</w:t>
        </w:r>
        <w:r>
          <w:rPr>
            <w:noProof/>
          </w:rPr>
          <w:tab/>
        </w:r>
        <w:r>
          <w:rPr>
            <w:noProof/>
          </w:rPr>
          <w:fldChar w:fldCharType="begin"/>
        </w:r>
        <w:r>
          <w:rPr>
            <w:noProof/>
          </w:rPr>
          <w:instrText xml:space="preserve"> PAGEREF _Toc529744391 \h </w:instrText>
        </w:r>
        <w:r>
          <w:rPr>
            <w:noProof/>
          </w:rPr>
        </w:r>
      </w:ins>
      <w:r>
        <w:rPr>
          <w:noProof/>
        </w:rPr>
        <w:fldChar w:fldCharType="separate"/>
      </w:r>
      <w:ins w:id="31" w:author="phuong vu" w:date="2018-11-12T00:04:00Z">
        <w:r>
          <w:rPr>
            <w:noProof/>
          </w:rPr>
          <w:t>15</w:t>
        </w:r>
        <w:r>
          <w:rPr>
            <w:noProof/>
          </w:rPr>
          <w:fldChar w:fldCharType="end"/>
        </w:r>
      </w:ins>
    </w:p>
    <w:p w14:paraId="6FD9B448" w14:textId="71D80C2B" w:rsidR="006A2C8A" w:rsidRDefault="006A2C8A">
      <w:pPr>
        <w:pStyle w:val="TOC2"/>
        <w:tabs>
          <w:tab w:val="left" w:pos="880"/>
          <w:tab w:val="right" w:leader="dot" w:pos="8777"/>
        </w:tabs>
        <w:rPr>
          <w:ins w:id="32" w:author="phuong vu" w:date="2018-11-12T00:04:00Z"/>
          <w:rFonts w:asciiTheme="minorHAnsi" w:eastAsiaTheme="minorEastAsia" w:hAnsiTheme="minorHAnsi" w:cstheme="minorBidi"/>
          <w:noProof/>
          <w:sz w:val="22"/>
          <w:szCs w:val="22"/>
          <w:lang w:val="en-US"/>
        </w:rPr>
      </w:pPr>
      <w:ins w:id="33" w:author="phuong vu" w:date="2018-11-12T00:04:00Z">
        <w:r w:rsidRPr="008F3391">
          <w:rPr>
            <w:noProof/>
            <w:lang w:val="en-US"/>
          </w:rPr>
          <w:t>1.3</w:t>
        </w:r>
        <w:r>
          <w:rPr>
            <w:rFonts w:asciiTheme="minorHAnsi" w:eastAsiaTheme="minorEastAsia" w:hAnsiTheme="minorHAnsi" w:cstheme="minorBidi"/>
            <w:noProof/>
            <w:sz w:val="22"/>
            <w:szCs w:val="22"/>
            <w:lang w:val="en-US"/>
          </w:rPr>
          <w:tab/>
        </w:r>
        <w:r>
          <w:rPr>
            <w:noProof/>
          </w:rPr>
          <w:t>Phạm</w:t>
        </w:r>
        <w:r w:rsidRPr="008F3391">
          <w:rPr>
            <w:noProof/>
            <w:lang w:val="en-US"/>
          </w:rPr>
          <w:t xml:space="preserve"> vi đề tài</w:t>
        </w:r>
        <w:r>
          <w:rPr>
            <w:noProof/>
          </w:rPr>
          <w:tab/>
        </w:r>
        <w:r>
          <w:rPr>
            <w:noProof/>
          </w:rPr>
          <w:fldChar w:fldCharType="begin"/>
        </w:r>
        <w:r>
          <w:rPr>
            <w:noProof/>
          </w:rPr>
          <w:instrText xml:space="preserve"> PAGEREF _Toc529744392 \h </w:instrText>
        </w:r>
        <w:r>
          <w:rPr>
            <w:noProof/>
          </w:rPr>
        </w:r>
      </w:ins>
      <w:r>
        <w:rPr>
          <w:noProof/>
        </w:rPr>
        <w:fldChar w:fldCharType="separate"/>
      </w:r>
      <w:ins w:id="34" w:author="phuong vu" w:date="2018-11-12T00:04:00Z">
        <w:r>
          <w:rPr>
            <w:noProof/>
          </w:rPr>
          <w:t>16</w:t>
        </w:r>
        <w:r>
          <w:rPr>
            <w:noProof/>
          </w:rPr>
          <w:fldChar w:fldCharType="end"/>
        </w:r>
      </w:ins>
    </w:p>
    <w:p w14:paraId="0DE62166" w14:textId="5E0AB295" w:rsidR="006A2C8A" w:rsidRDefault="006A2C8A">
      <w:pPr>
        <w:pStyle w:val="TOC2"/>
        <w:tabs>
          <w:tab w:val="left" w:pos="880"/>
          <w:tab w:val="right" w:leader="dot" w:pos="8777"/>
        </w:tabs>
        <w:rPr>
          <w:ins w:id="35" w:author="phuong vu" w:date="2018-11-12T00:04:00Z"/>
          <w:rFonts w:asciiTheme="minorHAnsi" w:eastAsiaTheme="minorEastAsia" w:hAnsiTheme="minorHAnsi" w:cstheme="minorBidi"/>
          <w:noProof/>
          <w:sz w:val="22"/>
          <w:szCs w:val="22"/>
          <w:lang w:val="en-US"/>
        </w:rPr>
      </w:pPr>
      <w:ins w:id="36" w:author="phuong vu" w:date="2018-11-12T00:04:00Z">
        <w:r w:rsidRPr="008F3391">
          <w:rPr>
            <w:noProof/>
            <w:lang w:val="en-US"/>
          </w:rPr>
          <w:t>1.4</w:t>
        </w:r>
        <w:r>
          <w:rPr>
            <w:rFonts w:asciiTheme="minorHAnsi" w:eastAsiaTheme="minorEastAsia" w:hAnsiTheme="minorHAnsi" w:cstheme="minorBidi"/>
            <w:noProof/>
            <w:sz w:val="22"/>
            <w:szCs w:val="22"/>
            <w:lang w:val="en-US"/>
          </w:rPr>
          <w:tab/>
        </w:r>
        <w:r w:rsidRPr="008F3391">
          <w:rPr>
            <w:noProof/>
            <w:lang w:val="en-US"/>
          </w:rPr>
          <w:t>Phương pháp nghiên cứu</w:t>
        </w:r>
        <w:r>
          <w:rPr>
            <w:noProof/>
          </w:rPr>
          <w:tab/>
        </w:r>
        <w:r>
          <w:rPr>
            <w:noProof/>
          </w:rPr>
          <w:fldChar w:fldCharType="begin"/>
        </w:r>
        <w:r>
          <w:rPr>
            <w:noProof/>
          </w:rPr>
          <w:instrText xml:space="preserve"> PAGEREF _Toc529744393 \h </w:instrText>
        </w:r>
        <w:r>
          <w:rPr>
            <w:noProof/>
          </w:rPr>
        </w:r>
      </w:ins>
      <w:r>
        <w:rPr>
          <w:noProof/>
        </w:rPr>
        <w:fldChar w:fldCharType="separate"/>
      </w:r>
      <w:ins w:id="37" w:author="phuong vu" w:date="2018-11-12T00:04:00Z">
        <w:r>
          <w:rPr>
            <w:noProof/>
          </w:rPr>
          <w:t>16</w:t>
        </w:r>
        <w:r>
          <w:rPr>
            <w:noProof/>
          </w:rPr>
          <w:fldChar w:fldCharType="end"/>
        </w:r>
      </w:ins>
    </w:p>
    <w:p w14:paraId="509C079E" w14:textId="4F75B683" w:rsidR="006A2C8A" w:rsidRDefault="006A2C8A">
      <w:pPr>
        <w:pStyle w:val="TOC3"/>
        <w:tabs>
          <w:tab w:val="left" w:pos="1320"/>
          <w:tab w:val="right" w:leader="dot" w:pos="8777"/>
        </w:tabs>
        <w:rPr>
          <w:ins w:id="38" w:author="phuong vu" w:date="2018-11-12T00:04:00Z"/>
          <w:rFonts w:asciiTheme="minorHAnsi" w:eastAsiaTheme="minorEastAsia" w:hAnsiTheme="minorHAnsi" w:cstheme="minorBidi"/>
          <w:noProof/>
          <w:sz w:val="22"/>
          <w:szCs w:val="22"/>
          <w:lang w:val="en-US"/>
        </w:rPr>
      </w:pPr>
      <w:ins w:id="39" w:author="phuong vu" w:date="2018-11-12T00:04:00Z">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_Toc529744394 \h </w:instrText>
        </w:r>
        <w:r>
          <w:rPr>
            <w:noProof/>
          </w:rPr>
        </w:r>
      </w:ins>
      <w:r>
        <w:rPr>
          <w:noProof/>
        </w:rPr>
        <w:fldChar w:fldCharType="separate"/>
      </w:r>
      <w:ins w:id="40" w:author="phuong vu" w:date="2018-11-12T00:04:00Z">
        <w:r>
          <w:rPr>
            <w:noProof/>
          </w:rPr>
          <w:t>16</w:t>
        </w:r>
        <w:r>
          <w:rPr>
            <w:noProof/>
          </w:rPr>
          <w:fldChar w:fldCharType="end"/>
        </w:r>
      </w:ins>
    </w:p>
    <w:p w14:paraId="0CDD0FC5" w14:textId="36BD44CD" w:rsidR="006A2C8A" w:rsidRDefault="006A2C8A">
      <w:pPr>
        <w:pStyle w:val="TOC3"/>
        <w:tabs>
          <w:tab w:val="left" w:pos="1320"/>
          <w:tab w:val="right" w:leader="dot" w:pos="8777"/>
        </w:tabs>
        <w:rPr>
          <w:ins w:id="41" w:author="phuong vu" w:date="2018-11-12T00:04:00Z"/>
          <w:rFonts w:asciiTheme="minorHAnsi" w:eastAsiaTheme="minorEastAsia" w:hAnsiTheme="minorHAnsi" w:cstheme="minorBidi"/>
          <w:noProof/>
          <w:sz w:val="22"/>
          <w:szCs w:val="22"/>
          <w:lang w:val="en-US"/>
        </w:rPr>
      </w:pPr>
      <w:ins w:id="42" w:author="phuong vu" w:date="2018-11-12T00:04:00Z">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_Toc529744395 \h </w:instrText>
        </w:r>
        <w:r>
          <w:rPr>
            <w:noProof/>
          </w:rPr>
        </w:r>
      </w:ins>
      <w:r>
        <w:rPr>
          <w:noProof/>
        </w:rPr>
        <w:fldChar w:fldCharType="separate"/>
      </w:r>
      <w:ins w:id="43" w:author="phuong vu" w:date="2018-11-12T00:04:00Z">
        <w:r>
          <w:rPr>
            <w:noProof/>
          </w:rPr>
          <w:t>17</w:t>
        </w:r>
        <w:r>
          <w:rPr>
            <w:noProof/>
          </w:rPr>
          <w:fldChar w:fldCharType="end"/>
        </w:r>
      </w:ins>
    </w:p>
    <w:p w14:paraId="17B2A41A" w14:textId="072160E2" w:rsidR="006A2C8A" w:rsidRDefault="006A2C8A">
      <w:pPr>
        <w:pStyle w:val="TOC3"/>
        <w:tabs>
          <w:tab w:val="left" w:pos="1320"/>
          <w:tab w:val="right" w:leader="dot" w:pos="8777"/>
        </w:tabs>
        <w:rPr>
          <w:ins w:id="44" w:author="phuong vu" w:date="2018-11-12T00:04:00Z"/>
          <w:rFonts w:asciiTheme="minorHAnsi" w:eastAsiaTheme="minorEastAsia" w:hAnsiTheme="minorHAnsi" w:cstheme="minorBidi"/>
          <w:noProof/>
          <w:sz w:val="22"/>
          <w:szCs w:val="22"/>
          <w:lang w:val="en-US"/>
        </w:rPr>
      </w:pPr>
      <w:ins w:id="45" w:author="phuong vu" w:date="2018-11-12T00:04:00Z">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_Toc529744396 \h </w:instrText>
        </w:r>
        <w:r>
          <w:rPr>
            <w:noProof/>
          </w:rPr>
        </w:r>
      </w:ins>
      <w:r>
        <w:rPr>
          <w:noProof/>
        </w:rPr>
        <w:fldChar w:fldCharType="separate"/>
      </w:r>
      <w:ins w:id="46" w:author="phuong vu" w:date="2018-11-12T00:04:00Z">
        <w:r>
          <w:rPr>
            <w:noProof/>
          </w:rPr>
          <w:t>17</w:t>
        </w:r>
        <w:r>
          <w:rPr>
            <w:noProof/>
          </w:rPr>
          <w:fldChar w:fldCharType="end"/>
        </w:r>
      </w:ins>
    </w:p>
    <w:p w14:paraId="3B4E4161" w14:textId="3799050C" w:rsidR="006A2C8A" w:rsidRDefault="006A2C8A">
      <w:pPr>
        <w:pStyle w:val="TOC1"/>
        <w:tabs>
          <w:tab w:val="left" w:pos="1540"/>
          <w:tab w:val="right" w:leader="dot" w:pos="8777"/>
        </w:tabs>
        <w:rPr>
          <w:ins w:id="47" w:author="phuong vu" w:date="2018-11-12T00:04:00Z"/>
          <w:rFonts w:asciiTheme="minorHAnsi" w:eastAsiaTheme="minorEastAsia" w:hAnsiTheme="minorHAnsi" w:cstheme="minorBidi"/>
          <w:noProof/>
          <w:sz w:val="22"/>
          <w:szCs w:val="22"/>
          <w:lang w:val="en-US"/>
        </w:rPr>
      </w:pPr>
      <w:ins w:id="48" w:author="phuong vu" w:date="2018-11-12T00:04:00Z">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_Toc529744397 \h </w:instrText>
        </w:r>
        <w:r>
          <w:rPr>
            <w:noProof/>
          </w:rPr>
        </w:r>
      </w:ins>
      <w:r>
        <w:rPr>
          <w:noProof/>
        </w:rPr>
        <w:fldChar w:fldCharType="separate"/>
      </w:r>
      <w:ins w:id="49" w:author="phuong vu" w:date="2018-11-12T00:04:00Z">
        <w:r>
          <w:rPr>
            <w:noProof/>
          </w:rPr>
          <w:t>18</w:t>
        </w:r>
        <w:r>
          <w:rPr>
            <w:noProof/>
          </w:rPr>
          <w:fldChar w:fldCharType="end"/>
        </w:r>
      </w:ins>
    </w:p>
    <w:p w14:paraId="442EE81A" w14:textId="739BD0B7" w:rsidR="006A2C8A" w:rsidRDefault="006A2C8A">
      <w:pPr>
        <w:pStyle w:val="TOC2"/>
        <w:tabs>
          <w:tab w:val="left" w:pos="880"/>
          <w:tab w:val="right" w:leader="dot" w:pos="8777"/>
        </w:tabs>
        <w:rPr>
          <w:ins w:id="50" w:author="phuong vu" w:date="2018-11-12T00:04:00Z"/>
          <w:rFonts w:asciiTheme="minorHAnsi" w:eastAsiaTheme="minorEastAsia" w:hAnsiTheme="minorHAnsi" w:cstheme="minorBidi"/>
          <w:noProof/>
          <w:sz w:val="22"/>
          <w:szCs w:val="22"/>
          <w:lang w:val="en-US"/>
        </w:rPr>
      </w:pPr>
      <w:ins w:id="51" w:author="phuong vu" w:date="2018-11-12T00:04:00Z">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8F3391">
          <w:rPr>
            <w:noProof/>
            <w:vertAlign w:val="superscript"/>
          </w:rPr>
          <w:t>[1]</w:t>
        </w:r>
        <w:r>
          <w:rPr>
            <w:noProof/>
          </w:rPr>
          <w:tab/>
        </w:r>
        <w:r>
          <w:rPr>
            <w:noProof/>
          </w:rPr>
          <w:fldChar w:fldCharType="begin"/>
        </w:r>
        <w:r>
          <w:rPr>
            <w:noProof/>
          </w:rPr>
          <w:instrText xml:space="preserve"> PAGEREF _Toc529744398 \h </w:instrText>
        </w:r>
        <w:r>
          <w:rPr>
            <w:noProof/>
          </w:rPr>
        </w:r>
      </w:ins>
      <w:r>
        <w:rPr>
          <w:noProof/>
        </w:rPr>
        <w:fldChar w:fldCharType="separate"/>
      </w:r>
      <w:ins w:id="52" w:author="phuong vu" w:date="2018-11-12T00:04:00Z">
        <w:r>
          <w:rPr>
            <w:noProof/>
          </w:rPr>
          <w:t>18</w:t>
        </w:r>
        <w:r>
          <w:rPr>
            <w:noProof/>
          </w:rPr>
          <w:fldChar w:fldCharType="end"/>
        </w:r>
      </w:ins>
    </w:p>
    <w:p w14:paraId="568AFA52" w14:textId="269D3D13" w:rsidR="006A2C8A" w:rsidRDefault="006A2C8A">
      <w:pPr>
        <w:pStyle w:val="TOC2"/>
        <w:tabs>
          <w:tab w:val="left" w:pos="880"/>
          <w:tab w:val="right" w:leader="dot" w:pos="8777"/>
        </w:tabs>
        <w:rPr>
          <w:ins w:id="53" w:author="phuong vu" w:date="2018-11-12T00:04:00Z"/>
          <w:rFonts w:asciiTheme="minorHAnsi" w:eastAsiaTheme="minorEastAsia" w:hAnsiTheme="minorHAnsi" w:cstheme="minorBidi"/>
          <w:noProof/>
          <w:sz w:val="22"/>
          <w:szCs w:val="22"/>
          <w:lang w:val="en-US"/>
        </w:rPr>
      </w:pPr>
      <w:ins w:id="54" w:author="phuong vu" w:date="2018-11-12T00:04:00Z">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8F3391">
          <w:rPr>
            <w:noProof/>
            <w:vertAlign w:val="superscript"/>
          </w:rPr>
          <w:t>[2]</w:t>
        </w:r>
        <w:r>
          <w:rPr>
            <w:noProof/>
          </w:rPr>
          <w:tab/>
        </w:r>
        <w:r>
          <w:rPr>
            <w:noProof/>
          </w:rPr>
          <w:fldChar w:fldCharType="begin"/>
        </w:r>
        <w:r>
          <w:rPr>
            <w:noProof/>
          </w:rPr>
          <w:instrText xml:space="preserve"> PAGEREF _Toc529744399 \h </w:instrText>
        </w:r>
        <w:r>
          <w:rPr>
            <w:noProof/>
          </w:rPr>
        </w:r>
      </w:ins>
      <w:r>
        <w:rPr>
          <w:noProof/>
        </w:rPr>
        <w:fldChar w:fldCharType="separate"/>
      </w:r>
      <w:ins w:id="55" w:author="phuong vu" w:date="2018-11-12T00:04:00Z">
        <w:r>
          <w:rPr>
            <w:noProof/>
          </w:rPr>
          <w:t>19</w:t>
        </w:r>
        <w:r>
          <w:rPr>
            <w:noProof/>
          </w:rPr>
          <w:fldChar w:fldCharType="end"/>
        </w:r>
      </w:ins>
    </w:p>
    <w:p w14:paraId="2CB20391" w14:textId="414BC1A3" w:rsidR="006A2C8A" w:rsidRDefault="006A2C8A">
      <w:pPr>
        <w:pStyle w:val="TOC2"/>
        <w:tabs>
          <w:tab w:val="left" w:pos="880"/>
          <w:tab w:val="right" w:leader="dot" w:pos="8777"/>
        </w:tabs>
        <w:rPr>
          <w:ins w:id="56" w:author="phuong vu" w:date="2018-11-12T00:04:00Z"/>
          <w:rFonts w:asciiTheme="minorHAnsi" w:eastAsiaTheme="minorEastAsia" w:hAnsiTheme="minorHAnsi" w:cstheme="minorBidi"/>
          <w:noProof/>
          <w:sz w:val="22"/>
          <w:szCs w:val="22"/>
          <w:lang w:val="en-US"/>
        </w:rPr>
      </w:pPr>
      <w:ins w:id="57" w:author="phuong vu" w:date="2018-11-12T00:04:00Z">
        <w:r w:rsidRPr="008F3391">
          <w:rPr>
            <w:noProof/>
            <w:lang w:val="da-DK"/>
          </w:rPr>
          <w:t>2.3</w:t>
        </w:r>
        <w:r>
          <w:rPr>
            <w:rFonts w:asciiTheme="minorHAnsi" w:eastAsiaTheme="minorEastAsia" w:hAnsiTheme="minorHAnsi" w:cstheme="minorBidi"/>
            <w:noProof/>
            <w:sz w:val="22"/>
            <w:szCs w:val="22"/>
            <w:lang w:val="en-US"/>
          </w:rPr>
          <w:tab/>
        </w:r>
        <w:r w:rsidRPr="008F3391">
          <w:rPr>
            <w:noProof/>
            <w:lang w:val="da-DK"/>
          </w:rPr>
          <w:t xml:space="preserve">Tìm hiểu về Postgraphile </w:t>
        </w:r>
        <w:r w:rsidRPr="008F3391">
          <w:rPr>
            <w:noProof/>
            <w:vertAlign w:val="superscript"/>
            <w:lang w:val="da-DK"/>
          </w:rPr>
          <w:t>[3][4]</w:t>
        </w:r>
        <w:r>
          <w:rPr>
            <w:noProof/>
          </w:rPr>
          <w:tab/>
        </w:r>
        <w:r>
          <w:rPr>
            <w:noProof/>
          </w:rPr>
          <w:fldChar w:fldCharType="begin"/>
        </w:r>
        <w:r>
          <w:rPr>
            <w:noProof/>
          </w:rPr>
          <w:instrText xml:space="preserve"> PAGEREF _Toc529744400 \h </w:instrText>
        </w:r>
        <w:r>
          <w:rPr>
            <w:noProof/>
          </w:rPr>
        </w:r>
      </w:ins>
      <w:r>
        <w:rPr>
          <w:noProof/>
        </w:rPr>
        <w:fldChar w:fldCharType="separate"/>
      </w:r>
      <w:ins w:id="58" w:author="phuong vu" w:date="2018-11-12T00:04:00Z">
        <w:r>
          <w:rPr>
            <w:noProof/>
          </w:rPr>
          <w:t>21</w:t>
        </w:r>
        <w:r>
          <w:rPr>
            <w:noProof/>
          </w:rPr>
          <w:fldChar w:fldCharType="end"/>
        </w:r>
      </w:ins>
    </w:p>
    <w:p w14:paraId="443F9B1B" w14:textId="17150CA9" w:rsidR="006A2C8A" w:rsidRDefault="006A2C8A">
      <w:pPr>
        <w:pStyle w:val="TOC2"/>
        <w:tabs>
          <w:tab w:val="left" w:pos="880"/>
          <w:tab w:val="right" w:leader="dot" w:pos="8777"/>
        </w:tabs>
        <w:rPr>
          <w:ins w:id="59" w:author="phuong vu" w:date="2018-11-12T00:04:00Z"/>
          <w:rFonts w:asciiTheme="minorHAnsi" w:eastAsiaTheme="minorEastAsia" w:hAnsiTheme="minorHAnsi" w:cstheme="minorBidi"/>
          <w:noProof/>
          <w:sz w:val="22"/>
          <w:szCs w:val="22"/>
          <w:lang w:val="en-US"/>
        </w:rPr>
      </w:pPr>
      <w:ins w:id="60" w:author="phuong vu" w:date="2018-11-12T00:04:00Z">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8F3391">
          <w:rPr>
            <w:noProof/>
            <w:vertAlign w:val="superscript"/>
          </w:rPr>
          <w:t>[5]</w:t>
        </w:r>
        <w:r>
          <w:rPr>
            <w:noProof/>
          </w:rPr>
          <w:tab/>
        </w:r>
        <w:r>
          <w:rPr>
            <w:noProof/>
          </w:rPr>
          <w:fldChar w:fldCharType="begin"/>
        </w:r>
        <w:r>
          <w:rPr>
            <w:noProof/>
          </w:rPr>
          <w:instrText xml:space="preserve"> PAGEREF _Toc529744401 \h </w:instrText>
        </w:r>
        <w:r>
          <w:rPr>
            <w:noProof/>
          </w:rPr>
        </w:r>
      </w:ins>
      <w:r>
        <w:rPr>
          <w:noProof/>
        </w:rPr>
        <w:fldChar w:fldCharType="separate"/>
      </w:r>
      <w:ins w:id="61" w:author="phuong vu" w:date="2018-11-12T00:04:00Z">
        <w:r>
          <w:rPr>
            <w:noProof/>
          </w:rPr>
          <w:t>21</w:t>
        </w:r>
        <w:r>
          <w:rPr>
            <w:noProof/>
          </w:rPr>
          <w:fldChar w:fldCharType="end"/>
        </w:r>
      </w:ins>
    </w:p>
    <w:p w14:paraId="572E34F2" w14:textId="540A49E9" w:rsidR="006A2C8A" w:rsidRDefault="006A2C8A">
      <w:pPr>
        <w:pStyle w:val="TOC2"/>
        <w:tabs>
          <w:tab w:val="left" w:pos="880"/>
          <w:tab w:val="right" w:leader="dot" w:pos="8777"/>
        </w:tabs>
        <w:rPr>
          <w:ins w:id="62" w:author="phuong vu" w:date="2018-11-12T00:04:00Z"/>
          <w:rFonts w:asciiTheme="minorHAnsi" w:eastAsiaTheme="minorEastAsia" w:hAnsiTheme="minorHAnsi" w:cstheme="minorBidi"/>
          <w:noProof/>
          <w:sz w:val="22"/>
          <w:szCs w:val="22"/>
          <w:lang w:val="en-US"/>
        </w:rPr>
      </w:pPr>
      <w:ins w:id="63" w:author="phuong vu" w:date="2018-11-12T00:04:00Z">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8F3391">
          <w:rPr>
            <w:noProof/>
            <w:vertAlign w:val="superscript"/>
          </w:rPr>
          <w:t>[6]</w:t>
        </w:r>
        <w:r>
          <w:rPr>
            <w:noProof/>
          </w:rPr>
          <w:tab/>
        </w:r>
        <w:r>
          <w:rPr>
            <w:noProof/>
          </w:rPr>
          <w:fldChar w:fldCharType="begin"/>
        </w:r>
        <w:r>
          <w:rPr>
            <w:noProof/>
          </w:rPr>
          <w:instrText xml:space="preserve"> PAGEREF _Toc529744402 \h </w:instrText>
        </w:r>
        <w:r>
          <w:rPr>
            <w:noProof/>
          </w:rPr>
        </w:r>
      </w:ins>
      <w:r>
        <w:rPr>
          <w:noProof/>
        </w:rPr>
        <w:fldChar w:fldCharType="separate"/>
      </w:r>
      <w:ins w:id="64" w:author="phuong vu" w:date="2018-11-12T00:04:00Z">
        <w:r>
          <w:rPr>
            <w:noProof/>
          </w:rPr>
          <w:t>22</w:t>
        </w:r>
        <w:r>
          <w:rPr>
            <w:noProof/>
          </w:rPr>
          <w:fldChar w:fldCharType="end"/>
        </w:r>
      </w:ins>
    </w:p>
    <w:p w14:paraId="22B21576" w14:textId="1F6E7AE3" w:rsidR="006A2C8A" w:rsidRDefault="006A2C8A">
      <w:pPr>
        <w:pStyle w:val="TOC2"/>
        <w:tabs>
          <w:tab w:val="left" w:pos="880"/>
          <w:tab w:val="right" w:leader="dot" w:pos="8777"/>
        </w:tabs>
        <w:rPr>
          <w:ins w:id="65" w:author="phuong vu" w:date="2018-11-12T00:04:00Z"/>
          <w:rFonts w:asciiTheme="minorHAnsi" w:eastAsiaTheme="minorEastAsia" w:hAnsiTheme="minorHAnsi" w:cstheme="minorBidi"/>
          <w:noProof/>
          <w:sz w:val="22"/>
          <w:szCs w:val="22"/>
          <w:lang w:val="en-US"/>
        </w:rPr>
      </w:pPr>
      <w:ins w:id="66" w:author="phuong vu" w:date="2018-11-12T00:04:00Z">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8F3391">
          <w:rPr>
            <w:noProof/>
            <w:vertAlign w:val="superscript"/>
          </w:rPr>
          <w:t>[7]</w:t>
        </w:r>
        <w:r>
          <w:rPr>
            <w:noProof/>
          </w:rPr>
          <w:tab/>
        </w:r>
        <w:r>
          <w:rPr>
            <w:noProof/>
          </w:rPr>
          <w:fldChar w:fldCharType="begin"/>
        </w:r>
        <w:r>
          <w:rPr>
            <w:noProof/>
          </w:rPr>
          <w:instrText xml:space="preserve"> PAGEREF _Toc529744403 \h </w:instrText>
        </w:r>
        <w:r>
          <w:rPr>
            <w:noProof/>
          </w:rPr>
        </w:r>
      </w:ins>
      <w:r>
        <w:rPr>
          <w:noProof/>
        </w:rPr>
        <w:fldChar w:fldCharType="separate"/>
      </w:r>
      <w:ins w:id="67" w:author="phuong vu" w:date="2018-11-12T00:04:00Z">
        <w:r>
          <w:rPr>
            <w:noProof/>
          </w:rPr>
          <w:t>22</w:t>
        </w:r>
        <w:r>
          <w:rPr>
            <w:noProof/>
          </w:rPr>
          <w:fldChar w:fldCharType="end"/>
        </w:r>
      </w:ins>
    </w:p>
    <w:p w14:paraId="24EE18C6" w14:textId="4ABE0941" w:rsidR="006A2C8A" w:rsidRDefault="006A2C8A">
      <w:pPr>
        <w:pStyle w:val="TOC2"/>
        <w:tabs>
          <w:tab w:val="left" w:pos="880"/>
          <w:tab w:val="right" w:leader="dot" w:pos="8777"/>
        </w:tabs>
        <w:rPr>
          <w:ins w:id="68" w:author="phuong vu" w:date="2018-11-12T00:04:00Z"/>
          <w:rFonts w:asciiTheme="minorHAnsi" w:eastAsiaTheme="minorEastAsia" w:hAnsiTheme="minorHAnsi" w:cstheme="minorBidi"/>
          <w:noProof/>
          <w:sz w:val="22"/>
          <w:szCs w:val="22"/>
          <w:lang w:val="en-US"/>
        </w:rPr>
      </w:pPr>
      <w:ins w:id="69" w:author="phuong vu" w:date="2018-11-12T00:04:00Z">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8F3391">
          <w:rPr>
            <w:noProof/>
            <w:vertAlign w:val="superscript"/>
          </w:rPr>
          <w:t>[8]</w:t>
        </w:r>
        <w:r>
          <w:rPr>
            <w:noProof/>
          </w:rPr>
          <w:tab/>
        </w:r>
        <w:r>
          <w:rPr>
            <w:noProof/>
          </w:rPr>
          <w:fldChar w:fldCharType="begin"/>
        </w:r>
        <w:r>
          <w:rPr>
            <w:noProof/>
          </w:rPr>
          <w:instrText xml:space="preserve"> PAGEREF _Toc529744404 \h </w:instrText>
        </w:r>
        <w:r>
          <w:rPr>
            <w:noProof/>
          </w:rPr>
        </w:r>
      </w:ins>
      <w:r>
        <w:rPr>
          <w:noProof/>
        </w:rPr>
        <w:fldChar w:fldCharType="separate"/>
      </w:r>
      <w:ins w:id="70" w:author="phuong vu" w:date="2018-11-12T00:04:00Z">
        <w:r>
          <w:rPr>
            <w:noProof/>
          </w:rPr>
          <w:t>23</w:t>
        </w:r>
        <w:r>
          <w:rPr>
            <w:noProof/>
          </w:rPr>
          <w:fldChar w:fldCharType="end"/>
        </w:r>
      </w:ins>
    </w:p>
    <w:p w14:paraId="5D3933A7" w14:textId="1ECBF0C3" w:rsidR="006A2C8A" w:rsidRDefault="006A2C8A">
      <w:pPr>
        <w:pStyle w:val="TOC1"/>
        <w:tabs>
          <w:tab w:val="left" w:pos="1540"/>
          <w:tab w:val="right" w:leader="dot" w:pos="8777"/>
        </w:tabs>
        <w:rPr>
          <w:ins w:id="71" w:author="phuong vu" w:date="2018-11-12T00:04:00Z"/>
          <w:rFonts w:asciiTheme="minorHAnsi" w:eastAsiaTheme="minorEastAsia" w:hAnsiTheme="minorHAnsi" w:cstheme="minorBidi"/>
          <w:noProof/>
          <w:sz w:val="22"/>
          <w:szCs w:val="22"/>
          <w:lang w:val="en-US"/>
        </w:rPr>
      </w:pPr>
      <w:ins w:id="72" w:author="phuong vu" w:date="2018-11-12T00:04:00Z">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_Toc529744405 \h </w:instrText>
        </w:r>
        <w:r>
          <w:rPr>
            <w:noProof/>
          </w:rPr>
        </w:r>
      </w:ins>
      <w:r>
        <w:rPr>
          <w:noProof/>
        </w:rPr>
        <w:fldChar w:fldCharType="separate"/>
      </w:r>
      <w:ins w:id="73" w:author="phuong vu" w:date="2018-11-12T00:04:00Z">
        <w:r>
          <w:rPr>
            <w:noProof/>
          </w:rPr>
          <w:t>25</w:t>
        </w:r>
        <w:r>
          <w:rPr>
            <w:noProof/>
          </w:rPr>
          <w:fldChar w:fldCharType="end"/>
        </w:r>
      </w:ins>
    </w:p>
    <w:p w14:paraId="767F71B2" w14:textId="2DCC6DD4" w:rsidR="006A2C8A" w:rsidRDefault="006A2C8A">
      <w:pPr>
        <w:pStyle w:val="TOC2"/>
        <w:tabs>
          <w:tab w:val="left" w:pos="880"/>
          <w:tab w:val="right" w:leader="dot" w:pos="8777"/>
        </w:tabs>
        <w:rPr>
          <w:ins w:id="74" w:author="phuong vu" w:date="2018-11-12T00:04:00Z"/>
          <w:rFonts w:asciiTheme="minorHAnsi" w:eastAsiaTheme="minorEastAsia" w:hAnsiTheme="minorHAnsi" w:cstheme="minorBidi"/>
          <w:noProof/>
          <w:sz w:val="22"/>
          <w:szCs w:val="22"/>
          <w:lang w:val="en-US"/>
        </w:rPr>
      </w:pPr>
      <w:ins w:id="75" w:author="phuong vu" w:date="2018-11-12T00:04:00Z">
        <w:r w:rsidRPr="008F3391">
          <w:rPr>
            <w:noProof/>
            <w:lang w:val="en-US"/>
          </w:rPr>
          <w:t>3.1</w:t>
        </w:r>
        <w:r>
          <w:rPr>
            <w:rFonts w:asciiTheme="minorHAnsi" w:eastAsiaTheme="minorEastAsia" w:hAnsiTheme="minorHAnsi" w:cstheme="minorBidi"/>
            <w:noProof/>
            <w:sz w:val="22"/>
            <w:szCs w:val="22"/>
            <w:lang w:val="en-US"/>
          </w:rPr>
          <w:tab/>
        </w:r>
        <w:r w:rsidRPr="008F3391">
          <w:rPr>
            <w:noProof/>
            <w:lang w:val="en-US"/>
          </w:rPr>
          <w:t>Mô tả bài toán</w:t>
        </w:r>
        <w:r>
          <w:rPr>
            <w:noProof/>
          </w:rPr>
          <w:tab/>
        </w:r>
        <w:r>
          <w:rPr>
            <w:noProof/>
          </w:rPr>
          <w:fldChar w:fldCharType="begin"/>
        </w:r>
        <w:r>
          <w:rPr>
            <w:noProof/>
          </w:rPr>
          <w:instrText xml:space="preserve"> PAGEREF _Toc529744406 \h </w:instrText>
        </w:r>
        <w:r>
          <w:rPr>
            <w:noProof/>
          </w:rPr>
        </w:r>
      </w:ins>
      <w:r>
        <w:rPr>
          <w:noProof/>
        </w:rPr>
        <w:fldChar w:fldCharType="separate"/>
      </w:r>
      <w:ins w:id="76" w:author="phuong vu" w:date="2018-11-12T00:04:00Z">
        <w:r>
          <w:rPr>
            <w:noProof/>
          </w:rPr>
          <w:t>25</w:t>
        </w:r>
        <w:r>
          <w:rPr>
            <w:noProof/>
          </w:rPr>
          <w:fldChar w:fldCharType="end"/>
        </w:r>
      </w:ins>
    </w:p>
    <w:p w14:paraId="1239A650" w14:textId="13E8DB7F" w:rsidR="006A2C8A" w:rsidRDefault="006A2C8A">
      <w:pPr>
        <w:pStyle w:val="TOC3"/>
        <w:tabs>
          <w:tab w:val="left" w:pos="1320"/>
          <w:tab w:val="right" w:leader="dot" w:pos="8777"/>
        </w:tabs>
        <w:rPr>
          <w:ins w:id="77" w:author="phuong vu" w:date="2018-11-12T00:04:00Z"/>
          <w:rFonts w:asciiTheme="minorHAnsi" w:eastAsiaTheme="minorEastAsia" w:hAnsiTheme="minorHAnsi" w:cstheme="minorBidi"/>
          <w:noProof/>
          <w:sz w:val="22"/>
          <w:szCs w:val="22"/>
          <w:lang w:val="en-US"/>
        </w:rPr>
      </w:pPr>
      <w:ins w:id="78" w:author="phuong vu" w:date="2018-11-12T00:04:00Z">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_Toc529744407 \h </w:instrText>
        </w:r>
        <w:r>
          <w:rPr>
            <w:noProof/>
          </w:rPr>
        </w:r>
      </w:ins>
      <w:r>
        <w:rPr>
          <w:noProof/>
        </w:rPr>
        <w:fldChar w:fldCharType="separate"/>
      </w:r>
      <w:ins w:id="79" w:author="phuong vu" w:date="2018-11-12T00:04:00Z">
        <w:r>
          <w:rPr>
            <w:noProof/>
          </w:rPr>
          <w:t>25</w:t>
        </w:r>
        <w:r>
          <w:rPr>
            <w:noProof/>
          </w:rPr>
          <w:fldChar w:fldCharType="end"/>
        </w:r>
      </w:ins>
    </w:p>
    <w:p w14:paraId="48AE0D39" w14:textId="50568D75" w:rsidR="006A2C8A" w:rsidRDefault="006A2C8A">
      <w:pPr>
        <w:pStyle w:val="TOC3"/>
        <w:tabs>
          <w:tab w:val="left" w:pos="1320"/>
          <w:tab w:val="right" w:leader="dot" w:pos="8777"/>
        </w:tabs>
        <w:rPr>
          <w:ins w:id="80" w:author="phuong vu" w:date="2018-11-12T00:04:00Z"/>
          <w:rFonts w:asciiTheme="minorHAnsi" w:eastAsiaTheme="minorEastAsia" w:hAnsiTheme="minorHAnsi" w:cstheme="minorBidi"/>
          <w:noProof/>
          <w:sz w:val="22"/>
          <w:szCs w:val="22"/>
          <w:lang w:val="en-US"/>
        </w:rPr>
      </w:pPr>
      <w:ins w:id="81" w:author="phuong vu" w:date="2018-11-12T00:04:00Z">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_Toc529744408 \h </w:instrText>
        </w:r>
        <w:r>
          <w:rPr>
            <w:noProof/>
          </w:rPr>
        </w:r>
      </w:ins>
      <w:r>
        <w:rPr>
          <w:noProof/>
        </w:rPr>
        <w:fldChar w:fldCharType="separate"/>
      </w:r>
      <w:ins w:id="82" w:author="phuong vu" w:date="2018-11-12T00:04:00Z">
        <w:r>
          <w:rPr>
            <w:noProof/>
          </w:rPr>
          <w:t>25</w:t>
        </w:r>
        <w:r>
          <w:rPr>
            <w:noProof/>
          </w:rPr>
          <w:fldChar w:fldCharType="end"/>
        </w:r>
      </w:ins>
    </w:p>
    <w:p w14:paraId="583E2C75" w14:textId="48ACEB7D" w:rsidR="006A2C8A" w:rsidRDefault="006A2C8A">
      <w:pPr>
        <w:pStyle w:val="TOC3"/>
        <w:tabs>
          <w:tab w:val="left" w:pos="1320"/>
          <w:tab w:val="right" w:leader="dot" w:pos="8777"/>
        </w:tabs>
        <w:rPr>
          <w:ins w:id="83" w:author="phuong vu" w:date="2018-11-12T00:04:00Z"/>
          <w:rFonts w:asciiTheme="minorHAnsi" w:eastAsiaTheme="minorEastAsia" w:hAnsiTheme="minorHAnsi" w:cstheme="minorBidi"/>
          <w:noProof/>
          <w:sz w:val="22"/>
          <w:szCs w:val="22"/>
          <w:lang w:val="en-US"/>
        </w:rPr>
      </w:pPr>
      <w:ins w:id="84" w:author="phuong vu" w:date="2018-11-12T00:04:00Z">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_Toc529744409 \h </w:instrText>
        </w:r>
        <w:r>
          <w:rPr>
            <w:noProof/>
          </w:rPr>
        </w:r>
      </w:ins>
      <w:r>
        <w:rPr>
          <w:noProof/>
        </w:rPr>
        <w:fldChar w:fldCharType="separate"/>
      </w:r>
      <w:ins w:id="85" w:author="phuong vu" w:date="2018-11-12T00:04:00Z">
        <w:r>
          <w:rPr>
            <w:noProof/>
          </w:rPr>
          <w:t>26</w:t>
        </w:r>
        <w:r>
          <w:rPr>
            <w:noProof/>
          </w:rPr>
          <w:fldChar w:fldCharType="end"/>
        </w:r>
      </w:ins>
    </w:p>
    <w:p w14:paraId="643C5BCB" w14:textId="167AD6A7" w:rsidR="006A2C8A" w:rsidRDefault="006A2C8A">
      <w:pPr>
        <w:pStyle w:val="TOC3"/>
        <w:tabs>
          <w:tab w:val="left" w:pos="1320"/>
          <w:tab w:val="right" w:leader="dot" w:pos="8777"/>
        </w:tabs>
        <w:rPr>
          <w:ins w:id="86" w:author="phuong vu" w:date="2018-11-12T00:04:00Z"/>
          <w:rFonts w:asciiTheme="minorHAnsi" w:eastAsiaTheme="minorEastAsia" w:hAnsiTheme="minorHAnsi" w:cstheme="minorBidi"/>
          <w:noProof/>
          <w:sz w:val="22"/>
          <w:szCs w:val="22"/>
          <w:lang w:val="en-US"/>
        </w:rPr>
      </w:pPr>
      <w:ins w:id="87" w:author="phuong vu" w:date="2018-11-12T00:04:00Z">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_Toc529744410 \h </w:instrText>
        </w:r>
        <w:r>
          <w:rPr>
            <w:noProof/>
          </w:rPr>
        </w:r>
      </w:ins>
      <w:r>
        <w:rPr>
          <w:noProof/>
        </w:rPr>
        <w:fldChar w:fldCharType="separate"/>
      </w:r>
      <w:ins w:id="88" w:author="phuong vu" w:date="2018-11-12T00:04:00Z">
        <w:r>
          <w:rPr>
            <w:noProof/>
          </w:rPr>
          <w:t>26</w:t>
        </w:r>
        <w:r>
          <w:rPr>
            <w:noProof/>
          </w:rPr>
          <w:fldChar w:fldCharType="end"/>
        </w:r>
      </w:ins>
    </w:p>
    <w:p w14:paraId="7A9A6C09" w14:textId="62CDF78A" w:rsidR="006A2C8A" w:rsidRDefault="006A2C8A">
      <w:pPr>
        <w:pStyle w:val="TOC2"/>
        <w:tabs>
          <w:tab w:val="left" w:pos="880"/>
          <w:tab w:val="right" w:leader="dot" w:pos="8777"/>
        </w:tabs>
        <w:rPr>
          <w:ins w:id="89" w:author="phuong vu" w:date="2018-11-12T00:04:00Z"/>
          <w:rFonts w:asciiTheme="minorHAnsi" w:eastAsiaTheme="minorEastAsia" w:hAnsiTheme="minorHAnsi" w:cstheme="minorBidi"/>
          <w:noProof/>
          <w:sz w:val="22"/>
          <w:szCs w:val="22"/>
          <w:lang w:val="en-US"/>
        </w:rPr>
      </w:pPr>
      <w:ins w:id="90" w:author="phuong vu" w:date="2018-11-12T00:04:00Z">
        <w:r w:rsidRPr="008F3391">
          <w:rPr>
            <w:noProof/>
            <w:lang w:val="en-US"/>
          </w:rPr>
          <w:lastRenderedPageBreak/>
          <w:t>3.2</w:t>
        </w:r>
        <w:r>
          <w:rPr>
            <w:rFonts w:asciiTheme="minorHAnsi" w:eastAsiaTheme="minorEastAsia" w:hAnsiTheme="minorHAnsi" w:cstheme="minorBidi"/>
            <w:noProof/>
            <w:sz w:val="22"/>
            <w:szCs w:val="22"/>
            <w:lang w:val="en-US"/>
          </w:rPr>
          <w:tab/>
        </w:r>
        <w:r w:rsidRPr="008F3391">
          <w:rPr>
            <w:noProof/>
            <w:lang w:val="en-US"/>
          </w:rPr>
          <w:t>Đặc tả yêu cầu</w:t>
        </w:r>
        <w:r>
          <w:rPr>
            <w:noProof/>
          </w:rPr>
          <w:tab/>
        </w:r>
        <w:r>
          <w:rPr>
            <w:noProof/>
          </w:rPr>
          <w:fldChar w:fldCharType="begin"/>
        </w:r>
        <w:r>
          <w:rPr>
            <w:noProof/>
          </w:rPr>
          <w:instrText xml:space="preserve"> PAGEREF _Toc529744411 \h </w:instrText>
        </w:r>
        <w:r>
          <w:rPr>
            <w:noProof/>
          </w:rPr>
        </w:r>
      </w:ins>
      <w:r>
        <w:rPr>
          <w:noProof/>
        </w:rPr>
        <w:fldChar w:fldCharType="separate"/>
      </w:r>
      <w:ins w:id="91" w:author="phuong vu" w:date="2018-11-12T00:04:00Z">
        <w:r>
          <w:rPr>
            <w:noProof/>
          </w:rPr>
          <w:t>27</w:t>
        </w:r>
        <w:r>
          <w:rPr>
            <w:noProof/>
          </w:rPr>
          <w:fldChar w:fldCharType="end"/>
        </w:r>
      </w:ins>
    </w:p>
    <w:p w14:paraId="112F87B0" w14:textId="62BED788" w:rsidR="006A2C8A" w:rsidRDefault="006A2C8A">
      <w:pPr>
        <w:pStyle w:val="TOC3"/>
        <w:tabs>
          <w:tab w:val="left" w:pos="1320"/>
          <w:tab w:val="right" w:leader="dot" w:pos="8777"/>
        </w:tabs>
        <w:rPr>
          <w:ins w:id="92" w:author="phuong vu" w:date="2018-11-12T00:04:00Z"/>
          <w:rFonts w:asciiTheme="minorHAnsi" w:eastAsiaTheme="minorEastAsia" w:hAnsiTheme="minorHAnsi" w:cstheme="minorBidi"/>
          <w:noProof/>
          <w:sz w:val="22"/>
          <w:szCs w:val="22"/>
          <w:lang w:val="en-US"/>
        </w:rPr>
      </w:pPr>
      <w:ins w:id="93" w:author="phuong vu" w:date="2018-11-12T00:04:00Z">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_Toc529744412 \h </w:instrText>
        </w:r>
        <w:r>
          <w:rPr>
            <w:noProof/>
          </w:rPr>
        </w:r>
      </w:ins>
      <w:r>
        <w:rPr>
          <w:noProof/>
        </w:rPr>
        <w:fldChar w:fldCharType="separate"/>
      </w:r>
      <w:ins w:id="94" w:author="phuong vu" w:date="2018-11-12T00:04:00Z">
        <w:r>
          <w:rPr>
            <w:noProof/>
          </w:rPr>
          <w:t>27</w:t>
        </w:r>
        <w:r>
          <w:rPr>
            <w:noProof/>
          </w:rPr>
          <w:fldChar w:fldCharType="end"/>
        </w:r>
      </w:ins>
    </w:p>
    <w:p w14:paraId="67752C7F" w14:textId="310FCF5F" w:rsidR="006A2C8A" w:rsidRDefault="006A2C8A">
      <w:pPr>
        <w:pStyle w:val="TOC4"/>
        <w:tabs>
          <w:tab w:val="left" w:pos="1760"/>
          <w:tab w:val="right" w:leader="dot" w:pos="8777"/>
        </w:tabs>
        <w:rPr>
          <w:ins w:id="95" w:author="phuong vu" w:date="2018-11-12T00:04:00Z"/>
          <w:rFonts w:asciiTheme="minorHAnsi" w:eastAsiaTheme="minorEastAsia" w:hAnsiTheme="minorHAnsi" w:cstheme="minorBidi"/>
          <w:noProof/>
          <w:sz w:val="22"/>
          <w:szCs w:val="22"/>
          <w:lang w:val="en-US"/>
        </w:rPr>
      </w:pPr>
      <w:ins w:id="96" w:author="phuong vu" w:date="2018-11-12T00:04:00Z">
        <w:r>
          <w:rPr>
            <w:noProof/>
          </w:rPr>
          <w:t>3.2.1.1</w:t>
        </w:r>
        <w:r>
          <w:rPr>
            <w:rFonts w:asciiTheme="minorHAnsi" w:eastAsiaTheme="minorEastAsia" w:hAnsiTheme="minorHAnsi" w:cstheme="minorBidi"/>
            <w:noProof/>
            <w:sz w:val="22"/>
            <w:szCs w:val="22"/>
            <w:lang w:val="en-US"/>
          </w:rPr>
          <w:tab/>
        </w:r>
        <w:r>
          <w:rPr>
            <w:noProof/>
          </w:rPr>
          <w:t>Quản lí trạng thái đơn hàng</w:t>
        </w:r>
        <w:r>
          <w:rPr>
            <w:noProof/>
          </w:rPr>
          <w:tab/>
        </w:r>
        <w:r>
          <w:rPr>
            <w:noProof/>
          </w:rPr>
          <w:fldChar w:fldCharType="begin"/>
        </w:r>
        <w:r>
          <w:rPr>
            <w:noProof/>
          </w:rPr>
          <w:instrText xml:space="preserve"> PAGEREF _Toc529744413 \h </w:instrText>
        </w:r>
        <w:r>
          <w:rPr>
            <w:noProof/>
          </w:rPr>
        </w:r>
      </w:ins>
      <w:r>
        <w:rPr>
          <w:noProof/>
        </w:rPr>
        <w:fldChar w:fldCharType="separate"/>
      </w:r>
      <w:ins w:id="97" w:author="phuong vu" w:date="2018-11-12T00:04:00Z">
        <w:r>
          <w:rPr>
            <w:noProof/>
          </w:rPr>
          <w:t>27</w:t>
        </w:r>
        <w:r>
          <w:rPr>
            <w:noProof/>
          </w:rPr>
          <w:fldChar w:fldCharType="end"/>
        </w:r>
      </w:ins>
    </w:p>
    <w:p w14:paraId="153901DF" w14:textId="4B548192" w:rsidR="006A2C8A" w:rsidRDefault="006A2C8A">
      <w:pPr>
        <w:pStyle w:val="TOC4"/>
        <w:tabs>
          <w:tab w:val="left" w:pos="1760"/>
          <w:tab w:val="right" w:leader="dot" w:pos="8777"/>
        </w:tabs>
        <w:rPr>
          <w:ins w:id="98" w:author="phuong vu" w:date="2018-11-12T00:04:00Z"/>
          <w:rFonts w:asciiTheme="minorHAnsi" w:eastAsiaTheme="minorEastAsia" w:hAnsiTheme="minorHAnsi" w:cstheme="minorBidi"/>
          <w:noProof/>
          <w:sz w:val="22"/>
          <w:szCs w:val="22"/>
          <w:lang w:val="en-US"/>
        </w:rPr>
      </w:pPr>
      <w:ins w:id="99" w:author="phuong vu" w:date="2018-11-12T00:04:00Z">
        <w:r>
          <w:rPr>
            <w:noProof/>
          </w:rPr>
          <w:t>3.2.1.2</w:t>
        </w:r>
        <w:r>
          <w:rPr>
            <w:rFonts w:asciiTheme="minorHAnsi" w:eastAsiaTheme="minorEastAsia" w:hAnsiTheme="minorHAnsi" w:cstheme="minorBidi"/>
            <w:noProof/>
            <w:sz w:val="22"/>
            <w:szCs w:val="22"/>
            <w:lang w:val="en-US"/>
          </w:rPr>
          <w:tab/>
        </w:r>
        <w:r>
          <w:rPr>
            <w:noProof/>
          </w:rPr>
          <w:t>Quản lí trạng thái biên nhận</w:t>
        </w:r>
        <w:r>
          <w:rPr>
            <w:noProof/>
          </w:rPr>
          <w:tab/>
        </w:r>
        <w:r>
          <w:rPr>
            <w:noProof/>
          </w:rPr>
          <w:fldChar w:fldCharType="begin"/>
        </w:r>
        <w:r>
          <w:rPr>
            <w:noProof/>
          </w:rPr>
          <w:instrText xml:space="preserve"> PAGEREF _Toc529744414 \h </w:instrText>
        </w:r>
        <w:r>
          <w:rPr>
            <w:noProof/>
          </w:rPr>
        </w:r>
      </w:ins>
      <w:r>
        <w:rPr>
          <w:noProof/>
        </w:rPr>
        <w:fldChar w:fldCharType="separate"/>
      </w:r>
      <w:ins w:id="100" w:author="phuong vu" w:date="2018-11-12T00:04:00Z">
        <w:r>
          <w:rPr>
            <w:noProof/>
          </w:rPr>
          <w:t>28</w:t>
        </w:r>
        <w:r>
          <w:rPr>
            <w:noProof/>
          </w:rPr>
          <w:fldChar w:fldCharType="end"/>
        </w:r>
      </w:ins>
    </w:p>
    <w:p w14:paraId="4709738C" w14:textId="438263A7" w:rsidR="006A2C8A" w:rsidRDefault="006A2C8A">
      <w:pPr>
        <w:pStyle w:val="TOC4"/>
        <w:tabs>
          <w:tab w:val="left" w:pos="1760"/>
          <w:tab w:val="right" w:leader="dot" w:pos="8777"/>
        </w:tabs>
        <w:rPr>
          <w:ins w:id="101" w:author="phuong vu" w:date="2018-11-12T00:04:00Z"/>
          <w:rFonts w:asciiTheme="minorHAnsi" w:eastAsiaTheme="minorEastAsia" w:hAnsiTheme="minorHAnsi" w:cstheme="minorBidi"/>
          <w:noProof/>
          <w:sz w:val="22"/>
          <w:szCs w:val="22"/>
          <w:lang w:val="en-US"/>
        </w:rPr>
      </w:pPr>
      <w:ins w:id="102" w:author="phuong vu" w:date="2018-11-12T00:04:00Z">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_Toc529744415 \h </w:instrText>
        </w:r>
        <w:r>
          <w:rPr>
            <w:noProof/>
          </w:rPr>
        </w:r>
      </w:ins>
      <w:r>
        <w:rPr>
          <w:noProof/>
        </w:rPr>
        <w:fldChar w:fldCharType="separate"/>
      </w:r>
      <w:ins w:id="103" w:author="phuong vu" w:date="2018-11-12T00:04:00Z">
        <w:r>
          <w:rPr>
            <w:noProof/>
          </w:rPr>
          <w:t>29</w:t>
        </w:r>
        <w:r>
          <w:rPr>
            <w:noProof/>
          </w:rPr>
          <w:fldChar w:fldCharType="end"/>
        </w:r>
      </w:ins>
    </w:p>
    <w:p w14:paraId="50A289CA" w14:textId="4A9B7199" w:rsidR="006A2C8A" w:rsidRDefault="006A2C8A">
      <w:pPr>
        <w:pStyle w:val="TOC4"/>
        <w:tabs>
          <w:tab w:val="left" w:pos="1760"/>
          <w:tab w:val="right" w:leader="dot" w:pos="8777"/>
        </w:tabs>
        <w:rPr>
          <w:ins w:id="104" w:author="phuong vu" w:date="2018-11-12T00:04:00Z"/>
          <w:rFonts w:asciiTheme="minorHAnsi" w:eastAsiaTheme="minorEastAsia" w:hAnsiTheme="minorHAnsi" w:cstheme="minorBidi"/>
          <w:noProof/>
          <w:sz w:val="22"/>
          <w:szCs w:val="22"/>
          <w:lang w:val="en-US"/>
        </w:rPr>
      </w:pPr>
      <w:ins w:id="105" w:author="phuong vu" w:date="2018-11-12T00:04:00Z">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_Toc529744416 \h </w:instrText>
        </w:r>
        <w:r>
          <w:rPr>
            <w:noProof/>
          </w:rPr>
        </w:r>
      </w:ins>
      <w:r>
        <w:rPr>
          <w:noProof/>
        </w:rPr>
        <w:fldChar w:fldCharType="separate"/>
      </w:r>
      <w:ins w:id="106" w:author="phuong vu" w:date="2018-11-12T00:04:00Z">
        <w:r>
          <w:rPr>
            <w:noProof/>
          </w:rPr>
          <w:t>30</w:t>
        </w:r>
        <w:r>
          <w:rPr>
            <w:noProof/>
          </w:rPr>
          <w:fldChar w:fldCharType="end"/>
        </w:r>
      </w:ins>
    </w:p>
    <w:p w14:paraId="068CF29D" w14:textId="0EC5A7C9" w:rsidR="006A2C8A" w:rsidRDefault="006A2C8A">
      <w:pPr>
        <w:pStyle w:val="TOC4"/>
        <w:tabs>
          <w:tab w:val="left" w:pos="1760"/>
          <w:tab w:val="right" w:leader="dot" w:pos="8777"/>
        </w:tabs>
        <w:rPr>
          <w:ins w:id="107" w:author="phuong vu" w:date="2018-11-12T00:04:00Z"/>
          <w:rFonts w:asciiTheme="minorHAnsi" w:eastAsiaTheme="minorEastAsia" w:hAnsiTheme="minorHAnsi" w:cstheme="minorBidi"/>
          <w:noProof/>
          <w:sz w:val="22"/>
          <w:szCs w:val="22"/>
          <w:lang w:val="en-US"/>
        </w:rPr>
      </w:pPr>
      <w:ins w:id="108" w:author="phuong vu" w:date="2018-11-12T00:04:00Z">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_Toc529744417 \h </w:instrText>
        </w:r>
        <w:r>
          <w:rPr>
            <w:noProof/>
          </w:rPr>
        </w:r>
      </w:ins>
      <w:r>
        <w:rPr>
          <w:noProof/>
        </w:rPr>
        <w:fldChar w:fldCharType="separate"/>
      </w:r>
      <w:ins w:id="109" w:author="phuong vu" w:date="2018-11-12T00:04:00Z">
        <w:r>
          <w:rPr>
            <w:noProof/>
          </w:rPr>
          <w:t>31</w:t>
        </w:r>
        <w:r>
          <w:rPr>
            <w:noProof/>
          </w:rPr>
          <w:fldChar w:fldCharType="end"/>
        </w:r>
      </w:ins>
    </w:p>
    <w:p w14:paraId="6844178C" w14:textId="3CEEAA15" w:rsidR="006A2C8A" w:rsidRDefault="006A2C8A">
      <w:pPr>
        <w:pStyle w:val="TOC4"/>
        <w:tabs>
          <w:tab w:val="left" w:pos="1760"/>
          <w:tab w:val="right" w:leader="dot" w:pos="8777"/>
        </w:tabs>
        <w:rPr>
          <w:ins w:id="110" w:author="phuong vu" w:date="2018-11-12T00:04:00Z"/>
          <w:rFonts w:asciiTheme="minorHAnsi" w:eastAsiaTheme="minorEastAsia" w:hAnsiTheme="minorHAnsi" w:cstheme="minorBidi"/>
          <w:noProof/>
          <w:sz w:val="22"/>
          <w:szCs w:val="22"/>
          <w:lang w:val="en-US"/>
        </w:rPr>
      </w:pPr>
      <w:ins w:id="111" w:author="phuong vu" w:date="2018-11-12T00:04:00Z">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_Toc529744418 \h </w:instrText>
        </w:r>
        <w:r>
          <w:rPr>
            <w:noProof/>
          </w:rPr>
        </w:r>
      </w:ins>
      <w:r>
        <w:rPr>
          <w:noProof/>
        </w:rPr>
        <w:fldChar w:fldCharType="separate"/>
      </w:r>
      <w:ins w:id="112" w:author="phuong vu" w:date="2018-11-12T00:04:00Z">
        <w:r>
          <w:rPr>
            <w:noProof/>
          </w:rPr>
          <w:t>32</w:t>
        </w:r>
        <w:r>
          <w:rPr>
            <w:noProof/>
          </w:rPr>
          <w:fldChar w:fldCharType="end"/>
        </w:r>
      </w:ins>
    </w:p>
    <w:p w14:paraId="17483DA3" w14:textId="42420070" w:rsidR="006A2C8A" w:rsidRDefault="006A2C8A">
      <w:pPr>
        <w:pStyle w:val="TOC4"/>
        <w:tabs>
          <w:tab w:val="left" w:pos="1760"/>
          <w:tab w:val="right" w:leader="dot" w:pos="8777"/>
        </w:tabs>
        <w:rPr>
          <w:ins w:id="113" w:author="phuong vu" w:date="2018-11-12T00:04:00Z"/>
          <w:rFonts w:asciiTheme="minorHAnsi" w:eastAsiaTheme="minorEastAsia" w:hAnsiTheme="minorHAnsi" w:cstheme="minorBidi"/>
          <w:noProof/>
          <w:sz w:val="22"/>
          <w:szCs w:val="22"/>
          <w:lang w:val="en-US"/>
        </w:rPr>
      </w:pPr>
      <w:ins w:id="114" w:author="phuong vu" w:date="2018-11-12T00:04:00Z">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_Toc529744419 \h </w:instrText>
        </w:r>
        <w:r>
          <w:rPr>
            <w:noProof/>
          </w:rPr>
        </w:r>
      </w:ins>
      <w:r>
        <w:rPr>
          <w:noProof/>
        </w:rPr>
        <w:fldChar w:fldCharType="separate"/>
      </w:r>
      <w:ins w:id="115" w:author="phuong vu" w:date="2018-11-12T00:04:00Z">
        <w:r>
          <w:rPr>
            <w:noProof/>
          </w:rPr>
          <w:t>33</w:t>
        </w:r>
        <w:r>
          <w:rPr>
            <w:noProof/>
          </w:rPr>
          <w:fldChar w:fldCharType="end"/>
        </w:r>
      </w:ins>
    </w:p>
    <w:p w14:paraId="49715FA5" w14:textId="41BC7CA0" w:rsidR="006A2C8A" w:rsidRDefault="006A2C8A">
      <w:pPr>
        <w:pStyle w:val="TOC4"/>
        <w:tabs>
          <w:tab w:val="left" w:pos="1760"/>
          <w:tab w:val="right" w:leader="dot" w:pos="8777"/>
        </w:tabs>
        <w:rPr>
          <w:ins w:id="116" w:author="phuong vu" w:date="2018-11-12T00:04:00Z"/>
          <w:rFonts w:asciiTheme="minorHAnsi" w:eastAsiaTheme="minorEastAsia" w:hAnsiTheme="minorHAnsi" w:cstheme="minorBidi"/>
          <w:noProof/>
          <w:sz w:val="22"/>
          <w:szCs w:val="22"/>
          <w:lang w:val="en-US"/>
        </w:rPr>
      </w:pPr>
      <w:ins w:id="117" w:author="phuong vu" w:date="2018-11-12T00:04:00Z">
        <w:r w:rsidRPr="008F3391">
          <w:rPr>
            <w:noProof/>
            <w:lang w:val="en-US"/>
          </w:rPr>
          <w:t>3.2.1.8</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_Toc529744420 \h </w:instrText>
        </w:r>
        <w:r>
          <w:rPr>
            <w:noProof/>
          </w:rPr>
        </w:r>
      </w:ins>
      <w:r>
        <w:rPr>
          <w:noProof/>
        </w:rPr>
        <w:fldChar w:fldCharType="separate"/>
      </w:r>
      <w:ins w:id="118" w:author="phuong vu" w:date="2018-11-12T00:04:00Z">
        <w:r>
          <w:rPr>
            <w:noProof/>
          </w:rPr>
          <w:t>33</w:t>
        </w:r>
        <w:r>
          <w:rPr>
            <w:noProof/>
          </w:rPr>
          <w:fldChar w:fldCharType="end"/>
        </w:r>
      </w:ins>
    </w:p>
    <w:p w14:paraId="1D6F1715" w14:textId="3B8BD705" w:rsidR="006A2C8A" w:rsidRDefault="006A2C8A">
      <w:pPr>
        <w:pStyle w:val="TOC4"/>
        <w:tabs>
          <w:tab w:val="left" w:pos="1760"/>
          <w:tab w:val="right" w:leader="dot" w:pos="8777"/>
        </w:tabs>
        <w:rPr>
          <w:ins w:id="119" w:author="phuong vu" w:date="2018-11-12T00:04:00Z"/>
          <w:rFonts w:asciiTheme="minorHAnsi" w:eastAsiaTheme="minorEastAsia" w:hAnsiTheme="minorHAnsi" w:cstheme="minorBidi"/>
          <w:noProof/>
          <w:sz w:val="22"/>
          <w:szCs w:val="22"/>
          <w:lang w:val="en-US"/>
        </w:rPr>
      </w:pPr>
      <w:ins w:id="120" w:author="phuong vu" w:date="2018-11-12T00:04:00Z">
        <w:r>
          <w:rPr>
            <w:noProof/>
          </w:rPr>
          <w:t>3.2.1.9</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_Toc529744421 \h </w:instrText>
        </w:r>
        <w:r>
          <w:rPr>
            <w:noProof/>
          </w:rPr>
        </w:r>
      </w:ins>
      <w:r>
        <w:rPr>
          <w:noProof/>
        </w:rPr>
        <w:fldChar w:fldCharType="separate"/>
      </w:r>
      <w:ins w:id="121" w:author="phuong vu" w:date="2018-11-12T00:04:00Z">
        <w:r>
          <w:rPr>
            <w:noProof/>
          </w:rPr>
          <w:t>34</w:t>
        </w:r>
        <w:r>
          <w:rPr>
            <w:noProof/>
          </w:rPr>
          <w:fldChar w:fldCharType="end"/>
        </w:r>
      </w:ins>
    </w:p>
    <w:p w14:paraId="49D547CF" w14:textId="6E1CFE55" w:rsidR="006A2C8A" w:rsidRDefault="006A2C8A">
      <w:pPr>
        <w:pStyle w:val="TOC4"/>
        <w:tabs>
          <w:tab w:val="left" w:pos="1760"/>
          <w:tab w:val="right" w:leader="dot" w:pos="8777"/>
        </w:tabs>
        <w:rPr>
          <w:ins w:id="122" w:author="phuong vu" w:date="2018-11-12T00:04:00Z"/>
          <w:rFonts w:asciiTheme="minorHAnsi" w:eastAsiaTheme="minorEastAsia" w:hAnsiTheme="minorHAnsi" w:cstheme="minorBidi"/>
          <w:noProof/>
          <w:sz w:val="22"/>
          <w:szCs w:val="22"/>
          <w:lang w:val="en-US"/>
        </w:rPr>
      </w:pPr>
      <w:ins w:id="123" w:author="phuong vu" w:date="2018-11-12T00:04:00Z">
        <w:r w:rsidRPr="008F3391">
          <w:rPr>
            <w:noProof/>
            <w:lang w:val="en-US"/>
          </w:rPr>
          <w:t>3.2.1.10</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_Toc529744422 \h </w:instrText>
        </w:r>
        <w:r>
          <w:rPr>
            <w:noProof/>
          </w:rPr>
        </w:r>
      </w:ins>
      <w:r>
        <w:rPr>
          <w:noProof/>
        </w:rPr>
        <w:fldChar w:fldCharType="separate"/>
      </w:r>
      <w:ins w:id="124" w:author="phuong vu" w:date="2018-11-12T00:04:00Z">
        <w:r>
          <w:rPr>
            <w:noProof/>
          </w:rPr>
          <w:t>34</w:t>
        </w:r>
        <w:r>
          <w:rPr>
            <w:noProof/>
          </w:rPr>
          <w:fldChar w:fldCharType="end"/>
        </w:r>
      </w:ins>
    </w:p>
    <w:p w14:paraId="1630BF78" w14:textId="71AD738F" w:rsidR="006A2C8A" w:rsidRDefault="006A2C8A">
      <w:pPr>
        <w:pStyle w:val="TOC3"/>
        <w:tabs>
          <w:tab w:val="left" w:pos="1320"/>
          <w:tab w:val="right" w:leader="dot" w:pos="8777"/>
        </w:tabs>
        <w:rPr>
          <w:ins w:id="125" w:author="phuong vu" w:date="2018-11-12T00:04:00Z"/>
          <w:rFonts w:asciiTheme="minorHAnsi" w:eastAsiaTheme="minorEastAsia" w:hAnsiTheme="minorHAnsi" w:cstheme="minorBidi"/>
          <w:noProof/>
          <w:sz w:val="22"/>
          <w:szCs w:val="22"/>
          <w:lang w:val="en-US"/>
        </w:rPr>
      </w:pPr>
      <w:ins w:id="126" w:author="phuong vu" w:date="2018-11-12T00:04:00Z">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_Toc529744423 \h </w:instrText>
        </w:r>
        <w:r>
          <w:rPr>
            <w:noProof/>
          </w:rPr>
        </w:r>
      </w:ins>
      <w:r>
        <w:rPr>
          <w:noProof/>
        </w:rPr>
        <w:fldChar w:fldCharType="separate"/>
      </w:r>
      <w:ins w:id="127" w:author="phuong vu" w:date="2018-11-12T00:04:00Z">
        <w:r>
          <w:rPr>
            <w:noProof/>
          </w:rPr>
          <w:t>36</w:t>
        </w:r>
        <w:r>
          <w:rPr>
            <w:noProof/>
          </w:rPr>
          <w:fldChar w:fldCharType="end"/>
        </w:r>
      </w:ins>
    </w:p>
    <w:p w14:paraId="672E2E51" w14:textId="43938155" w:rsidR="006A2C8A" w:rsidRDefault="006A2C8A">
      <w:pPr>
        <w:pStyle w:val="TOC3"/>
        <w:tabs>
          <w:tab w:val="left" w:pos="1320"/>
          <w:tab w:val="right" w:leader="dot" w:pos="8777"/>
        </w:tabs>
        <w:rPr>
          <w:ins w:id="128" w:author="phuong vu" w:date="2018-11-12T00:04:00Z"/>
          <w:rFonts w:asciiTheme="minorHAnsi" w:eastAsiaTheme="minorEastAsia" w:hAnsiTheme="minorHAnsi" w:cstheme="minorBidi"/>
          <w:noProof/>
          <w:sz w:val="22"/>
          <w:szCs w:val="22"/>
          <w:lang w:val="en-US"/>
        </w:rPr>
      </w:pPr>
      <w:ins w:id="129" w:author="phuong vu" w:date="2018-11-12T00:04:00Z">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_Toc529744424 \h </w:instrText>
        </w:r>
        <w:r>
          <w:rPr>
            <w:noProof/>
          </w:rPr>
        </w:r>
      </w:ins>
      <w:r>
        <w:rPr>
          <w:noProof/>
        </w:rPr>
        <w:fldChar w:fldCharType="separate"/>
      </w:r>
      <w:ins w:id="130" w:author="phuong vu" w:date="2018-11-12T00:04:00Z">
        <w:r>
          <w:rPr>
            <w:noProof/>
          </w:rPr>
          <w:t>36</w:t>
        </w:r>
        <w:r>
          <w:rPr>
            <w:noProof/>
          </w:rPr>
          <w:fldChar w:fldCharType="end"/>
        </w:r>
      </w:ins>
    </w:p>
    <w:p w14:paraId="71B3BD74" w14:textId="4072F12A" w:rsidR="006A2C8A" w:rsidRDefault="006A2C8A">
      <w:pPr>
        <w:pStyle w:val="TOC3"/>
        <w:tabs>
          <w:tab w:val="left" w:pos="1320"/>
          <w:tab w:val="right" w:leader="dot" w:pos="8777"/>
        </w:tabs>
        <w:rPr>
          <w:ins w:id="131" w:author="phuong vu" w:date="2018-11-12T00:04:00Z"/>
          <w:rFonts w:asciiTheme="minorHAnsi" w:eastAsiaTheme="minorEastAsia" w:hAnsiTheme="minorHAnsi" w:cstheme="minorBidi"/>
          <w:noProof/>
          <w:sz w:val="22"/>
          <w:szCs w:val="22"/>
          <w:lang w:val="en-US"/>
        </w:rPr>
      </w:pPr>
      <w:ins w:id="132" w:author="phuong vu" w:date="2018-11-12T00:04:00Z">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_Toc529744425 \h </w:instrText>
        </w:r>
        <w:r>
          <w:rPr>
            <w:noProof/>
          </w:rPr>
        </w:r>
      </w:ins>
      <w:r>
        <w:rPr>
          <w:noProof/>
        </w:rPr>
        <w:fldChar w:fldCharType="separate"/>
      </w:r>
      <w:ins w:id="133" w:author="phuong vu" w:date="2018-11-12T00:04:00Z">
        <w:r>
          <w:rPr>
            <w:noProof/>
          </w:rPr>
          <w:t>36</w:t>
        </w:r>
        <w:r>
          <w:rPr>
            <w:noProof/>
          </w:rPr>
          <w:fldChar w:fldCharType="end"/>
        </w:r>
      </w:ins>
    </w:p>
    <w:p w14:paraId="1777F7CA" w14:textId="41F90868" w:rsidR="006A2C8A" w:rsidRDefault="006A2C8A">
      <w:pPr>
        <w:pStyle w:val="TOC4"/>
        <w:tabs>
          <w:tab w:val="left" w:pos="1760"/>
          <w:tab w:val="right" w:leader="dot" w:pos="8777"/>
        </w:tabs>
        <w:rPr>
          <w:ins w:id="134" w:author="phuong vu" w:date="2018-11-12T00:04:00Z"/>
          <w:rFonts w:asciiTheme="minorHAnsi" w:eastAsiaTheme="minorEastAsia" w:hAnsiTheme="minorHAnsi" w:cstheme="minorBidi"/>
          <w:noProof/>
          <w:sz w:val="22"/>
          <w:szCs w:val="22"/>
          <w:lang w:val="en-US"/>
        </w:rPr>
      </w:pPr>
      <w:ins w:id="135" w:author="phuong vu" w:date="2018-11-12T00:04:00Z">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_Toc529744426 \h </w:instrText>
        </w:r>
        <w:r>
          <w:rPr>
            <w:noProof/>
          </w:rPr>
        </w:r>
      </w:ins>
      <w:r>
        <w:rPr>
          <w:noProof/>
        </w:rPr>
        <w:fldChar w:fldCharType="separate"/>
      </w:r>
      <w:ins w:id="136" w:author="phuong vu" w:date="2018-11-12T00:04:00Z">
        <w:r>
          <w:rPr>
            <w:noProof/>
          </w:rPr>
          <w:t>36</w:t>
        </w:r>
        <w:r>
          <w:rPr>
            <w:noProof/>
          </w:rPr>
          <w:fldChar w:fldCharType="end"/>
        </w:r>
      </w:ins>
    </w:p>
    <w:p w14:paraId="7069C28B" w14:textId="12385B31" w:rsidR="006A2C8A" w:rsidRDefault="006A2C8A">
      <w:pPr>
        <w:pStyle w:val="TOC2"/>
        <w:tabs>
          <w:tab w:val="left" w:pos="880"/>
          <w:tab w:val="right" w:leader="dot" w:pos="8777"/>
        </w:tabs>
        <w:rPr>
          <w:ins w:id="137" w:author="phuong vu" w:date="2018-11-12T00:04:00Z"/>
          <w:rFonts w:asciiTheme="minorHAnsi" w:eastAsiaTheme="minorEastAsia" w:hAnsiTheme="minorHAnsi" w:cstheme="minorBidi"/>
          <w:noProof/>
          <w:sz w:val="22"/>
          <w:szCs w:val="22"/>
          <w:lang w:val="en-US"/>
        </w:rPr>
      </w:pPr>
      <w:ins w:id="138" w:author="phuong vu" w:date="2018-11-12T00:04:00Z">
        <w:r w:rsidRPr="008F3391">
          <w:rPr>
            <w:noProof/>
            <w:lang w:val="en-US"/>
          </w:rPr>
          <w:t>3.3</w:t>
        </w:r>
        <w:r>
          <w:rPr>
            <w:rFonts w:asciiTheme="minorHAnsi" w:eastAsiaTheme="minorEastAsia" w:hAnsiTheme="minorHAnsi" w:cstheme="minorBidi"/>
            <w:noProof/>
            <w:sz w:val="22"/>
            <w:szCs w:val="22"/>
            <w:lang w:val="en-US"/>
          </w:rPr>
          <w:tab/>
        </w:r>
        <w:r w:rsidRPr="008F3391">
          <w:rPr>
            <w:noProof/>
            <w:lang w:val="en-US"/>
          </w:rPr>
          <w:t>Thiết kế và cài đặt</w:t>
        </w:r>
        <w:r>
          <w:rPr>
            <w:noProof/>
          </w:rPr>
          <w:tab/>
        </w:r>
        <w:r>
          <w:rPr>
            <w:noProof/>
          </w:rPr>
          <w:fldChar w:fldCharType="begin"/>
        </w:r>
        <w:r>
          <w:rPr>
            <w:noProof/>
          </w:rPr>
          <w:instrText xml:space="preserve"> PAGEREF _Toc529744427 \h </w:instrText>
        </w:r>
        <w:r>
          <w:rPr>
            <w:noProof/>
          </w:rPr>
        </w:r>
      </w:ins>
      <w:r>
        <w:rPr>
          <w:noProof/>
        </w:rPr>
        <w:fldChar w:fldCharType="separate"/>
      </w:r>
      <w:ins w:id="139" w:author="phuong vu" w:date="2018-11-12T00:04:00Z">
        <w:r>
          <w:rPr>
            <w:noProof/>
          </w:rPr>
          <w:t>36</w:t>
        </w:r>
        <w:r>
          <w:rPr>
            <w:noProof/>
          </w:rPr>
          <w:fldChar w:fldCharType="end"/>
        </w:r>
      </w:ins>
    </w:p>
    <w:p w14:paraId="2459373F" w14:textId="2078F201" w:rsidR="006A2C8A" w:rsidRDefault="006A2C8A">
      <w:pPr>
        <w:pStyle w:val="TOC3"/>
        <w:tabs>
          <w:tab w:val="left" w:pos="1320"/>
          <w:tab w:val="right" w:leader="dot" w:pos="8777"/>
        </w:tabs>
        <w:rPr>
          <w:ins w:id="140" w:author="phuong vu" w:date="2018-11-12T00:04:00Z"/>
          <w:rFonts w:asciiTheme="minorHAnsi" w:eastAsiaTheme="minorEastAsia" w:hAnsiTheme="minorHAnsi" w:cstheme="minorBidi"/>
          <w:noProof/>
          <w:sz w:val="22"/>
          <w:szCs w:val="22"/>
          <w:lang w:val="en-US"/>
        </w:rPr>
      </w:pPr>
      <w:ins w:id="141" w:author="phuong vu" w:date="2018-11-12T00:04:00Z">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_Toc529744428 \h </w:instrText>
        </w:r>
        <w:r>
          <w:rPr>
            <w:noProof/>
          </w:rPr>
        </w:r>
      </w:ins>
      <w:r>
        <w:rPr>
          <w:noProof/>
        </w:rPr>
        <w:fldChar w:fldCharType="separate"/>
      </w:r>
      <w:ins w:id="142" w:author="phuong vu" w:date="2018-11-12T00:04:00Z">
        <w:r>
          <w:rPr>
            <w:noProof/>
          </w:rPr>
          <w:t>36</w:t>
        </w:r>
        <w:r>
          <w:rPr>
            <w:noProof/>
          </w:rPr>
          <w:fldChar w:fldCharType="end"/>
        </w:r>
      </w:ins>
    </w:p>
    <w:p w14:paraId="0DA94355" w14:textId="472DE087" w:rsidR="006A2C8A" w:rsidRDefault="006A2C8A">
      <w:pPr>
        <w:pStyle w:val="TOC3"/>
        <w:tabs>
          <w:tab w:val="left" w:pos="1320"/>
          <w:tab w:val="right" w:leader="dot" w:pos="8777"/>
        </w:tabs>
        <w:rPr>
          <w:ins w:id="143" w:author="phuong vu" w:date="2018-11-12T00:04:00Z"/>
          <w:rFonts w:asciiTheme="minorHAnsi" w:eastAsiaTheme="minorEastAsia" w:hAnsiTheme="minorHAnsi" w:cstheme="minorBidi"/>
          <w:noProof/>
          <w:sz w:val="22"/>
          <w:szCs w:val="22"/>
          <w:lang w:val="en-US"/>
        </w:rPr>
      </w:pPr>
      <w:ins w:id="144" w:author="phuong vu" w:date="2018-11-12T00:04:00Z">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_Toc529744429 \h </w:instrText>
        </w:r>
        <w:r>
          <w:rPr>
            <w:noProof/>
          </w:rPr>
        </w:r>
      </w:ins>
      <w:r>
        <w:rPr>
          <w:noProof/>
        </w:rPr>
        <w:fldChar w:fldCharType="separate"/>
      </w:r>
      <w:ins w:id="145" w:author="phuong vu" w:date="2018-11-12T00:04:00Z">
        <w:r>
          <w:rPr>
            <w:noProof/>
          </w:rPr>
          <w:t>37</w:t>
        </w:r>
        <w:r>
          <w:rPr>
            <w:noProof/>
          </w:rPr>
          <w:fldChar w:fldCharType="end"/>
        </w:r>
      </w:ins>
    </w:p>
    <w:p w14:paraId="3188C662" w14:textId="76C71768" w:rsidR="006A2C8A" w:rsidRDefault="006A2C8A">
      <w:pPr>
        <w:pStyle w:val="TOC3"/>
        <w:tabs>
          <w:tab w:val="left" w:pos="1320"/>
          <w:tab w:val="right" w:leader="dot" w:pos="8777"/>
        </w:tabs>
        <w:rPr>
          <w:ins w:id="146" w:author="phuong vu" w:date="2018-11-12T00:04:00Z"/>
          <w:rFonts w:asciiTheme="minorHAnsi" w:eastAsiaTheme="minorEastAsia" w:hAnsiTheme="minorHAnsi" w:cstheme="minorBidi"/>
          <w:noProof/>
          <w:sz w:val="22"/>
          <w:szCs w:val="22"/>
          <w:lang w:val="en-US"/>
        </w:rPr>
      </w:pPr>
      <w:ins w:id="147" w:author="phuong vu" w:date="2018-11-12T00:04:00Z">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_Toc529744430 \h </w:instrText>
        </w:r>
        <w:r>
          <w:rPr>
            <w:noProof/>
          </w:rPr>
        </w:r>
      </w:ins>
      <w:r>
        <w:rPr>
          <w:noProof/>
        </w:rPr>
        <w:fldChar w:fldCharType="separate"/>
      </w:r>
      <w:ins w:id="148" w:author="phuong vu" w:date="2018-11-12T00:04:00Z">
        <w:r>
          <w:rPr>
            <w:noProof/>
          </w:rPr>
          <w:t>38</w:t>
        </w:r>
        <w:r>
          <w:rPr>
            <w:noProof/>
          </w:rPr>
          <w:fldChar w:fldCharType="end"/>
        </w:r>
      </w:ins>
    </w:p>
    <w:p w14:paraId="672F6169" w14:textId="6C4ED0E2" w:rsidR="006A2C8A" w:rsidRDefault="006A2C8A">
      <w:pPr>
        <w:pStyle w:val="TOC3"/>
        <w:tabs>
          <w:tab w:val="left" w:pos="1320"/>
          <w:tab w:val="right" w:leader="dot" w:pos="8777"/>
        </w:tabs>
        <w:rPr>
          <w:ins w:id="149" w:author="phuong vu" w:date="2018-11-12T00:04:00Z"/>
          <w:rFonts w:asciiTheme="minorHAnsi" w:eastAsiaTheme="minorEastAsia" w:hAnsiTheme="minorHAnsi" w:cstheme="minorBidi"/>
          <w:noProof/>
          <w:sz w:val="22"/>
          <w:szCs w:val="22"/>
          <w:lang w:val="en-US"/>
        </w:rPr>
      </w:pPr>
      <w:ins w:id="150" w:author="phuong vu" w:date="2018-11-12T00:04:00Z">
        <w:r>
          <w:rPr>
            <w:noProof/>
          </w:rPr>
          <w:t>3.3.4</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_Toc529744431 \h </w:instrText>
        </w:r>
        <w:r>
          <w:rPr>
            <w:noProof/>
          </w:rPr>
        </w:r>
      </w:ins>
      <w:r>
        <w:rPr>
          <w:noProof/>
        </w:rPr>
        <w:fldChar w:fldCharType="separate"/>
      </w:r>
      <w:ins w:id="151" w:author="phuong vu" w:date="2018-11-12T00:04:00Z">
        <w:r>
          <w:rPr>
            <w:noProof/>
          </w:rPr>
          <w:t>38</w:t>
        </w:r>
        <w:r>
          <w:rPr>
            <w:noProof/>
          </w:rPr>
          <w:fldChar w:fldCharType="end"/>
        </w:r>
      </w:ins>
    </w:p>
    <w:p w14:paraId="1FB8E1BF" w14:textId="11A0A512" w:rsidR="006A2C8A" w:rsidRDefault="006A2C8A">
      <w:pPr>
        <w:pStyle w:val="TOC3"/>
        <w:tabs>
          <w:tab w:val="left" w:pos="1320"/>
          <w:tab w:val="right" w:leader="dot" w:pos="8777"/>
        </w:tabs>
        <w:rPr>
          <w:ins w:id="152" w:author="phuong vu" w:date="2018-11-12T00:04:00Z"/>
          <w:rFonts w:asciiTheme="minorHAnsi" w:eastAsiaTheme="minorEastAsia" w:hAnsiTheme="minorHAnsi" w:cstheme="minorBidi"/>
          <w:noProof/>
          <w:sz w:val="22"/>
          <w:szCs w:val="22"/>
          <w:lang w:val="en-US"/>
        </w:rPr>
      </w:pPr>
      <w:ins w:id="153" w:author="phuong vu" w:date="2018-11-12T00:04:00Z">
        <w:r>
          <w:rPr>
            <w:noProof/>
          </w:rPr>
          <w:t>3.3.5</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_Toc529744432 \h </w:instrText>
        </w:r>
        <w:r>
          <w:rPr>
            <w:noProof/>
          </w:rPr>
        </w:r>
      </w:ins>
      <w:r>
        <w:rPr>
          <w:noProof/>
        </w:rPr>
        <w:fldChar w:fldCharType="separate"/>
      </w:r>
      <w:ins w:id="154" w:author="phuong vu" w:date="2018-11-12T00:04:00Z">
        <w:r>
          <w:rPr>
            <w:noProof/>
          </w:rPr>
          <w:t>38</w:t>
        </w:r>
        <w:r>
          <w:rPr>
            <w:noProof/>
          </w:rPr>
          <w:fldChar w:fldCharType="end"/>
        </w:r>
      </w:ins>
    </w:p>
    <w:p w14:paraId="12B925BF" w14:textId="1FF53973" w:rsidR="006A2C8A" w:rsidRDefault="006A2C8A">
      <w:pPr>
        <w:pStyle w:val="TOC3"/>
        <w:tabs>
          <w:tab w:val="left" w:pos="1320"/>
          <w:tab w:val="right" w:leader="dot" w:pos="8777"/>
        </w:tabs>
        <w:rPr>
          <w:ins w:id="155" w:author="phuong vu" w:date="2018-11-12T00:04:00Z"/>
          <w:rFonts w:asciiTheme="minorHAnsi" w:eastAsiaTheme="minorEastAsia" w:hAnsiTheme="minorHAnsi" w:cstheme="minorBidi"/>
          <w:noProof/>
          <w:sz w:val="22"/>
          <w:szCs w:val="22"/>
          <w:lang w:val="en-US"/>
        </w:rPr>
      </w:pPr>
      <w:ins w:id="156" w:author="phuong vu" w:date="2018-11-12T00:04:00Z">
        <w:r>
          <w:rPr>
            <w:noProof/>
          </w:rPr>
          <w:t>3.3.6</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_Toc529744433 \h </w:instrText>
        </w:r>
        <w:r>
          <w:rPr>
            <w:noProof/>
          </w:rPr>
        </w:r>
      </w:ins>
      <w:r>
        <w:rPr>
          <w:noProof/>
        </w:rPr>
        <w:fldChar w:fldCharType="separate"/>
      </w:r>
      <w:ins w:id="157" w:author="phuong vu" w:date="2018-11-12T00:04:00Z">
        <w:r>
          <w:rPr>
            <w:noProof/>
          </w:rPr>
          <w:t>38</w:t>
        </w:r>
        <w:r>
          <w:rPr>
            <w:noProof/>
          </w:rPr>
          <w:fldChar w:fldCharType="end"/>
        </w:r>
      </w:ins>
    </w:p>
    <w:p w14:paraId="63E9BD31" w14:textId="3745F40F" w:rsidR="006A2C8A" w:rsidRDefault="006A2C8A">
      <w:pPr>
        <w:pStyle w:val="TOC3"/>
        <w:tabs>
          <w:tab w:val="left" w:pos="1320"/>
          <w:tab w:val="right" w:leader="dot" w:pos="8777"/>
        </w:tabs>
        <w:rPr>
          <w:ins w:id="158" w:author="phuong vu" w:date="2018-11-12T00:04:00Z"/>
          <w:rFonts w:asciiTheme="minorHAnsi" w:eastAsiaTheme="minorEastAsia" w:hAnsiTheme="minorHAnsi" w:cstheme="minorBidi"/>
          <w:noProof/>
          <w:sz w:val="22"/>
          <w:szCs w:val="22"/>
          <w:lang w:val="en-US"/>
        </w:rPr>
      </w:pPr>
      <w:ins w:id="159" w:author="phuong vu" w:date="2018-11-12T00:04:00Z">
        <w:r>
          <w:rPr>
            <w:noProof/>
          </w:rPr>
          <w:t>3.3.7</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_Toc529744434 \h </w:instrText>
        </w:r>
        <w:r>
          <w:rPr>
            <w:noProof/>
          </w:rPr>
        </w:r>
      </w:ins>
      <w:r>
        <w:rPr>
          <w:noProof/>
        </w:rPr>
        <w:fldChar w:fldCharType="separate"/>
      </w:r>
      <w:ins w:id="160" w:author="phuong vu" w:date="2018-11-12T00:04:00Z">
        <w:r>
          <w:rPr>
            <w:noProof/>
          </w:rPr>
          <w:t>38</w:t>
        </w:r>
        <w:r>
          <w:rPr>
            <w:noProof/>
          </w:rPr>
          <w:fldChar w:fldCharType="end"/>
        </w:r>
      </w:ins>
    </w:p>
    <w:p w14:paraId="190BF278" w14:textId="28B360A1" w:rsidR="006A2C8A" w:rsidRDefault="006A2C8A">
      <w:pPr>
        <w:pStyle w:val="TOC3"/>
        <w:tabs>
          <w:tab w:val="left" w:pos="1320"/>
          <w:tab w:val="right" w:leader="dot" w:pos="8777"/>
        </w:tabs>
        <w:rPr>
          <w:ins w:id="161" w:author="phuong vu" w:date="2018-11-12T00:04:00Z"/>
          <w:rFonts w:asciiTheme="minorHAnsi" w:eastAsiaTheme="minorEastAsia" w:hAnsiTheme="minorHAnsi" w:cstheme="minorBidi"/>
          <w:noProof/>
          <w:sz w:val="22"/>
          <w:szCs w:val="22"/>
          <w:lang w:val="en-US"/>
        </w:rPr>
      </w:pPr>
      <w:ins w:id="162" w:author="phuong vu" w:date="2018-11-12T00:04:00Z">
        <w:r>
          <w:rPr>
            <w:noProof/>
          </w:rPr>
          <w:t>3.3.8</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_Toc529744435 \h </w:instrText>
        </w:r>
        <w:r>
          <w:rPr>
            <w:noProof/>
          </w:rPr>
        </w:r>
      </w:ins>
      <w:r>
        <w:rPr>
          <w:noProof/>
        </w:rPr>
        <w:fldChar w:fldCharType="separate"/>
      </w:r>
      <w:ins w:id="163" w:author="phuong vu" w:date="2018-11-12T00:04:00Z">
        <w:r>
          <w:rPr>
            <w:noProof/>
          </w:rPr>
          <w:t>38</w:t>
        </w:r>
        <w:r>
          <w:rPr>
            <w:noProof/>
          </w:rPr>
          <w:fldChar w:fldCharType="end"/>
        </w:r>
      </w:ins>
    </w:p>
    <w:p w14:paraId="7A61AE1F" w14:textId="15C2850D" w:rsidR="006A2C8A" w:rsidRDefault="006A2C8A">
      <w:pPr>
        <w:pStyle w:val="TOC4"/>
        <w:tabs>
          <w:tab w:val="left" w:pos="1760"/>
          <w:tab w:val="right" w:leader="dot" w:pos="8777"/>
        </w:tabs>
        <w:rPr>
          <w:ins w:id="164" w:author="phuong vu" w:date="2018-11-12T00:04:00Z"/>
          <w:rFonts w:asciiTheme="minorHAnsi" w:eastAsiaTheme="minorEastAsia" w:hAnsiTheme="minorHAnsi" w:cstheme="minorBidi"/>
          <w:noProof/>
          <w:sz w:val="22"/>
          <w:szCs w:val="22"/>
          <w:lang w:val="en-US"/>
        </w:rPr>
      </w:pPr>
      <w:ins w:id="165" w:author="phuong vu" w:date="2018-11-12T00:04:00Z">
        <w:r w:rsidRPr="008F3391">
          <w:rPr>
            <w:noProof/>
            <w:lang w:val="en-US"/>
          </w:rPr>
          <w:t>3.3.8.1</w:t>
        </w:r>
        <w:r>
          <w:rPr>
            <w:rFonts w:asciiTheme="minorHAnsi" w:eastAsiaTheme="minorEastAsia" w:hAnsiTheme="minorHAnsi" w:cstheme="minorBidi"/>
            <w:noProof/>
            <w:sz w:val="22"/>
            <w:szCs w:val="22"/>
            <w:lang w:val="en-US"/>
          </w:rPr>
          <w:tab/>
        </w:r>
        <w:r w:rsidRPr="008F3391">
          <w:rPr>
            <w:noProof/>
            <w:lang w:val="en-US"/>
          </w:rPr>
          <w:t>Quản lí trạng thái đơn hàng</w:t>
        </w:r>
        <w:r>
          <w:rPr>
            <w:noProof/>
          </w:rPr>
          <w:tab/>
        </w:r>
        <w:r>
          <w:rPr>
            <w:noProof/>
          </w:rPr>
          <w:fldChar w:fldCharType="begin"/>
        </w:r>
        <w:r>
          <w:rPr>
            <w:noProof/>
          </w:rPr>
          <w:instrText xml:space="preserve"> PAGEREF _Toc529744436 \h </w:instrText>
        </w:r>
        <w:r>
          <w:rPr>
            <w:noProof/>
          </w:rPr>
        </w:r>
      </w:ins>
      <w:r>
        <w:rPr>
          <w:noProof/>
        </w:rPr>
        <w:fldChar w:fldCharType="separate"/>
      </w:r>
      <w:ins w:id="166" w:author="phuong vu" w:date="2018-11-12T00:04:00Z">
        <w:r>
          <w:rPr>
            <w:noProof/>
          </w:rPr>
          <w:t>38</w:t>
        </w:r>
        <w:r>
          <w:rPr>
            <w:noProof/>
          </w:rPr>
          <w:fldChar w:fldCharType="end"/>
        </w:r>
      </w:ins>
    </w:p>
    <w:p w14:paraId="1061D4E0" w14:textId="3201F70E" w:rsidR="006A2C8A" w:rsidRDefault="006A2C8A">
      <w:pPr>
        <w:pStyle w:val="TOC4"/>
        <w:tabs>
          <w:tab w:val="left" w:pos="1760"/>
          <w:tab w:val="right" w:leader="dot" w:pos="8777"/>
        </w:tabs>
        <w:rPr>
          <w:ins w:id="167" w:author="phuong vu" w:date="2018-11-12T00:04:00Z"/>
          <w:rFonts w:asciiTheme="minorHAnsi" w:eastAsiaTheme="minorEastAsia" w:hAnsiTheme="minorHAnsi" w:cstheme="minorBidi"/>
          <w:noProof/>
          <w:sz w:val="22"/>
          <w:szCs w:val="22"/>
          <w:lang w:val="en-US"/>
        </w:rPr>
      </w:pPr>
      <w:ins w:id="168" w:author="phuong vu" w:date="2018-11-12T00:04:00Z">
        <w:r w:rsidRPr="008F3391">
          <w:rPr>
            <w:noProof/>
            <w:lang w:val="en-US"/>
          </w:rPr>
          <w:t>3.3.8.2</w:t>
        </w:r>
        <w:r>
          <w:rPr>
            <w:rFonts w:asciiTheme="minorHAnsi" w:eastAsiaTheme="minorEastAsia" w:hAnsiTheme="minorHAnsi" w:cstheme="minorBidi"/>
            <w:noProof/>
            <w:sz w:val="22"/>
            <w:szCs w:val="22"/>
            <w:lang w:val="en-US"/>
          </w:rPr>
          <w:tab/>
        </w:r>
        <w:r w:rsidRPr="008F3391">
          <w:rPr>
            <w:noProof/>
            <w:lang w:val="en-US"/>
          </w:rPr>
          <w:t>Quản lí trạng thái biên nhận</w:t>
        </w:r>
        <w:r>
          <w:rPr>
            <w:noProof/>
          </w:rPr>
          <w:tab/>
        </w:r>
        <w:r>
          <w:rPr>
            <w:noProof/>
          </w:rPr>
          <w:fldChar w:fldCharType="begin"/>
        </w:r>
        <w:r>
          <w:rPr>
            <w:noProof/>
          </w:rPr>
          <w:instrText xml:space="preserve"> PAGEREF _Toc529744437 \h </w:instrText>
        </w:r>
        <w:r>
          <w:rPr>
            <w:noProof/>
          </w:rPr>
        </w:r>
      </w:ins>
      <w:r>
        <w:rPr>
          <w:noProof/>
        </w:rPr>
        <w:fldChar w:fldCharType="separate"/>
      </w:r>
      <w:ins w:id="169" w:author="phuong vu" w:date="2018-11-12T00:04:00Z">
        <w:r>
          <w:rPr>
            <w:noProof/>
          </w:rPr>
          <w:t>38</w:t>
        </w:r>
        <w:r>
          <w:rPr>
            <w:noProof/>
          </w:rPr>
          <w:fldChar w:fldCharType="end"/>
        </w:r>
      </w:ins>
    </w:p>
    <w:p w14:paraId="1430415C" w14:textId="1DB7FC89" w:rsidR="006A2C8A" w:rsidRDefault="006A2C8A">
      <w:pPr>
        <w:pStyle w:val="TOC4"/>
        <w:tabs>
          <w:tab w:val="left" w:pos="1760"/>
          <w:tab w:val="right" w:leader="dot" w:pos="8777"/>
        </w:tabs>
        <w:rPr>
          <w:ins w:id="170" w:author="phuong vu" w:date="2018-11-12T00:04:00Z"/>
          <w:rFonts w:asciiTheme="minorHAnsi" w:eastAsiaTheme="minorEastAsia" w:hAnsiTheme="minorHAnsi" w:cstheme="minorBidi"/>
          <w:noProof/>
          <w:sz w:val="22"/>
          <w:szCs w:val="22"/>
          <w:lang w:val="en-US"/>
        </w:rPr>
      </w:pPr>
      <w:ins w:id="171" w:author="phuong vu" w:date="2018-11-12T00:04:00Z">
        <w:r w:rsidRPr="008F3391">
          <w:rPr>
            <w:noProof/>
            <w:lang w:val="en-US"/>
          </w:rPr>
          <w:t>3.3.8.3</w:t>
        </w:r>
        <w:r>
          <w:rPr>
            <w:rFonts w:asciiTheme="minorHAnsi" w:eastAsiaTheme="minorEastAsia" w:hAnsiTheme="minorHAnsi" w:cstheme="minorBidi"/>
            <w:noProof/>
            <w:sz w:val="22"/>
            <w:szCs w:val="22"/>
            <w:lang w:val="en-US"/>
          </w:rPr>
          <w:tab/>
        </w:r>
        <w:r w:rsidRPr="008F3391">
          <w:rPr>
            <w:noProof/>
            <w:lang w:val="en-US"/>
          </w:rPr>
          <w:t>Tạo đơn hàng</w:t>
        </w:r>
        <w:r>
          <w:rPr>
            <w:noProof/>
          </w:rPr>
          <w:tab/>
        </w:r>
        <w:r>
          <w:rPr>
            <w:noProof/>
          </w:rPr>
          <w:fldChar w:fldCharType="begin"/>
        </w:r>
        <w:r>
          <w:rPr>
            <w:noProof/>
          </w:rPr>
          <w:instrText xml:space="preserve"> PAGEREF _Toc529744438 \h </w:instrText>
        </w:r>
        <w:r>
          <w:rPr>
            <w:noProof/>
          </w:rPr>
        </w:r>
      </w:ins>
      <w:r>
        <w:rPr>
          <w:noProof/>
        </w:rPr>
        <w:fldChar w:fldCharType="separate"/>
      </w:r>
      <w:ins w:id="172" w:author="phuong vu" w:date="2018-11-12T00:04:00Z">
        <w:r>
          <w:rPr>
            <w:noProof/>
          </w:rPr>
          <w:t>38</w:t>
        </w:r>
        <w:r>
          <w:rPr>
            <w:noProof/>
          </w:rPr>
          <w:fldChar w:fldCharType="end"/>
        </w:r>
      </w:ins>
    </w:p>
    <w:p w14:paraId="1A4831CD" w14:textId="1030B131" w:rsidR="006A2C8A" w:rsidRDefault="006A2C8A">
      <w:pPr>
        <w:pStyle w:val="TOC4"/>
        <w:tabs>
          <w:tab w:val="left" w:pos="1760"/>
          <w:tab w:val="right" w:leader="dot" w:pos="8777"/>
        </w:tabs>
        <w:rPr>
          <w:ins w:id="173" w:author="phuong vu" w:date="2018-11-12T00:04:00Z"/>
          <w:rFonts w:asciiTheme="minorHAnsi" w:eastAsiaTheme="minorEastAsia" w:hAnsiTheme="minorHAnsi" w:cstheme="minorBidi"/>
          <w:noProof/>
          <w:sz w:val="22"/>
          <w:szCs w:val="22"/>
          <w:lang w:val="en-US"/>
        </w:rPr>
      </w:pPr>
      <w:ins w:id="174" w:author="phuong vu" w:date="2018-11-12T00:04:00Z">
        <w:r>
          <w:rPr>
            <w:noProof/>
          </w:rPr>
          <w:t>3.3.8.4</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_Toc529744439 \h </w:instrText>
        </w:r>
        <w:r>
          <w:rPr>
            <w:noProof/>
          </w:rPr>
        </w:r>
      </w:ins>
      <w:r>
        <w:rPr>
          <w:noProof/>
        </w:rPr>
        <w:fldChar w:fldCharType="separate"/>
      </w:r>
      <w:ins w:id="175" w:author="phuong vu" w:date="2018-11-12T00:04:00Z">
        <w:r>
          <w:rPr>
            <w:noProof/>
          </w:rPr>
          <w:t>38</w:t>
        </w:r>
        <w:r>
          <w:rPr>
            <w:noProof/>
          </w:rPr>
          <w:fldChar w:fldCharType="end"/>
        </w:r>
      </w:ins>
    </w:p>
    <w:p w14:paraId="5EAB54F8" w14:textId="4EEA56C9" w:rsidR="006A2C8A" w:rsidRDefault="006A2C8A">
      <w:pPr>
        <w:pStyle w:val="TOC4"/>
        <w:tabs>
          <w:tab w:val="left" w:pos="1760"/>
          <w:tab w:val="right" w:leader="dot" w:pos="8777"/>
        </w:tabs>
        <w:rPr>
          <w:ins w:id="176" w:author="phuong vu" w:date="2018-11-12T00:04:00Z"/>
          <w:rFonts w:asciiTheme="minorHAnsi" w:eastAsiaTheme="minorEastAsia" w:hAnsiTheme="minorHAnsi" w:cstheme="minorBidi"/>
          <w:noProof/>
          <w:sz w:val="22"/>
          <w:szCs w:val="22"/>
          <w:lang w:val="en-US"/>
        </w:rPr>
      </w:pPr>
      <w:ins w:id="177" w:author="phuong vu" w:date="2018-11-12T00:04:00Z">
        <w:r>
          <w:rPr>
            <w:noProof/>
          </w:rPr>
          <w:t>3.3.8.5</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_Toc529744441 \h </w:instrText>
        </w:r>
        <w:r>
          <w:rPr>
            <w:noProof/>
          </w:rPr>
        </w:r>
      </w:ins>
      <w:r>
        <w:rPr>
          <w:noProof/>
        </w:rPr>
        <w:fldChar w:fldCharType="separate"/>
      </w:r>
      <w:ins w:id="178" w:author="phuong vu" w:date="2018-11-12T00:04:00Z">
        <w:r>
          <w:rPr>
            <w:noProof/>
          </w:rPr>
          <w:t>38</w:t>
        </w:r>
        <w:r>
          <w:rPr>
            <w:noProof/>
          </w:rPr>
          <w:fldChar w:fldCharType="end"/>
        </w:r>
      </w:ins>
    </w:p>
    <w:p w14:paraId="6DE7A394" w14:textId="0B4ECA6D" w:rsidR="006A2C8A" w:rsidRDefault="006A2C8A">
      <w:pPr>
        <w:pStyle w:val="TOC4"/>
        <w:tabs>
          <w:tab w:val="left" w:pos="1760"/>
          <w:tab w:val="right" w:leader="dot" w:pos="8777"/>
        </w:tabs>
        <w:rPr>
          <w:ins w:id="179" w:author="phuong vu" w:date="2018-11-12T00:04:00Z"/>
          <w:rFonts w:asciiTheme="minorHAnsi" w:eastAsiaTheme="minorEastAsia" w:hAnsiTheme="minorHAnsi" w:cstheme="minorBidi"/>
          <w:noProof/>
          <w:sz w:val="22"/>
          <w:szCs w:val="22"/>
          <w:lang w:val="en-US"/>
        </w:rPr>
      </w:pPr>
      <w:ins w:id="180" w:author="phuong vu" w:date="2018-11-12T00:04:00Z">
        <w:r>
          <w:rPr>
            <w:noProof/>
          </w:rPr>
          <w:t>3.3.8.6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_Toc529744442 \h </w:instrText>
        </w:r>
        <w:r>
          <w:rPr>
            <w:noProof/>
          </w:rPr>
        </w:r>
      </w:ins>
      <w:r>
        <w:rPr>
          <w:noProof/>
        </w:rPr>
        <w:fldChar w:fldCharType="separate"/>
      </w:r>
      <w:ins w:id="181" w:author="phuong vu" w:date="2018-11-12T00:04:00Z">
        <w:r>
          <w:rPr>
            <w:noProof/>
          </w:rPr>
          <w:t>38</w:t>
        </w:r>
        <w:r>
          <w:rPr>
            <w:noProof/>
          </w:rPr>
          <w:fldChar w:fldCharType="end"/>
        </w:r>
      </w:ins>
    </w:p>
    <w:p w14:paraId="6A7B5DC6" w14:textId="0D04ACB6" w:rsidR="006A2C8A" w:rsidRDefault="006A2C8A">
      <w:pPr>
        <w:pStyle w:val="TOC4"/>
        <w:tabs>
          <w:tab w:val="left" w:pos="1760"/>
          <w:tab w:val="right" w:leader="dot" w:pos="8777"/>
        </w:tabs>
        <w:rPr>
          <w:ins w:id="182" w:author="phuong vu" w:date="2018-11-12T00:04:00Z"/>
          <w:rFonts w:asciiTheme="minorHAnsi" w:eastAsiaTheme="minorEastAsia" w:hAnsiTheme="minorHAnsi" w:cstheme="minorBidi"/>
          <w:noProof/>
          <w:sz w:val="22"/>
          <w:szCs w:val="22"/>
          <w:lang w:val="en-US"/>
        </w:rPr>
      </w:pPr>
      <w:ins w:id="183" w:author="phuong vu" w:date="2018-11-12T00:04:00Z">
        <w:r w:rsidRPr="008F3391">
          <w:rPr>
            <w:noProof/>
            <w:lang w:val="en-US"/>
          </w:rPr>
          <w:lastRenderedPageBreak/>
          <w:t>3.3.8.7</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_Toc529744443 \h </w:instrText>
        </w:r>
        <w:r>
          <w:rPr>
            <w:noProof/>
          </w:rPr>
        </w:r>
      </w:ins>
      <w:r>
        <w:rPr>
          <w:noProof/>
        </w:rPr>
        <w:fldChar w:fldCharType="separate"/>
      </w:r>
      <w:ins w:id="184" w:author="phuong vu" w:date="2018-11-12T00:04:00Z">
        <w:r>
          <w:rPr>
            <w:noProof/>
          </w:rPr>
          <w:t>38</w:t>
        </w:r>
        <w:r>
          <w:rPr>
            <w:noProof/>
          </w:rPr>
          <w:fldChar w:fldCharType="end"/>
        </w:r>
      </w:ins>
    </w:p>
    <w:p w14:paraId="19C95C42" w14:textId="12E48EB6" w:rsidR="006A2C8A" w:rsidRDefault="006A2C8A">
      <w:pPr>
        <w:pStyle w:val="TOC4"/>
        <w:tabs>
          <w:tab w:val="left" w:pos="1760"/>
          <w:tab w:val="right" w:leader="dot" w:pos="8777"/>
        </w:tabs>
        <w:rPr>
          <w:ins w:id="185" w:author="phuong vu" w:date="2018-11-12T00:04:00Z"/>
          <w:rFonts w:asciiTheme="minorHAnsi" w:eastAsiaTheme="minorEastAsia" w:hAnsiTheme="minorHAnsi" w:cstheme="minorBidi"/>
          <w:noProof/>
          <w:sz w:val="22"/>
          <w:szCs w:val="22"/>
          <w:lang w:val="en-US"/>
        </w:rPr>
      </w:pPr>
      <w:ins w:id="186" w:author="phuong vu" w:date="2018-11-12T00:04:00Z">
        <w:r>
          <w:rPr>
            <w:noProof/>
          </w:rPr>
          <w:t>3.3.8.8</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_Toc529744444 \h </w:instrText>
        </w:r>
        <w:r>
          <w:rPr>
            <w:noProof/>
          </w:rPr>
        </w:r>
      </w:ins>
      <w:r>
        <w:rPr>
          <w:noProof/>
        </w:rPr>
        <w:fldChar w:fldCharType="separate"/>
      </w:r>
      <w:ins w:id="187" w:author="phuong vu" w:date="2018-11-12T00:04:00Z">
        <w:r>
          <w:rPr>
            <w:noProof/>
          </w:rPr>
          <w:t>41</w:t>
        </w:r>
        <w:r>
          <w:rPr>
            <w:noProof/>
          </w:rPr>
          <w:fldChar w:fldCharType="end"/>
        </w:r>
      </w:ins>
    </w:p>
    <w:p w14:paraId="5CE515F5" w14:textId="3B7FE999" w:rsidR="006A2C8A" w:rsidRDefault="006A2C8A">
      <w:pPr>
        <w:pStyle w:val="TOC4"/>
        <w:tabs>
          <w:tab w:val="left" w:pos="1760"/>
          <w:tab w:val="right" w:leader="dot" w:pos="8777"/>
        </w:tabs>
        <w:rPr>
          <w:ins w:id="188" w:author="phuong vu" w:date="2018-11-12T00:04:00Z"/>
          <w:rFonts w:asciiTheme="minorHAnsi" w:eastAsiaTheme="minorEastAsia" w:hAnsiTheme="minorHAnsi" w:cstheme="minorBidi"/>
          <w:noProof/>
          <w:sz w:val="22"/>
          <w:szCs w:val="22"/>
          <w:lang w:val="en-US"/>
        </w:rPr>
      </w:pPr>
      <w:ins w:id="189" w:author="phuong vu" w:date="2018-11-12T00:04:00Z">
        <w:r>
          <w:rPr>
            <w:noProof/>
          </w:rPr>
          <w:t>3.3.8.9</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_Toc529744445 \h </w:instrText>
        </w:r>
        <w:r>
          <w:rPr>
            <w:noProof/>
          </w:rPr>
        </w:r>
      </w:ins>
      <w:r>
        <w:rPr>
          <w:noProof/>
        </w:rPr>
        <w:fldChar w:fldCharType="separate"/>
      </w:r>
      <w:ins w:id="190" w:author="phuong vu" w:date="2018-11-12T00:04:00Z">
        <w:r>
          <w:rPr>
            <w:noProof/>
          </w:rPr>
          <w:t>41</w:t>
        </w:r>
        <w:r>
          <w:rPr>
            <w:noProof/>
          </w:rPr>
          <w:fldChar w:fldCharType="end"/>
        </w:r>
      </w:ins>
    </w:p>
    <w:p w14:paraId="5B884ADE" w14:textId="3D18EE62" w:rsidR="006A2C8A" w:rsidRDefault="006A2C8A">
      <w:pPr>
        <w:pStyle w:val="TOC2"/>
        <w:tabs>
          <w:tab w:val="left" w:pos="880"/>
          <w:tab w:val="right" w:leader="dot" w:pos="8777"/>
        </w:tabs>
        <w:rPr>
          <w:ins w:id="191" w:author="phuong vu" w:date="2018-11-12T00:04:00Z"/>
          <w:rFonts w:asciiTheme="minorHAnsi" w:eastAsiaTheme="minorEastAsia" w:hAnsiTheme="minorHAnsi" w:cstheme="minorBidi"/>
          <w:noProof/>
          <w:sz w:val="22"/>
          <w:szCs w:val="22"/>
          <w:lang w:val="en-US"/>
        </w:rPr>
      </w:pPr>
      <w:ins w:id="192" w:author="phuong vu" w:date="2018-11-12T00:04:00Z">
        <w:r w:rsidRPr="008F3391">
          <w:rPr>
            <w:noProof/>
            <w:lang w:val="en-US"/>
          </w:rPr>
          <w:t>3.4</w:t>
        </w:r>
        <w:r>
          <w:rPr>
            <w:rFonts w:asciiTheme="minorHAnsi" w:eastAsiaTheme="minorEastAsia" w:hAnsiTheme="minorHAnsi" w:cstheme="minorBidi"/>
            <w:noProof/>
            <w:sz w:val="22"/>
            <w:szCs w:val="22"/>
            <w:lang w:val="en-US"/>
          </w:rPr>
          <w:tab/>
        </w:r>
        <w:r w:rsidRPr="008F3391">
          <w:rPr>
            <w:noProof/>
            <w:lang w:val="en-US"/>
          </w:rPr>
          <w:t>Kiểm thử</w:t>
        </w:r>
        <w:r>
          <w:rPr>
            <w:noProof/>
          </w:rPr>
          <w:tab/>
        </w:r>
        <w:r>
          <w:rPr>
            <w:noProof/>
          </w:rPr>
          <w:fldChar w:fldCharType="begin"/>
        </w:r>
        <w:r>
          <w:rPr>
            <w:noProof/>
          </w:rPr>
          <w:instrText xml:space="preserve"> PAGEREF _Toc529744446 \h </w:instrText>
        </w:r>
        <w:r>
          <w:rPr>
            <w:noProof/>
          </w:rPr>
        </w:r>
      </w:ins>
      <w:r>
        <w:rPr>
          <w:noProof/>
        </w:rPr>
        <w:fldChar w:fldCharType="separate"/>
      </w:r>
      <w:ins w:id="193" w:author="phuong vu" w:date="2018-11-12T00:04:00Z">
        <w:r>
          <w:rPr>
            <w:noProof/>
          </w:rPr>
          <w:t>41</w:t>
        </w:r>
        <w:r>
          <w:rPr>
            <w:noProof/>
          </w:rPr>
          <w:fldChar w:fldCharType="end"/>
        </w:r>
      </w:ins>
    </w:p>
    <w:p w14:paraId="16AD11F3" w14:textId="1ADD9423" w:rsidR="006A2C8A" w:rsidRDefault="006A2C8A">
      <w:pPr>
        <w:pStyle w:val="TOC3"/>
        <w:tabs>
          <w:tab w:val="left" w:pos="1320"/>
          <w:tab w:val="right" w:leader="dot" w:pos="8777"/>
        </w:tabs>
        <w:rPr>
          <w:ins w:id="194" w:author="phuong vu" w:date="2018-11-12T00:04:00Z"/>
          <w:rFonts w:asciiTheme="minorHAnsi" w:eastAsiaTheme="minorEastAsia" w:hAnsiTheme="minorHAnsi" w:cstheme="minorBidi"/>
          <w:noProof/>
          <w:sz w:val="22"/>
          <w:szCs w:val="22"/>
          <w:lang w:val="en-US"/>
        </w:rPr>
      </w:pPr>
      <w:ins w:id="195" w:author="phuong vu" w:date="2018-11-12T00:04:00Z">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_Toc529744447 \h </w:instrText>
        </w:r>
        <w:r>
          <w:rPr>
            <w:noProof/>
          </w:rPr>
        </w:r>
      </w:ins>
      <w:r>
        <w:rPr>
          <w:noProof/>
        </w:rPr>
        <w:fldChar w:fldCharType="separate"/>
      </w:r>
      <w:ins w:id="196" w:author="phuong vu" w:date="2018-11-12T00:04:00Z">
        <w:r>
          <w:rPr>
            <w:noProof/>
          </w:rPr>
          <w:t>41</w:t>
        </w:r>
        <w:r>
          <w:rPr>
            <w:noProof/>
          </w:rPr>
          <w:fldChar w:fldCharType="end"/>
        </w:r>
      </w:ins>
    </w:p>
    <w:p w14:paraId="08964EF4" w14:textId="2F7FE933" w:rsidR="006A2C8A" w:rsidRDefault="006A2C8A">
      <w:pPr>
        <w:pStyle w:val="TOC3"/>
        <w:tabs>
          <w:tab w:val="left" w:pos="1320"/>
          <w:tab w:val="right" w:leader="dot" w:pos="8777"/>
        </w:tabs>
        <w:rPr>
          <w:ins w:id="197" w:author="phuong vu" w:date="2018-11-12T00:04:00Z"/>
          <w:rFonts w:asciiTheme="minorHAnsi" w:eastAsiaTheme="minorEastAsia" w:hAnsiTheme="minorHAnsi" w:cstheme="minorBidi"/>
          <w:noProof/>
          <w:sz w:val="22"/>
          <w:szCs w:val="22"/>
          <w:lang w:val="en-US"/>
        </w:rPr>
      </w:pPr>
      <w:ins w:id="198" w:author="phuong vu" w:date="2018-11-12T00:04:00Z">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_Toc529744448 \h </w:instrText>
        </w:r>
        <w:r>
          <w:rPr>
            <w:noProof/>
          </w:rPr>
        </w:r>
      </w:ins>
      <w:r>
        <w:rPr>
          <w:noProof/>
        </w:rPr>
        <w:fldChar w:fldCharType="separate"/>
      </w:r>
      <w:ins w:id="199" w:author="phuong vu" w:date="2018-11-12T00:04:00Z">
        <w:r>
          <w:rPr>
            <w:noProof/>
          </w:rPr>
          <w:t>41</w:t>
        </w:r>
        <w:r>
          <w:rPr>
            <w:noProof/>
          </w:rPr>
          <w:fldChar w:fldCharType="end"/>
        </w:r>
      </w:ins>
    </w:p>
    <w:p w14:paraId="095F988C" w14:textId="40E6B8D9" w:rsidR="006A2C8A" w:rsidRDefault="006A2C8A">
      <w:pPr>
        <w:pStyle w:val="TOC3"/>
        <w:tabs>
          <w:tab w:val="left" w:pos="1320"/>
          <w:tab w:val="right" w:leader="dot" w:pos="8777"/>
        </w:tabs>
        <w:rPr>
          <w:ins w:id="200" w:author="phuong vu" w:date="2018-11-12T00:04:00Z"/>
          <w:rFonts w:asciiTheme="minorHAnsi" w:eastAsiaTheme="minorEastAsia" w:hAnsiTheme="minorHAnsi" w:cstheme="minorBidi"/>
          <w:noProof/>
          <w:sz w:val="22"/>
          <w:szCs w:val="22"/>
          <w:lang w:val="en-US"/>
        </w:rPr>
      </w:pPr>
      <w:ins w:id="201" w:author="phuong vu" w:date="2018-11-12T00:04:00Z">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_Toc529744449 \h </w:instrText>
        </w:r>
        <w:r>
          <w:rPr>
            <w:noProof/>
          </w:rPr>
        </w:r>
      </w:ins>
      <w:r>
        <w:rPr>
          <w:noProof/>
        </w:rPr>
        <w:fldChar w:fldCharType="separate"/>
      </w:r>
      <w:ins w:id="202" w:author="phuong vu" w:date="2018-11-12T00:04:00Z">
        <w:r>
          <w:rPr>
            <w:noProof/>
          </w:rPr>
          <w:t>41</w:t>
        </w:r>
        <w:r>
          <w:rPr>
            <w:noProof/>
          </w:rPr>
          <w:fldChar w:fldCharType="end"/>
        </w:r>
      </w:ins>
    </w:p>
    <w:p w14:paraId="336BE54A" w14:textId="283E26E5" w:rsidR="006A2C8A" w:rsidRDefault="006A2C8A">
      <w:pPr>
        <w:pStyle w:val="TOC3"/>
        <w:tabs>
          <w:tab w:val="left" w:pos="1320"/>
          <w:tab w:val="right" w:leader="dot" w:pos="8777"/>
        </w:tabs>
        <w:rPr>
          <w:ins w:id="203" w:author="phuong vu" w:date="2018-11-12T00:04:00Z"/>
          <w:rFonts w:asciiTheme="minorHAnsi" w:eastAsiaTheme="minorEastAsia" w:hAnsiTheme="minorHAnsi" w:cstheme="minorBidi"/>
          <w:noProof/>
          <w:sz w:val="22"/>
          <w:szCs w:val="22"/>
          <w:lang w:val="en-US"/>
        </w:rPr>
      </w:pPr>
      <w:ins w:id="204" w:author="phuong vu" w:date="2018-11-12T00:04:00Z">
        <w:r>
          <w:rPr>
            <w:noProof/>
          </w:rPr>
          <w:t>3.4.4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_Toc529744450 \h </w:instrText>
        </w:r>
        <w:r>
          <w:rPr>
            <w:noProof/>
          </w:rPr>
        </w:r>
      </w:ins>
      <w:r>
        <w:rPr>
          <w:noProof/>
        </w:rPr>
        <w:fldChar w:fldCharType="separate"/>
      </w:r>
      <w:ins w:id="205" w:author="phuong vu" w:date="2018-11-12T00:04:00Z">
        <w:r>
          <w:rPr>
            <w:noProof/>
          </w:rPr>
          <w:t>41</w:t>
        </w:r>
        <w:r>
          <w:rPr>
            <w:noProof/>
          </w:rPr>
          <w:fldChar w:fldCharType="end"/>
        </w:r>
      </w:ins>
    </w:p>
    <w:p w14:paraId="4D4804B9" w14:textId="3C1AEAE3" w:rsidR="006A2C8A" w:rsidRDefault="006A2C8A">
      <w:pPr>
        <w:pStyle w:val="TOC1"/>
        <w:tabs>
          <w:tab w:val="right" w:leader="dot" w:pos="8777"/>
        </w:tabs>
        <w:rPr>
          <w:ins w:id="206" w:author="phuong vu" w:date="2018-11-12T00:04:00Z"/>
          <w:rFonts w:asciiTheme="minorHAnsi" w:eastAsiaTheme="minorEastAsia" w:hAnsiTheme="minorHAnsi" w:cstheme="minorBidi"/>
          <w:noProof/>
          <w:sz w:val="22"/>
          <w:szCs w:val="22"/>
          <w:lang w:val="en-US"/>
        </w:rPr>
      </w:pPr>
      <w:ins w:id="207" w:author="phuong vu" w:date="2018-11-12T00:04:00Z">
        <w:r>
          <w:rPr>
            <w:noProof/>
          </w:rPr>
          <w:t>KẾT QUẢ, THẢO LUẬN VÀ HƯỚNG PHÁT TRIỂN</w:t>
        </w:r>
        <w:r>
          <w:rPr>
            <w:noProof/>
          </w:rPr>
          <w:tab/>
        </w:r>
        <w:r>
          <w:rPr>
            <w:noProof/>
          </w:rPr>
          <w:fldChar w:fldCharType="begin"/>
        </w:r>
        <w:r>
          <w:rPr>
            <w:noProof/>
          </w:rPr>
          <w:instrText xml:space="preserve"> PAGEREF _Toc529744451 \h </w:instrText>
        </w:r>
        <w:r>
          <w:rPr>
            <w:noProof/>
          </w:rPr>
        </w:r>
      </w:ins>
      <w:r>
        <w:rPr>
          <w:noProof/>
        </w:rPr>
        <w:fldChar w:fldCharType="separate"/>
      </w:r>
      <w:ins w:id="208" w:author="phuong vu" w:date="2018-11-12T00:04:00Z">
        <w:r>
          <w:rPr>
            <w:noProof/>
          </w:rPr>
          <w:t>42</w:t>
        </w:r>
        <w:r>
          <w:rPr>
            <w:noProof/>
          </w:rPr>
          <w:fldChar w:fldCharType="end"/>
        </w:r>
      </w:ins>
    </w:p>
    <w:p w14:paraId="5EEA19ED" w14:textId="478C6453" w:rsidR="006A2C8A" w:rsidRDefault="006A2C8A">
      <w:pPr>
        <w:pStyle w:val="TOC1"/>
        <w:tabs>
          <w:tab w:val="right" w:leader="dot" w:pos="8777"/>
        </w:tabs>
        <w:rPr>
          <w:ins w:id="209" w:author="phuong vu" w:date="2018-11-12T00:04:00Z"/>
          <w:rFonts w:asciiTheme="minorHAnsi" w:eastAsiaTheme="minorEastAsia" w:hAnsiTheme="minorHAnsi" w:cstheme="minorBidi"/>
          <w:noProof/>
          <w:sz w:val="22"/>
          <w:szCs w:val="22"/>
          <w:lang w:val="en-US"/>
        </w:rPr>
      </w:pPr>
      <w:ins w:id="210" w:author="phuong vu" w:date="2018-11-12T00:04:00Z">
        <w:r>
          <w:rPr>
            <w:noProof/>
          </w:rPr>
          <w:t>TÀI LIỆU THAM KHẢO</w:t>
        </w:r>
        <w:r>
          <w:rPr>
            <w:noProof/>
          </w:rPr>
          <w:tab/>
        </w:r>
        <w:r>
          <w:rPr>
            <w:noProof/>
          </w:rPr>
          <w:fldChar w:fldCharType="begin"/>
        </w:r>
        <w:r>
          <w:rPr>
            <w:noProof/>
          </w:rPr>
          <w:instrText xml:space="preserve"> PAGEREF _Toc529744452 \h </w:instrText>
        </w:r>
        <w:r>
          <w:rPr>
            <w:noProof/>
          </w:rPr>
        </w:r>
      </w:ins>
      <w:r>
        <w:rPr>
          <w:noProof/>
        </w:rPr>
        <w:fldChar w:fldCharType="separate"/>
      </w:r>
      <w:ins w:id="211" w:author="phuong vu" w:date="2018-11-12T00:04:00Z">
        <w:r>
          <w:rPr>
            <w:noProof/>
          </w:rPr>
          <w:t>43</w:t>
        </w:r>
        <w:r>
          <w:rPr>
            <w:noProof/>
          </w:rPr>
          <w:fldChar w:fldCharType="end"/>
        </w:r>
      </w:ins>
    </w:p>
    <w:p w14:paraId="5E795A02" w14:textId="7229E785" w:rsidR="007C127C" w:rsidDel="006A2C8A" w:rsidRDefault="007C127C">
      <w:pPr>
        <w:pStyle w:val="TOC1"/>
        <w:tabs>
          <w:tab w:val="right" w:leader="dot" w:pos="8777"/>
        </w:tabs>
        <w:rPr>
          <w:del w:id="212" w:author="phuong vu" w:date="2018-11-12T00:04:00Z"/>
          <w:rFonts w:asciiTheme="minorHAnsi" w:eastAsiaTheme="minorEastAsia" w:hAnsiTheme="minorHAnsi" w:cstheme="minorBidi"/>
          <w:noProof/>
          <w:sz w:val="22"/>
          <w:szCs w:val="22"/>
          <w:lang w:val="en-US"/>
        </w:rPr>
      </w:pPr>
      <w:del w:id="213" w:author="phuong vu" w:date="2018-11-12T00:04:00Z">
        <w:r w:rsidDel="006A2C8A">
          <w:rPr>
            <w:noProof/>
          </w:rPr>
          <w:delText>KÍ HIỆU VÀ VIẾT TẮT</w:delText>
        </w:r>
        <w:r w:rsidDel="006A2C8A">
          <w:rPr>
            <w:noProof/>
          </w:rPr>
          <w:tab/>
          <w:delText>9</w:delText>
        </w:r>
      </w:del>
    </w:p>
    <w:p w14:paraId="707EDC89" w14:textId="01B755B3" w:rsidR="007C127C" w:rsidDel="006A2C8A" w:rsidRDefault="007C127C">
      <w:pPr>
        <w:pStyle w:val="TOC1"/>
        <w:tabs>
          <w:tab w:val="right" w:leader="dot" w:pos="8777"/>
        </w:tabs>
        <w:rPr>
          <w:del w:id="214" w:author="phuong vu" w:date="2018-11-12T00:04:00Z"/>
          <w:rFonts w:asciiTheme="minorHAnsi" w:eastAsiaTheme="minorEastAsia" w:hAnsiTheme="minorHAnsi" w:cstheme="minorBidi"/>
          <w:noProof/>
          <w:sz w:val="22"/>
          <w:szCs w:val="22"/>
          <w:lang w:val="en-US"/>
        </w:rPr>
      </w:pPr>
      <w:del w:id="215" w:author="phuong vu" w:date="2018-11-12T00:04:00Z">
        <w:r w:rsidDel="006A2C8A">
          <w:rPr>
            <w:noProof/>
          </w:rPr>
          <w:delText>DANH SÁCH HÌNH</w:delText>
        </w:r>
        <w:r w:rsidDel="006A2C8A">
          <w:rPr>
            <w:noProof/>
          </w:rPr>
          <w:tab/>
          <w:delText>10</w:delText>
        </w:r>
      </w:del>
    </w:p>
    <w:p w14:paraId="4DDF5D7E" w14:textId="04D13955" w:rsidR="007C127C" w:rsidDel="006A2C8A" w:rsidRDefault="007C127C">
      <w:pPr>
        <w:pStyle w:val="TOC1"/>
        <w:tabs>
          <w:tab w:val="right" w:leader="dot" w:pos="8777"/>
        </w:tabs>
        <w:rPr>
          <w:del w:id="216" w:author="phuong vu" w:date="2018-11-12T00:04:00Z"/>
          <w:rFonts w:asciiTheme="minorHAnsi" w:eastAsiaTheme="minorEastAsia" w:hAnsiTheme="minorHAnsi" w:cstheme="minorBidi"/>
          <w:noProof/>
          <w:sz w:val="22"/>
          <w:szCs w:val="22"/>
          <w:lang w:val="en-US"/>
        </w:rPr>
      </w:pPr>
      <w:del w:id="217" w:author="phuong vu" w:date="2018-11-12T00:04:00Z">
        <w:r w:rsidDel="006A2C8A">
          <w:rPr>
            <w:noProof/>
          </w:rPr>
          <w:delText>DANH MỤC BẢNG</w:delText>
        </w:r>
        <w:r w:rsidDel="006A2C8A">
          <w:rPr>
            <w:noProof/>
          </w:rPr>
          <w:tab/>
          <w:delText>11</w:delText>
        </w:r>
      </w:del>
    </w:p>
    <w:p w14:paraId="0D129001" w14:textId="68AF9EAF" w:rsidR="007C127C" w:rsidDel="006A2C8A" w:rsidRDefault="007C127C">
      <w:pPr>
        <w:pStyle w:val="TOC1"/>
        <w:tabs>
          <w:tab w:val="right" w:leader="dot" w:pos="8777"/>
        </w:tabs>
        <w:rPr>
          <w:del w:id="218" w:author="phuong vu" w:date="2018-11-12T00:04:00Z"/>
          <w:rFonts w:asciiTheme="minorHAnsi" w:eastAsiaTheme="minorEastAsia" w:hAnsiTheme="minorHAnsi" w:cstheme="minorBidi"/>
          <w:noProof/>
          <w:sz w:val="22"/>
          <w:szCs w:val="22"/>
          <w:lang w:val="en-US"/>
        </w:rPr>
      </w:pPr>
      <w:del w:id="219" w:author="phuong vu" w:date="2018-11-12T00:04:00Z">
        <w:r w:rsidDel="006A2C8A">
          <w:rPr>
            <w:noProof/>
          </w:rPr>
          <w:delText>TÓM TẮT</w:delText>
        </w:r>
        <w:r w:rsidDel="006A2C8A">
          <w:rPr>
            <w:noProof/>
          </w:rPr>
          <w:tab/>
          <w:delText>12</w:delText>
        </w:r>
      </w:del>
    </w:p>
    <w:p w14:paraId="1C2B390D" w14:textId="1A255A52" w:rsidR="007C127C" w:rsidDel="006A2C8A" w:rsidRDefault="007C127C">
      <w:pPr>
        <w:pStyle w:val="TOC1"/>
        <w:tabs>
          <w:tab w:val="right" w:leader="dot" w:pos="8777"/>
        </w:tabs>
        <w:rPr>
          <w:del w:id="220" w:author="phuong vu" w:date="2018-11-12T00:04:00Z"/>
          <w:rFonts w:asciiTheme="minorHAnsi" w:eastAsiaTheme="minorEastAsia" w:hAnsiTheme="minorHAnsi" w:cstheme="minorBidi"/>
          <w:noProof/>
          <w:sz w:val="22"/>
          <w:szCs w:val="22"/>
          <w:lang w:val="en-US"/>
        </w:rPr>
      </w:pPr>
      <w:del w:id="221" w:author="phuong vu" w:date="2018-11-12T00:04:00Z">
        <w:r w:rsidDel="006A2C8A">
          <w:rPr>
            <w:noProof/>
          </w:rPr>
          <w:delText>ABSTRACT</w:delText>
        </w:r>
        <w:r w:rsidDel="006A2C8A">
          <w:rPr>
            <w:noProof/>
          </w:rPr>
          <w:tab/>
          <w:delText>13</w:delText>
        </w:r>
      </w:del>
    </w:p>
    <w:p w14:paraId="41387486" w14:textId="645623BE" w:rsidR="007C127C" w:rsidDel="006A2C8A" w:rsidRDefault="007C127C">
      <w:pPr>
        <w:pStyle w:val="TOC1"/>
        <w:tabs>
          <w:tab w:val="right" w:leader="dot" w:pos="8777"/>
        </w:tabs>
        <w:rPr>
          <w:del w:id="222" w:author="phuong vu" w:date="2018-11-12T00:04:00Z"/>
          <w:rFonts w:asciiTheme="minorHAnsi" w:eastAsiaTheme="minorEastAsia" w:hAnsiTheme="minorHAnsi" w:cstheme="minorBidi"/>
          <w:noProof/>
          <w:sz w:val="22"/>
          <w:szCs w:val="22"/>
          <w:lang w:val="en-US"/>
        </w:rPr>
      </w:pPr>
      <w:del w:id="223" w:author="phuong vu" w:date="2018-11-12T00:04:00Z">
        <w:r w:rsidDel="006A2C8A">
          <w:rPr>
            <w:noProof/>
          </w:rPr>
          <w:delText>TỪ KHÓA</w:delText>
        </w:r>
        <w:r w:rsidDel="006A2C8A">
          <w:rPr>
            <w:noProof/>
          </w:rPr>
          <w:tab/>
          <w:delText>14</w:delText>
        </w:r>
      </w:del>
    </w:p>
    <w:p w14:paraId="2DDB197D" w14:textId="1B4372AA" w:rsidR="007C127C" w:rsidDel="006A2C8A" w:rsidRDefault="007C127C">
      <w:pPr>
        <w:pStyle w:val="TOC1"/>
        <w:tabs>
          <w:tab w:val="left" w:pos="1540"/>
          <w:tab w:val="right" w:leader="dot" w:pos="8777"/>
        </w:tabs>
        <w:rPr>
          <w:del w:id="224" w:author="phuong vu" w:date="2018-11-12T00:04:00Z"/>
          <w:rFonts w:asciiTheme="minorHAnsi" w:eastAsiaTheme="minorEastAsia" w:hAnsiTheme="minorHAnsi" w:cstheme="minorBidi"/>
          <w:noProof/>
          <w:sz w:val="22"/>
          <w:szCs w:val="22"/>
          <w:lang w:val="en-US"/>
        </w:rPr>
      </w:pPr>
      <w:del w:id="225" w:author="phuong vu" w:date="2018-11-12T00:04:00Z">
        <w:r w:rsidDel="006A2C8A">
          <w:rPr>
            <w:noProof/>
          </w:rPr>
          <w:delText>CHƯƠNG 1 -</w:delText>
        </w:r>
        <w:r w:rsidDel="006A2C8A">
          <w:rPr>
            <w:rFonts w:asciiTheme="minorHAnsi" w:eastAsiaTheme="minorEastAsia" w:hAnsiTheme="minorHAnsi" w:cstheme="minorBidi"/>
            <w:noProof/>
            <w:sz w:val="22"/>
            <w:szCs w:val="22"/>
            <w:lang w:val="en-US"/>
          </w:rPr>
          <w:tab/>
        </w:r>
        <w:r w:rsidDel="006A2C8A">
          <w:rPr>
            <w:noProof/>
          </w:rPr>
          <w:delText>TỔNG QUAN</w:delText>
        </w:r>
        <w:r w:rsidDel="006A2C8A">
          <w:rPr>
            <w:noProof/>
          </w:rPr>
          <w:tab/>
          <w:delText>15</w:delText>
        </w:r>
      </w:del>
    </w:p>
    <w:p w14:paraId="496D9DF6" w14:textId="5B294A9B" w:rsidR="007C127C" w:rsidDel="006A2C8A" w:rsidRDefault="007C127C">
      <w:pPr>
        <w:pStyle w:val="TOC2"/>
        <w:tabs>
          <w:tab w:val="left" w:pos="880"/>
          <w:tab w:val="right" w:leader="dot" w:pos="8777"/>
        </w:tabs>
        <w:rPr>
          <w:del w:id="226" w:author="phuong vu" w:date="2018-11-12T00:04:00Z"/>
          <w:rFonts w:asciiTheme="minorHAnsi" w:eastAsiaTheme="minorEastAsia" w:hAnsiTheme="minorHAnsi" w:cstheme="minorBidi"/>
          <w:noProof/>
          <w:sz w:val="22"/>
          <w:szCs w:val="22"/>
          <w:lang w:val="en-US"/>
        </w:rPr>
      </w:pPr>
      <w:del w:id="227" w:author="phuong vu" w:date="2018-11-12T00:04:00Z">
        <w:r w:rsidRPr="005866CD" w:rsidDel="006A2C8A">
          <w:rPr>
            <w:noProof/>
            <w:lang w:val="en-US"/>
          </w:rPr>
          <w:delText>1.1</w:delText>
        </w:r>
        <w:r w:rsidDel="006A2C8A">
          <w:rPr>
            <w:rFonts w:asciiTheme="minorHAnsi" w:eastAsiaTheme="minorEastAsia" w:hAnsiTheme="minorHAnsi" w:cstheme="minorBidi"/>
            <w:noProof/>
            <w:sz w:val="22"/>
            <w:szCs w:val="22"/>
            <w:lang w:val="en-US"/>
          </w:rPr>
          <w:tab/>
        </w:r>
        <w:r w:rsidRPr="005866CD" w:rsidDel="006A2C8A">
          <w:rPr>
            <w:noProof/>
            <w:lang w:val="en-US"/>
          </w:rPr>
          <w:delText>Đặt vấn đề</w:delText>
        </w:r>
        <w:r w:rsidDel="006A2C8A">
          <w:rPr>
            <w:noProof/>
          </w:rPr>
          <w:tab/>
          <w:delText>15</w:delText>
        </w:r>
      </w:del>
    </w:p>
    <w:p w14:paraId="0D51C022" w14:textId="0700C12C" w:rsidR="007C127C" w:rsidDel="006A2C8A" w:rsidRDefault="007C127C">
      <w:pPr>
        <w:pStyle w:val="TOC2"/>
        <w:tabs>
          <w:tab w:val="left" w:pos="880"/>
          <w:tab w:val="right" w:leader="dot" w:pos="8777"/>
        </w:tabs>
        <w:rPr>
          <w:del w:id="228" w:author="phuong vu" w:date="2018-11-12T00:04:00Z"/>
          <w:rFonts w:asciiTheme="minorHAnsi" w:eastAsiaTheme="minorEastAsia" w:hAnsiTheme="minorHAnsi" w:cstheme="minorBidi"/>
          <w:noProof/>
          <w:sz w:val="22"/>
          <w:szCs w:val="22"/>
          <w:lang w:val="en-US"/>
        </w:rPr>
      </w:pPr>
      <w:del w:id="229" w:author="phuong vu" w:date="2018-11-12T00:04:00Z">
        <w:r w:rsidRPr="005866CD" w:rsidDel="006A2C8A">
          <w:rPr>
            <w:noProof/>
            <w:lang w:val="en-US"/>
          </w:rPr>
          <w:delText>1.2</w:delText>
        </w:r>
        <w:r w:rsidDel="006A2C8A">
          <w:rPr>
            <w:rFonts w:asciiTheme="minorHAnsi" w:eastAsiaTheme="minorEastAsia" w:hAnsiTheme="minorHAnsi" w:cstheme="minorBidi"/>
            <w:noProof/>
            <w:sz w:val="22"/>
            <w:szCs w:val="22"/>
            <w:lang w:val="en-US"/>
          </w:rPr>
          <w:tab/>
        </w:r>
        <w:r w:rsidRPr="005866CD" w:rsidDel="006A2C8A">
          <w:rPr>
            <w:noProof/>
            <w:lang w:val="en-US"/>
          </w:rPr>
          <w:delText>Lịch sử giải quyết vấn đề</w:delText>
        </w:r>
        <w:r w:rsidDel="006A2C8A">
          <w:rPr>
            <w:noProof/>
          </w:rPr>
          <w:tab/>
          <w:delText>15</w:delText>
        </w:r>
      </w:del>
    </w:p>
    <w:p w14:paraId="1444A30F" w14:textId="27FE8FBA" w:rsidR="007C127C" w:rsidDel="006A2C8A" w:rsidRDefault="007C127C">
      <w:pPr>
        <w:pStyle w:val="TOC2"/>
        <w:tabs>
          <w:tab w:val="left" w:pos="880"/>
          <w:tab w:val="right" w:leader="dot" w:pos="8777"/>
        </w:tabs>
        <w:rPr>
          <w:del w:id="230" w:author="phuong vu" w:date="2018-11-12T00:04:00Z"/>
          <w:rFonts w:asciiTheme="minorHAnsi" w:eastAsiaTheme="minorEastAsia" w:hAnsiTheme="minorHAnsi" w:cstheme="minorBidi"/>
          <w:noProof/>
          <w:sz w:val="22"/>
          <w:szCs w:val="22"/>
          <w:lang w:val="en-US"/>
        </w:rPr>
      </w:pPr>
      <w:del w:id="231" w:author="phuong vu" w:date="2018-11-12T00:04:00Z">
        <w:r w:rsidRPr="005866CD" w:rsidDel="006A2C8A">
          <w:rPr>
            <w:noProof/>
            <w:lang w:val="en-US"/>
          </w:rPr>
          <w:delText>1.3</w:delText>
        </w:r>
        <w:r w:rsidDel="006A2C8A">
          <w:rPr>
            <w:rFonts w:asciiTheme="minorHAnsi" w:eastAsiaTheme="minorEastAsia" w:hAnsiTheme="minorHAnsi" w:cstheme="minorBidi"/>
            <w:noProof/>
            <w:sz w:val="22"/>
            <w:szCs w:val="22"/>
            <w:lang w:val="en-US"/>
          </w:rPr>
          <w:tab/>
        </w:r>
        <w:r w:rsidDel="006A2C8A">
          <w:rPr>
            <w:noProof/>
          </w:rPr>
          <w:delText>Phạm</w:delText>
        </w:r>
        <w:r w:rsidRPr="005866CD" w:rsidDel="006A2C8A">
          <w:rPr>
            <w:noProof/>
            <w:lang w:val="en-US"/>
          </w:rPr>
          <w:delText xml:space="preserve"> vi đề tài</w:delText>
        </w:r>
        <w:r w:rsidDel="006A2C8A">
          <w:rPr>
            <w:noProof/>
          </w:rPr>
          <w:tab/>
          <w:delText>16</w:delText>
        </w:r>
      </w:del>
    </w:p>
    <w:p w14:paraId="28302D99" w14:textId="4E7675F3" w:rsidR="007C127C" w:rsidDel="006A2C8A" w:rsidRDefault="007C127C">
      <w:pPr>
        <w:pStyle w:val="TOC2"/>
        <w:tabs>
          <w:tab w:val="left" w:pos="880"/>
          <w:tab w:val="right" w:leader="dot" w:pos="8777"/>
        </w:tabs>
        <w:rPr>
          <w:del w:id="232" w:author="phuong vu" w:date="2018-11-12T00:04:00Z"/>
          <w:rFonts w:asciiTheme="minorHAnsi" w:eastAsiaTheme="minorEastAsia" w:hAnsiTheme="minorHAnsi" w:cstheme="minorBidi"/>
          <w:noProof/>
          <w:sz w:val="22"/>
          <w:szCs w:val="22"/>
          <w:lang w:val="en-US"/>
        </w:rPr>
      </w:pPr>
      <w:del w:id="233" w:author="phuong vu" w:date="2018-11-12T00:04:00Z">
        <w:r w:rsidRPr="005866CD" w:rsidDel="006A2C8A">
          <w:rPr>
            <w:noProof/>
            <w:lang w:val="en-US"/>
          </w:rPr>
          <w:delText>1.4</w:delText>
        </w:r>
        <w:r w:rsidDel="006A2C8A">
          <w:rPr>
            <w:rFonts w:asciiTheme="minorHAnsi" w:eastAsiaTheme="minorEastAsia" w:hAnsiTheme="minorHAnsi" w:cstheme="minorBidi"/>
            <w:noProof/>
            <w:sz w:val="22"/>
            <w:szCs w:val="22"/>
            <w:lang w:val="en-US"/>
          </w:rPr>
          <w:tab/>
        </w:r>
        <w:r w:rsidRPr="005866CD" w:rsidDel="006A2C8A">
          <w:rPr>
            <w:noProof/>
            <w:lang w:val="en-US"/>
          </w:rPr>
          <w:delText>Phương pháp nghiên cứu</w:delText>
        </w:r>
        <w:r w:rsidDel="006A2C8A">
          <w:rPr>
            <w:noProof/>
          </w:rPr>
          <w:tab/>
          <w:delText>16</w:delText>
        </w:r>
      </w:del>
    </w:p>
    <w:p w14:paraId="5B52146E" w14:textId="2243964F" w:rsidR="007C127C" w:rsidDel="006A2C8A" w:rsidRDefault="007C127C">
      <w:pPr>
        <w:pStyle w:val="TOC3"/>
        <w:tabs>
          <w:tab w:val="left" w:pos="1320"/>
          <w:tab w:val="right" w:leader="dot" w:pos="8777"/>
        </w:tabs>
        <w:rPr>
          <w:del w:id="234" w:author="phuong vu" w:date="2018-11-12T00:04:00Z"/>
          <w:rFonts w:asciiTheme="minorHAnsi" w:eastAsiaTheme="minorEastAsia" w:hAnsiTheme="minorHAnsi" w:cstheme="minorBidi"/>
          <w:noProof/>
          <w:sz w:val="22"/>
          <w:szCs w:val="22"/>
          <w:lang w:val="en-US"/>
        </w:rPr>
      </w:pPr>
      <w:del w:id="235" w:author="phuong vu" w:date="2018-11-12T00:04:00Z">
        <w:r w:rsidDel="006A2C8A">
          <w:rPr>
            <w:noProof/>
          </w:rPr>
          <w:delText>1.4.1</w:delText>
        </w:r>
        <w:r w:rsidDel="006A2C8A">
          <w:rPr>
            <w:rFonts w:asciiTheme="minorHAnsi" w:eastAsiaTheme="minorEastAsia" w:hAnsiTheme="minorHAnsi" w:cstheme="minorBidi"/>
            <w:noProof/>
            <w:sz w:val="22"/>
            <w:szCs w:val="22"/>
            <w:lang w:val="en-US"/>
          </w:rPr>
          <w:tab/>
        </w:r>
        <w:r w:rsidDel="006A2C8A">
          <w:rPr>
            <w:noProof/>
          </w:rPr>
          <w:delText>Mục tiêu nghiên cứu</w:delText>
        </w:r>
        <w:r w:rsidDel="006A2C8A">
          <w:rPr>
            <w:noProof/>
          </w:rPr>
          <w:tab/>
          <w:delText>16</w:delText>
        </w:r>
      </w:del>
    </w:p>
    <w:p w14:paraId="76E6B598" w14:textId="3ED85AF8" w:rsidR="007C127C" w:rsidDel="006A2C8A" w:rsidRDefault="007C127C">
      <w:pPr>
        <w:pStyle w:val="TOC3"/>
        <w:tabs>
          <w:tab w:val="left" w:pos="1320"/>
          <w:tab w:val="right" w:leader="dot" w:pos="8777"/>
        </w:tabs>
        <w:rPr>
          <w:del w:id="236" w:author="phuong vu" w:date="2018-11-12T00:04:00Z"/>
          <w:rFonts w:asciiTheme="minorHAnsi" w:eastAsiaTheme="minorEastAsia" w:hAnsiTheme="minorHAnsi" w:cstheme="minorBidi"/>
          <w:noProof/>
          <w:sz w:val="22"/>
          <w:szCs w:val="22"/>
          <w:lang w:val="en-US"/>
        </w:rPr>
      </w:pPr>
      <w:del w:id="237" w:author="phuong vu" w:date="2018-11-12T00:04:00Z">
        <w:r w:rsidDel="006A2C8A">
          <w:rPr>
            <w:noProof/>
          </w:rPr>
          <w:delText>1.4.2</w:delText>
        </w:r>
        <w:r w:rsidDel="006A2C8A">
          <w:rPr>
            <w:rFonts w:asciiTheme="minorHAnsi" w:eastAsiaTheme="minorEastAsia" w:hAnsiTheme="minorHAnsi" w:cstheme="minorBidi"/>
            <w:noProof/>
            <w:sz w:val="22"/>
            <w:szCs w:val="22"/>
            <w:lang w:val="en-US"/>
          </w:rPr>
          <w:tab/>
        </w:r>
        <w:r w:rsidDel="006A2C8A">
          <w:rPr>
            <w:noProof/>
          </w:rPr>
          <w:delText>Đối tượng nghiên cứu</w:delText>
        </w:r>
        <w:r w:rsidDel="006A2C8A">
          <w:rPr>
            <w:noProof/>
          </w:rPr>
          <w:tab/>
          <w:delText>17</w:delText>
        </w:r>
      </w:del>
    </w:p>
    <w:p w14:paraId="0BD18F2B" w14:textId="7B9E0EA4" w:rsidR="007C127C" w:rsidDel="006A2C8A" w:rsidRDefault="007C127C">
      <w:pPr>
        <w:pStyle w:val="TOC3"/>
        <w:tabs>
          <w:tab w:val="left" w:pos="1320"/>
          <w:tab w:val="right" w:leader="dot" w:pos="8777"/>
        </w:tabs>
        <w:rPr>
          <w:del w:id="238" w:author="phuong vu" w:date="2018-11-12T00:04:00Z"/>
          <w:rFonts w:asciiTheme="minorHAnsi" w:eastAsiaTheme="minorEastAsia" w:hAnsiTheme="minorHAnsi" w:cstheme="minorBidi"/>
          <w:noProof/>
          <w:sz w:val="22"/>
          <w:szCs w:val="22"/>
          <w:lang w:val="en-US"/>
        </w:rPr>
      </w:pPr>
      <w:del w:id="239" w:author="phuong vu" w:date="2018-11-12T00:04:00Z">
        <w:r w:rsidDel="006A2C8A">
          <w:rPr>
            <w:noProof/>
          </w:rPr>
          <w:delText>1.4.3</w:delText>
        </w:r>
        <w:r w:rsidDel="006A2C8A">
          <w:rPr>
            <w:rFonts w:asciiTheme="minorHAnsi" w:eastAsiaTheme="minorEastAsia" w:hAnsiTheme="minorHAnsi" w:cstheme="minorBidi"/>
            <w:noProof/>
            <w:sz w:val="22"/>
            <w:szCs w:val="22"/>
            <w:lang w:val="en-US"/>
          </w:rPr>
          <w:tab/>
        </w:r>
        <w:r w:rsidDel="006A2C8A">
          <w:rPr>
            <w:noProof/>
          </w:rPr>
          <w:delText>Phạm vi nghiên cứu</w:delText>
        </w:r>
        <w:r w:rsidDel="006A2C8A">
          <w:rPr>
            <w:noProof/>
          </w:rPr>
          <w:tab/>
          <w:delText>17</w:delText>
        </w:r>
      </w:del>
    </w:p>
    <w:p w14:paraId="016E1D59" w14:textId="4299E7AD" w:rsidR="007C127C" w:rsidDel="006A2C8A" w:rsidRDefault="007C127C">
      <w:pPr>
        <w:pStyle w:val="TOC1"/>
        <w:tabs>
          <w:tab w:val="left" w:pos="1540"/>
          <w:tab w:val="right" w:leader="dot" w:pos="8777"/>
        </w:tabs>
        <w:rPr>
          <w:del w:id="240" w:author="phuong vu" w:date="2018-11-12T00:04:00Z"/>
          <w:rFonts w:asciiTheme="minorHAnsi" w:eastAsiaTheme="minorEastAsia" w:hAnsiTheme="minorHAnsi" w:cstheme="minorBidi"/>
          <w:noProof/>
          <w:sz w:val="22"/>
          <w:szCs w:val="22"/>
          <w:lang w:val="en-US"/>
        </w:rPr>
      </w:pPr>
      <w:del w:id="241" w:author="phuong vu" w:date="2018-11-12T00:04:00Z">
        <w:r w:rsidDel="006A2C8A">
          <w:rPr>
            <w:noProof/>
          </w:rPr>
          <w:delText>CHƯƠNG 2 -</w:delText>
        </w:r>
        <w:r w:rsidDel="006A2C8A">
          <w:rPr>
            <w:rFonts w:asciiTheme="minorHAnsi" w:eastAsiaTheme="minorEastAsia" w:hAnsiTheme="minorHAnsi" w:cstheme="minorBidi"/>
            <w:noProof/>
            <w:sz w:val="22"/>
            <w:szCs w:val="22"/>
            <w:lang w:val="en-US"/>
          </w:rPr>
          <w:tab/>
        </w:r>
        <w:r w:rsidDel="006A2C8A">
          <w:rPr>
            <w:noProof/>
          </w:rPr>
          <w:delText>CƠ SỞ LÝ THUYẾT</w:delText>
        </w:r>
        <w:r w:rsidDel="006A2C8A">
          <w:rPr>
            <w:noProof/>
          </w:rPr>
          <w:tab/>
          <w:delText>18</w:delText>
        </w:r>
      </w:del>
    </w:p>
    <w:p w14:paraId="78687FB3" w14:textId="48797AC0" w:rsidR="007C127C" w:rsidDel="006A2C8A" w:rsidRDefault="007C127C">
      <w:pPr>
        <w:pStyle w:val="TOC2"/>
        <w:tabs>
          <w:tab w:val="left" w:pos="880"/>
          <w:tab w:val="right" w:leader="dot" w:pos="8777"/>
        </w:tabs>
        <w:rPr>
          <w:del w:id="242" w:author="phuong vu" w:date="2018-11-12T00:04:00Z"/>
          <w:rFonts w:asciiTheme="minorHAnsi" w:eastAsiaTheme="minorEastAsia" w:hAnsiTheme="minorHAnsi" w:cstheme="minorBidi"/>
          <w:noProof/>
          <w:sz w:val="22"/>
          <w:szCs w:val="22"/>
          <w:lang w:val="en-US"/>
        </w:rPr>
      </w:pPr>
      <w:del w:id="243" w:author="phuong vu" w:date="2018-11-12T00:04:00Z">
        <w:r w:rsidDel="006A2C8A">
          <w:rPr>
            <w:noProof/>
          </w:rPr>
          <w:delText>2.1</w:delText>
        </w:r>
        <w:r w:rsidDel="006A2C8A">
          <w:rPr>
            <w:rFonts w:asciiTheme="minorHAnsi" w:eastAsiaTheme="minorEastAsia" w:hAnsiTheme="minorHAnsi" w:cstheme="minorBidi"/>
            <w:noProof/>
            <w:sz w:val="22"/>
            <w:szCs w:val="22"/>
            <w:lang w:val="en-US"/>
          </w:rPr>
          <w:tab/>
        </w:r>
        <w:r w:rsidDel="006A2C8A">
          <w:rPr>
            <w:noProof/>
          </w:rPr>
          <w:delText>Tìm hiểu về nền tảng Android</w:delText>
        </w:r>
        <w:r w:rsidRPr="005866CD" w:rsidDel="006A2C8A">
          <w:rPr>
            <w:noProof/>
            <w:vertAlign w:val="superscript"/>
          </w:rPr>
          <w:delText>[1]</w:delText>
        </w:r>
        <w:r w:rsidDel="006A2C8A">
          <w:rPr>
            <w:noProof/>
          </w:rPr>
          <w:tab/>
          <w:delText>18</w:delText>
        </w:r>
      </w:del>
    </w:p>
    <w:p w14:paraId="5BF7E1D9" w14:textId="47C5C55D" w:rsidR="007C127C" w:rsidDel="006A2C8A" w:rsidRDefault="007C127C">
      <w:pPr>
        <w:pStyle w:val="TOC2"/>
        <w:tabs>
          <w:tab w:val="left" w:pos="880"/>
          <w:tab w:val="right" w:leader="dot" w:pos="8777"/>
        </w:tabs>
        <w:rPr>
          <w:del w:id="244" w:author="phuong vu" w:date="2018-11-12T00:04:00Z"/>
          <w:rFonts w:asciiTheme="minorHAnsi" w:eastAsiaTheme="minorEastAsia" w:hAnsiTheme="minorHAnsi" w:cstheme="minorBidi"/>
          <w:noProof/>
          <w:sz w:val="22"/>
          <w:szCs w:val="22"/>
          <w:lang w:val="en-US"/>
        </w:rPr>
      </w:pPr>
      <w:del w:id="245" w:author="phuong vu" w:date="2018-11-12T00:04:00Z">
        <w:r w:rsidDel="006A2C8A">
          <w:rPr>
            <w:noProof/>
          </w:rPr>
          <w:delText>2.2</w:delText>
        </w:r>
        <w:r w:rsidDel="006A2C8A">
          <w:rPr>
            <w:rFonts w:asciiTheme="minorHAnsi" w:eastAsiaTheme="minorEastAsia" w:hAnsiTheme="minorHAnsi" w:cstheme="minorBidi"/>
            <w:noProof/>
            <w:sz w:val="22"/>
            <w:szCs w:val="22"/>
            <w:lang w:val="en-US"/>
          </w:rPr>
          <w:tab/>
        </w:r>
        <w:r w:rsidDel="006A2C8A">
          <w:rPr>
            <w:noProof/>
          </w:rPr>
          <w:delText xml:space="preserve">Tìm hiểu về GraphQL </w:delText>
        </w:r>
        <w:r w:rsidRPr="005866CD" w:rsidDel="006A2C8A">
          <w:rPr>
            <w:noProof/>
            <w:vertAlign w:val="superscript"/>
          </w:rPr>
          <w:delText>[2]</w:delText>
        </w:r>
        <w:r w:rsidDel="006A2C8A">
          <w:rPr>
            <w:noProof/>
          </w:rPr>
          <w:tab/>
          <w:delText>19</w:delText>
        </w:r>
      </w:del>
    </w:p>
    <w:p w14:paraId="4FA035E5" w14:textId="387255D6" w:rsidR="007C127C" w:rsidDel="006A2C8A" w:rsidRDefault="007C127C">
      <w:pPr>
        <w:pStyle w:val="TOC2"/>
        <w:tabs>
          <w:tab w:val="left" w:pos="880"/>
          <w:tab w:val="right" w:leader="dot" w:pos="8777"/>
        </w:tabs>
        <w:rPr>
          <w:del w:id="246" w:author="phuong vu" w:date="2018-11-12T00:04:00Z"/>
          <w:rFonts w:asciiTheme="minorHAnsi" w:eastAsiaTheme="minorEastAsia" w:hAnsiTheme="minorHAnsi" w:cstheme="minorBidi"/>
          <w:noProof/>
          <w:sz w:val="22"/>
          <w:szCs w:val="22"/>
          <w:lang w:val="en-US"/>
        </w:rPr>
      </w:pPr>
      <w:del w:id="247" w:author="phuong vu" w:date="2018-11-12T00:04:00Z">
        <w:r w:rsidRPr="005866CD" w:rsidDel="006A2C8A">
          <w:rPr>
            <w:noProof/>
            <w:lang w:val="da-DK"/>
          </w:rPr>
          <w:delText>2.3</w:delText>
        </w:r>
        <w:r w:rsidDel="006A2C8A">
          <w:rPr>
            <w:rFonts w:asciiTheme="minorHAnsi" w:eastAsiaTheme="minorEastAsia" w:hAnsiTheme="minorHAnsi" w:cstheme="minorBidi"/>
            <w:noProof/>
            <w:sz w:val="22"/>
            <w:szCs w:val="22"/>
            <w:lang w:val="en-US"/>
          </w:rPr>
          <w:tab/>
        </w:r>
        <w:r w:rsidRPr="005866CD" w:rsidDel="006A2C8A">
          <w:rPr>
            <w:noProof/>
            <w:lang w:val="da-DK"/>
          </w:rPr>
          <w:delText xml:space="preserve">Tìm hiểu về Postgraphile </w:delText>
        </w:r>
        <w:r w:rsidRPr="005866CD" w:rsidDel="006A2C8A">
          <w:rPr>
            <w:noProof/>
            <w:vertAlign w:val="superscript"/>
            <w:lang w:val="da-DK"/>
          </w:rPr>
          <w:delText>[3][4]</w:delText>
        </w:r>
        <w:r w:rsidDel="006A2C8A">
          <w:rPr>
            <w:noProof/>
          </w:rPr>
          <w:tab/>
          <w:delText>21</w:delText>
        </w:r>
      </w:del>
    </w:p>
    <w:p w14:paraId="504079E4" w14:textId="462874D9" w:rsidR="007C127C" w:rsidDel="006A2C8A" w:rsidRDefault="007C127C">
      <w:pPr>
        <w:pStyle w:val="TOC2"/>
        <w:tabs>
          <w:tab w:val="left" w:pos="880"/>
          <w:tab w:val="right" w:leader="dot" w:pos="8777"/>
        </w:tabs>
        <w:rPr>
          <w:del w:id="248" w:author="phuong vu" w:date="2018-11-12T00:04:00Z"/>
          <w:rFonts w:asciiTheme="minorHAnsi" w:eastAsiaTheme="minorEastAsia" w:hAnsiTheme="minorHAnsi" w:cstheme="minorBidi"/>
          <w:noProof/>
          <w:sz w:val="22"/>
          <w:szCs w:val="22"/>
          <w:lang w:val="en-US"/>
        </w:rPr>
      </w:pPr>
      <w:del w:id="249" w:author="phuong vu" w:date="2018-11-12T00:04:00Z">
        <w:r w:rsidDel="006A2C8A">
          <w:rPr>
            <w:noProof/>
          </w:rPr>
          <w:delText>2.4</w:delText>
        </w:r>
        <w:r w:rsidDel="006A2C8A">
          <w:rPr>
            <w:rFonts w:asciiTheme="minorHAnsi" w:eastAsiaTheme="minorEastAsia" w:hAnsiTheme="minorHAnsi" w:cstheme="minorBidi"/>
            <w:noProof/>
            <w:sz w:val="22"/>
            <w:szCs w:val="22"/>
            <w:lang w:val="en-US"/>
          </w:rPr>
          <w:tab/>
        </w:r>
        <w:r w:rsidDel="006A2C8A">
          <w:rPr>
            <w:noProof/>
          </w:rPr>
          <w:delText xml:space="preserve">Tìm hiểu về PostgreSQL </w:delText>
        </w:r>
        <w:r w:rsidRPr="005866CD" w:rsidDel="006A2C8A">
          <w:rPr>
            <w:noProof/>
            <w:vertAlign w:val="superscript"/>
          </w:rPr>
          <w:delText>[5]</w:delText>
        </w:r>
        <w:r w:rsidDel="006A2C8A">
          <w:rPr>
            <w:noProof/>
          </w:rPr>
          <w:tab/>
          <w:delText>21</w:delText>
        </w:r>
      </w:del>
    </w:p>
    <w:p w14:paraId="549108A7" w14:textId="6AE8F98F" w:rsidR="007C127C" w:rsidDel="006A2C8A" w:rsidRDefault="007C127C">
      <w:pPr>
        <w:pStyle w:val="TOC2"/>
        <w:tabs>
          <w:tab w:val="left" w:pos="880"/>
          <w:tab w:val="right" w:leader="dot" w:pos="8777"/>
        </w:tabs>
        <w:rPr>
          <w:del w:id="250" w:author="phuong vu" w:date="2018-11-12T00:04:00Z"/>
          <w:rFonts w:asciiTheme="minorHAnsi" w:eastAsiaTheme="minorEastAsia" w:hAnsiTheme="minorHAnsi" w:cstheme="minorBidi"/>
          <w:noProof/>
          <w:sz w:val="22"/>
          <w:szCs w:val="22"/>
          <w:lang w:val="en-US"/>
        </w:rPr>
      </w:pPr>
      <w:del w:id="251" w:author="phuong vu" w:date="2018-11-12T00:04:00Z">
        <w:r w:rsidDel="006A2C8A">
          <w:rPr>
            <w:noProof/>
          </w:rPr>
          <w:delText>2.5</w:delText>
        </w:r>
        <w:r w:rsidDel="006A2C8A">
          <w:rPr>
            <w:rFonts w:asciiTheme="minorHAnsi" w:eastAsiaTheme="minorEastAsia" w:hAnsiTheme="minorHAnsi" w:cstheme="minorBidi"/>
            <w:noProof/>
            <w:sz w:val="22"/>
            <w:szCs w:val="22"/>
            <w:lang w:val="en-US"/>
          </w:rPr>
          <w:tab/>
        </w:r>
        <w:r w:rsidDel="006A2C8A">
          <w:rPr>
            <w:noProof/>
          </w:rPr>
          <w:delText xml:space="preserve">Tìm hiểu về JSON Web Token </w:delText>
        </w:r>
        <w:r w:rsidRPr="005866CD" w:rsidDel="006A2C8A">
          <w:rPr>
            <w:noProof/>
            <w:vertAlign w:val="superscript"/>
          </w:rPr>
          <w:delText>[6]</w:delText>
        </w:r>
        <w:r w:rsidDel="006A2C8A">
          <w:rPr>
            <w:noProof/>
          </w:rPr>
          <w:tab/>
          <w:delText>22</w:delText>
        </w:r>
      </w:del>
    </w:p>
    <w:p w14:paraId="5B05CCED" w14:textId="350FAF92" w:rsidR="007C127C" w:rsidDel="006A2C8A" w:rsidRDefault="007C127C">
      <w:pPr>
        <w:pStyle w:val="TOC2"/>
        <w:tabs>
          <w:tab w:val="left" w:pos="880"/>
          <w:tab w:val="right" w:leader="dot" w:pos="8777"/>
        </w:tabs>
        <w:rPr>
          <w:del w:id="252" w:author="phuong vu" w:date="2018-11-12T00:04:00Z"/>
          <w:rFonts w:asciiTheme="minorHAnsi" w:eastAsiaTheme="minorEastAsia" w:hAnsiTheme="minorHAnsi" w:cstheme="minorBidi"/>
          <w:noProof/>
          <w:sz w:val="22"/>
          <w:szCs w:val="22"/>
          <w:lang w:val="en-US"/>
        </w:rPr>
      </w:pPr>
      <w:del w:id="253" w:author="phuong vu" w:date="2018-11-12T00:04:00Z">
        <w:r w:rsidDel="006A2C8A">
          <w:rPr>
            <w:noProof/>
          </w:rPr>
          <w:delText>2.6</w:delText>
        </w:r>
        <w:r w:rsidDel="006A2C8A">
          <w:rPr>
            <w:rFonts w:asciiTheme="minorHAnsi" w:eastAsiaTheme="minorEastAsia" w:hAnsiTheme="minorHAnsi" w:cstheme="minorBidi"/>
            <w:noProof/>
            <w:sz w:val="22"/>
            <w:szCs w:val="22"/>
            <w:lang w:val="en-US"/>
          </w:rPr>
          <w:tab/>
        </w:r>
        <w:r w:rsidDel="006A2C8A">
          <w:rPr>
            <w:noProof/>
          </w:rPr>
          <w:delText xml:space="preserve">Tìm hiểu về ReactJS </w:delText>
        </w:r>
        <w:r w:rsidRPr="005866CD" w:rsidDel="006A2C8A">
          <w:rPr>
            <w:noProof/>
            <w:vertAlign w:val="superscript"/>
          </w:rPr>
          <w:delText>[7]</w:delText>
        </w:r>
        <w:r w:rsidDel="006A2C8A">
          <w:rPr>
            <w:noProof/>
          </w:rPr>
          <w:tab/>
          <w:delText>22</w:delText>
        </w:r>
      </w:del>
    </w:p>
    <w:p w14:paraId="08938D46" w14:textId="21AE3B0D" w:rsidR="007C127C" w:rsidDel="006A2C8A" w:rsidRDefault="007C127C">
      <w:pPr>
        <w:pStyle w:val="TOC2"/>
        <w:tabs>
          <w:tab w:val="left" w:pos="880"/>
          <w:tab w:val="right" w:leader="dot" w:pos="8777"/>
        </w:tabs>
        <w:rPr>
          <w:del w:id="254" w:author="phuong vu" w:date="2018-11-12T00:04:00Z"/>
          <w:rFonts w:asciiTheme="minorHAnsi" w:eastAsiaTheme="minorEastAsia" w:hAnsiTheme="minorHAnsi" w:cstheme="minorBidi"/>
          <w:noProof/>
          <w:sz w:val="22"/>
          <w:szCs w:val="22"/>
          <w:lang w:val="en-US"/>
        </w:rPr>
      </w:pPr>
      <w:del w:id="255" w:author="phuong vu" w:date="2018-11-12T00:04:00Z">
        <w:r w:rsidDel="006A2C8A">
          <w:rPr>
            <w:noProof/>
          </w:rPr>
          <w:delText>2.7</w:delText>
        </w:r>
        <w:r w:rsidDel="006A2C8A">
          <w:rPr>
            <w:rFonts w:asciiTheme="minorHAnsi" w:eastAsiaTheme="minorEastAsia" w:hAnsiTheme="minorHAnsi" w:cstheme="minorBidi"/>
            <w:noProof/>
            <w:sz w:val="22"/>
            <w:szCs w:val="22"/>
            <w:lang w:val="en-US"/>
          </w:rPr>
          <w:tab/>
        </w:r>
        <w:r w:rsidDel="006A2C8A">
          <w:rPr>
            <w:noProof/>
          </w:rPr>
          <w:delText xml:space="preserve">Tìm hiểu về Apollo Client </w:delText>
        </w:r>
        <w:r w:rsidRPr="005866CD" w:rsidDel="006A2C8A">
          <w:rPr>
            <w:noProof/>
            <w:vertAlign w:val="superscript"/>
          </w:rPr>
          <w:delText>[8]</w:delText>
        </w:r>
        <w:r w:rsidDel="006A2C8A">
          <w:rPr>
            <w:noProof/>
          </w:rPr>
          <w:tab/>
          <w:delText>23</w:delText>
        </w:r>
      </w:del>
    </w:p>
    <w:p w14:paraId="1F9F5C7F" w14:textId="4E2423A2" w:rsidR="007C127C" w:rsidDel="006A2C8A" w:rsidRDefault="007C127C">
      <w:pPr>
        <w:pStyle w:val="TOC1"/>
        <w:tabs>
          <w:tab w:val="left" w:pos="1540"/>
          <w:tab w:val="right" w:leader="dot" w:pos="8777"/>
        </w:tabs>
        <w:rPr>
          <w:del w:id="256" w:author="phuong vu" w:date="2018-11-12T00:04:00Z"/>
          <w:rFonts w:asciiTheme="minorHAnsi" w:eastAsiaTheme="minorEastAsia" w:hAnsiTheme="minorHAnsi" w:cstheme="minorBidi"/>
          <w:noProof/>
          <w:sz w:val="22"/>
          <w:szCs w:val="22"/>
          <w:lang w:val="en-US"/>
        </w:rPr>
      </w:pPr>
      <w:del w:id="257" w:author="phuong vu" w:date="2018-11-12T00:04:00Z">
        <w:r w:rsidDel="006A2C8A">
          <w:rPr>
            <w:noProof/>
          </w:rPr>
          <w:delText>CHƯƠNG 3 -</w:delText>
        </w:r>
        <w:r w:rsidDel="006A2C8A">
          <w:rPr>
            <w:rFonts w:asciiTheme="minorHAnsi" w:eastAsiaTheme="minorEastAsia" w:hAnsiTheme="minorHAnsi" w:cstheme="minorBidi"/>
            <w:noProof/>
            <w:sz w:val="22"/>
            <w:szCs w:val="22"/>
            <w:lang w:val="en-US"/>
          </w:rPr>
          <w:tab/>
        </w:r>
        <w:r w:rsidDel="006A2C8A">
          <w:rPr>
            <w:noProof/>
          </w:rPr>
          <w:delText>NỘI DUNG NGHIÊN CỨU</w:delText>
        </w:r>
        <w:r w:rsidDel="006A2C8A">
          <w:rPr>
            <w:noProof/>
          </w:rPr>
          <w:tab/>
          <w:delText>25</w:delText>
        </w:r>
      </w:del>
    </w:p>
    <w:p w14:paraId="3FAC321A" w14:textId="3E84FABA" w:rsidR="007C127C" w:rsidDel="006A2C8A" w:rsidRDefault="007C127C">
      <w:pPr>
        <w:pStyle w:val="TOC2"/>
        <w:tabs>
          <w:tab w:val="left" w:pos="880"/>
          <w:tab w:val="right" w:leader="dot" w:pos="8777"/>
        </w:tabs>
        <w:rPr>
          <w:del w:id="258" w:author="phuong vu" w:date="2018-11-12T00:04:00Z"/>
          <w:rFonts w:asciiTheme="minorHAnsi" w:eastAsiaTheme="minorEastAsia" w:hAnsiTheme="minorHAnsi" w:cstheme="minorBidi"/>
          <w:noProof/>
          <w:sz w:val="22"/>
          <w:szCs w:val="22"/>
          <w:lang w:val="en-US"/>
        </w:rPr>
      </w:pPr>
      <w:del w:id="259" w:author="phuong vu" w:date="2018-11-12T00:04:00Z">
        <w:r w:rsidRPr="005866CD" w:rsidDel="006A2C8A">
          <w:rPr>
            <w:noProof/>
            <w:lang w:val="en-US"/>
          </w:rPr>
          <w:delText>3.1</w:delText>
        </w:r>
        <w:r w:rsidDel="006A2C8A">
          <w:rPr>
            <w:rFonts w:asciiTheme="minorHAnsi" w:eastAsiaTheme="minorEastAsia" w:hAnsiTheme="minorHAnsi" w:cstheme="minorBidi"/>
            <w:noProof/>
            <w:sz w:val="22"/>
            <w:szCs w:val="22"/>
            <w:lang w:val="en-US"/>
          </w:rPr>
          <w:tab/>
        </w:r>
        <w:r w:rsidRPr="005866CD" w:rsidDel="006A2C8A">
          <w:rPr>
            <w:noProof/>
            <w:lang w:val="en-US"/>
          </w:rPr>
          <w:delText>Mô tả bài toán</w:delText>
        </w:r>
        <w:r w:rsidDel="006A2C8A">
          <w:rPr>
            <w:noProof/>
          </w:rPr>
          <w:tab/>
          <w:delText>25</w:delText>
        </w:r>
      </w:del>
    </w:p>
    <w:p w14:paraId="4C0AF19A" w14:textId="46AFC66B" w:rsidR="007C127C" w:rsidDel="006A2C8A" w:rsidRDefault="007C127C">
      <w:pPr>
        <w:pStyle w:val="TOC3"/>
        <w:tabs>
          <w:tab w:val="left" w:pos="1320"/>
          <w:tab w:val="right" w:leader="dot" w:pos="8777"/>
        </w:tabs>
        <w:rPr>
          <w:del w:id="260" w:author="phuong vu" w:date="2018-11-12T00:04:00Z"/>
          <w:rFonts w:asciiTheme="minorHAnsi" w:eastAsiaTheme="minorEastAsia" w:hAnsiTheme="minorHAnsi" w:cstheme="minorBidi"/>
          <w:noProof/>
          <w:sz w:val="22"/>
          <w:szCs w:val="22"/>
          <w:lang w:val="en-US"/>
        </w:rPr>
      </w:pPr>
      <w:del w:id="261" w:author="phuong vu" w:date="2018-11-12T00:04:00Z">
        <w:r w:rsidDel="006A2C8A">
          <w:rPr>
            <w:noProof/>
          </w:rPr>
          <w:delText>3.1.1</w:delText>
        </w:r>
        <w:r w:rsidDel="006A2C8A">
          <w:rPr>
            <w:rFonts w:asciiTheme="minorHAnsi" w:eastAsiaTheme="minorEastAsia" w:hAnsiTheme="minorHAnsi" w:cstheme="minorBidi"/>
            <w:noProof/>
            <w:sz w:val="22"/>
            <w:szCs w:val="22"/>
            <w:lang w:val="en-US"/>
          </w:rPr>
          <w:tab/>
        </w:r>
        <w:r w:rsidDel="006A2C8A">
          <w:rPr>
            <w:noProof/>
          </w:rPr>
          <w:delText>Bối cảnh hệ thống</w:delText>
        </w:r>
        <w:r w:rsidDel="006A2C8A">
          <w:rPr>
            <w:noProof/>
          </w:rPr>
          <w:tab/>
          <w:delText>25</w:delText>
        </w:r>
      </w:del>
    </w:p>
    <w:p w14:paraId="5AE378D6" w14:textId="3955CCEF" w:rsidR="007C127C" w:rsidDel="006A2C8A" w:rsidRDefault="007C127C">
      <w:pPr>
        <w:pStyle w:val="TOC3"/>
        <w:tabs>
          <w:tab w:val="left" w:pos="1320"/>
          <w:tab w:val="right" w:leader="dot" w:pos="8777"/>
        </w:tabs>
        <w:rPr>
          <w:del w:id="262" w:author="phuong vu" w:date="2018-11-12T00:04:00Z"/>
          <w:rFonts w:asciiTheme="minorHAnsi" w:eastAsiaTheme="minorEastAsia" w:hAnsiTheme="minorHAnsi" w:cstheme="minorBidi"/>
          <w:noProof/>
          <w:sz w:val="22"/>
          <w:szCs w:val="22"/>
          <w:lang w:val="en-US"/>
        </w:rPr>
      </w:pPr>
      <w:del w:id="263" w:author="phuong vu" w:date="2018-11-12T00:04:00Z">
        <w:r w:rsidDel="006A2C8A">
          <w:rPr>
            <w:noProof/>
          </w:rPr>
          <w:delText>3.1.2</w:delText>
        </w:r>
        <w:r w:rsidDel="006A2C8A">
          <w:rPr>
            <w:rFonts w:asciiTheme="minorHAnsi" w:eastAsiaTheme="minorEastAsia" w:hAnsiTheme="minorHAnsi" w:cstheme="minorBidi"/>
            <w:noProof/>
            <w:sz w:val="22"/>
            <w:szCs w:val="22"/>
            <w:lang w:val="en-US"/>
          </w:rPr>
          <w:tab/>
        </w:r>
        <w:r w:rsidDel="006A2C8A">
          <w:rPr>
            <w:noProof/>
          </w:rPr>
          <w:delText>Các chức năng hệ thống</w:delText>
        </w:r>
        <w:r w:rsidDel="006A2C8A">
          <w:rPr>
            <w:noProof/>
          </w:rPr>
          <w:tab/>
          <w:delText>25</w:delText>
        </w:r>
      </w:del>
    </w:p>
    <w:p w14:paraId="639F860D" w14:textId="4C4BB6EC" w:rsidR="007C127C" w:rsidDel="006A2C8A" w:rsidRDefault="007C127C">
      <w:pPr>
        <w:pStyle w:val="TOC3"/>
        <w:tabs>
          <w:tab w:val="left" w:pos="1320"/>
          <w:tab w:val="right" w:leader="dot" w:pos="8777"/>
        </w:tabs>
        <w:rPr>
          <w:del w:id="264" w:author="phuong vu" w:date="2018-11-12T00:04:00Z"/>
          <w:rFonts w:asciiTheme="minorHAnsi" w:eastAsiaTheme="minorEastAsia" w:hAnsiTheme="minorHAnsi" w:cstheme="minorBidi"/>
          <w:noProof/>
          <w:sz w:val="22"/>
          <w:szCs w:val="22"/>
          <w:lang w:val="en-US"/>
        </w:rPr>
      </w:pPr>
      <w:del w:id="265" w:author="phuong vu" w:date="2018-11-12T00:04:00Z">
        <w:r w:rsidDel="006A2C8A">
          <w:rPr>
            <w:noProof/>
          </w:rPr>
          <w:delText>3.1.3</w:delText>
        </w:r>
        <w:r w:rsidDel="006A2C8A">
          <w:rPr>
            <w:rFonts w:asciiTheme="minorHAnsi" w:eastAsiaTheme="minorEastAsia" w:hAnsiTheme="minorHAnsi" w:cstheme="minorBidi"/>
            <w:noProof/>
            <w:sz w:val="22"/>
            <w:szCs w:val="22"/>
            <w:lang w:val="en-US"/>
          </w:rPr>
          <w:tab/>
        </w:r>
        <w:r w:rsidDel="006A2C8A">
          <w:rPr>
            <w:noProof/>
          </w:rPr>
          <w:delText>Đặc điểm người dùng</w:delText>
        </w:r>
        <w:r w:rsidDel="006A2C8A">
          <w:rPr>
            <w:noProof/>
          </w:rPr>
          <w:tab/>
          <w:delText>26</w:delText>
        </w:r>
      </w:del>
    </w:p>
    <w:p w14:paraId="79E69888" w14:textId="0279655C" w:rsidR="007C127C" w:rsidDel="006A2C8A" w:rsidRDefault="007C127C">
      <w:pPr>
        <w:pStyle w:val="TOC3"/>
        <w:tabs>
          <w:tab w:val="left" w:pos="1320"/>
          <w:tab w:val="right" w:leader="dot" w:pos="8777"/>
        </w:tabs>
        <w:rPr>
          <w:del w:id="266" w:author="phuong vu" w:date="2018-11-12T00:04:00Z"/>
          <w:rFonts w:asciiTheme="minorHAnsi" w:eastAsiaTheme="minorEastAsia" w:hAnsiTheme="minorHAnsi" w:cstheme="minorBidi"/>
          <w:noProof/>
          <w:sz w:val="22"/>
          <w:szCs w:val="22"/>
          <w:lang w:val="en-US"/>
        </w:rPr>
      </w:pPr>
      <w:del w:id="267" w:author="phuong vu" w:date="2018-11-12T00:04:00Z">
        <w:r w:rsidDel="006A2C8A">
          <w:rPr>
            <w:noProof/>
          </w:rPr>
          <w:delText>3.1.4</w:delText>
        </w:r>
        <w:r w:rsidDel="006A2C8A">
          <w:rPr>
            <w:rFonts w:asciiTheme="minorHAnsi" w:eastAsiaTheme="minorEastAsia" w:hAnsiTheme="minorHAnsi" w:cstheme="minorBidi"/>
            <w:noProof/>
            <w:sz w:val="22"/>
            <w:szCs w:val="22"/>
            <w:lang w:val="en-US"/>
          </w:rPr>
          <w:tab/>
        </w:r>
        <w:r w:rsidDel="006A2C8A">
          <w:rPr>
            <w:noProof/>
          </w:rPr>
          <w:delText>Môi trường vận hành</w:delText>
        </w:r>
        <w:r w:rsidDel="006A2C8A">
          <w:rPr>
            <w:noProof/>
          </w:rPr>
          <w:tab/>
          <w:delText>26</w:delText>
        </w:r>
      </w:del>
    </w:p>
    <w:p w14:paraId="1E768442" w14:textId="757A746E" w:rsidR="007C127C" w:rsidDel="006A2C8A" w:rsidRDefault="007C127C">
      <w:pPr>
        <w:pStyle w:val="TOC2"/>
        <w:tabs>
          <w:tab w:val="left" w:pos="880"/>
          <w:tab w:val="right" w:leader="dot" w:pos="8777"/>
        </w:tabs>
        <w:rPr>
          <w:del w:id="268" w:author="phuong vu" w:date="2018-11-12T00:04:00Z"/>
          <w:rFonts w:asciiTheme="minorHAnsi" w:eastAsiaTheme="minorEastAsia" w:hAnsiTheme="minorHAnsi" w:cstheme="minorBidi"/>
          <w:noProof/>
          <w:sz w:val="22"/>
          <w:szCs w:val="22"/>
          <w:lang w:val="en-US"/>
        </w:rPr>
      </w:pPr>
      <w:del w:id="269" w:author="phuong vu" w:date="2018-11-12T00:04:00Z">
        <w:r w:rsidRPr="005866CD" w:rsidDel="006A2C8A">
          <w:rPr>
            <w:noProof/>
            <w:lang w:val="en-US"/>
          </w:rPr>
          <w:delText>3.2</w:delText>
        </w:r>
        <w:r w:rsidDel="006A2C8A">
          <w:rPr>
            <w:rFonts w:asciiTheme="minorHAnsi" w:eastAsiaTheme="minorEastAsia" w:hAnsiTheme="minorHAnsi" w:cstheme="minorBidi"/>
            <w:noProof/>
            <w:sz w:val="22"/>
            <w:szCs w:val="22"/>
            <w:lang w:val="en-US"/>
          </w:rPr>
          <w:tab/>
        </w:r>
        <w:r w:rsidRPr="005866CD" w:rsidDel="006A2C8A">
          <w:rPr>
            <w:noProof/>
            <w:lang w:val="en-US"/>
          </w:rPr>
          <w:delText>Đặc tả yêu cầu</w:delText>
        </w:r>
        <w:r w:rsidDel="006A2C8A">
          <w:rPr>
            <w:noProof/>
          </w:rPr>
          <w:tab/>
          <w:delText>27</w:delText>
        </w:r>
      </w:del>
    </w:p>
    <w:p w14:paraId="43BC8C5A" w14:textId="1F5A8514" w:rsidR="007C127C" w:rsidDel="006A2C8A" w:rsidRDefault="007C127C">
      <w:pPr>
        <w:pStyle w:val="TOC3"/>
        <w:tabs>
          <w:tab w:val="left" w:pos="1320"/>
          <w:tab w:val="right" w:leader="dot" w:pos="8777"/>
        </w:tabs>
        <w:rPr>
          <w:del w:id="270" w:author="phuong vu" w:date="2018-11-12T00:04:00Z"/>
          <w:rFonts w:asciiTheme="minorHAnsi" w:eastAsiaTheme="minorEastAsia" w:hAnsiTheme="minorHAnsi" w:cstheme="minorBidi"/>
          <w:noProof/>
          <w:sz w:val="22"/>
          <w:szCs w:val="22"/>
          <w:lang w:val="en-US"/>
        </w:rPr>
      </w:pPr>
      <w:del w:id="271" w:author="phuong vu" w:date="2018-11-12T00:04:00Z">
        <w:r w:rsidDel="006A2C8A">
          <w:rPr>
            <w:noProof/>
          </w:rPr>
          <w:delText>3.2.1</w:delText>
        </w:r>
        <w:r w:rsidDel="006A2C8A">
          <w:rPr>
            <w:rFonts w:asciiTheme="minorHAnsi" w:eastAsiaTheme="minorEastAsia" w:hAnsiTheme="minorHAnsi" w:cstheme="minorBidi"/>
            <w:noProof/>
            <w:sz w:val="22"/>
            <w:szCs w:val="22"/>
            <w:lang w:val="en-US"/>
          </w:rPr>
          <w:tab/>
        </w:r>
        <w:r w:rsidDel="006A2C8A">
          <w:rPr>
            <w:noProof/>
          </w:rPr>
          <w:delText>Yêu cầu chức năng</w:delText>
        </w:r>
        <w:r w:rsidDel="006A2C8A">
          <w:rPr>
            <w:noProof/>
          </w:rPr>
          <w:tab/>
          <w:delText>27</w:delText>
        </w:r>
      </w:del>
    </w:p>
    <w:p w14:paraId="33613143" w14:textId="37B16258" w:rsidR="007C127C" w:rsidDel="006A2C8A" w:rsidRDefault="007C127C">
      <w:pPr>
        <w:pStyle w:val="TOC4"/>
        <w:tabs>
          <w:tab w:val="left" w:pos="1760"/>
          <w:tab w:val="right" w:leader="dot" w:pos="8777"/>
        </w:tabs>
        <w:rPr>
          <w:del w:id="272" w:author="phuong vu" w:date="2018-11-12T00:04:00Z"/>
          <w:rFonts w:asciiTheme="minorHAnsi" w:eastAsiaTheme="minorEastAsia" w:hAnsiTheme="minorHAnsi" w:cstheme="minorBidi"/>
          <w:noProof/>
          <w:sz w:val="22"/>
          <w:szCs w:val="22"/>
          <w:lang w:val="en-US"/>
        </w:rPr>
      </w:pPr>
      <w:del w:id="273" w:author="phuong vu" w:date="2018-11-12T00:04:00Z">
        <w:r w:rsidDel="006A2C8A">
          <w:rPr>
            <w:noProof/>
          </w:rPr>
          <w:delText>3.2.1.1</w:delText>
        </w:r>
        <w:r w:rsidDel="006A2C8A">
          <w:rPr>
            <w:rFonts w:asciiTheme="minorHAnsi" w:eastAsiaTheme="minorEastAsia" w:hAnsiTheme="minorHAnsi" w:cstheme="minorBidi"/>
            <w:noProof/>
            <w:sz w:val="22"/>
            <w:szCs w:val="22"/>
            <w:lang w:val="en-US"/>
          </w:rPr>
          <w:tab/>
        </w:r>
        <w:r w:rsidDel="006A2C8A">
          <w:rPr>
            <w:noProof/>
          </w:rPr>
          <w:delText>Quản lí trạng thái đơn hàng</w:delText>
        </w:r>
        <w:r w:rsidDel="006A2C8A">
          <w:rPr>
            <w:noProof/>
          </w:rPr>
          <w:tab/>
          <w:delText>27</w:delText>
        </w:r>
      </w:del>
    </w:p>
    <w:p w14:paraId="32ABA5A4" w14:textId="72B03240" w:rsidR="007C127C" w:rsidDel="006A2C8A" w:rsidRDefault="007C127C">
      <w:pPr>
        <w:pStyle w:val="TOC4"/>
        <w:tabs>
          <w:tab w:val="left" w:pos="1760"/>
          <w:tab w:val="right" w:leader="dot" w:pos="8777"/>
        </w:tabs>
        <w:rPr>
          <w:del w:id="274" w:author="phuong vu" w:date="2018-11-12T00:04:00Z"/>
          <w:rFonts w:asciiTheme="minorHAnsi" w:eastAsiaTheme="minorEastAsia" w:hAnsiTheme="minorHAnsi" w:cstheme="minorBidi"/>
          <w:noProof/>
          <w:sz w:val="22"/>
          <w:szCs w:val="22"/>
          <w:lang w:val="en-US"/>
        </w:rPr>
      </w:pPr>
      <w:del w:id="275" w:author="phuong vu" w:date="2018-11-12T00:04:00Z">
        <w:r w:rsidDel="006A2C8A">
          <w:rPr>
            <w:noProof/>
          </w:rPr>
          <w:delText>3.2.1.2</w:delText>
        </w:r>
        <w:r w:rsidDel="006A2C8A">
          <w:rPr>
            <w:rFonts w:asciiTheme="minorHAnsi" w:eastAsiaTheme="minorEastAsia" w:hAnsiTheme="minorHAnsi" w:cstheme="minorBidi"/>
            <w:noProof/>
            <w:sz w:val="22"/>
            <w:szCs w:val="22"/>
            <w:lang w:val="en-US"/>
          </w:rPr>
          <w:tab/>
        </w:r>
        <w:r w:rsidDel="006A2C8A">
          <w:rPr>
            <w:noProof/>
          </w:rPr>
          <w:delText>Quản lí trạng thái biên nhận</w:delText>
        </w:r>
        <w:r w:rsidDel="006A2C8A">
          <w:rPr>
            <w:noProof/>
          </w:rPr>
          <w:tab/>
          <w:delText>28</w:delText>
        </w:r>
      </w:del>
    </w:p>
    <w:p w14:paraId="7DFE574C" w14:textId="1A76998C" w:rsidR="007C127C" w:rsidDel="006A2C8A" w:rsidRDefault="007C127C">
      <w:pPr>
        <w:pStyle w:val="TOC4"/>
        <w:tabs>
          <w:tab w:val="left" w:pos="1760"/>
          <w:tab w:val="right" w:leader="dot" w:pos="8777"/>
        </w:tabs>
        <w:rPr>
          <w:del w:id="276" w:author="phuong vu" w:date="2018-11-12T00:04:00Z"/>
          <w:rFonts w:asciiTheme="minorHAnsi" w:eastAsiaTheme="minorEastAsia" w:hAnsiTheme="minorHAnsi" w:cstheme="minorBidi"/>
          <w:noProof/>
          <w:sz w:val="22"/>
          <w:szCs w:val="22"/>
          <w:lang w:val="en-US"/>
        </w:rPr>
      </w:pPr>
      <w:del w:id="277" w:author="phuong vu" w:date="2018-11-12T00:04:00Z">
        <w:r w:rsidDel="006A2C8A">
          <w:rPr>
            <w:noProof/>
          </w:rPr>
          <w:delText>3.2.1.3</w:delText>
        </w:r>
        <w:r w:rsidDel="006A2C8A">
          <w:rPr>
            <w:rFonts w:asciiTheme="minorHAnsi" w:eastAsiaTheme="minorEastAsia" w:hAnsiTheme="minorHAnsi" w:cstheme="minorBidi"/>
            <w:noProof/>
            <w:sz w:val="22"/>
            <w:szCs w:val="22"/>
            <w:lang w:val="en-US"/>
          </w:rPr>
          <w:tab/>
        </w:r>
        <w:r w:rsidDel="006A2C8A">
          <w:rPr>
            <w:noProof/>
          </w:rPr>
          <w:delText>Quản lí phân công xử lí đơn hàng</w:delText>
        </w:r>
        <w:r w:rsidDel="006A2C8A">
          <w:rPr>
            <w:noProof/>
          </w:rPr>
          <w:tab/>
          <w:delText>29</w:delText>
        </w:r>
      </w:del>
    </w:p>
    <w:p w14:paraId="2167ECD5" w14:textId="23DC33C8" w:rsidR="007C127C" w:rsidDel="006A2C8A" w:rsidRDefault="007C127C">
      <w:pPr>
        <w:pStyle w:val="TOC4"/>
        <w:tabs>
          <w:tab w:val="left" w:pos="1760"/>
          <w:tab w:val="right" w:leader="dot" w:pos="8777"/>
        </w:tabs>
        <w:rPr>
          <w:del w:id="278" w:author="phuong vu" w:date="2018-11-12T00:04:00Z"/>
          <w:rFonts w:asciiTheme="minorHAnsi" w:eastAsiaTheme="minorEastAsia" w:hAnsiTheme="minorHAnsi" w:cstheme="minorBidi"/>
          <w:noProof/>
          <w:sz w:val="22"/>
          <w:szCs w:val="22"/>
          <w:lang w:val="en-US"/>
        </w:rPr>
      </w:pPr>
      <w:del w:id="279" w:author="phuong vu" w:date="2018-11-12T00:04:00Z">
        <w:r w:rsidDel="006A2C8A">
          <w:rPr>
            <w:noProof/>
          </w:rPr>
          <w:delText>3.2.1.4</w:delText>
        </w:r>
        <w:r w:rsidDel="006A2C8A">
          <w:rPr>
            <w:rFonts w:asciiTheme="minorHAnsi" w:eastAsiaTheme="minorEastAsia" w:hAnsiTheme="minorHAnsi" w:cstheme="minorBidi"/>
            <w:noProof/>
            <w:sz w:val="22"/>
            <w:szCs w:val="22"/>
            <w:lang w:val="en-US"/>
          </w:rPr>
          <w:tab/>
        </w:r>
        <w:r w:rsidDel="006A2C8A">
          <w:rPr>
            <w:noProof/>
          </w:rPr>
          <w:delText>Tạo đơn hàng</w:delText>
        </w:r>
        <w:r w:rsidDel="006A2C8A">
          <w:rPr>
            <w:noProof/>
          </w:rPr>
          <w:tab/>
          <w:delText>29</w:delText>
        </w:r>
      </w:del>
    </w:p>
    <w:p w14:paraId="2AF56259" w14:textId="73E19BF9" w:rsidR="007C127C" w:rsidDel="006A2C8A" w:rsidRDefault="007C127C">
      <w:pPr>
        <w:pStyle w:val="TOC4"/>
        <w:tabs>
          <w:tab w:val="left" w:pos="1760"/>
          <w:tab w:val="right" w:leader="dot" w:pos="8777"/>
        </w:tabs>
        <w:rPr>
          <w:del w:id="280" w:author="phuong vu" w:date="2018-11-12T00:04:00Z"/>
          <w:rFonts w:asciiTheme="minorHAnsi" w:eastAsiaTheme="minorEastAsia" w:hAnsiTheme="minorHAnsi" w:cstheme="minorBidi"/>
          <w:noProof/>
          <w:sz w:val="22"/>
          <w:szCs w:val="22"/>
          <w:lang w:val="en-US"/>
        </w:rPr>
      </w:pPr>
      <w:del w:id="281" w:author="phuong vu" w:date="2018-11-12T00:04:00Z">
        <w:r w:rsidDel="006A2C8A">
          <w:rPr>
            <w:noProof/>
          </w:rPr>
          <w:delText>3.2.1.5</w:delText>
        </w:r>
        <w:r w:rsidDel="006A2C8A">
          <w:rPr>
            <w:rFonts w:asciiTheme="minorHAnsi" w:eastAsiaTheme="minorEastAsia" w:hAnsiTheme="minorHAnsi" w:cstheme="minorBidi"/>
            <w:noProof/>
            <w:sz w:val="22"/>
            <w:szCs w:val="22"/>
            <w:lang w:val="en-US"/>
          </w:rPr>
          <w:tab/>
        </w:r>
        <w:r w:rsidDel="006A2C8A">
          <w:rPr>
            <w:noProof/>
          </w:rPr>
          <w:delText>Tìm kiếm chi nhánh gần nhất, có đủ các dịch vụ theo yêu cầu</w:delText>
        </w:r>
        <w:r w:rsidDel="006A2C8A">
          <w:rPr>
            <w:noProof/>
          </w:rPr>
          <w:tab/>
          <w:delText>31</w:delText>
        </w:r>
      </w:del>
    </w:p>
    <w:p w14:paraId="22CAC84D" w14:textId="2E030650" w:rsidR="007C127C" w:rsidDel="006A2C8A" w:rsidRDefault="007C127C">
      <w:pPr>
        <w:pStyle w:val="TOC4"/>
        <w:tabs>
          <w:tab w:val="left" w:pos="1760"/>
          <w:tab w:val="right" w:leader="dot" w:pos="8777"/>
        </w:tabs>
        <w:rPr>
          <w:del w:id="282" w:author="phuong vu" w:date="2018-11-12T00:04:00Z"/>
          <w:rFonts w:asciiTheme="minorHAnsi" w:eastAsiaTheme="minorEastAsia" w:hAnsiTheme="minorHAnsi" w:cstheme="minorBidi"/>
          <w:noProof/>
          <w:sz w:val="22"/>
          <w:szCs w:val="22"/>
          <w:lang w:val="en-US"/>
        </w:rPr>
      </w:pPr>
      <w:del w:id="283" w:author="phuong vu" w:date="2018-11-12T00:04:00Z">
        <w:r w:rsidDel="006A2C8A">
          <w:rPr>
            <w:noProof/>
          </w:rPr>
          <w:delText>3.2.1.6</w:delText>
        </w:r>
        <w:r w:rsidDel="006A2C8A">
          <w:rPr>
            <w:rFonts w:asciiTheme="minorHAnsi" w:eastAsiaTheme="minorEastAsia" w:hAnsiTheme="minorHAnsi" w:cstheme="minorBidi"/>
            <w:noProof/>
            <w:sz w:val="22"/>
            <w:szCs w:val="22"/>
            <w:lang w:val="en-US"/>
          </w:rPr>
          <w:tab/>
        </w:r>
        <w:r w:rsidDel="006A2C8A">
          <w:rPr>
            <w:noProof/>
          </w:rPr>
          <w:delText>Tìm kiếm và lọc quần áo theo loại có sẵn</w:delText>
        </w:r>
        <w:r w:rsidDel="006A2C8A">
          <w:rPr>
            <w:noProof/>
          </w:rPr>
          <w:tab/>
          <w:delText>32</w:delText>
        </w:r>
      </w:del>
    </w:p>
    <w:p w14:paraId="5872EEE3" w14:textId="26045F28" w:rsidR="007C127C" w:rsidDel="006A2C8A" w:rsidRDefault="007C127C">
      <w:pPr>
        <w:pStyle w:val="TOC4"/>
        <w:tabs>
          <w:tab w:val="left" w:pos="1760"/>
          <w:tab w:val="right" w:leader="dot" w:pos="8777"/>
        </w:tabs>
        <w:rPr>
          <w:del w:id="284" w:author="phuong vu" w:date="2018-11-12T00:04:00Z"/>
          <w:rFonts w:asciiTheme="minorHAnsi" w:eastAsiaTheme="minorEastAsia" w:hAnsiTheme="minorHAnsi" w:cstheme="minorBidi"/>
          <w:noProof/>
          <w:sz w:val="22"/>
          <w:szCs w:val="22"/>
          <w:lang w:val="en-US"/>
        </w:rPr>
      </w:pPr>
      <w:del w:id="285" w:author="phuong vu" w:date="2018-11-12T00:04:00Z">
        <w:r w:rsidDel="006A2C8A">
          <w:rPr>
            <w:noProof/>
          </w:rPr>
          <w:delText>3.2.1.7</w:delText>
        </w:r>
        <w:r w:rsidDel="006A2C8A">
          <w:rPr>
            <w:rFonts w:asciiTheme="minorHAnsi" w:eastAsiaTheme="minorEastAsia" w:hAnsiTheme="minorHAnsi" w:cstheme="minorBidi"/>
            <w:noProof/>
            <w:sz w:val="22"/>
            <w:szCs w:val="22"/>
            <w:lang w:val="en-US"/>
          </w:rPr>
          <w:tab/>
        </w:r>
        <w:r w:rsidDel="006A2C8A">
          <w:rPr>
            <w:noProof/>
          </w:rPr>
          <w:delText>Tìm kiếm đơn hàng</w:delText>
        </w:r>
        <w:r w:rsidDel="006A2C8A">
          <w:rPr>
            <w:noProof/>
          </w:rPr>
          <w:tab/>
          <w:delText>32</w:delText>
        </w:r>
      </w:del>
    </w:p>
    <w:p w14:paraId="4C436E27" w14:textId="4861B1BF" w:rsidR="007C127C" w:rsidDel="006A2C8A" w:rsidRDefault="007C127C">
      <w:pPr>
        <w:pStyle w:val="TOC4"/>
        <w:tabs>
          <w:tab w:val="left" w:pos="1760"/>
          <w:tab w:val="right" w:leader="dot" w:pos="8777"/>
        </w:tabs>
        <w:rPr>
          <w:del w:id="286" w:author="phuong vu" w:date="2018-11-12T00:04:00Z"/>
          <w:rFonts w:asciiTheme="minorHAnsi" w:eastAsiaTheme="minorEastAsia" w:hAnsiTheme="minorHAnsi" w:cstheme="minorBidi"/>
          <w:noProof/>
          <w:sz w:val="22"/>
          <w:szCs w:val="22"/>
          <w:lang w:val="en-US"/>
        </w:rPr>
      </w:pPr>
      <w:del w:id="287" w:author="phuong vu" w:date="2018-11-12T00:04:00Z">
        <w:r w:rsidRPr="005866CD" w:rsidDel="006A2C8A">
          <w:rPr>
            <w:noProof/>
            <w:lang w:val="en-US"/>
          </w:rPr>
          <w:delText>3.2.1.8</w:delText>
        </w:r>
        <w:r w:rsidDel="006A2C8A">
          <w:rPr>
            <w:rFonts w:asciiTheme="minorHAnsi" w:eastAsiaTheme="minorEastAsia" w:hAnsiTheme="minorHAnsi" w:cstheme="minorBidi"/>
            <w:noProof/>
            <w:sz w:val="22"/>
            <w:szCs w:val="22"/>
            <w:lang w:val="en-US"/>
          </w:rPr>
          <w:tab/>
        </w:r>
        <w:r w:rsidDel="006A2C8A">
          <w:rPr>
            <w:noProof/>
          </w:rPr>
          <w:delText>Đăng nhập</w:delText>
        </w:r>
        <w:r w:rsidRPr="005866CD" w:rsidDel="006A2C8A">
          <w:rPr>
            <w:noProof/>
            <w:lang w:val="en-US"/>
          </w:rPr>
          <w:delText xml:space="preserve"> hệ thống</w:delText>
        </w:r>
        <w:r w:rsidDel="006A2C8A">
          <w:rPr>
            <w:noProof/>
          </w:rPr>
          <w:tab/>
          <w:delText>33</w:delText>
        </w:r>
      </w:del>
    </w:p>
    <w:p w14:paraId="51E5B964" w14:textId="62BCB3E1" w:rsidR="007C127C" w:rsidDel="006A2C8A" w:rsidRDefault="007C127C">
      <w:pPr>
        <w:pStyle w:val="TOC4"/>
        <w:tabs>
          <w:tab w:val="left" w:pos="1760"/>
          <w:tab w:val="right" w:leader="dot" w:pos="8777"/>
        </w:tabs>
        <w:rPr>
          <w:del w:id="288" w:author="phuong vu" w:date="2018-11-12T00:04:00Z"/>
          <w:rFonts w:asciiTheme="minorHAnsi" w:eastAsiaTheme="minorEastAsia" w:hAnsiTheme="minorHAnsi" w:cstheme="minorBidi"/>
          <w:noProof/>
          <w:sz w:val="22"/>
          <w:szCs w:val="22"/>
          <w:lang w:val="en-US"/>
        </w:rPr>
      </w:pPr>
      <w:del w:id="289" w:author="phuong vu" w:date="2018-11-12T00:04:00Z">
        <w:r w:rsidDel="006A2C8A">
          <w:rPr>
            <w:noProof/>
          </w:rPr>
          <w:delText>3.2.1.9</w:delText>
        </w:r>
        <w:r w:rsidDel="006A2C8A">
          <w:rPr>
            <w:rFonts w:asciiTheme="minorHAnsi" w:eastAsiaTheme="minorEastAsia" w:hAnsiTheme="minorHAnsi" w:cstheme="minorBidi"/>
            <w:noProof/>
            <w:sz w:val="22"/>
            <w:szCs w:val="22"/>
            <w:lang w:val="en-US"/>
          </w:rPr>
          <w:tab/>
        </w:r>
        <w:r w:rsidRPr="005866CD" w:rsidDel="006A2C8A">
          <w:rPr>
            <w:noProof/>
            <w:lang w:val="en-US"/>
          </w:rPr>
          <w:delText>Đ</w:delText>
        </w:r>
        <w:r w:rsidDel="006A2C8A">
          <w:rPr>
            <w:noProof/>
          </w:rPr>
          <w:delText>ăng xuất hệ thống</w:delText>
        </w:r>
        <w:r w:rsidDel="006A2C8A">
          <w:rPr>
            <w:noProof/>
          </w:rPr>
          <w:tab/>
          <w:delText>33</w:delText>
        </w:r>
      </w:del>
    </w:p>
    <w:p w14:paraId="75060864" w14:textId="502C5262" w:rsidR="007C127C" w:rsidDel="006A2C8A" w:rsidRDefault="007C127C">
      <w:pPr>
        <w:pStyle w:val="TOC4"/>
        <w:tabs>
          <w:tab w:val="left" w:pos="1760"/>
          <w:tab w:val="right" w:leader="dot" w:pos="8777"/>
        </w:tabs>
        <w:rPr>
          <w:del w:id="290" w:author="phuong vu" w:date="2018-11-12T00:04:00Z"/>
          <w:rFonts w:asciiTheme="minorHAnsi" w:eastAsiaTheme="minorEastAsia" w:hAnsiTheme="minorHAnsi" w:cstheme="minorBidi"/>
          <w:noProof/>
          <w:sz w:val="22"/>
          <w:szCs w:val="22"/>
          <w:lang w:val="en-US"/>
        </w:rPr>
      </w:pPr>
      <w:del w:id="291" w:author="phuong vu" w:date="2018-11-12T00:04:00Z">
        <w:r w:rsidRPr="005866CD" w:rsidDel="006A2C8A">
          <w:rPr>
            <w:noProof/>
            <w:lang w:val="en-US"/>
          </w:rPr>
          <w:delText>3.2.1.10</w:delText>
        </w:r>
        <w:r w:rsidDel="006A2C8A">
          <w:rPr>
            <w:rFonts w:asciiTheme="minorHAnsi" w:eastAsiaTheme="minorEastAsia" w:hAnsiTheme="minorHAnsi" w:cstheme="minorBidi"/>
            <w:noProof/>
            <w:sz w:val="22"/>
            <w:szCs w:val="22"/>
            <w:lang w:val="en-US"/>
          </w:rPr>
          <w:tab/>
        </w:r>
        <w:r w:rsidRPr="005866CD" w:rsidDel="006A2C8A">
          <w:rPr>
            <w:noProof/>
            <w:lang w:val="en-US"/>
          </w:rPr>
          <w:delText>Đăng kí tài khoản khách hàng</w:delText>
        </w:r>
        <w:r w:rsidDel="006A2C8A">
          <w:rPr>
            <w:noProof/>
          </w:rPr>
          <w:tab/>
          <w:delText>34</w:delText>
        </w:r>
      </w:del>
    </w:p>
    <w:p w14:paraId="037CE715" w14:textId="6EEF6938" w:rsidR="007C127C" w:rsidDel="006A2C8A" w:rsidRDefault="007C127C">
      <w:pPr>
        <w:pStyle w:val="TOC3"/>
        <w:tabs>
          <w:tab w:val="left" w:pos="1320"/>
          <w:tab w:val="right" w:leader="dot" w:pos="8777"/>
        </w:tabs>
        <w:rPr>
          <w:del w:id="292" w:author="phuong vu" w:date="2018-11-12T00:04:00Z"/>
          <w:rFonts w:asciiTheme="minorHAnsi" w:eastAsiaTheme="minorEastAsia" w:hAnsiTheme="minorHAnsi" w:cstheme="minorBidi"/>
          <w:noProof/>
          <w:sz w:val="22"/>
          <w:szCs w:val="22"/>
          <w:lang w:val="en-US"/>
        </w:rPr>
      </w:pPr>
      <w:del w:id="293" w:author="phuong vu" w:date="2018-11-12T00:04:00Z">
        <w:r w:rsidDel="006A2C8A">
          <w:rPr>
            <w:noProof/>
          </w:rPr>
          <w:delText>3.2.2</w:delText>
        </w:r>
        <w:r w:rsidDel="006A2C8A">
          <w:rPr>
            <w:rFonts w:asciiTheme="minorHAnsi" w:eastAsiaTheme="minorEastAsia" w:hAnsiTheme="minorHAnsi" w:cstheme="minorBidi"/>
            <w:noProof/>
            <w:sz w:val="22"/>
            <w:szCs w:val="22"/>
            <w:lang w:val="en-US"/>
          </w:rPr>
          <w:tab/>
        </w:r>
        <w:r w:rsidDel="006A2C8A">
          <w:rPr>
            <w:noProof/>
          </w:rPr>
          <w:delText>Yêu cầu phi chức năng</w:delText>
        </w:r>
        <w:r w:rsidDel="006A2C8A">
          <w:rPr>
            <w:noProof/>
          </w:rPr>
          <w:tab/>
          <w:delText>35</w:delText>
        </w:r>
      </w:del>
    </w:p>
    <w:p w14:paraId="69B9C2C1" w14:textId="62CF87E2" w:rsidR="007C127C" w:rsidDel="006A2C8A" w:rsidRDefault="007C127C">
      <w:pPr>
        <w:pStyle w:val="TOC3"/>
        <w:tabs>
          <w:tab w:val="left" w:pos="1320"/>
          <w:tab w:val="right" w:leader="dot" w:pos="8777"/>
        </w:tabs>
        <w:rPr>
          <w:del w:id="294" w:author="phuong vu" w:date="2018-11-12T00:04:00Z"/>
          <w:rFonts w:asciiTheme="minorHAnsi" w:eastAsiaTheme="minorEastAsia" w:hAnsiTheme="minorHAnsi" w:cstheme="minorBidi"/>
          <w:noProof/>
          <w:sz w:val="22"/>
          <w:szCs w:val="22"/>
          <w:lang w:val="en-US"/>
        </w:rPr>
      </w:pPr>
      <w:del w:id="295" w:author="phuong vu" w:date="2018-11-12T00:04:00Z">
        <w:r w:rsidDel="006A2C8A">
          <w:rPr>
            <w:noProof/>
          </w:rPr>
          <w:delText>3.2.3</w:delText>
        </w:r>
        <w:r w:rsidDel="006A2C8A">
          <w:rPr>
            <w:rFonts w:asciiTheme="minorHAnsi" w:eastAsiaTheme="minorEastAsia" w:hAnsiTheme="minorHAnsi" w:cstheme="minorBidi"/>
            <w:noProof/>
            <w:sz w:val="22"/>
            <w:szCs w:val="22"/>
            <w:lang w:val="en-US"/>
          </w:rPr>
          <w:tab/>
        </w:r>
        <w:r w:rsidDel="006A2C8A">
          <w:rPr>
            <w:noProof/>
          </w:rPr>
          <w:delText>Yêu cầu thực thi</w:delText>
        </w:r>
        <w:r w:rsidDel="006A2C8A">
          <w:rPr>
            <w:noProof/>
          </w:rPr>
          <w:tab/>
          <w:delText>35</w:delText>
        </w:r>
      </w:del>
    </w:p>
    <w:p w14:paraId="167153D0" w14:textId="52812288" w:rsidR="007C127C" w:rsidDel="006A2C8A" w:rsidRDefault="007C127C">
      <w:pPr>
        <w:pStyle w:val="TOC3"/>
        <w:tabs>
          <w:tab w:val="left" w:pos="1320"/>
          <w:tab w:val="right" w:leader="dot" w:pos="8777"/>
        </w:tabs>
        <w:rPr>
          <w:del w:id="296" w:author="phuong vu" w:date="2018-11-12T00:04:00Z"/>
          <w:rFonts w:asciiTheme="minorHAnsi" w:eastAsiaTheme="minorEastAsia" w:hAnsiTheme="minorHAnsi" w:cstheme="minorBidi"/>
          <w:noProof/>
          <w:sz w:val="22"/>
          <w:szCs w:val="22"/>
          <w:lang w:val="en-US"/>
        </w:rPr>
      </w:pPr>
      <w:del w:id="297" w:author="phuong vu" w:date="2018-11-12T00:04:00Z">
        <w:r w:rsidDel="006A2C8A">
          <w:rPr>
            <w:noProof/>
          </w:rPr>
          <w:delText>3.2.4</w:delText>
        </w:r>
        <w:r w:rsidDel="006A2C8A">
          <w:rPr>
            <w:rFonts w:asciiTheme="minorHAnsi" w:eastAsiaTheme="minorEastAsia" w:hAnsiTheme="minorHAnsi" w:cstheme="minorBidi"/>
            <w:noProof/>
            <w:sz w:val="22"/>
            <w:szCs w:val="22"/>
            <w:lang w:val="en-US"/>
          </w:rPr>
          <w:tab/>
        </w:r>
        <w:r w:rsidDel="006A2C8A">
          <w:rPr>
            <w:noProof/>
          </w:rPr>
          <w:delText>Yêu cầu chất lượng phần mềm</w:delText>
        </w:r>
        <w:r w:rsidDel="006A2C8A">
          <w:rPr>
            <w:noProof/>
          </w:rPr>
          <w:tab/>
          <w:delText>35</w:delText>
        </w:r>
      </w:del>
    </w:p>
    <w:p w14:paraId="14A9030B" w14:textId="61B4F65E" w:rsidR="007C127C" w:rsidDel="006A2C8A" w:rsidRDefault="007C127C">
      <w:pPr>
        <w:pStyle w:val="TOC4"/>
        <w:tabs>
          <w:tab w:val="left" w:pos="1760"/>
          <w:tab w:val="right" w:leader="dot" w:pos="8777"/>
        </w:tabs>
        <w:rPr>
          <w:del w:id="298" w:author="phuong vu" w:date="2018-11-12T00:04:00Z"/>
          <w:rFonts w:asciiTheme="minorHAnsi" w:eastAsiaTheme="minorEastAsia" w:hAnsiTheme="minorHAnsi" w:cstheme="minorBidi"/>
          <w:noProof/>
          <w:sz w:val="22"/>
          <w:szCs w:val="22"/>
          <w:lang w:val="en-US"/>
        </w:rPr>
      </w:pPr>
      <w:del w:id="299" w:author="phuong vu" w:date="2018-11-12T00:04:00Z">
        <w:r w:rsidDel="006A2C8A">
          <w:rPr>
            <w:noProof/>
          </w:rPr>
          <w:delText>3.2.4.1</w:delText>
        </w:r>
        <w:r w:rsidDel="006A2C8A">
          <w:rPr>
            <w:rFonts w:asciiTheme="minorHAnsi" w:eastAsiaTheme="minorEastAsia" w:hAnsiTheme="minorHAnsi" w:cstheme="minorBidi"/>
            <w:noProof/>
            <w:sz w:val="22"/>
            <w:szCs w:val="22"/>
            <w:lang w:val="en-US"/>
          </w:rPr>
          <w:tab/>
        </w:r>
        <w:r w:rsidDel="006A2C8A">
          <w:rPr>
            <w:noProof/>
          </w:rPr>
          <w:delText>Các quy tắc nghiệp vụ</w:delText>
        </w:r>
        <w:r w:rsidDel="006A2C8A">
          <w:rPr>
            <w:noProof/>
          </w:rPr>
          <w:tab/>
          <w:delText>35</w:delText>
        </w:r>
      </w:del>
    </w:p>
    <w:p w14:paraId="32E6847B" w14:textId="49E384E2" w:rsidR="007C127C" w:rsidDel="006A2C8A" w:rsidRDefault="007C127C">
      <w:pPr>
        <w:pStyle w:val="TOC2"/>
        <w:tabs>
          <w:tab w:val="left" w:pos="880"/>
          <w:tab w:val="right" w:leader="dot" w:pos="8777"/>
        </w:tabs>
        <w:rPr>
          <w:del w:id="300" w:author="phuong vu" w:date="2018-11-12T00:04:00Z"/>
          <w:rFonts w:asciiTheme="minorHAnsi" w:eastAsiaTheme="minorEastAsia" w:hAnsiTheme="minorHAnsi" w:cstheme="minorBidi"/>
          <w:noProof/>
          <w:sz w:val="22"/>
          <w:szCs w:val="22"/>
          <w:lang w:val="en-US"/>
        </w:rPr>
      </w:pPr>
      <w:del w:id="301" w:author="phuong vu" w:date="2018-11-12T00:04:00Z">
        <w:r w:rsidRPr="005866CD" w:rsidDel="006A2C8A">
          <w:rPr>
            <w:noProof/>
            <w:lang w:val="en-US"/>
          </w:rPr>
          <w:delText>3.3</w:delText>
        </w:r>
        <w:r w:rsidDel="006A2C8A">
          <w:rPr>
            <w:rFonts w:asciiTheme="minorHAnsi" w:eastAsiaTheme="minorEastAsia" w:hAnsiTheme="minorHAnsi" w:cstheme="minorBidi"/>
            <w:noProof/>
            <w:sz w:val="22"/>
            <w:szCs w:val="22"/>
            <w:lang w:val="en-US"/>
          </w:rPr>
          <w:tab/>
        </w:r>
        <w:r w:rsidRPr="005866CD" w:rsidDel="006A2C8A">
          <w:rPr>
            <w:noProof/>
            <w:lang w:val="en-US"/>
          </w:rPr>
          <w:delText>Thiết kế và cài đặt</w:delText>
        </w:r>
        <w:r w:rsidDel="006A2C8A">
          <w:rPr>
            <w:noProof/>
          </w:rPr>
          <w:tab/>
          <w:delText>35</w:delText>
        </w:r>
      </w:del>
    </w:p>
    <w:p w14:paraId="50752119" w14:textId="29AFE770" w:rsidR="007C127C" w:rsidDel="006A2C8A" w:rsidRDefault="007C127C">
      <w:pPr>
        <w:pStyle w:val="TOC3"/>
        <w:tabs>
          <w:tab w:val="left" w:pos="1320"/>
          <w:tab w:val="right" w:leader="dot" w:pos="8777"/>
        </w:tabs>
        <w:rPr>
          <w:del w:id="302" w:author="phuong vu" w:date="2018-11-12T00:04:00Z"/>
          <w:rFonts w:asciiTheme="minorHAnsi" w:eastAsiaTheme="minorEastAsia" w:hAnsiTheme="minorHAnsi" w:cstheme="minorBidi"/>
          <w:noProof/>
          <w:sz w:val="22"/>
          <w:szCs w:val="22"/>
          <w:lang w:val="en-US"/>
        </w:rPr>
      </w:pPr>
      <w:del w:id="303" w:author="phuong vu" w:date="2018-11-12T00:04:00Z">
        <w:r w:rsidDel="006A2C8A">
          <w:rPr>
            <w:noProof/>
          </w:rPr>
          <w:delText>3.3.1</w:delText>
        </w:r>
        <w:r w:rsidDel="006A2C8A">
          <w:rPr>
            <w:rFonts w:asciiTheme="minorHAnsi" w:eastAsiaTheme="minorEastAsia" w:hAnsiTheme="minorHAnsi" w:cstheme="minorBidi"/>
            <w:noProof/>
            <w:sz w:val="22"/>
            <w:szCs w:val="22"/>
            <w:lang w:val="en-US"/>
          </w:rPr>
          <w:tab/>
        </w:r>
        <w:r w:rsidDel="006A2C8A">
          <w:rPr>
            <w:noProof/>
          </w:rPr>
          <w:delText>Kiến trúc hệ thống</w:delText>
        </w:r>
        <w:r w:rsidDel="006A2C8A">
          <w:rPr>
            <w:noProof/>
          </w:rPr>
          <w:tab/>
          <w:delText>35</w:delText>
        </w:r>
      </w:del>
    </w:p>
    <w:p w14:paraId="3883A1B0" w14:textId="4B590857" w:rsidR="007C127C" w:rsidDel="006A2C8A" w:rsidRDefault="007C127C">
      <w:pPr>
        <w:pStyle w:val="TOC3"/>
        <w:tabs>
          <w:tab w:val="left" w:pos="1320"/>
          <w:tab w:val="right" w:leader="dot" w:pos="8777"/>
        </w:tabs>
        <w:rPr>
          <w:del w:id="304" w:author="phuong vu" w:date="2018-11-12T00:04:00Z"/>
          <w:rFonts w:asciiTheme="minorHAnsi" w:eastAsiaTheme="minorEastAsia" w:hAnsiTheme="minorHAnsi" w:cstheme="minorBidi"/>
          <w:noProof/>
          <w:sz w:val="22"/>
          <w:szCs w:val="22"/>
          <w:lang w:val="en-US"/>
        </w:rPr>
      </w:pPr>
      <w:del w:id="305" w:author="phuong vu" w:date="2018-11-12T00:04:00Z">
        <w:r w:rsidDel="006A2C8A">
          <w:rPr>
            <w:noProof/>
          </w:rPr>
          <w:delText>3.3.2</w:delText>
        </w:r>
        <w:r w:rsidDel="006A2C8A">
          <w:rPr>
            <w:rFonts w:asciiTheme="minorHAnsi" w:eastAsiaTheme="minorEastAsia" w:hAnsiTheme="minorHAnsi" w:cstheme="minorBidi"/>
            <w:noProof/>
            <w:sz w:val="22"/>
            <w:szCs w:val="22"/>
            <w:lang w:val="en-US"/>
          </w:rPr>
          <w:tab/>
        </w:r>
        <w:r w:rsidDel="006A2C8A">
          <w:rPr>
            <w:noProof/>
          </w:rPr>
          <w:delText>Sơ đồ USE CASE</w:delText>
        </w:r>
        <w:r w:rsidDel="006A2C8A">
          <w:rPr>
            <w:noProof/>
          </w:rPr>
          <w:tab/>
          <w:delText>35</w:delText>
        </w:r>
      </w:del>
    </w:p>
    <w:p w14:paraId="2CDE9C1B" w14:textId="10F6AC4C" w:rsidR="007C127C" w:rsidDel="006A2C8A" w:rsidRDefault="007C127C">
      <w:pPr>
        <w:pStyle w:val="TOC3"/>
        <w:tabs>
          <w:tab w:val="left" w:pos="1320"/>
          <w:tab w:val="right" w:leader="dot" w:pos="8777"/>
        </w:tabs>
        <w:rPr>
          <w:del w:id="306" w:author="phuong vu" w:date="2018-11-12T00:04:00Z"/>
          <w:rFonts w:asciiTheme="minorHAnsi" w:eastAsiaTheme="minorEastAsia" w:hAnsiTheme="minorHAnsi" w:cstheme="minorBidi"/>
          <w:noProof/>
          <w:sz w:val="22"/>
          <w:szCs w:val="22"/>
          <w:lang w:val="en-US"/>
        </w:rPr>
      </w:pPr>
      <w:del w:id="307" w:author="phuong vu" w:date="2018-11-12T00:04:00Z">
        <w:r w:rsidDel="006A2C8A">
          <w:rPr>
            <w:noProof/>
          </w:rPr>
          <w:delText>3.3.3</w:delText>
        </w:r>
        <w:r w:rsidDel="006A2C8A">
          <w:rPr>
            <w:rFonts w:asciiTheme="minorHAnsi" w:eastAsiaTheme="minorEastAsia" w:hAnsiTheme="minorHAnsi" w:cstheme="minorBidi"/>
            <w:noProof/>
            <w:sz w:val="22"/>
            <w:szCs w:val="22"/>
            <w:lang w:val="en-US"/>
          </w:rPr>
          <w:tab/>
        </w:r>
        <w:r w:rsidDel="006A2C8A">
          <w:rPr>
            <w:noProof/>
          </w:rPr>
          <w:delText>Sơ đồ phân rã USE CASE</w:delText>
        </w:r>
        <w:r w:rsidDel="006A2C8A">
          <w:rPr>
            <w:noProof/>
          </w:rPr>
          <w:tab/>
          <w:delText>35</w:delText>
        </w:r>
      </w:del>
    </w:p>
    <w:p w14:paraId="73177001" w14:textId="6766284F" w:rsidR="007C127C" w:rsidDel="006A2C8A" w:rsidRDefault="007C127C">
      <w:pPr>
        <w:pStyle w:val="TOC3"/>
        <w:tabs>
          <w:tab w:val="left" w:pos="1320"/>
          <w:tab w:val="right" w:leader="dot" w:pos="8777"/>
        </w:tabs>
        <w:rPr>
          <w:del w:id="308" w:author="phuong vu" w:date="2018-11-12T00:04:00Z"/>
          <w:rFonts w:asciiTheme="minorHAnsi" w:eastAsiaTheme="minorEastAsia" w:hAnsiTheme="minorHAnsi" w:cstheme="minorBidi"/>
          <w:noProof/>
          <w:sz w:val="22"/>
          <w:szCs w:val="22"/>
          <w:lang w:val="en-US"/>
        </w:rPr>
      </w:pPr>
      <w:del w:id="309" w:author="phuong vu" w:date="2018-11-12T00:04:00Z">
        <w:r w:rsidDel="006A2C8A">
          <w:rPr>
            <w:noProof/>
          </w:rPr>
          <w:delText>3.3.4</w:delText>
        </w:r>
        <w:r w:rsidDel="006A2C8A">
          <w:rPr>
            <w:rFonts w:asciiTheme="minorHAnsi" w:eastAsiaTheme="minorEastAsia" w:hAnsiTheme="minorHAnsi" w:cstheme="minorBidi"/>
            <w:noProof/>
            <w:sz w:val="22"/>
            <w:szCs w:val="22"/>
            <w:lang w:val="en-US"/>
          </w:rPr>
          <w:tab/>
        </w:r>
        <w:r w:rsidDel="006A2C8A">
          <w:rPr>
            <w:noProof/>
          </w:rPr>
          <w:delText>Sơ đồ LDM</w:delText>
        </w:r>
        <w:r w:rsidDel="006A2C8A">
          <w:rPr>
            <w:noProof/>
          </w:rPr>
          <w:tab/>
          <w:delText>35</w:delText>
        </w:r>
      </w:del>
    </w:p>
    <w:p w14:paraId="6530B90B" w14:textId="5A45A028" w:rsidR="007C127C" w:rsidDel="006A2C8A" w:rsidRDefault="007C127C">
      <w:pPr>
        <w:pStyle w:val="TOC3"/>
        <w:tabs>
          <w:tab w:val="left" w:pos="1320"/>
          <w:tab w:val="right" w:leader="dot" w:pos="8777"/>
        </w:tabs>
        <w:rPr>
          <w:del w:id="310" w:author="phuong vu" w:date="2018-11-12T00:04:00Z"/>
          <w:rFonts w:asciiTheme="minorHAnsi" w:eastAsiaTheme="minorEastAsia" w:hAnsiTheme="minorHAnsi" w:cstheme="minorBidi"/>
          <w:noProof/>
          <w:sz w:val="22"/>
          <w:szCs w:val="22"/>
          <w:lang w:val="en-US"/>
        </w:rPr>
      </w:pPr>
      <w:del w:id="311" w:author="phuong vu" w:date="2018-11-12T00:04:00Z">
        <w:r w:rsidDel="006A2C8A">
          <w:rPr>
            <w:noProof/>
          </w:rPr>
          <w:delText>3.3.5</w:delText>
        </w:r>
        <w:r w:rsidDel="006A2C8A">
          <w:rPr>
            <w:rFonts w:asciiTheme="minorHAnsi" w:eastAsiaTheme="minorEastAsia" w:hAnsiTheme="minorHAnsi" w:cstheme="minorBidi"/>
            <w:noProof/>
            <w:sz w:val="22"/>
            <w:szCs w:val="22"/>
            <w:lang w:val="en-US"/>
          </w:rPr>
          <w:tab/>
        </w:r>
        <w:r w:rsidDel="006A2C8A">
          <w:rPr>
            <w:noProof/>
          </w:rPr>
          <w:delText>Sơ đồ PDM</w:delText>
        </w:r>
        <w:r w:rsidDel="006A2C8A">
          <w:rPr>
            <w:noProof/>
          </w:rPr>
          <w:tab/>
          <w:delText>35</w:delText>
        </w:r>
      </w:del>
    </w:p>
    <w:p w14:paraId="1937BD61" w14:textId="0AA3C950" w:rsidR="007C127C" w:rsidDel="006A2C8A" w:rsidRDefault="007C127C">
      <w:pPr>
        <w:pStyle w:val="TOC3"/>
        <w:tabs>
          <w:tab w:val="left" w:pos="1320"/>
          <w:tab w:val="right" w:leader="dot" w:pos="8777"/>
        </w:tabs>
        <w:rPr>
          <w:del w:id="312" w:author="phuong vu" w:date="2018-11-12T00:04:00Z"/>
          <w:rFonts w:asciiTheme="minorHAnsi" w:eastAsiaTheme="minorEastAsia" w:hAnsiTheme="minorHAnsi" w:cstheme="minorBidi"/>
          <w:noProof/>
          <w:sz w:val="22"/>
          <w:szCs w:val="22"/>
          <w:lang w:val="en-US"/>
        </w:rPr>
      </w:pPr>
      <w:del w:id="313" w:author="phuong vu" w:date="2018-11-12T00:04:00Z">
        <w:r w:rsidDel="006A2C8A">
          <w:rPr>
            <w:noProof/>
          </w:rPr>
          <w:delText>3.3.6</w:delText>
        </w:r>
        <w:r w:rsidDel="006A2C8A">
          <w:rPr>
            <w:rFonts w:asciiTheme="minorHAnsi" w:eastAsiaTheme="minorEastAsia" w:hAnsiTheme="minorHAnsi" w:cstheme="minorBidi"/>
            <w:noProof/>
            <w:sz w:val="22"/>
            <w:szCs w:val="22"/>
            <w:lang w:val="en-US"/>
          </w:rPr>
          <w:tab/>
        </w:r>
        <w:r w:rsidDel="006A2C8A">
          <w:rPr>
            <w:noProof/>
          </w:rPr>
          <w:delText>Thiết kế dữ liệu</w:delText>
        </w:r>
        <w:r w:rsidDel="006A2C8A">
          <w:rPr>
            <w:noProof/>
          </w:rPr>
          <w:tab/>
          <w:delText>35</w:delText>
        </w:r>
      </w:del>
    </w:p>
    <w:p w14:paraId="0A68F8AD" w14:textId="2C284E5D" w:rsidR="007C127C" w:rsidDel="006A2C8A" w:rsidRDefault="007C127C">
      <w:pPr>
        <w:pStyle w:val="TOC3"/>
        <w:tabs>
          <w:tab w:val="left" w:pos="1320"/>
          <w:tab w:val="right" w:leader="dot" w:pos="8777"/>
        </w:tabs>
        <w:rPr>
          <w:del w:id="314" w:author="phuong vu" w:date="2018-11-12T00:04:00Z"/>
          <w:rFonts w:asciiTheme="minorHAnsi" w:eastAsiaTheme="minorEastAsia" w:hAnsiTheme="minorHAnsi" w:cstheme="minorBidi"/>
          <w:noProof/>
          <w:sz w:val="22"/>
          <w:szCs w:val="22"/>
          <w:lang w:val="en-US"/>
        </w:rPr>
      </w:pPr>
      <w:del w:id="315" w:author="phuong vu" w:date="2018-11-12T00:04:00Z">
        <w:r w:rsidDel="006A2C8A">
          <w:rPr>
            <w:noProof/>
          </w:rPr>
          <w:delText>3.3.7</w:delText>
        </w:r>
        <w:r w:rsidDel="006A2C8A">
          <w:rPr>
            <w:rFonts w:asciiTheme="minorHAnsi" w:eastAsiaTheme="minorEastAsia" w:hAnsiTheme="minorHAnsi" w:cstheme="minorBidi"/>
            <w:noProof/>
            <w:sz w:val="22"/>
            <w:szCs w:val="22"/>
            <w:lang w:val="en-US"/>
          </w:rPr>
          <w:tab/>
        </w:r>
        <w:r w:rsidDel="006A2C8A">
          <w:rPr>
            <w:noProof/>
          </w:rPr>
          <w:delText>Thiết kế theo chức năng</w:delText>
        </w:r>
        <w:r w:rsidDel="006A2C8A">
          <w:rPr>
            <w:noProof/>
          </w:rPr>
          <w:tab/>
          <w:delText>35</w:delText>
        </w:r>
      </w:del>
    </w:p>
    <w:p w14:paraId="7818AE6E" w14:textId="6F0C1E0D" w:rsidR="007C127C" w:rsidDel="006A2C8A" w:rsidRDefault="007C127C">
      <w:pPr>
        <w:pStyle w:val="TOC2"/>
        <w:tabs>
          <w:tab w:val="left" w:pos="880"/>
          <w:tab w:val="right" w:leader="dot" w:pos="8777"/>
        </w:tabs>
        <w:rPr>
          <w:del w:id="316" w:author="phuong vu" w:date="2018-11-12T00:04:00Z"/>
          <w:rFonts w:asciiTheme="minorHAnsi" w:eastAsiaTheme="minorEastAsia" w:hAnsiTheme="minorHAnsi" w:cstheme="minorBidi"/>
          <w:noProof/>
          <w:sz w:val="22"/>
          <w:szCs w:val="22"/>
          <w:lang w:val="en-US"/>
        </w:rPr>
      </w:pPr>
      <w:del w:id="317" w:author="phuong vu" w:date="2018-11-12T00:04:00Z">
        <w:r w:rsidRPr="005866CD" w:rsidDel="006A2C8A">
          <w:rPr>
            <w:noProof/>
            <w:lang w:val="en-US"/>
          </w:rPr>
          <w:delText>3.4</w:delText>
        </w:r>
        <w:r w:rsidDel="006A2C8A">
          <w:rPr>
            <w:rFonts w:asciiTheme="minorHAnsi" w:eastAsiaTheme="minorEastAsia" w:hAnsiTheme="minorHAnsi" w:cstheme="minorBidi"/>
            <w:noProof/>
            <w:sz w:val="22"/>
            <w:szCs w:val="22"/>
            <w:lang w:val="en-US"/>
          </w:rPr>
          <w:tab/>
        </w:r>
        <w:r w:rsidRPr="005866CD" w:rsidDel="006A2C8A">
          <w:rPr>
            <w:noProof/>
            <w:lang w:val="en-US"/>
          </w:rPr>
          <w:delText>Kiểm thử</w:delText>
        </w:r>
        <w:r w:rsidDel="006A2C8A">
          <w:rPr>
            <w:noProof/>
          </w:rPr>
          <w:tab/>
          <w:delText>35</w:delText>
        </w:r>
      </w:del>
    </w:p>
    <w:p w14:paraId="65E8AAE5" w14:textId="087E777C" w:rsidR="007C127C" w:rsidDel="006A2C8A" w:rsidRDefault="007C127C">
      <w:pPr>
        <w:pStyle w:val="TOC3"/>
        <w:tabs>
          <w:tab w:val="left" w:pos="1320"/>
          <w:tab w:val="right" w:leader="dot" w:pos="8777"/>
        </w:tabs>
        <w:rPr>
          <w:del w:id="318" w:author="phuong vu" w:date="2018-11-12T00:04:00Z"/>
          <w:rFonts w:asciiTheme="minorHAnsi" w:eastAsiaTheme="minorEastAsia" w:hAnsiTheme="minorHAnsi" w:cstheme="minorBidi"/>
          <w:noProof/>
          <w:sz w:val="22"/>
          <w:szCs w:val="22"/>
          <w:lang w:val="en-US"/>
        </w:rPr>
      </w:pPr>
      <w:del w:id="319" w:author="phuong vu" w:date="2018-11-12T00:04:00Z">
        <w:r w:rsidDel="006A2C8A">
          <w:rPr>
            <w:noProof/>
          </w:rPr>
          <w:delText>3.4.1</w:delText>
        </w:r>
        <w:r w:rsidDel="006A2C8A">
          <w:rPr>
            <w:rFonts w:asciiTheme="minorHAnsi" w:eastAsiaTheme="minorEastAsia" w:hAnsiTheme="minorHAnsi" w:cstheme="minorBidi"/>
            <w:noProof/>
            <w:sz w:val="22"/>
            <w:szCs w:val="22"/>
            <w:lang w:val="en-US"/>
          </w:rPr>
          <w:tab/>
        </w:r>
        <w:r w:rsidDel="006A2C8A">
          <w:rPr>
            <w:noProof/>
          </w:rPr>
          <w:delText>Giới thiệu</w:delText>
        </w:r>
        <w:r w:rsidDel="006A2C8A">
          <w:rPr>
            <w:noProof/>
          </w:rPr>
          <w:tab/>
          <w:delText>35</w:delText>
        </w:r>
      </w:del>
    </w:p>
    <w:p w14:paraId="29F0F3A0" w14:textId="39B7279F" w:rsidR="007C127C" w:rsidDel="006A2C8A" w:rsidRDefault="007C127C">
      <w:pPr>
        <w:pStyle w:val="TOC3"/>
        <w:tabs>
          <w:tab w:val="left" w:pos="1320"/>
          <w:tab w:val="right" w:leader="dot" w:pos="8777"/>
        </w:tabs>
        <w:rPr>
          <w:del w:id="320" w:author="phuong vu" w:date="2018-11-12T00:04:00Z"/>
          <w:rFonts w:asciiTheme="minorHAnsi" w:eastAsiaTheme="minorEastAsia" w:hAnsiTheme="minorHAnsi" w:cstheme="minorBidi"/>
          <w:noProof/>
          <w:sz w:val="22"/>
          <w:szCs w:val="22"/>
          <w:lang w:val="en-US"/>
        </w:rPr>
      </w:pPr>
      <w:del w:id="321" w:author="phuong vu" w:date="2018-11-12T00:04:00Z">
        <w:r w:rsidDel="006A2C8A">
          <w:rPr>
            <w:noProof/>
          </w:rPr>
          <w:delText>3.4.2</w:delText>
        </w:r>
        <w:r w:rsidDel="006A2C8A">
          <w:rPr>
            <w:rFonts w:asciiTheme="minorHAnsi" w:eastAsiaTheme="minorEastAsia" w:hAnsiTheme="minorHAnsi" w:cstheme="minorBidi"/>
            <w:noProof/>
            <w:sz w:val="22"/>
            <w:szCs w:val="22"/>
            <w:lang w:val="en-US"/>
          </w:rPr>
          <w:tab/>
        </w:r>
        <w:r w:rsidDel="006A2C8A">
          <w:rPr>
            <w:noProof/>
          </w:rPr>
          <w:delText>Chi tiết kế hoạch kiểm thử</w:delText>
        </w:r>
        <w:r w:rsidDel="006A2C8A">
          <w:rPr>
            <w:noProof/>
          </w:rPr>
          <w:tab/>
          <w:delText>35</w:delText>
        </w:r>
      </w:del>
    </w:p>
    <w:p w14:paraId="1BBF1233" w14:textId="03A95A7F" w:rsidR="007C127C" w:rsidDel="006A2C8A" w:rsidRDefault="007C127C">
      <w:pPr>
        <w:pStyle w:val="TOC3"/>
        <w:tabs>
          <w:tab w:val="left" w:pos="1320"/>
          <w:tab w:val="right" w:leader="dot" w:pos="8777"/>
        </w:tabs>
        <w:rPr>
          <w:del w:id="322" w:author="phuong vu" w:date="2018-11-12T00:04:00Z"/>
          <w:rFonts w:asciiTheme="minorHAnsi" w:eastAsiaTheme="minorEastAsia" w:hAnsiTheme="minorHAnsi" w:cstheme="minorBidi"/>
          <w:noProof/>
          <w:sz w:val="22"/>
          <w:szCs w:val="22"/>
          <w:lang w:val="en-US"/>
        </w:rPr>
      </w:pPr>
      <w:del w:id="323" w:author="phuong vu" w:date="2018-11-12T00:04:00Z">
        <w:r w:rsidDel="006A2C8A">
          <w:rPr>
            <w:noProof/>
          </w:rPr>
          <w:delText>3.4.3</w:delText>
        </w:r>
        <w:r w:rsidDel="006A2C8A">
          <w:rPr>
            <w:rFonts w:asciiTheme="minorHAnsi" w:eastAsiaTheme="minorEastAsia" w:hAnsiTheme="minorHAnsi" w:cstheme="minorBidi"/>
            <w:noProof/>
            <w:sz w:val="22"/>
            <w:szCs w:val="22"/>
            <w:lang w:val="en-US"/>
          </w:rPr>
          <w:tab/>
        </w:r>
        <w:r w:rsidDel="006A2C8A">
          <w:rPr>
            <w:noProof/>
          </w:rPr>
          <w:delText>Quản lí kiểm thử</w:delText>
        </w:r>
        <w:r w:rsidDel="006A2C8A">
          <w:rPr>
            <w:noProof/>
          </w:rPr>
          <w:tab/>
          <w:delText>35</w:delText>
        </w:r>
      </w:del>
    </w:p>
    <w:p w14:paraId="0C29F689" w14:textId="3DCA984B" w:rsidR="007C127C" w:rsidDel="006A2C8A" w:rsidRDefault="007C127C">
      <w:pPr>
        <w:pStyle w:val="TOC3"/>
        <w:tabs>
          <w:tab w:val="left" w:pos="880"/>
          <w:tab w:val="right" w:leader="dot" w:pos="8777"/>
        </w:tabs>
        <w:rPr>
          <w:del w:id="324" w:author="phuong vu" w:date="2018-11-12T00:04:00Z"/>
          <w:rFonts w:asciiTheme="minorHAnsi" w:eastAsiaTheme="minorEastAsia" w:hAnsiTheme="minorHAnsi" w:cstheme="minorBidi"/>
          <w:noProof/>
          <w:sz w:val="22"/>
          <w:szCs w:val="22"/>
          <w:lang w:val="en-US"/>
        </w:rPr>
      </w:pPr>
      <w:del w:id="325" w:author="phuong vu" w:date="2018-11-12T00:04:00Z">
        <w:r w:rsidDel="006A2C8A">
          <w:rPr>
            <w:rFonts w:asciiTheme="minorHAnsi" w:eastAsiaTheme="minorEastAsia" w:hAnsiTheme="minorHAnsi" w:cstheme="minorBidi"/>
            <w:noProof/>
            <w:sz w:val="22"/>
            <w:szCs w:val="22"/>
            <w:lang w:val="en-US"/>
          </w:rPr>
          <w:tab/>
        </w:r>
        <w:r w:rsidDel="006A2C8A">
          <w:rPr>
            <w:noProof/>
          </w:rPr>
          <w:delText>Các trường hợp kiểm thử</w:delText>
        </w:r>
        <w:r w:rsidDel="006A2C8A">
          <w:rPr>
            <w:noProof/>
          </w:rPr>
          <w:tab/>
          <w:delText>35</w:delText>
        </w:r>
      </w:del>
    </w:p>
    <w:p w14:paraId="40E3AE9A" w14:textId="3A052399" w:rsidR="007C127C" w:rsidDel="006A2C8A" w:rsidRDefault="007C127C">
      <w:pPr>
        <w:pStyle w:val="TOC1"/>
        <w:tabs>
          <w:tab w:val="right" w:leader="dot" w:pos="8777"/>
        </w:tabs>
        <w:rPr>
          <w:del w:id="326" w:author="phuong vu" w:date="2018-11-12T00:04:00Z"/>
          <w:rFonts w:asciiTheme="minorHAnsi" w:eastAsiaTheme="minorEastAsia" w:hAnsiTheme="minorHAnsi" w:cstheme="minorBidi"/>
          <w:noProof/>
          <w:sz w:val="22"/>
          <w:szCs w:val="22"/>
          <w:lang w:val="en-US"/>
        </w:rPr>
      </w:pPr>
      <w:del w:id="327" w:author="phuong vu" w:date="2018-11-12T00:04:00Z">
        <w:r w:rsidDel="006A2C8A">
          <w:rPr>
            <w:noProof/>
          </w:rPr>
          <w:delText>KẾT QUẢ, THẢO LUẬN VÀ HƯỚNG PHÁT TRIỂN</w:delText>
        </w:r>
        <w:r w:rsidDel="006A2C8A">
          <w:rPr>
            <w:noProof/>
          </w:rPr>
          <w:tab/>
          <w:delText>36</w:delText>
        </w:r>
      </w:del>
    </w:p>
    <w:p w14:paraId="79AE12B3" w14:textId="4BEBE138" w:rsidR="007C127C" w:rsidDel="006A2C8A" w:rsidRDefault="007C127C">
      <w:pPr>
        <w:pStyle w:val="TOC1"/>
        <w:tabs>
          <w:tab w:val="right" w:leader="dot" w:pos="8777"/>
        </w:tabs>
        <w:rPr>
          <w:del w:id="328" w:author="phuong vu" w:date="2018-11-12T00:04:00Z"/>
          <w:rFonts w:asciiTheme="minorHAnsi" w:eastAsiaTheme="minorEastAsia" w:hAnsiTheme="minorHAnsi" w:cstheme="minorBidi"/>
          <w:noProof/>
          <w:sz w:val="22"/>
          <w:szCs w:val="22"/>
          <w:lang w:val="en-US"/>
        </w:rPr>
      </w:pPr>
      <w:del w:id="329" w:author="phuong vu" w:date="2018-11-12T00:04:00Z">
        <w:r w:rsidDel="006A2C8A">
          <w:rPr>
            <w:noProof/>
          </w:rPr>
          <w:delText>TÀI LIỆU THAM KHẢO</w:delText>
        </w:r>
        <w:r w:rsidDel="006A2C8A">
          <w:rPr>
            <w:noProof/>
          </w:rPr>
          <w:tab/>
          <w:delText>37</w:delText>
        </w:r>
      </w:del>
    </w:p>
    <w:p w14:paraId="06D7A2ED" w14:textId="006142DF" w:rsidR="00E913F0" w:rsidRDefault="00EB1083" w:rsidP="009F370B">
      <w:pPr>
        <w:spacing w:line="360" w:lineRule="auto"/>
      </w:pPr>
      <w:r w:rsidRPr="00B04AB8">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330" w:name="_Toc529744383"/>
      <w:r>
        <w:lastRenderedPageBreak/>
        <w:t>KÍ HIỆU VÀ VIẾT TẮT</w:t>
      </w:r>
      <w:bookmarkEnd w:id="330"/>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331" w:name="_Toc529744384"/>
      <w:r>
        <w:lastRenderedPageBreak/>
        <w:t>DANH SÁCH HÌNH</w:t>
      </w:r>
      <w:bookmarkEnd w:id="331"/>
    </w:p>
    <w:p w14:paraId="0FD4A936" w14:textId="71BE7EC2" w:rsidR="006A2C8A" w:rsidRDefault="00B243D7">
      <w:pPr>
        <w:pStyle w:val="TableofFigures"/>
        <w:tabs>
          <w:tab w:val="right" w:leader="dot" w:pos="8777"/>
        </w:tabs>
        <w:rPr>
          <w:ins w:id="332" w:author="phuong vu" w:date="2018-11-12T00:04:00Z"/>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ins w:id="333" w:author="phuong vu" w:date="2018-11-12T00:04:00Z">
        <w:r w:rsidR="006A2C8A" w:rsidRPr="0099693A">
          <w:rPr>
            <w:rStyle w:val="Hyperlink"/>
            <w:noProof/>
          </w:rPr>
          <w:fldChar w:fldCharType="begin"/>
        </w:r>
        <w:r w:rsidR="006A2C8A" w:rsidRPr="0099693A">
          <w:rPr>
            <w:rStyle w:val="Hyperlink"/>
            <w:noProof/>
          </w:rPr>
          <w:instrText xml:space="preserve"> </w:instrText>
        </w:r>
        <w:r w:rsidR="006A2C8A">
          <w:rPr>
            <w:noProof/>
          </w:rPr>
          <w:instrText>HYPERLINK \l "_Toc529744453"</w:instrText>
        </w:r>
        <w:r w:rsidR="006A2C8A" w:rsidRPr="0099693A">
          <w:rPr>
            <w:rStyle w:val="Hyperlink"/>
            <w:noProof/>
          </w:rPr>
          <w:instrText xml:space="preserve"> </w:instrText>
        </w:r>
        <w:r w:rsidR="006A2C8A" w:rsidRPr="0099693A">
          <w:rPr>
            <w:rStyle w:val="Hyperlink"/>
            <w:noProof/>
          </w:rPr>
        </w:r>
        <w:r w:rsidR="006A2C8A" w:rsidRPr="0099693A">
          <w:rPr>
            <w:rStyle w:val="Hyperlink"/>
            <w:noProof/>
          </w:rPr>
          <w:fldChar w:fldCharType="separate"/>
        </w:r>
        <w:r w:rsidR="006A2C8A" w:rsidRPr="0099693A">
          <w:rPr>
            <w:rStyle w:val="Hyperlink"/>
            <w:noProof/>
          </w:rPr>
          <w:t>Hình 2.1</w:t>
        </w:r>
        <w:r w:rsidR="006A2C8A" w:rsidRPr="0099693A">
          <w:rPr>
            <w:rStyle w:val="Hyperlink"/>
            <w:noProof/>
            <w:lang w:val="en-US"/>
          </w:rPr>
          <w:t xml:space="preserve"> </w:t>
        </w:r>
        <w:r w:rsidR="006A2C8A" w:rsidRPr="0099693A">
          <w:rPr>
            <w:rStyle w:val="Hyperlink"/>
            <w:noProof/>
          </w:rPr>
          <w:t>Giao diện Android 7.0 Nougat</w:t>
        </w:r>
        <w:r w:rsidR="006A2C8A">
          <w:rPr>
            <w:noProof/>
            <w:webHidden/>
          </w:rPr>
          <w:tab/>
        </w:r>
        <w:r w:rsidR="006A2C8A">
          <w:rPr>
            <w:noProof/>
            <w:webHidden/>
          </w:rPr>
          <w:fldChar w:fldCharType="begin"/>
        </w:r>
        <w:r w:rsidR="006A2C8A">
          <w:rPr>
            <w:noProof/>
            <w:webHidden/>
          </w:rPr>
          <w:instrText xml:space="preserve"> PAGEREF _Toc529744453 \h </w:instrText>
        </w:r>
        <w:r w:rsidR="006A2C8A">
          <w:rPr>
            <w:noProof/>
            <w:webHidden/>
          </w:rPr>
        </w:r>
      </w:ins>
      <w:r w:rsidR="006A2C8A">
        <w:rPr>
          <w:noProof/>
          <w:webHidden/>
        </w:rPr>
        <w:fldChar w:fldCharType="separate"/>
      </w:r>
      <w:ins w:id="334" w:author="phuong vu" w:date="2018-11-12T00:04:00Z">
        <w:r w:rsidR="006A2C8A">
          <w:rPr>
            <w:noProof/>
            <w:webHidden/>
          </w:rPr>
          <w:t>21</w:t>
        </w:r>
        <w:r w:rsidR="006A2C8A">
          <w:rPr>
            <w:noProof/>
            <w:webHidden/>
          </w:rPr>
          <w:fldChar w:fldCharType="end"/>
        </w:r>
        <w:r w:rsidR="006A2C8A" w:rsidRPr="0099693A">
          <w:rPr>
            <w:rStyle w:val="Hyperlink"/>
            <w:noProof/>
          </w:rPr>
          <w:fldChar w:fldCharType="end"/>
        </w:r>
      </w:ins>
    </w:p>
    <w:p w14:paraId="6C6C32A3" w14:textId="7049287D" w:rsidR="006A2C8A" w:rsidRDefault="006A2C8A">
      <w:pPr>
        <w:pStyle w:val="TableofFigures"/>
        <w:tabs>
          <w:tab w:val="right" w:leader="dot" w:pos="8777"/>
        </w:tabs>
        <w:rPr>
          <w:ins w:id="335" w:author="phuong vu" w:date="2018-11-12T00:04:00Z"/>
          <w:rFonts w:asciiTheme="minorHAnsi" w:eastAsiaTheme="minorEastAsia" w:hAnsiTheme="minorHAnsi" w:cstheme="minorBidi"/>
          <w:noProof/>
          <w:sz w:val="22"/>
          <w:szCs w:val="22"/>
          <w:lang w:val="en-US"/>
        </w:rPr>
      </w:pPr>
      <w:ins w:id="336" w:author="phuong vu" w:date="2018-11-12T00:04:00Z">
        <w:r w:rsidRPr="0099693A">
          <w:rPr>
            <w:rStyle w:val="Hyperlink"/>
            <w:noProof/>
          </w:rPr>
          <w:fldChar w:fldCharType="begin"/>
        </w:r>
        <w:r w:rsidRPr="0099693A">
          <w:rPr>
            <w:rStyle w:val="Hyperlink"/>
            <w:noProof/>
          </w:rPr>
          <w:instrText xml:space="preserve"> </w:instrText>
        </w:r>
        <w:r>
          <w:rPr>
            <w:noProof/>
          </w:rPr>
          <w:instrText>HYPERLINK \l "_Toc529744454"</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2.2</w:t>
        </w:r>
        <w:r w:rsidRPr="0099693A">
          <w:rPr>
            <w:rStyle w:val="Hyperlink"/>
            <w:noProof/>
            <w:lang w:val="en-US"/>
          </w:rPr>
          <w:t xml:space="preserve"> Ví dụ về truy vấn dữ liệu</w:t>
        </w:r>
        <w:r>
          <w:rPr>
            <w:noProof/>
            <w:webHidden/>
          </w:rPr>
          <w:tab/>
        </w:r>
        <w:r>
          <w:rPr>
            <w:noProof/>
            <w:webHidden/>
          </w:rPr>
          <w:fldChar w:fldCharType="begin"/>
        </w:r>
        <w:r>
          <w:rPr>
            <w:noProof/>
            <w:webHidden/>
          </w:rPr>
          <w:instrText xml:space="preserve"> PAGEREF _Toc529744454 \h </w:instrText>
        </w:r>
        <w:r>
          <w:rPr>
            <w:noProof/>
            <w:webHidden/>
          </w:rPr>
        </w:r>
      </w:ins>
      <w:r>
        <w:rPr>
          <w:noProof/>
          <w:webHidden/>
        </w:rPr>
        <w:fldChar w:fldCharType="separate"/>
      </w:r>
      <w:ins w:id="337" w:author="phuong vu" w:date="2018-11-12T00:04:00Z">
        <w:r>
          <w:rPr>
            <w:noProof/>
            <w:webHidden/>
          </w:rPr>
          <w:t>22</w:t>
        </w:r>
        <w:r>
          <w:rPr>
            <w:noProof/>
            <w:webHidden/>
          </w:rPr>
          <w:fldChar w:fldCharType="end"/>
        </w:r>
        <w:r w:rsidRPr="0099693A">
          <w:rPr>
            <w:rStyle w:val="Hyperlink"/>
            <w:noProof/>
          </w:rPr>
          <w:fldChar w:fldCharType="end"/>
        </w:r>
      </w:ins>
    </w:p>
    <w:p w14:paraId="0DDF95FF" w14:textId="03532DF0" w:rsidR="006A2C8A" w:rsidRDefault="006A2C8A">
      <w:pPr>
        <w:pStyle w:val="TableofFigures"/>
        <w:tabs>
          <w:tab w:val="right" w:leader="dot" w:pos="8777"/>
        </w:tabs>
        <w:rPr>
          <w:ins w:id="338" w:author="phuong vu" w:date="2018-11-12T00:04:00Z"/>
          <w:rFonts w:asciiTheme="minorHAnsi" w:eastAsiaTheme="minorEastAsia" w:hAnsiTheme="minorHAnsi" w:cstheme="minorBidi"/>
          <w:noProof/>
          <w:sz w:val="22"/>
          <w:szCs w:val="22"/>
          <w:lang w:val="en-US"/>
        </w:rPr>
      </w:pPr>
      <w:ins w:id="339" w:author="phuong vu" w:date="2018-11-12T00:04:00Z">
        <w:r w:rsidRPr="0099693A">
          <w:rPr>
            <w:rStyle w:val="Hyperlink"/>
            <w:noProof/>
          </w:rPr>
          <w:fldChar w:fldCharType="begin"/>
        </w:r>
        <w:r w:rsidRPr="0099693A">
          <w:rPr>
            <w:rStyle w:val="Hyperlink"/>
            <w:noProof/>
          </w:rPr>
          <w:instrText xml:space="preserve"> </w:instrText>
        </w:r>
        <w:r>
          <w:rPr>
            <w:noProof/>
          </w:rPr>
          <w:instrText>HYPERLINK \l "_Toc529744455"</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2.3</w:t>
        </w:r>
        <w:r w:rsidRPr="0099693A">
          <w:rPr>
            <w:rStyle w:val="Hyperlink"/>
            <w:noProof/>
            <w:lang w:val="en-US"/>
          </w:rPr>
          <w:t xml:space="preserve"> Ví dụ về gọi một mutation</w:t>
        </w:r>
        <w:r>
          <w:rPr>
            <w:noProof/>
            <w:webHidden/>
          </w:rPr>
          <w:tab/>
        </w:r>
        <w:r>
          <w:rPr>
            <w:noProof/>
            <w:webHidden/>
          </w:rPr>
          <w:fldChar w:fldCharType="begin"/>
        </w:r>
        <w:r>
          <w:rPr>
            <w:noProof/>
            <w:webHidden/>
          </w:rPr>
          <w:instrText xml:space="preserve"> PAGEREF _Toc529744455 \h </w:instrText>
        </w:r>
        <w:r>
          <w:rPr>
            <w:noProof/>
            <w:webHidden/>
          </w:rPr>
        </w:r>
      </w:ins>
      <w:r>
        <w:rPr>
          <w:noProof/>
          <w:webHidden/>
        </w:rPr>
        <w:fldChar w:fldCharType="separate"/>
      </w:r>
      <w:ins w:id="340" w:author="phuong vu" w:date="2018-11-12T00:04:00Z">
        <w:r>
          <w:rPr>
            <w:noProof/>
            <w:webHidden/>
          </w:rPr>
          <w:t>22</w:t>
        </w:r>
        <w:r>
          <w:rPr>
            <w:noProof/>
            <w:webHidden/>
          </w:rPr>
          <w:fldChar w:fldCharType="end"/>
        </w:r>
        <w:r w:rsidRPr="0099693A">
          <w:rPr>
            <w:rStyle w:val="Hyperlink"/>
            <w:noProof/>
          </w:rPr>
          <w:fldChar w:fldCharType="end"/>
        </w:r>
      </w:ins>
    </w:p>
    <w:p w14:paraId="558A1800" w14:textId="70E39DF9" w:rsidR="006A2C8A" w:rsidRDefault="006A2C8A">
      <w:pPr>
        <w:pStyle w:val="TableofFigures"/>
        <w:tabs>
          <w:tab w:val="right" w:leader="dot" w:pos="8777"/>
        </w:tabs>
        <w:rPr>
          <w:ins w:id="341" w:author="phuong vu" w:date="2018-11-12T00:04:00Z"/>
          <w:rFonts w:asciiTheme="minorHAnsi" w:eastAsiaTheme="minorEastAsia" w:hAnsiTheme="minorHAnsi" w:cstheme="minorBidi"/>
          <w:noProof/>
          <w:sz w:val="22"/>
          <w:szCs w:val="22"/>
          <w:lang w:val="en-US"/>
        </w:rPr>
      </w:pPr>
      <w:ins w:id="342" w:author="phuong vu" w:date="2018-11-12T00:04:00Z">
        <w:r w:rsidRPr="0099693A">
          <w:rPr>
            <w:rStyle w:val="Hyperlink"/>
            <w:noProof/>
          </w:rPr>
          <w:fldChar w:fldCharType="begin"/>
        </w:r>
        <w:r w:rsidRPr="0099693A">
          <w:rPr>
            <w:rStyle w:val="Hyperlink"/>
            <w:noProof/>
          </w:rPr>
          <w:instrText xml:space="preserve"> </w:instrText>
        </w:r>
        <w:r>
          <w:rPr>
            <w:noProof/>
          </w:rPr>
          <w:instrText>HYPERLINK \l "_Toc529744456"</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3.1</w:t>
        </w:r>
        <w:r w:rsidRPr="0099693A">
          <w:rPr>
            <w:rStyle w:val="Hyperlink"/>
            <w:noProof/>
            <w:lang w:val="en-US"/>
          </w:rPr>
          <w:t>: Mô hình kiến trúc hệ thống</w:t>
        </w:r>
        <w:r>
          <w:rPr>
            <w:noProof/>
            <w:webHidden/>
          </w:rPr>
          <w:tab/>
        </w:r>
        <w:r>
          <w:rPr>
            <w:noProof/>
            <w:webHidden/>
          </w:rPr>
          <w:fldChar w:fldCharType="begin"/>
        </w:r>
        <w:r>
          <w:rPr>
            <w:noProof/>
            <w:webHidden/>
          </w:rPr>
          <w:instrText xml:space="preserve"> PAGEREF _Toc529744456 \h </w:instrText>
        </w:r>
        <w:r>
          <w:rPr>
            <w:noProof/>
            <w:webHidden/>
          </w:rPr>
        </w:r>
      </w:ins>
      <w:r>
        <w:rPr>
          <w:noProof/>
          <w:webHidden/>
        </w:rPr>
        <w:fldChar w:fldCharType="separate"/>
      </w:r>
      <w:ins w:id="343" w:author="phuong vu" w:date="2018-11-12T00:04:00Z">
        <w:r>
          <w:rPr>
            <w:noProof/>
            <w:webHidden/>
          </w:rPr>
          <w:t>38</w:t>
        </w:r>
        <w:r>
          <w:rPr>
            <w:noProof/>
            <w:webHidden/>
          </w:rPr>
          <w:fldChar w:fldCharType="end"/>
        </w:r>
        <w:r w:rsidRPr="0099693A">
          <w:rPr>
            <w:rStyle w:val="Hyperlink"/>
            <w:noProof/>
          </w:rPr>
          <w:fldChar w:fldCharType="end"/>
        </w:r>
      </w:ins>
    </w:p>
    <w:p w14:paraId="2DC792F7" w14:textId="71D52A9B" w:rsidR="006A2C8A" w:rsidRDefault="006A2C8A">
      <w:pPr>
        <w:pStyle w:val="TableofFigures"/>
        <w:tabs>
          <w:tab w:val="right" w:leader="dot" w:pos="8777"/>
        </w:tabs>
        <w:rPr>
          <w:ins w:id="344" w:author="phuong vu" w:date="2018-11-12T00:04:00Z"/>
          <w:rFonts w:asciiTheme="minorHAnsi" w:eastAsiaTheme="minorEastAsia" w:hAnsiTheme="minorHAnsi" w:cstheme="minorBidi"/>
          <w:noProof/>
          <w:sz w:val="22"/>
          <w:szCs w:val="22"/>
          <w:lang w:val="en-US"/>
        </w:rPr>
      </w:pPr>
      <w:ins w:id="345" w:author="phuong vu" w:date="2018-11-12T00:04:00Z">
        <w:r w:rsidRPr="0099693A">
          <w:rPr>
            <w:rStyle w:val="Hyperlink"/>
            <w:noProof/>
          </w:rPr>
          <w:fldChar w:fldCharType="begin"/>
        </w:r>
        <w:r w:rsidRPr="0099693A">
          <w:rPr>
            <w:rStyle w:val="Hyperlink"/>
            <w:noProof/>
          </w:rPr>
          <w:instrText xml:space="preserve"> </w:instrText>
        </w:r>
        <w:r>
          <w:rPr>
            <w:noProof/>
          </w:rPr>
          <w:instrText>HYPERLINK \l "_Toc529744457"</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3.2</w:t>
        </w:r>
        <w:r w:rsidRPr="0099693A">
          <w:rPr>
            <w:rStyle w:val="Hyperlink"/>
            <w:noProof/>
            <w:lang w:val="en-US"/>
          </w:rPr>
          <w:t xml:space="preserve"> Sơ đồ USE CASE</w:t>
        </w:r>
        <w:r>
          <w:rPr>
            <w:noProof/>
            <w:webHidden/>
          </w:rPr>
          <w:tab/>
        </w:r>
        <w:r>
          <w:rPr>
            <w:noProof/>
            <w:webHidden/>
          </w:rPr>
          <w:fldChar w:fldCharType="begin"/>
        </w:r>
        <w:r>
          <w:rPr>
            <w:noProof/>
            <w:webHidden/>
          </w:rPr>
          <w:instrText xml:space="preserve"> PAGEREF _Toc529744457 \h </w:instrText>
        </w:r>
        <w:r>
          <w:rPr>
            <w:noProof/>
            <w:webHidden/>
          </w:rPr>
        </w:r>
      </w:ins>
      <w:r>
        <w:rPr>
          <w:noProof/>
          <w:webHidden/>
        </w:rPr>
        <w:fldChar w:fldCharType="separate"/>
      </w:r>
      <w:ins w:id="346" w:author="phuong vu" w:date="2018-11-12T00:04:00Z">
        <w:r>
          <w:rPr>
            <w:noProof/>
            <w:webHidden/>
          </w:rPr>
          <w:t>39</w:t>
        </w:r>
        <w:r>
          <w:rPr>
            <w:noProof/>
            <w:webHidden/>
          </w:rPr>
          <w:fldChar w:fldCharType="end"/>
        </w:r>
        <w:r w:rsidRPr="0099693A">
          <w:rPr>
            <w:rStyle w:val="Hyperlink"/>
            <w:noProof/>
          </w:rPr>
          <w:fldChar w:fldCharType="end"/>
        </w:r>
      </w:ins>
    </w:p>
    <w:p w14:paraId="5C5DD4D6" w14:textId="34BB09D2" w:rsidR="006A2C8A" w:rsidRDefault="006A2C8A">
      <w:pPr>
        <w:pStyle w:val="TableofFigures"/>
        <w:tabs>
          <w:tab w:val="right" w:leader="dot" w:pos="8777"/>
        </w:tabs>
        <w:rPr>
          <w:ins w:id="347" w:author="phuong vu" w:date="2018-11-12T00:04:00Z"/>
          <w:rFonts w:asciiTheme="minorHAnsi" w:eastAsiaTheme="minorEastAsia" w:hAnsiTheme="minorHAnsi" w:cstheme="minorBidi"/>
          <w:noProof/>
          <w:sz w:val="22"/>
          <w:szCs w:val="22"/>
          <w:lang w:val="en-US"/>
        </w:rPr>
      </w:pPr>
      <w:ins w:id="348" w:author="phuong vu" w:date="2018-11-12T00:04:00Z">
        <w:r w:rsidRPr="0099693A">
          <w:rPr>
            <w:rStyle w:val="Hyperlink"/>
            <w:noProof/>
          </w:rPr>
          <w:fldChar w:fldCharType="begin"/>
        </w:r>
        <w:r w:rsidRPr="0099693A">
          <w:rPr>
            <w:rStyle w:val="Hyperlink"/>
            <w:noProof/>
          </w:rPr>
          <w:instrText xml:space="preserve"> </w:instrText>
        </w:r>
        <w:r>
          <w:rPr>
            <w:noProof/>
          </w:rPr>
          <w:instrText>HYPERLINK "C:\\Users\\vuphu\\Desktop\\luanvan\\Lu-n-v-n\\baoCao\\bao-cao-luan-van.docx" \l "_Toc529744458"</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3.3</w:t>
        </w:r>
        <w:r w:rsidRPr="0099693A">
          <w:rPr>
            <w:rStyle w:val="Hyperlink"/>
            <w:noProof/>
            <w:lang w:val="en-US"/>
          </w:rPr>
          <w:t>Giao diện đăng nhập trên điện thoại và trên web</w:t>
        </w:r>
        <w:r>
          <w:rPr>
            <w:noProof/>
            <w:webHidden/>
          </w:rPr>
          <w:tab/>
        </w:r>
        <w:r>
          <w:rPr>
            <w:noProof/>
            <w:webHidden/>
          </w:rPr>
          <w:fldChar w:fldCharType="begin"/>
        </w:r>
        <w:r>
          <w:rPr>
            <w:noProof/>
            <w:webHidden/>
          </w:rPr>
          <w:instrText xml:space="preserve"> PAGEREF _Toc529744458 \h </w:instrText>
        </w:r>
        <w:r>
          <w:rPr>
            <w:noProof/>
            <w:webHidden/>
          </w:rPr>
        </w:r>
      </w:ins>
      <w:r>
        <w:rPr>
          <w:noProof/>
          <w:webHidden/>
        </w:rPr>
        <w:fldChar w:fldCharType="separate"/>
      </w:r>
      <w:ins w:id="349" w:author="phuong vu" w:date="2018-11-12T00:04:00Z">
        <w:r>
          <w:rPr>
            <w:noProof/>
            <w:webHidden/>
          </w:rPr>
          <w:t>41</w:t>
        </w:r>
        <w:r>
          <w:rPr>
            <w:noProof/>
            <w:webHidden/>
          </w:rPr>
          <w:fldChar w:fldCharType="end"/>
        </w:r>
        <w:r w:rsidRPr="0099693A">
          <w:rPr>
            <w:rStyle w:val="Hyperlink"/>
            <w:noProof/>
          </w:rPr>
          <w:fldChar w:fldCharType="end"/>
        </w:r>
      </w:ins>
    </w:p>
    <w:p w14:paraId="16BAFE0C" w14:textId="2078D282" w:rsidR="006A2C8A" w:rsidRDefault="006A2C8A">
      <w:pPr>
        <w:pStyle w:val="TableofFigures"/>
        <w:tabs>
          <w:tab w:val="right" w:leader="dot" w:pos="8777"/>
        </w:tabs>
        <w:rPr>
          <w:ins w:id="350" w:author="phuong vu" w:date="2018-11-12T00:04:00Z"/>
          <w:rFonts w:asciiTheme="minorHAnsi" w:eastAsiaTheme="minorEastAsia" w:hAnsiTheme="minorHAnsi" w:cstheme="minorBidi"/>
          <w:noProof/>
          <w:sz w:val="22"/>
          <w:szCs w:val="22"/>
          <w:lang w:val="en-US"/>
        </w:rPr>
      </w:pPr>
      <w:ins w:id="351" w:author="phuong vu" w:date="2018-11-12T00:04:00Z">
        <w:r w:rsidRPr="0099693A">
          <w:rPr>
            <w:rStyle w:val="Hyperlink"/>
            <w:noProof/>
          </w:rPr>
          <w:fldChar w:fldCharType="begin"/>
        </w:r>
        <w:r w:rsidRPr="0099693A">
          <w:rPr>
            <w:rStyle w:val="Hyperlink"/>
            <w:noProof/>
          </w:rPr>
          <w:instrText xml:space="preserve"> </w:instrText>
        </w:r>
        <w:r>
          <w:rPr>
            <w:noProof/>
          </w:rPr>
          <w:instrText>HYPERLINK \l "_Toc529744459"</w:instrText>
        </w:r>
        <w:r w:rsidRPr="0099693A">
          <w:rPr>
            <w:rStyle w:val="Hyperlink"/>
            <w:noProof/>
          </w:rPr>
          <w:instrText xml:space="preserve"> </w:instrText>
        </w:r>
        <w:r w:rsidRPr="0099693A">
          <w:rPr>
            <w:rStyle w:val="Hyperlink"/>
            <w:noProof/>
          </w:rPr>
        </w:r>
        <w:r w:rsidRPr="0099693A">
          <w:rPr>
            <w:rStyle w:val="Hyperlink"/>
            <w:noProof/>
          </w:rPr>
          <w:fldChar w:fldCharType="separate"/>
        </w:r>
        <w:r w:rsidRPr="0099693A">
          <w:rPr>
            <w:rStyle w:val="Hyperlink"/>
            <w:noProof/>
          </w:rPr>
          <w:t>Hình 3.4</w:t>
        </w:r>
        <w:r w:rsidRPr="0099693A">
          <w:rPr>
            <w:rStyle w:val="Hyperlink"/>
            <w:noProof/>
            <w:lang w:val="en-US"/>
          </w:rPr>
          <w:t xml:space="preserve"> Sơ đồ xử lí đăng nhập</w:t>
        </w:r>
        <w:r>
          <w:rPr>
            <w:noProof/>
            <w:webHidden/>
          </w:rPr>
          <w:tab/>
        </w:r>
        <w:r>
          <w:rPr>
            <w:noProof/>
            <w:webHidden/>
          </w:rPr>
          <w:fldChar w:fldCharType="begin"/>
        </w:r>
        <w:r>
          <w:rPr>
            <w:noProof/>
            <w:webHidden/>
          </w:rPr>
          <w:instrText xml:space="preserve"> PAGEREF _Toc529744459 \h </w:instrText>
        </w:r>
        <w:r>
          <w:rPr>
            <w:noProof/>
            <w:webHidden/>
          </w:rPr>
        </w:r>
      </w:ins>
      <w:r>
        <w:rPr>
          <w:noProof/>
          <w:webHidden/>
        </w:rPr>
        <w:fldChar w:fldCharType="separate"/>
      </w:r>
      <w:ins w:id="352" w:author="phuong vu" w:date="2018-11-12T00:04:00Z">
        <w:r>
          <w:rPr>
            <w:noProof/>
            <w:webHidden/>
          </w:rPr>
          <w:t>42</w:t>
        </w:r>
        <w:r>
          <w:rPr>
            <w:noProof/>
            <w:webHidden/>
          </w:rPr>
          <w:fldChar w:fldCharType="end"/>
        </w:r>
        <w:r w:rsidRPr="0099693A">
          <w:rPr>
            <w:rStyle w:val="Hyperlink"/>
            <w:noProof/>
          </w:rPr>
          <w:fldChar w:fldCharType="end"/>
        </w:r>
      </w:ins>
    </w:p>
    <w:p w14:paraId="506DD87D" w14:textId="7E1F3F84" w:rsidR="00B243D7" w:rsidDel="006A2C8A" w:rsidRDefault="00B243D7">
      <w:pPr>
        <w:pStyle w:val="TableofFigures"/>
        <w:tabs>
          <w:tab w:val="right" w:leader="dot" w:pos="8777"/>
        </w:tabs>
        <w:rPr>
          <w:del w:id="353" w:author="phuong vu" w:date="2018-11-12T00:04:00Z"/>
          <w:rFonts w:asciiTheme="minorHAnsi" w:eastAsiaTheme="minorEastAsia" w:hAnsiTheme="minorHAnsi" w:cstheme="minorBidi"/>
          <w:noProof/>
          <w:sz w:val="22"/>
          <w:szCs w:val="22"/>
          <w:lang w:val="en-US"/>
        </w:rPr>
      </w:pPr>
      <w:del w:id="354" w:author="phuong vu" w:date="2018-11-12T00:04:00Z">
        <w:r w:rsidRPr="006A2C8A" w:rsidDel="006A2C8A">
          <w:rPr>
            <w:rStyle w:val="Hyperlink"/>
            <w:noProof/>
          </w:rPr>
          <w:delText>Hình 2.1</w:delText>
        </w:r>
        <w:r w:rsidRPr="006A2C8A" w:rsidDel="006A2C8A">
          <w:rPr>
            <w:rStyle w:val="Hyperlink"/>
            <w:noProof/>
            <w:lang w:val="en-US"/>
          </w:rPr>
          <w:delText xml:space="preserve"> </w:delText>
        </w:r>
        <w:r w:rsidRPr="003D3E6A" w:rsidDel="006A2C8A">
          <w:rPr>
            <w:rStyle w:val="Hyperlink"/>
            <w:noProof/>
          </w:rPr>
          <w:delText>Giao diệ</w:delText>
        </w:r>
        <w:r w:rsidRPr="006A2C8A" w:rsidDel="006A2C8A">
          <w:rPr>
            <w:rStyle w:val="Hyperlink"/>
            <w:noProof/>
            <w:rPrChange w:id="355" w:author="phuong vu" w:date="2018-11-12T00:04:00Z">
              <w:rPr>
                <w:rStyle w:val="Hyperlink"/>
                <w:noProof/>
              </w:rPr>
            </w:rPrChange>
          </w:rPr>
          <w:delText>n Android 7.0 Nougat</w:delText>
        </w:r>
        <w:r w:rsidDel="006A2C8A">
          <w:rPr>
            <w:noProof/>
            <w:webHidden/>
          </w:rPr>
          <w:tab/>
          <w:delText>19</w:delText>
        </w:r>
      </w:del>
    </w:p>
    <w:p w14:paraId="2117083B" w14:textId="325111E9" w:rsidR="00B243D7" w:rsidDel="006A2C8A" w:rsidRDefault="00B243D7">
      <w:pPr>
        <w:pStyle w:val="TableofFigures"/>
        <w:tabs>
          <w:tab w:val="right" w:leader="dot" w:pos="8777"/>
        </w:tabs>
        <w:rPr>
          <w:del w:id="356" w:author="phuong vu" w:date="2018-11-12T00:04:00Z"/>
          <w:rFonts w:asciiTheme="minorHAnsi" w:eastAsiaTheme="minorEastAsia" w:hAnsiTheme="minorHAnsi" w:cstheme="minorBidi"/>
          <w:noProof/>
          <w:sz w:val="22"/>
          <w:szCs w:val="22"/>
          <w:lang w:val="en-US"/>
        </w:rPr>
      </w:pPr>
      <w:del w:id="357" w:author="phuong vu" w:date="2018-11-12T00:04:00Z">
        <w:r w:rsidRPr="006A2C8A" w:rsidDel="006A2C8A">
          <w:rPr>
            <w:rStyle w:val="Hyperlink"/>
            <w:noProof/>
          </w:rPr>
          <w:delText>Hình 2.2</w:delText>
        </w:r>
        <w:r w:rsidRPr="006A2C8A" w:rsidDel="006A2C8A">
          <w:rPr>
            <w:rStyle w:val="Hyperlink"/>
            <w:noProof/>
            <w:lang w:val="en-US"/>
          </w:rPr>
          <w:delText xml:space="preserve"> Ví d</w:delText>
        </w:r>
        <w:r w:rsidRPr="003D3E6A" w:rsidDel="006A2C8A">
          <w:rPr>
            <w:rStyle w:val="Hyperlink"/>
            <w:noProof/>
            <w:lang w:val="en-US"/>
          </w:rPr>
          <w:delText>ụ v</w:delText>
        </w:r>
        <w:r w:rsidRPr="006A2C8A" w:rsidDel="006A2C8A">
          <w:rPr>
            <w:rStyle w:val="Hyperlink"/>
            <w:noProof/>
            <w:lang w:val="en-US"/>
            <w:rPrChange w:id="358" w:author="phuong vu" w:date="2018-11-12T00:04:00Z">
              <w:rPr>
                <w:rStyle w:val="Hyperlink"/>
                <w:noProof/>
                <w:lang w:val="en-US"/>
              </w:rPr>
            </w:rPrChange>
          </w:rPr>
          <w:delText>ề truy vấn dữ liệu</w:delText>
        </w:r>
        <w:r w:rsidDel="006A2C8A">
          <w:rPr>
            <w:noProof/>
            <w:webHidden/>
          </w:rPr>
          <w:tab/>
          <w:delText>20</w:delText>
        </w:r>
      </w:del>
    </w:p>
    <w:p w14:paraId="0BA38A97" w14:textId="13C0F36F" w:rsidR="00B243D7" w:rsidDel="006A2C8A" w:rsidRDefault="00B243D7">
      <w:pPr>
        <w:pStyle w:val="TableofFigures"/>
        <w:tabs>
          <w:tab w:val="right" w:leader="dot" w:pos="8777"/>
        </w:tabs>
        <w:rPr>
          <w:del w:id="359" w:author="phuong vu" w:date="2018-11-12T00:04:00Z"/>
          <w:rFonts w:asciiTheme="minorHAnsi" w:eastAsiaTheme="minorEastAsia" w:hAnsiTheme="minorHAnsi" w:cstheme="minorBidi"/>
          <w:noProof/>
          <w:sz w:val="22"/>
          <w:szCs w:val="22"/>
          <w:lang w:val="en-US"/>
        </w:rPr>
      </w:pPr>
      <w:del w:id="360" w:author="phuong vu" w:date="2018-11-12T00:04:00Z">
        <w:r w:rsidRPr="006A2C8A" w:rsidDel="006A2C8A">
          <w:rPr>
            <w:rStyle w:val="Hyperlink"/>
            <w:noProof/>
          </w:rPr>
          <w:delText>Hình 2.3</w:delText>
        </w:r>
        <w:r w:rsidRPr="006A2C8A" w:rsidDel="006A2C8A">
          <w:rPr>
            <w:rStyle w:val="Hyperlink"/>
            <w:noProof/>
            <w:lang w:val="en-US"/>
          </w:rPr>
          <w:delText xml:space="preserve"> Ví d</w:delText>
        </w:r>
        <w:r w:rsidRPr="003D3E6A" w:rsidDel="006A2C8A">
          <w:rPr>
            <w:rStyle w:val="Hyperlink"/>
            <w:noProof/>
            <w:lang w:val="en-US"/>
          </w:rPr>
          <w:delText>ụ v</w:delText>
        </w:r>
        <w:r w:rsidRPr="006A2C8A" w:rsidDel="006A2C8A">
          <w:rPr>
            <w:rStyle w:val="Hyperlink"/>
            <w:noProof/>
            <w:lang w:val="en-US"/>
            <w:rPrChange w:id="361" w:author="phuong vu" w:date="2018-11-12T00:04:00Z">
              <w:rPr>
                <w:rStyle w:val="Hyperlink"/>
                <w:noProof/>
                <w:lang w:val="en-US"/>
              </w:rPr>
            </w:rPrChange>
          </w:rPr>
          <w:delText>ề gọi một mutation</w:delText>
        </w:r>
        <w:r w:rsidDel="006A2C8A">
          <w:rPr>
            <w:noProof/>
            <w:webHidden/>
          </w:rPr>
          <w:tab/>
          <w:delText>20</w:delText>
        </w:r>
      </w:del>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362" w:name="_Toc529744385"/>
      <w:r>
        <w:lastRenderedPageBreak/>
        <w:t>DANH MỤC BẢNG</w:t>
      </w:r>
      <w:bookmarkEnd w:id="362"/>
    </w:p>
    <w:p w14:paraId="35865E46" w14:textId="18ADCC76" w:rsidR="00B243D7" w:rsidRPr="007C127C" w:rsidRDefault="006A2C8A" w:rsidP="007C127C">
      <w:pPr>
        <w:rPr>
          <w:lang w:val="en-US"/>
        </w:rPr>
      </w:pPr>
      <w:ins w:id="363" w:author="phuong vu" w:date="2018-11-12T00:04:00Z">
        <w:r>
          <w:rPr>
            <w:lang w:val="en-US"/>
          </w:rPr>
          <w:fldChar w:fldCharType="begin"/>
        </w:r>
        <w:r>
          <w:rPr>
            <w:lang w:val="en-US"/>
          </w:rPr>
          <w:instrText xml:space="preserve"> TOC \h \z \c "Bảng" </w:instrText>
        </w:r>
      </w:ins>
      <w:r>
        <w:rPr>
          <w:lang w:val="en-US"/>
        </w:rPr>
        <w:fldChar w:fldCharType="separate"/>
      </w:r>
      <w:ins w:id="364" w:author="phuong vu" w:date="2018-11-12T00:04:00Z">
        <w:r>
          <w:rPr>
            <w:b/>
            <w:bCs/>
            <w:noProof/>
            <w:lang w:val="en-US"/>
          </w:rPr>
          <w:t>No table of figures entries found.</w:t>
        </w:r>
        <w:r>
          <w:rPr>
            <w:lang w:val="en-US"/>
          </w:rPr>
          <w:fldChar w:fldCharType="end"/>
        </w:r>
      </w:ins>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365" w:name="_Toc529744386"/>
      <w:bookmarkEnd w:id="4"/>
      <w:r>
        <w:lastRenderedPageBreak/>
        <w:t>TÓM TẮT</w:t>
      </w:r>
      <w:bookmarkEnd w:id="365"/>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366" w:name="_Toc529744387"/>
      <w:r>
        <w:lastRenderedPageBreak/>
        <w:t>ABSTRACT</w:t>
      </w:r>
      <w:bookmarkEnd w:id="366"/>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367" w:name="_Toc529744388"/>
      <w:r>
        <w:lastRenderedPageBreak/>
        <w:t>TỪ KHÓA</w:t>
      </w:r>
      <w:bookmarkEnd w:id="367"/>
    </w:p>
    <w:p w14:paraId="1140A287" w14:textId="77777777" w:rsidR="00B81776" w:rsidRPr="00B04AB8" w:rsidRDefault="00B81776" w:rsidP="00DA561E">
      <w:pPr>
        <w:spacing w:line="360" w:lineRule="auto"/>
      </w:pPr>
    </w:p>
    <w:p w14:paraId="47A5CA46" w14:textId="7F4202B7" w:rsidR="00A31690" w:rsidRDefault="00A31690">
      <w:pPr>
        <w:jc w:val="left"/>
      </w:pPr>
      <w:bookmarkStart w:id="368"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369" w:name="_Toc529744389"/>
      <w:r w:rsidRPr="00B04AB8">
        <w:t>TỔNG QUAN</w:t>
      </w:r>
      <w:bookmarkEnd w:id="368"/>
      <w:bookmarkEnd w:id="369"/>
    </w:p>
    <w:p w14:paraId="68E56884" w14:textId="34EFF709" w:rsidR="00370B8C" w:rsidRDefault="00370B8C" w:rsidP="00370B8C">
      <w:pPr>
        <w:pStyle w:val="Heading2"/>
        <w:rPr>
          <w:lang w:val="en-US"/>
        </w:rPr>
      </w:pPr>
      <w:bookmarkStart w:id="370" w:name="_Toc529744390"/>
      <w:r w:rsidRPr="00370B8C">
        <w:rPr>
          <w:lang w:val="en-US"/>
        </w:rPr>
        <w:t>Đặt vấn đề</w:t>
      </w:r>
      <w:bookmarkEnd w:id="370"/>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371" w:name="_Toc529744391"/>
      <w:r>
        <w:rPr>
          <w:lang w:val="en-US"/>
        </w:rPr>
        <w:t>Lịch sử giải quyết vấn đề</w:t>
      </w:r>
      <w:bookmarkEnd w:id="371"/>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372" w:name="_Toc529231110"/>
      <w:bookmarkStart w:id="373" w:name="_Toc529231497"/>
      <w:bookmarkStart w:id="374" w:name="_Toc529744392"/>
      <w:bookmarkEnd w:id="372"/>
      <w:bookmarkEnd w:id="373"/>
      <w:r w:rsidR="00370B8C" w:rsidRPr="007C127C">
        <w:lastRenderedPageBreak/>
        <w:t>Phạm</w:t>
      </w:r>
      <w:r w:rsidR="00370B8C">
        <w:rPr>
          <w:lang w:val="en-US"/>
        </w:rPr>
        <w:t xml:space="preserve"> vi đề tài</w:t>
      </w:r>
      <w:bookmarkEnd w:id="374"/>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375" w:name="_Toc529744393"/>
      <w:r>
        <w:rPr>
          <w:lang w:val="en-US"/>
        </w:rPr>
        <w:t>Phương pháp nghiên cứu</w:t>
      </w:r>
      <w:bookmarkEnd w:id="375"/>
    </w:p>
    <w:p w14:paraId="32972197" w14:textId="774BB876" w:rsidR="00C557CE" w:rsidRPr="00C557CE" w:rsidRDefault="00C557CE" w:rsidP="007C127C">
      <w:pPr>
        <w:pStyle w:val="Heading3"/>
      </w:pPr>
      <w:bookmarkStart w:id="376" w:name="_Toc529744394"/>
      <w:r>
        <w:t>Mục tiêu nghiên cứu</w:t>
      </w:r>
      <w:bookmarkEnd w:id="376"/>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377" w:name="_Toc484566608"/>
      <w:bookmarkStart w:id="378" w:name="_Toc529744395"/>
      <w:r w:rsidRPr="00B04AB8">
        <w:lastRenderedPageBreak/>
        <w:t>Đối tượng nghiên cứu</w:t>
      </w:r>
      <w:bookmarkEnd w:id="377"/>
      <w:bookmarkEnd w:id="378"/>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379" w:name="_Toc484566609"/>
      <w:bookmarkStart w:id="380" w:name="_Toc529744396"/>
      <w:r w:rsidRPr="00B04AB8">
        <w:t>Phạm vi</w:t>
      </w:r>
      <w:r w:rsidR="00997C30" w:rsidRPr="00B04AB8">
        <w:t xml:space="preserve"> nghiên cứu</w:t>
      </w:r>
      <w:bookmarkEnd w:id="379"/>
      <w:bookmarkEnd w:id="380"/>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381" w:name="_Toc484566610"/>
      <w:bookmarkStart w:id="382" w:name="_Toc529744397"/>
      <w:r w:rsidRPr="00B04AB8">
        <w:rPr>
          <w:rStyle w:val="Heading2Char"/>
          <w:b/>
        </w:rPr>
        <w:lastRenderedPageBreak/>
        <w:t>CƠ SỞ LÝ THUYẾT</w:t>
      </w:r>
      <w:bookmarkEnd w:id="381"/>
      <w:bookmarkEnd w:id="382"/>
    </w:p>
    <w:p w14:paraId="789698BA" w14:textId="0305562F" w:rsidR="00997C30" w:rsidRPr="00530384" w:rsidRDefault="00997C30" w:rsidP="007C127C">
      <w:pPr>
        <w:pStyle w:val="Heading2"/>
        <w:rPr>
          <w:vertAlign w:val="superscript"/>
        </w:rPr>
      </w:pPr>
      <w:bookmarkStart w:id="383" w:name="_Toc484566611"/>
      <w:bookmarkStart w:id="384" w:name="_Toc529744398"/>
      <w:r w:rsidRPr="00B04AB8">
        <w:t>Tìm hiểu về nền tảng Android</w:t>
      </w:r>
      <w:bookmarkEnd w:id="383"/>
      <w:r w:rsidR="00530384">
        <w:rPr>
          <w:vertAlign w:val="superscript"/>
        </w:rPr>
        <w:t>[1]</w:t>
      </w:r>
      <w:bookmarkEnd w:id="384"/>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8">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128B655B" w:rsidR="004863AF" w:rsidRPr="007C127C" w:rsidRDefault="00B243D7" w:rsidP="007C127C">
      <w:pPr>
        <w:pStyle w:val="Caption"/>
        <w:jc w:val="center"/>
        <w:rPr>
          <w:color w:val="auto"/>
          <w:sz w:val="26"/>
          <w:szCs w:val="26"/>
          <w:lang w:val="en-US"/>
        </w:rPr>
      </w:pPr>
      <w:bookmarkStart w:id="385" w:name="_Toc529744453"/>
      <w:r w:rsidRPr="007C127C">
        <w:rPr>
          <w:color w:val="auto"/>
          <w:sz w:val="26"/>
          <w:szCs w:val="26"/>
        </w:rPr>
        <w:t xml:space="preserve">Hình </w:t>
      </w:r>
      <w:ins w:id="386"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2</w:t>
      </w:r>
      <w:ins w:id="387"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388" w:author="phuong vu" w:date="2018-11-12T11:26:00Z">
        <w:r w:rsidR="00C86E94">
          <w:rPr>
            <w:noProof/>
            <w:color w:val="auto"/>
            <w:sz w:val="26"/>
            <w:szCs w:val="26"/>
          </w:rPr>
          <w:t>1</w:t>
        </w:r>
        <w:r w:rsidR="00C86E94">
          <w:rPr>
            <w:color w:val="auto"/>
            <w:sz w:val="26"/>
            <w:szCs w:val="26"/>
          </w:rPr>
          <w:fldChar w:fldCharType="end"/>
        </w:r>
      </w:ins>
      <w:del w:id="389" w:author="phuong vu" w:date="2018-11-11T12:00:00Z">
        <w:r w:rsidDel="00E23E74">
          <w:rPr>
            <w:color w:val="auto"/>
            <w:sz w:val="26"/>
            <w:szCs w:val="26"/>
          </w:rPr>
          <w:fldChar w:fldCharType="begin"/>
        </w:r>
        <w:r w:rsidDel="00E23E74">
          <w:rPr>
            <w:color w:val="auto"/>
            <w:sz w:val="26"/>
            <w:szCs w:val="26"/>
          </w:rPr>
          <w:delInstrText xml:space="preserve"> STYLEREF 1 \s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r w:rsidDel="00E23E74">
          <w:rPr>
            <w:color w:val="auto"/>
            <w:sz w:val="26"/>
            <w:szCs w:val="26"/>
          </w:rPr>
          <w:delText>.</w:delText>
        </w:r>
        <w:r w:rsidDel="00E23E74">
          <w:rPr>
            <w:color w:val="auto"/>
            <w:sz w:val="26"/>
            <w:szCs w:val="26"/>
          </w:rPr>
          <w:fldChar w:fldCharType="begin"/>
        </w:r>
        <w:r w:rsidDel="00E23E74">
          <w:rPr>
            <w:color w:val="auto"/>
            <w:sz w:val="26"/>
            <w:szCs w:val="26"/>
          </w:rPr>
          <w:delInstrText xml:space="preserve"> SEQ Hình \* ARABIC \s 1 </w:delInstrText>
        </w:r>
        <w:r w:rsidDel="00E23E74">
          <w:rPr>
            <w:color w:val="auto"/>
            <w:sz w:val="26"/>
            <w:szCs w:val="26"/>
          </w:rPr>
          <w:fldChar w:fldCharType="separate"/>
        </w:r>
        <w:r w:rsidDel="00E23E74">
          <w:rPr>
            <w:noProof/>
            <w:color w:val="auto"/>
            <w:sz w:val="26"/>
            <w:szCs w:val="26"/>
          </w:rPr>
          <w:delText>1</w:delText>
        </w:r>
        <w:r w:rsidDel="00E23E74">
          <w:rPr>
            <w:color w:val="auto"/>
            <w:sz w:val="26"/>
            <w:szCs w:val="26"/>
          </w:rPr>
          <w:fldChar w:fldCharType="end"/>
        </w:r>
      </w:del>
      <w:r w:rsidRPr="007C127C">
        <w:rPr>
          <w:color w:val="auto"/>
          <w:sz w:val="26"/>
          <w:szCs w:val="26"/>
          <w:lang w:val="en-US"/>
        </w:rPr>
        <w:t xml:space="preserve"> </w:t>
      </w:r>
      <w:r w:rsidRPr="007C127C">
        <w:rPr>
          <w:color w:val="auto"/>
          <w:sz w:val="26"/>
          <w:szCs w:val="26"/>
        </w:rPr>
        <w:t>Giao diện Android 7.0 Nougat</w:t>
      </w:r>
      <w:bookmarkEnd w:id="385"/>
    </w:p>
    <w:p w14:paraId="7FFDBF81" w14:textId="129A0F6A" w:rsidR="00997C30" w:rsidRPr="00530384" w:rsidRDefault="00997C30" w:rsidP="007C127C">
      <w:pPr>
        <w:pStyle w:val="Heading2"/>
        <w:rPr>
          <w:vertAlign w:val="superscript"/>
        </w:rPr>
      </w:pPr>
      <w:bookmarkStart w:id="390" w:name="_Toc529231505"/>
      <w:bookmarkStart w:id="391" w:name="_Toc484566612"/>
      <w:bookmarkStart w:id="392" w:name="_Toc529744399"/>
      <w:bookmarkEnd w:id="390"/>
      <w:r w:rsidRPr="00B04AB8">
        <w:t xml:space="preserve">Tìm hiểu về </w:t>
      </w:r>
      <w:bookmarkEnd w:id="391"/>
      <w:r w:rsidR="001D00CB">
        <w:t>GraphQL</w:t>
      </w:r>
      <w:r w:rsidR="00653696">
        <w:t xml:space="preserve"> </w:t>
      </w:r>
      <w:r w:rsidR="00530384">
        <w:rPr>
          <w:vertAlign w:val="superscript"/>
        </w:rPr>
        <w:t>[2]</w:t>
      </w:r>
      <w:bookmarkEnd w:id="392"/>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979805"/>
                    </a:xfrm>
                    <a:prstGeom prst="rect">
                      <a:avLst/>
                    </a:prstGeom>
                  </pic:spPr>
                </pic:pic>
              </a:graphicData>
            </a:graphic>
          </wp:inline>
        </w:drawing>
      </w:r>
    </w:p>
    <w:p w14:paraId="42CBB7B4" w14:textId="1DF03ADB" w:rsidR="007643F4" w:rsidRPr="007C127C" w:rsidRDefault="00B243D7" w:rsidP="007C127C">
      <w:pPr>
        <w:pStyle w:val="Caption"/>
        <w:jc w:val="center"/>
        <w:rPr>
          <w:color w:val="auto"/>
          <w:sz w:val="26"/>
          <w:szCs w:val="26"/>
        </w:rPr>
      </w:pPr>
      <w:bookmarkStart w:id="393" w:name="_Toc529744454"/>
      <w:r w:rsidRPr="007C127C">
        <w:rPr>
          <w:color w:val="auto"/>
          <w:sz w:val="26"/>
          <w:szCs w:val="26"/>
        </w:rPr>
        <w:t xml:space="preserve">Hình </w:t>
      </w:r>
      <w:ins w:id="394"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2</w:t>
      </w:r>
      <w:ins w:id="395"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396" w:author="phuong vu" w:date="2018-11-12T11:26:00Z">
        <w:r w:rsidR="00C86E94">
          <w:rPr>
            <w:noProof/>
            <w:color w:val="auto"/>
            <w:sz w:val="26"/>
            <w:szCs w:val="26"/>
          </w:rPr>
          <w:t>2</w:t>
        </w:r>
        <w:r w:rsidR="00C86E94">
          <w:rPr>
            <w:color w:val="auto"/>
            <w:sz w:val="26"/>
            <w:szCs w:val="26"/>
          </w:rPr>
          <w:fldChar w:fldCharType="end"/>
        </w:r>
      </w:ins>
      <w:del w:id="397" w:author="phuong vu" w:date="2018-11-11T12:00:00Z">
        <w:r w:rsidDel="00E23E74">
          <w:rPr>
            <w:color w:val="auto"/>
            <w:sz w:val="26"/>
            <w:szCs w:val="26"/>
          </w:rPr>
          <w:fldChar w:fldCharType="begin"/>
        </w:r>
        <w:r w:rsidDel="00E23E74">
          <w:rPr>
            <w:color w:val="auto"/>
            <w:sz w:val="26"/>
            <w:szCs w:val="26"/>
          </w:rPr>
          <w:delInstrText xml:space="preserve"> STYLEREF 1 \s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r w:rsidDel="00E23E74">
          <w:rPr>
            <w:color w:val="auto"/>
            <w:sz w:val="26"/>
            <w:szCs w:val="26"/>
          </w:rPr>
          <w:delText>.</w:delText>
        </w:r>
        <w:r w:rsidDel="00E23E74">
          <w:rPr>
            <w:color w:val="auto"/>
            <w:sz w:val="26"/>
            <w:szCs w:val="26"/>
          </w:rPr>
          <w:fldChar w:fldCharType="begin"/>
        </w:r>
        <w:r w:rsidDel="00E23E74">
          <w:rPr>
            <w:color w:val="auto"/>
            <w:sz w:val="26"/>
            <w:szCs w:val="26"/>
          </w:rPr>
          <w:delInstrText xml:space="preserve"> SEQ Hình \* ARABIC \s 1 </w:delInstrText>
        </w:r>
        <w:r w:rsidDel="00E23E74">
          <w:rPr>
            <w:color w:val="auto"/>
            <w:sz w:val="26"/>
            <w:szCs w:val="26"/>
          </w:rPr>
          <w:fldChar w:fldCharType="separate"/>
        </w:r>
        <w:r w:rsidDel="00E23E74">
          <w:rPr>
            <w:noProof/>
            <w:color w:val="auto"/>
            <w:sz w:val="26"/>
            <w:szCs w:val="26"/>
          </w:rPr>
          <w:delText>2</w:delText>
        </w:r>
        <w:r w:rsidDel="00E23E74">
          <w:rPr>
            <w:color w:val="auto"/>
            <w:sz w:val="26"/>
            <w:szCs w:val="26"/>
          </w:rPr>
          <w:fldChar w:fldCharType="end"/>
        </w:r>
      </w:del>
      <w:r w:rsidRPr="007C127C">
        <w:rPr>
          <w:color w:val="auto"/>
          <w:sz w:val="26"/>
          <w:szCs w:val="26"/>
          <w:lang w:val="en-US"/>
        </w:rPr>
        <w:t xml:space="preserve"> Ví dụ về truy vấn dữ liệu</w:t>
      </w:r>
      <w:bookmarkEnd w:id="393"/>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46680"/>
                    </a:xfrm>
                    <a:prstGeom prst="rect">
                      <a:avLst/>
                    </a:prstGeom>
                  </pic:spPr>
                </pic:pic>
              </a:graphicData>
            </a:graphic>
          </wp:inline>
        </w:drawing>
      </w:r>
    </w:p>
    <w:p w14:paraId="33B7A50E" w14:textId="4126C7C6" w:rsidR="007643F4" w:rsidRPr="007C127C" w:rsidRDefault="00B243D7" w:rsidP="007C127C">
      <w:pPr>
        <w:pStyle w:val="Caption"/>
        <w:jc w:val="center"/>
        <w:rPr>
          <w:sz w:val="26"/>
          <w:szCs w:val="26"/>
        </w:rPr>
      </w:pPr>
      <w:bookmarkStart w:id="398" w:name="_Toc529744455"/>
      <w:r w:rsidRPr="007C127C">
        <w:rPr>
          <w:sz w:val="26"/>
          <w:szCs w:val="26"/>
        </w:rPr>
        <w:t xml:space="preserve">Hình </w:t>
      </w:r>
      <w:ins w:id="399" w:author="phuong vu" w:date="2018-11-12T11:26:00Z">
        <w:r w:rsidR="00C86E94">
          <w:rPr>
            <w:sz w:val="26"/>
            <w:szCs w:val="26"/>
          </w:rPr>
          <w:fldChar w:fldCharType="begin"/>
        </w:r>
        <w:r w:rsidR="00C86E94">
          <w:rPr>
            <w:sz w:val="26"/>
            <w:szCs w:val="26"/>
          </w:rPr>
          <w:instrText xml:space="preserve"> STYLEREF 1 \s </w:instrText>
        </w:r>
      </w:ins>
      <w:r w:rsidR="00C86E94">
        <w:rPr>
          <w:sz w:val="26"/>
          <w:szCs w:val="26"/>
        </w:rPr>
        <w:fldChar w:fldCharType="separate"/>
      </w:r>
      <w:r w:rsidR="00C86E94">
        <w:rPr>
          <w:noProof/>
          <w:sz w:val="26"/>
          <w:szCs w:val="26"/>
        </w:rPr>
        <w:t>2</w:t>
      </w:r>
      <w:ins w:id="400" w:author="phuong vu" w:date="2018-11-12T11:26:00Z">
        <w:r w:rsidR="00C86E94">
          <w:rPr>
            <w:sz w:val="26"/>
            <w:szCs w:val="26"/>
          </w:rPr>
          <w:fldChar w:fldCharType="end"/>
        </w:r>
        <w:r w:rsidR="00C86E94">
          <w:rPr>
            <w:sz w:val="26"/>
            <w:szCs w:val="26"/>
          </w:rPr>
          <w:t>.</w:t>
        </w:r>
        <w:r w:rsidR="00C86E94">
          <w:rPr>
            <w:sz w:val="26"/>
            <w:szCs w:val="26"/>
          </w:rPr>
          <w:fldChar w:fldCharType="begin"/>
        </w:r>
        <w:r w:rsidR="00C86E94">
          <w:rPr>
            <w:sz w:val="26"/>
            <w:szCs w:val="26"/>
          </w:rPr>
          <w:instrText xml:space="preserve"> SEQ Hình \* ARABIC \s 1 </w:instrText>
        </w:r>
      </w:ins>
      <w:r w:rsidR="00C86E94">
        <w:rPr>
          <w:sz w:val="26"/>
          <w:szCs w:val="26"/>
        </w:rPr>
        <w:fldChar w:fldCharType="separate"/>
      </w:r>
      <w:ins w:id="401" w:author="phuong vu" w:date="2018-11-12T11:26:00Z">
        <w:r w:rsidR="00C86E94">
          <w:rPr>
            <w:noProof/>
            <w:sz w:val="26"/>
            <w:szCs w:val="26"/>
          </w:rPr>
          <w:t>3</w:t>
        </w:r>
        <w:r w:rsidR="00C86E94">
          <w:rPr>
            <w:sz w:val="26"/>
            <w:szCs w:val="26"/>
          </w:rPr>
          <w:fldChar w:fldCharType="end"/>
        </w:r>
      </w:ins>
      <w:del w:id="402" w:author="phuong vu" w:date="2018-11-11T12:00:00Z">
        <w:r w:rsidRPr="007C127C" w:rsidDel="00E23E74">
          <w:rPr>
            <w:sz w:val="26"/>
            <w:szCs w:val="26"/>
          </w:rPr>
          <w:fldChar w:fldCharType="begin"/>
        </w:r>
        <w:r w:rsidRPr="007C127C" w:rsidDel="00E23E74">
          <w:rPr>
            <w:sz w:val="26"/>
            <w:szCs w:val="26"/>
          </w:rPr>
          <w:delInstrText xml:space="preserve"> STYLEREF 1 \s </w:delInstrText>
        </w:r>
        <w:r w:rsidRPr="007C127C" w:rsidDel="00E23E74">
          <w:rPr>
            <w:sz w:val="26"/>
            <w:szCs w:val="26"/>
          </w:rPr>
          <w:fldChar w:fldCharType="separate"/>
        </w:r>
        <w:r w:rsidRPr="007C127C" w:rsidDel="00E23E74">
          <w:rPr>
            <w:noProof/>
            <w:sz w:val="26"/>
            <w:szCs w:val="26"/>
          </w:rPr>
          <w:delText>2</w:delText>
        </w:r>
        <w:r w:rsidRPr="007C127C" w:rsidDel="00E23E74">
          <w:rPr>
            <w:sz w:val="26"/>
            <w:szCs w:val="26"/>
          </w:rPr>
          <w:fldChar w:fldCharType="end"/>
        </w:r>
        <w:r w:rsidRPr="007C127C" w:rsidDel="00E23E74">
          <w:rPr>
            <w:sz w:val="26"/>
            <w:szCs w:val="26"/>
          </w:rPr>
          <w:delText>.</w:delText>
        </w:r>
        <w:r w:rsidRPr="007C127C" w:rsidDel="00E23E74">
          <w:rPr>
            <w:sz w:val="26"/>
            <w:szCs w:val="26"/>
          </w:rPr>
          <w:fldChar w:fldCharType="begin"/>
        </w:r>
        <w:r w:rsidRPr="007C127C" w:rsidDel="00E23E74">
          <w:rPr>
            <w:sz w:val="26"/>
            <w:szCs w:val="26"/>
          </w:rPr>
          <w:delInstrText xml:space="preserve"> SEQ Hình \* ARABIC \s 1 </w:delInstrText>
        </w:r>
        <w:r w:rsidRPr="007C127C" w:rsidDel="00E23E74">
          <w:rPr>
            <w:sz w:val="26"/>
            <w:szCs w:val="26"/>
          </w:rPr>
          <w:fldChar w:fldCharType="separate"/>
        </w:r>
        <w:r w:rsidRPr="007C127C" w:rsidDel="00E23E74">
          <w:rPr>
            <w:noProof/>
            <w:sz w:val="26"/>
            <w:szCs w:val="26"/>
          </w:rPr>
          <w:delText>3</w:delText>
        </w:r>
        <w:r w:rsidRPr="007C127C" w:rsidDel="00E23E74">
          <w:rPr>
            <w:sz w:val="26"/>
            <w:szCs w:val="26"/>
          </w:rPr>
          <w:fldChar w:fldCharType="end"/>
        </w:r>
      </w:del>
      <w:r w:rsidRPr="007C127C">
        <w:rPr>
          <w:sz w:val="26"/>
          <w:szCs w:val="26"/>
          <w:lang w:val="en-US"/>
        </w:rPr>
        <w:t xml:space="preserve"> Ví dụ về gọi một mutation</w:t>
      </w:r>
      <w:bookmarkEnd w:id="398"/>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403" w:name="_Toc484566613"/>
      <w:bookmarkStart w:id="404" w:name="_Toc529744400"/>
      <w:r w:rsidRPr="00B04AB8">
        <w:rPr>
          <w:lang w:val="da-DK"/>
        </w:rPr>
        <w:t xml:space="preserve">Tìm hiểu về </w:t>
      </w:r>
      <w:bookmarkEnd w:id="403"/>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404"/>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405" w:name="_Toc529744401"/>
      <w:r>
        <w:t xml:space="preserve">Tìm hiểu về PostgreSQL </w:t>
      </w:r>
      <w:r>
        <w:rPr>
          <w:vertAlign w:val="superscript"/>
        </w:rPr>
        <w:t>[5]</w:t>
      </w:r>
      <w:bookmarkEnd w:id="405"/>
    </w:p>
    <w:p w14:paraId="701FFFC7" w14:textId="428C0DE8" w:rsidR="00653696" w:rsidRDefault="00653696" w:rsidP="00653696">
      <w:pPr>
        <w:spacing w:line="360" w:lineRule="auto"/>
        <w:ind w:firstLine="720"/>
        <w:rPr>
          <w:b/>
          <w:lang w:val="en-US"/>
        </w:rPr>
      </w:pPr>
      <w:bookmarkStart w:id="406"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407" w:name="_Toc529744402"/>
      <w:r>
        <w:t>Tìm hiểu về JSON Web Token</w:t>
      </w:r>
      <w:r w:rsidR="006F12F5">
        <w:t xml:space="preserve"> </w:t>
      </w:r>
      <w:r w:rsidR="006F12F5">
        <w:rPr>
          <w:vertAlign w:val="superscript"/>
        </w:rPr>
        <w:t>[6]</w:t>
      </w:r>
      <w:bookmarkEnd w:id="407"/>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408" w:name="_Toc529744403"/>
      <w:r>
        <w:t xml:space="preserve">Tìm hiểu về ReactJS </w:t>
      </w:r>
      <w:r>
        <w:rPr>
          <w:vertAlign w:val="superscript"/>
        </w:rPr>
        <w:t>[7]</w:t>
      </w:r>
      <w:bookmarkEnd w:id="408"/>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409" w:name="_Toc529744404"/>
      <w:r>
        <w:t>Tìm hiểu về Apollo Client</w:t>
      </w:r>
      <w:r w:rsidR="007A626B">
        <w:t xml:space="preserve"> </w:t>
      </w:r>
      <w:r w:rsidR="007A626B">
        <w:rPr>
          <w:vertAlign w:val="superscript"/>
        </w:rPr>
        <w:t>[8]</w:t>
      </w:r>
      <w:bookmarkEnd w:id="409"/>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406"/>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410" w:name="_Toc529744405"/>
      <w:r>
        <w:t>NỘI DUNG NGHIÊN CỨU</w:t>
      </w:r>
      <w:bookmarkEnd w:id="410"/>
    </w:p>
    <w:p w14:paraId="2C7F4CB1" w14:textId="2C3169C9" w:rsidR="00FB646D" w:rsidRDefault="00C557CE" w:rsidP="00C557CE">
      <w:pPr>
        <w:pStyle w:val="Heading2"/>
        <w:rPr>
          <w:lang w:val="en-US"/>
        </w:rPr>
      </w:pPr>
      <w:bookmarkStart w:id="411" w:name="_Toc529744406"/>
      <w:r>
        <w:rPr>
          <w:lang w:val="en-US"/>
        </w:rPr>
        <w:t>Mô tả bài toán</w:t>
      </w:r>
      <w:bookmarkEnd w:id="411"/>
    </w:p>
    <w:p w14:paraId="31BFAC6A" w14:textId="7EB414B7" w:rsidR="00184C7F" w:rsidRDefault="00184C7F" w:rsidP="00184C7F">
      <w:pPr>
        <w:pStyle w:val="Heading3"/>
      </w:pPr>
      <w:bookmarkStart w:id="412" w:name="_Toc529744407"/>
      <w:r>
        <w:t>Bối cảnh hệ thống</w:t>
      </w:r>
      <w:bookmarkEnd w:id="412"/>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413" w:name="_Toc529744408"/>
      <w:r>
        <w:t>Các chức năng hệ thống</w:t>
      </w:r>
      <w:bookmarkEnd w:id="413"/>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5DE7D0" w:rsidR="007705D0" w:rsidRDefault="007705D0" w:rsidP="00E44686">
      <w:pPr>
        <w:rPr>
          <w:lang w:val="en-US"/>
        </w:rPr>
      </w:pPr>
      <w:r>
        <w:rPr>
          <w:lang w:val="en-US"/>
        </w:rPr>
        <w:tab/>
      </w:r>
      <w:r>
        <w:rPr>
          <w:lang w:val="en-US"/>
        </w:rPr>
        <w:tab/>
        <w:t>- Quản lí trạng thái đơn hàng.</w:t>
      </w:r>
    </w:p>
    <w:p w14:paraId="3D92F9FE" w14:textId="59768F15" w:rsidR="007705D0" w:rsidRDefault="007705D0" w:rsidP="00E44686">
      <w:pPr>
        <w:rPr>
          <w:lang w:val="en-US"/>
        </w:rPr>
      </w:pPr>
      <w:r>
        <w:rPr>
          <w:lang w:val="en-US"/>
        </w:rPr>
        <w:tab/>
      </w:r>
      <w:r>
        <w:rPr>
          <w:lang w:val="en-US"/>
        </w:rPr>
        <w:tab/>
        <w:t>- Quản lí trạng thái biên nhận.</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765D3DF2" w:rsidR="00DF3BEE" w:rsidRPr="007C127C" w:rsidRDefault="0061684B" w:rsidP="007C127C">
            <w:pPr>
              <w:pStyle w:val="ListParagraph"/>
              <w:spacing w:line="360" w:lineRule="auto"/>
              <w:ind w:left="0"/>
              <w:rPr>
                <w:lang w:val="en-US"/>
              </w:rPr>
            </w:pPr>
            <w:r>
              <w:rPr>
                <w:lang w:val="en-US"/>
              </w:rPr>
              <w:t>Quản lí trạng thái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3B7A48C8" w:rsidR="00DF3BEE" w:rsidRDefault="0061684B" w:rsidP="007C127C">
            <w:pPr>
              <w:pStyle w:val="ListParagraph"/>
              <w:spacing w:line="360" w:lineRule="auto"/>
              <w:ind w:left="0"/>
            </w:pPr>
            <w:r>
              <w:rPr>
                <w:lang w:val="en-US"/>
              </w:rPr>
              <w:t>Quản lí trạng thái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414" w:name="_Toc529744409"/>
      <w:r>
        <w:t>Đặc điểm người dùng</w:t>
      </w:r>
      <w:bookmarkEnd w:id="414"/>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1FD386C"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del w:id="415" w:author="phuong vu" w:date="2018-11-11T10:30:00Z">
        <w:r w:rsidDel="00540AD2">
          <w:rPr>
            <w:lang w:val="en-US"/>
          </w:rPr>
          <w:delText>hàng</w:delText>
        </w:r>
      </w:del>
      <w:ins w:id="416" w:author="phuong vu" w:date="2018-11-11T10:30:00Z">
        <w:r w:rsidR="00540AD2">
          <w:rPr>
            <w:lang w:val="en-US"/>
          </w:rPr>
          <w:t>hang v</w:t>
        </w:r>
      </w:ins>
      <w:del w:id="417" w:author="phuong vu" w:date="2018-11-11T10:30:00Z">
        <w:r w:rsidDel="00540AD2">
          <w:rPr>
            <w:lang w:val="en-US"/>
          </w:rPr>
          <w:delText xml:space="preserve">. </w:delText>
        </w:r>
      </w:del>
      <w:ins w:id="418" w:author="phuong vu" w:date="2018-11-11T10:29:00Z">
        <w:r w:rsidR="00540AD2">
          <w:rPr>
            <w:lang w:val="en-US"/>
          </w:rPr>
          <w:t xml:space="preserve">ới mã là </w:t>
        </w:r>
      </w:ins>
      <w:ins w:id="419" w:author="phuong vu" w:date="2018-11-11T10:30:00Z">
        <w:r w:rsidR="00540AD2">
          <w:rPr>
            <w:lang w:val="en-US"/>
          </w:rPr>
          <w:t>STAFF_01.</w:t>
        </w:r>
      </w:ins>
    </w:p>
    <w:p w14:paraId="7CBD1CF7" w14:textId="3A313087" w:rsidR="003547FD" w:rsidRDefault="003547FD">
      <w:pPr>
        <w:ind w:left="720"/>
        <w:rPr>
          <w:lang w:val="en-US"/>
        </w:rPr>
        <w:pPrChange w:id="420" w:author="phuong vu" w:date="2018-11-11T10:30:00Z">
          <w:pPr/>
        </w:pPrChange>
      </w:pPr>
      <w:r>
        <w:rPr>
          <w:lang w:val="en-US"/>
        </w:rPr>
        <w:tab/>
      </w:r>
      <w:del w:id="421" w:author="phuong vu" w:date="2018-11-11T10:33:00Z">
        <w:r w:rsidDel="005738E3">
          <w:rPr>
            <w:lang w:val="en-US"/>
          </w:rPr>
          <w:tab/>
        </w:r>
      </w:del>
      <w:r>
        <w:rPr>
          <w:lang w:val="en-US"/>
        </w:rPr>
        <w:t xml:space="preserve">+ </w:t>
      </w:r>
      <w:r>
        <w:rPr>
          <w:i/>
          <w:lang w:val="en-US"/>
        </w:rPr>
        <w:t xml:space="preserve">Nhân viên xử lí đơn hàng: </w:t>
      </w:r>
      <w:r>
        <w:rPr>
          <w:lang w:val="en-US"/>
        </w:rPr>
        <w:t xml:space="preserve">Là người có nhiệm vụ cập nhật trạng thái </w:t>
      </w:r>
      <w:del w:id="422" w:author="phuong vu" w:date="2018-11-11T10:31:00Z">
        <w:r w:rsidDel="005738E3">
          <w:rPr>
            <w:lang w:val="en-US"/>
          </w:rPr>
          <w:tab/>
        </w:r>
      </w:del>
      <w:r>
        <w:rPr>
          <w:lang w:val="en-US"/>
        </w:rPr>
        <w:t xml:space="preserve">đơn hàng khi bắt đầu xử lí đơn hàng cũng như sau khi hoàn tất đơn </w:t>
      </w:r>
      <w:del w:id="423" w:author="phuong vu" w:date="2018-11-11T10:30:00Z">
        <w:r w:rsidDel="00540AD2">
          <w:rPr>
            <w:lang w:val="en-US"/>
          </w:rPr>
          <w:delText>hàng</w:delText>
        </w:r>
      </w:del>
      <w:ins w:id="424" w:author="phuong vu" w:date="2018-11-11T10:30:00Z">
        <w:r w:rsidR="00540AD2">
          <w:rPr>
            <w:lang w:val="en-US"/>
          </w:rPr>
          <w:t>hàng với mã là STAFF_02</w:t>
        </w:r>
      </w:ins>
      <w:r>
        <w:rPr>
          <w:lang w:val="en-US"/>
        </w:rPr>
        <w:t>.</w:t>
      </w:r>
    </w:p>
    <w:p w14:paraId="625BA7AF" w14:textId="7BE0CE4D"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del w:id="425" w:author="phuong vu" w:date="2018-11-11T10:30:00Z">
        <w:r w:rsidR="00132D92" w:rsidDel="00540AD2">
          <w:rPr>
            <w:lang w:val="en-US"/>
          </w:rPr>
          <w:delText>hàng</w:delText>
        </w:r>
      </w:del>
      <w:ins w:id="426" w:author="phuong vu" w:date="2018-11-11T10:30:00Z">
        <w:r w:rsidR="00540AD2">
          <w:rPr>
            <w:lang w:val="en-US"/>
          </w:rPr>
          <w:t>hang với mã là STAFF_03</w:t>
        </w:r>
      </w:ins>
      <w:r w:rsidR="00132D92">
        <w:rPr>
          <w:lang w:val="en-US"/>
        </w:rPr>
        <w:t>.</w:t>
      </w:r>
    </w:p>
    <w:p w14:paraId="1567962B" w14:textId="60FB7828" w:rsidR="00132D92" w:rsidRPr="007C127C" w:rsidRDefault="00132D92">
      <w:pPr>
        <w:ind w:firstLine="720"/>
        <w:rPr>
          <w:lang w:val="en-US"/>
        </w:rPr>
        <w:pPrChange w:id="427" w:author="phuong vu" w:date="2018-11-11T10:33:00Z">
          <w:pPr>
            <w:ind w:left="720"/>
          </w:pPr>
        </w:pPrChange>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428" w:name="_Toc529744410"/>
      <w:r>
        <w:t>Môi trường vận hành</w:t>
      </w:r>
      <w:bookmarkEnd w:id="428"/>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429" w:name="_Toc529744411"/>
      <w:r>
        <w:rPr>
          <w:lang w:val="en-US"/>
        </w:rPr>
        <w:lastRenderedPageBreak/>
        <w:t>Đặc tả yêu cầu</w:t>
      </w:r>
      <w:bookmarkEnd w:id="429"/>
    </w:p>
    <w:p w14:paraId="02888FC4" w14:textId="0F151FE4" w:rsidR="00EC1917" w:rsidRDefault="00EC1917" w:rsidP="00EC1917">
      <w:pPr>
        <w:pStyle w:val="Heading3"/>
      </w:pPr>
      <w:bookmarkStart w:id="430" w:name="_Toc529744412"/>
      <w:r>
        <w:t>Yêu cầu chức năng</w:t>
      </w:r>
      <w:bookmarkEnd w:id="430"/>
    </w:p>
    <w:p w14:paraId="4A0331E9" w14:textId="53FCDBA5" w:rsidR="00730F28" w:rsidRDefault="00730F28" w:rsidP="00730F28">
      <w:pPr>
        <w:pStyle w:val="Heading4"/>
      </w:pPr>
      <w:bookmarkStart w:id="431" w:name="_Toc529744413"/>
      <w:r>
        <w:t>Quản lí trạng thái đơn hàng</w:t>
      </w:r>
      <w:bookmarkEnd w:id="431"/>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60B85C0" w:rsidR="00730F28" w:rsidRDefault="00730F28" w:rsidP="007C127C">
            <w:pPr>
              <w:spacing w:line="276" w:lineRule="auto"/>
            </w:pPr>
            <w:r>
              <w:t>Quản lí trạng thái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55BC855B" w:rsidR="00730F28" w:rsidRDefault="00730F28" w:rsidP="00730F28">
      <w:pPr>
        <w:pStyle w:val="Heading4"/>
      </w:pPr>
      <w:r>
        <w:rPr>
          <w:lang w:val="en-US"/>
        </w:rPr>
        <w:t xml:space="preserve"> </w:t>
      </w:r>
      <w:bookmarkStart w:id="432" w:name="_Toc529744414"/>
      <w:r>
        <w:t>Quản lí trạng thái biên nhận</w:t>
      </w:r>
      <w:bookmarkEnd w:id="432"/>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882EC87" w:rsidR="00F5523F" w:rsidRPr="007C127C" w:rsidRDefault="00F5523F" w:rsidP="00A06DD8">
            <w:pPr>
              <w:spacing w:line="276" w:lineRule="auto"/>
              <w:rPr>
                <w:lang w:val="en-US"/>
              </w:rPr>
            </w:pPr>
            <w:r>
              <w:t>Quản lí trạng thái bi</w:t>
            </w:r>
            <w:r>
              <w:rPr>
                <w:lang w:val="en-US"/>
              </w:rPr>
              <w:t>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433" w:name="_Toc529744415"/>
      <w:r>
        <w:t>Quản lí phân công xử lí đơn hàng</w:t>
      </w:r>
      <w:bookmarkEnd w:id="433"/>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ins w:id="434" w:author="phuong vu" w:date="2018-11-11T10:34:00Z"/>
                <w:lang w:val="en-US"/>
              </w:rPr>
            </w:pPr>
            <w:ins w:id="435" w:author="phuong vu" w:date="2018-11-11T10:34:00Z">
              <w:r>
                <w:rPr>
                  <w:lang w:val="en-US"/>
                </w:rPr>
                <w:t>Phân công loại một:</w:t>
              </w:r>
            </w:ins>
            <w:ins w:id="436" w:author="phuong vu" w:date="2018-11-11T10:36:00Z">
              <w:r>
                <w:rPr>
                  <w:lang w:val="en-US"/>
                </w:rPr>
                <w:t xml:space="preserve"> </w:t>
              </w:r>
            </w:ins>
          </w:p>
          <w:p w14:paraId="25FE8799" w14:textId="4D491DD4" w:rsidR="00B43068" w:rsidRDefault="00B43068" w:rsidP="00B43068">
            <w:pPr>
              <w:spacing w:line="276" w:lineRule="auto"/>
              <w:ind w:left="720"/>
              <w:rPr>
                <w:ins w:id="437" w:author="phuong vu" w:date="2018-11-11T10:35:00Z"/>
                <w:lang w:val="en-US"/>
              </w:rPr>
            </w:pPr>
            <w:ins w:id="438" w:author="phuong vu" w:date="2018-11-11T10:34:00Z">
              <w:r>
                <w:rPr>
                  <w:lang w:val="en-US"/>
                </w:rPr>
                <w:t xml:space="preserve">Bước 1: </w:t>
              </w:r>
            </w:ins>
            <w:ins w:id="439" w:author="phuong vu" w:date="2018-11-11T10:35:00Z">
              <w:r>
                <w:rPr>
                  <w:lang w:val="en-US"/>
                </w:rPr>
                <w:t>Phân loại đơn h</w:t>
              </w:r>
            </w:ins>
            <w:ins w:id="440" w:author="phuong vu" w:date="2018-11-11T10:44:00Z">
              <w:r w:rsidR="00DF1465">
                <w:rPr>
                  <w:lang w:val="en-US"/>
                </w:rPr>
                <w:t>à</w:t>
              </w:r>
            </w:ins>
            <w:ins w:id="441" w:author="phuong vu" w:date="2018-11-11T10:35:00Z">
              <w:r>
                <w:rPr>
                  <w:lang w:val="en-US"/>
                </w:rPr>
                <w:t xml:space="preserve">ng theo thứ tự loại dịch vụ trước và nhóm màu sau cùng. </w:t>
              </w:r>
            </w:ins>
            <w:ins w:id="442" w:author="phuong vu" w:date="2018-11-11T10:36:00Z">
              <w:r>
                <w:rPr>
                  <w:lang w:val="en-US"/>
                </w:rPr>
                <w:t>Sau đó, l</w:t>
              </w:r>
            </w:ins>
            <w:ins w:id="443" w:author="phuong vu" w:date="2018-11-11T10:35:00Z">
              <w:r>
                <w:rPr>
                  <w:lang w:val="en-US"/>
                </w:rPr>
                <w:t>ưu</w:t>
              </w:r>
            </w:ins>
            <w:ins w:id="444" w:author="phuong vu" w:date="2018-11-11T10:36:00Z">
              <w:r>
                <w:rPr>
                  <w:lang w:val="en-US"/>
                </w:rPr>
                <w:t xml:space="preserve"> thành từng túi giặt trong cơ sở dữ liệu.</w:t>
              </w:r>
            </w:ins>
          </w:p>
          <w:p w14:paraId="28902F9C" w14:textId="3E7F4558" w:rsidR="00B43068" w:rsidRDefault="00B43068" w:rsidP="00B43068">
            <w:pPr>
              <w:spacing w:line="276" w:lineRule="auto"/>
              <w:ind w:left="720"/>
              <w:rPr>
                <w:ins w:id="445" w:author="phuong vu" w:date="2018-11-11T10:39:00Z"/>
                <w:lang w:val="en-US"/>
              </w:rPr>
            </w:pPr>
            <w:ins w:id="446" w:author="phuong vu" w:date="2018-11-11T10:35:00Z">
              <w:r>
                <w:rPr>
                  <w:lang w:val="en-US"/>
                </w:rPr>
                <w:t>Bước 2:</w:t>
              </w:r>
            </w:ins>
            <w:ins w:id="447" w:author="phuong vu" w:date="2018-11-11T10:36:00Z">
              <w:r>
                <w:rPr>
                  <w:lang w:val="en-US"/>
                </w:rPr>
                <w:t xml:space="preserve"> </w:t>
              </w:r>
            </w:ins>
            <w:ins w:id="448" w:author="phuong vu" w:date="2018-11-11T10:38:00Z">
              <w:r>
                <w:rPr>
                  <w:lang w:val="en-US"/>
                </w:rPr>
                <w:t>Phân công mỗi đơn hàng được xử lí trên một máy</w:t>
              </w:r>
              <w:r w:rsidR="00DF1465">
                <w:rPr>
                  <w:lang w:val="en-US"/>
                </w:rPr>
                <w:t xml:space="preserve"> (tương ứng tất cả túi giặt của đơn hàng sẽ cùng có một mã m</w:t>
              </w:r>
            </w:ins>
            <w:ins w:id="449" w:author="phuong vu" w:date="2018-11-11T10:39:00Z">
              <w:r w:rsidR="00DF1465">
                <w:rPr>
                  <w:lang w:val="en-US"/>
                </w:rPr>
                <w:t>áy giặt</w:t>
              </w:r>
            </w:ins>
            <w:ins w:id="450" w:author="phuong vu" w:date="2018-11-11T10:38:00Z">
              <w:r w:rsidR="00DF1465">
                <w:rPr>
                  <w:lang w:val="en-US"/>
                </w:rPr>
                <w:t>)</w:t>
              </w:r>
            </w:ins>
            <w:ins w:id="451" w:author="phuong vu" w:date="2018-11-11T10:39:00Z">
              <w:r w:rsidR="00DF1465">
                <w:rPr>
                  <w:lang w:val="en-US"/>
                </w:rPr>
                <w:t xml:space="preserve">. </w:t>
              </w:r>
            </w:ins>
          </w:p>
          <w:p w14:paraId="59D5A4B6" w14:textId="77777777" w:rsidR="00DF1465" w:rsidRDefault="00DF1465" w:rsidP="00DF1465">
            <w:pPr>
              <w:pStyle w:val="ListParagraph"/>
              <w:numPr>
                <w:ilvl w:val="0"/>
                <w:numId w:val="37"/>
              </w:numPr>
              <w:spacing w:line="276" w:lineRule="auto"/>
              <w:rPr>
                <w:ins w:id="452" w:author="phuong vu" w:date="2018-11-11T10:40:00Z"/>
                <w:lang w:val="en-US"/>
              </w:rPr>
            </w:pPr>
            <w:ins w:id="453" w:author="phuong vu" w:date="2018-11-11T10:39:00Z">
              <w:r>
                <w:rPr>
                  <w:lang w:val="en-US"/>
                </w:rPr>
                <w:t>Ưu tiên các máy có số đơn hàng đang đợi là ít nhất.</w:t>
              </w:r>
            </w:ins>
          </w:p>
          <w:p w14:paraId="26A43FBA" w14:textId="77777777" w:rsidR="00DF1465" w:rsidRDefault="00DF1465" w:rsidP="00DF1465">
            <w:pPr>
              <w:pStyle w:val="ListParagraph"/>
              <w:numPr>
                <w:ilvl w:val="0"/>
                <w:numId w:val="37"/>
              </w:numPr>
              <w:spacing w:line="276" w:lineRule="auto"/>
              <w:rPr>
                <w:ins w:id="454" w:author="phuong vu" w:date="2018-11-11T10:41:00Z"/>
                <w:lang w:val="en-US"/>
              </w:rPr>
            </w:pPr>
            <w:ins w:id="455" w:author="phuong vu" w:date="2018-11-11T10:40:00Z">
              <w:r>
                <w:rPr>
                  <w:lang w:val="en-US"/>
                </w:rPr>
                <w:t>Các đơn hàng được sắp xếp theo thứ tự tang dần dựa trên ngày và khung giờ trả đồ cho khách hàng.</w:t>
              </w:r>
            </w:ins>
          </w:p>
          <w:p w14:paraId="38DF3443" w14:textId="77777777" w:rsidR="00DF1465" w:rsidRDefault="00DF1465" w:rsidP="00DF1465">
            <w:pPr>
              <w:pStyle w:val="ListParagraph"/>
              <w:numPr>
                <w:ilvl w:val="0"/>
                <w:numId w:val="37"/>
              </w:numPr>
              <w:spacing w:line="276" w:lineRule="auto"/>
              <w:rPr>
                <w:ins w:id="456" w:author="phuong vu" w:date="2018-11-11T10:41:00Z"/>
                <w:lang w:val="en-US"/>
              </w:rPr>
            </w:pPr>
            <w:ins w:id="457" w:author="phuong vu" w:date="2018-11-11T10:41:00Z">
              <w:r>
                <w:rPr>
                  <w:lang w:val="en-US"/>
                </w:rPr>
                <w:t>Các đơn hàng cùng xử lí trên một máy sẽ được gán thứ tự xử lí.</w:t>
              </w:r>
            </w:ins>
          </w:p>
          <w:p w14:paraId="69AE0287" w14:textId="77777777" w:rsidR="00DF1465" w:rsidRDefault="00DF1465" w:rsidP="00DF1465">
            <w:pPr>
              <w:spacing w:line="276" w:lineRule="auto"/>
              <w:ind w:left="720"/>
              <w:rPr>
                <w:ins w:id="458" w:author="phuong vu" w:date="2018-11-11T10:44:00Z"/>
                <w:lang w:val="en-US"/>
              </w:rPr>
            </w:pPr>
            <w:ins w:id="459" w:author="phuong vu" w:date="2018-11-11T10:41:00Z">
              <w:r>
                <w:rPr>
                  <w:lang w:val="en-US"/>
                </w:rPr>
                <w:t>Bước 3</w:t>
              </w:r>
            </w:ins>
            <w:ins w:id="460" w:author="phuong vu" w:date="2018-11-11T10:42:00Z">
              <w:r>
                <w:rPr>
                  <w:lang w:val="en-US"/>
                </w:rPr>
                <w:t>: Lưu kết quả vào cơ sở dữ liệu.</w:t>
              </w:r>
            </w:ins>
          </w:p>
          <w:p w14:paraId="714E47C4" w14:textId="77777777" w:rsidR="00DF1465" w:rsidRDefault="00DF1465" w:rsidP="00DF1465">
            <w:pPr>
              <w:spacing w:line="276" w:lineRule="auto"/>
              <w:rPr>
                <w:ins w:id="461" w:author="phuong vu" w:date="2018-11-11T10:44:00Z"/>
                <w:lang w:val="en-US"/>
              </w:rPr>
            </w:pPr>
            <w:ins w:id="462" w:author="phuong vu" w:date="2018-11-11T10:44:00Z">
              <w:r>
                <w:rPr>
                  <w:lang w:val="en-US"/>
                </w:rPr>
                <w:t>Phân công loại hai:</w:t>
              </w:r>
            </w:ins>
          </w:p>
          <w:p w14:paraId="7F4FA206" w14:textId="77777777" w:rsidR="00DF1465" w:rsidRDefault="00DF1465" w:rsidP="00DF1465">
            <w:pPr>
              <w:spacing w:line="276" w:lineRule="auto"/>
              <w:ind w:left="720"/>
              <w:rPr>
                <w:ins w:id="463" w:author="phuong vu" w:date="2018-11-11T10:45:00Z"/>
                <w:lang w:val="en-US"/>
              </w:rPr>
            </w:pPr>
            <w:ins w:id="464" w:author="phuong vu" w:date="2018-11-11T10:44:00Z">
              <w:r>
                <w:rPr>
                  <w:lang w:val="en-US"/>
                </w:rPr>
                <w:t>Bước 1: Tương tự bước 1 c</w:t>
              </w:r>
            </w:ins>
            <w:ins w:id="465" w:author="phuong vu" w:date="2018-11-11T10:45:00Z">
              <w:r>
                <w:rPr>
                  <w:lang w:val="en-US"/>
                </w:rPr>
                <w:t>ủa</w:t>
              </w:r>
            </w:ins>
            <w:ins w:id="466" w:author="phuong vu" w:date="2018-11-11T10:44:00Z">
              <w:r>
                <w:rPr>
                  <w:lang w:val="en-US"/>
                </w:rPr>
                <w:t xml:space="preserve"> phân công loại một</w:t>
              </w:r>
            </w:ins>
            <w:ins w:id="467" w:author="phuong vu" w:date="2018-11-11T10:45:00Z">
              <w:r>
                <w:rPr>
                  <w:lang w:val="en-US"/>
                </w:rPr>
                <w:t>.</w:t>
              </w:r>
            </w:ins>
          </w:p>
          <w:p w14:paraId="0A73FE1C" w14:textId="2C0FE08D" w:rsidR="00DF1465" w:rsidRPr="00DF1465" w:rsidRDefault="00DF1465">
            <w:pPr>
              <w:spacing w:line="276" w:lineRule="auto"/>
              <w:ind w:left="720"/>
              <w:rPr>
                <w:lang w:val="en-US"/>
              </w:rPr>
              <w:pPrChange w:id="468" w:author="phuong vu" w:date="2018-11-11T10:44:00Z">
                <w:pPr>
                  <w:spacing w:line="276" w:lineRule="auto"/>
                </w:pPr>
              </w:pPrChange>
            </w:pPr>
            <w:ins w:id="469" w:author="phuong vu" w:date="2018-11-11T10:45:00Z">
              <w:r>
                <w:rPr>
                  <w:lang w:val="en-US"/>
                </w:rPr>
                <w:t xml:space="preserve">Bước 2: </w:t>
              </w:r>
            </w:ins>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ins w:id="470" w:author="phuong vu" w:date="2018-11-11T10:42:00Z">
              <w:r>
                <w:rPr>
                  <w:lang w:val="en-US"/>
                </w:rPr>
                <w:t xml:space="preserve">Hiển thị được bảng phân công bao gồm các thông tin: </w:t>
              </w:r>
            </w:ins>
            <w:ins w:id="471" w:author="phuong vu" w:date="2018-11-11T10:43:00Z">
              <w:r>
                <w:rPr>
                  <w:lang w:val="en-US"/>
                </w:rPr>
                <w:t>mã máy giặt + số thứ tự xử lí, tên khách hàng + mã số đơn hàng, mã biên nhận, t</w:t>
              </w:r>
            </w:ins>
            <w:ins w:id="472" w:author="phuong vu" w:date="2018-11-11T10:44:00Z">
              <w:r>
                <w:rPr>
                  <w:lang w:val="en-US"/>
                </w:rPr>
                <w:t>rạng thái đơn hàng.</w:t>
              </w:r>
            </w:ins>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B43068" w:rsidRDefault="00B43068" w:rsidP="00225404">
            <w:pPr>
              <w:keepNext/>
              <w:spacing w:line="276" w:lineRule="auto"/>
              <w:rPr>
                <w:lang w:val="en-US"/>
                <w:rPrChange w:id="473" w:author="phuong vu" w:date="2018-11-11T10:37:00Z">
                  <w:rPr>
                    <w:i/>
                    <w:lang w:val="en-US"/>
                  </w:rPr>
                </w:rPrChange>
              </w:rPr>
            </w:pPr>
            <w:ins w:id="474" w:author="phuong vu" w:date="2018-11-11T10:37:00Z">
              <w:r>
                <w:rPr>
                  <w:lang w:val="en-US"/>
                </w:rPr>
                <w:t>Một đơn hàng có thể có một hoặc nhiều túi giặt khác nhau dựa trên phân loại.</w:t>
              </w:r>
            </w:ins>
          </w:p>
        </w:tc>
      </w:tr>
    </w:tbl>
    <w:p w14:paraId="1F02E07D" w14:textId="77777777" w:rsidR="009B0E96" w:rsidRPr="007C127C" w:rsidRDefault="009B0E96" w:rsidP="007C127C"/>
    <w:p w14:paraId="3AACDB7A" w14:textId="112BAF08" w:rsidR="00730F28" w:rsidRDefault="00730F28" w:rsidP="00730F28">
      <w:pPr>
        <w:pStyle w:val="Heading4"/>
      </w:pPr>
      <w:bookmarkStart w:id="475" w:name="_Toc529744416"/>
      <w:r>
        <w:t>Tạo đơn hàng</w:t>
      </w:r>
      <w:bookmarkEnd w:id="475"/>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476" w:name="_Toc529744417"/>
      <w:r>
        <w:t>Tìm kiếm chi nhánh gần nhất, có đủ các dịch vụ theo yêu cầu</w:t>
      </w:r>
      <w:bookmarkEnd w:id="476"/>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477" w:name="_Toc529744418"/>
      <w:r>
        <w:t>Tìm kiếm và lọc quần áo theo loại có sẵn</w:t>
      </w:r>
      <w:bookmarkEnd w:id="477"/>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478" w:name="_Toc529744419"/>
      <w:r>
        <w:lastRenderedPageBreak/>
        <w:t>Tìm kiếm đơn hàng</w:t>
      </w:r>
      <w:bookmarkEnd w:id="478"/>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479" w:name="_Toc529744420"/>
      <w:r>
        <w:t>Đăng nhập</w:t>
      </w:r>
      <w:r>
        <w:rPr>
          <w:lang w:val="en-US"/>
        </w:rPr>
        <w:t xml:space="preserve"> hệ thống</w:t>
      </w:r>
      <w:bookmarkEnd w:id="479"/>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480" w:name="_Toc529744421"/>
      <w:r>
        <w:rPr>
          <w:lang w:val="en-US"/>
        </w:rPr>
        <w:t>Đ</w:t>
      </w:r>
      <w:r>
        <w:t>ăng xuất hệ thống</w:t>
      </w:r>
      <w:bookmarkEnd w:id="480"/>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481" w:name="_Toc529744422"/>
      <w:r w:rsidR="00F5523F">
        <w:rPr>
          <w:lang w:val="en-US"/>
        </w:rPr>
        <w:t>Đăng kí tài khoản khách hàng</w:t>
      </w:r>
      <w:bookmarkEnd w:id="481"/>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482" w:name="_Toc529231143"/>
      <w:bookmarkStart w:id="483" w:name="_Toc529231530"/>
      <w:bookmarkStart w:id="484" w:name="_Toc529744423"/>
      <w:bookmarkEnd w:id="482"/>
      <w:bookmarkEnd w:id="483"/>
      <w:r>
        <w:lastRenderedPageBreak/>
        <w:t>Yêu cầu phi chức năng</w:t>
      </w:r>
      <w:bookmarkEnd w:id="484"/>
    </w:p>
    <w:p w14:paraId="55534234" w14:textId="7CE15827" w:rsidR="00EC1917" w:rsidRDefault="00EC1917" w:rsidP="00EC1917">
      <w:pPr>
        <w:pStyle w:val="Heading3"/>
      </w:pPr>
      <w:bookmarkStart w:id="485" w:name="_Toc529744424"/>
      <w:r>
        <w:t>Yêu cầu thực thi</w:t>
      </w:r>
      <w:bookmarkEnd w:id="485"/>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486" w:name="_Toc529744425"/>
      <w:r>
        <w:t>Yêu cầu chất lượng phần mềm</w:t>
      </w:r>
      <w:bookmarkEnd w:id="486"/>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487" w:name="_Toc529744426"/>
      <w:r>
        <w:t>Các quy tắc nghiệp vụ</w:t>
      </w:r>
      <w:bookmarkEnd w:id="487"/>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pPr>
        <w:pStyle w:val="Heading2"/>
        <w:rPr>
          <w:lang w:val="en-US"/>
        </w:rPr>
      </w:pPr>
      <w:bookmarkStart w:id="488" w:name="_Toc529744427"/>
      <w:r>
        <w:rPr>
          <w:lang w:val="en-US"/>
        </w:rPr>
        <w:t>Thiết kế và cài đặt</w:t>
      </w:r>
      <w:bookmarkEnd w:id="488"/>
    </w:p>
    <w:p w14:paraId="11721B01" w14:textId="4C802CAA" w:rsidR="00EC1917" w:rsidRDefault="00EC1917" w:rsidP="00EC1917">
      <w:pPr>
        <w:pStyle w:val="Heading3"/>
        <w:rPr>
          <w:ins w:id="489" w:author="phuong vu" w:date="2018-11-11T12:00:00Z"/>
        </w:rPr>
      </w:pPr>
      <w:bookmarkStart w:id="490" w:name="_Toc529744428"/>
      <w:r>
        <w:t>Kiến tr</w:t>
      </w:r>
      <w:r w:rsidR="006327EB">
        <w:t>ú</w:t>
      </w:r>
      <w:r>
        <w:t>c hệ thống</w:t>
      </w:r>
      <w:bookmarkEnd w:id="490"/>
    </w:p>
    <w:p w14:paraId="6C3E4ED8" w14:textId="77777777" w:rsidR="00E23E74" w:rsidRPr="006A2C8A" w:rsidRDefault="00E23E74">
      <w:pPr>
        <w:rPr>
          <w:ins w:id="491" w:author="phuong vu" w:date="2018-11-11T11:10:00Z"/>
        </w:rPr>
        <w:pPrChange w:id="492" w:author="phuong vu" w:date="2018-11-11T12:00:00Z">
          <w:pPr>
            <w:pStyle w:val="Heading3"/>
          </w:pPr>
        </w:pPrChange>
      </w:pPr>
    </w:p>
    <w:p w14:paraId="3FF87DEF" w14:textId="77777777" w:rsidR="00E23E74" w:rsidRDefault="00E23E74">
      <w:pPr>
        <w:keepNext/>
        <w:rPr>
          <w:ins w:id="493" w:author="phuong vu" w:date="2018-11-11T12:00:00Z"/>
        </w:rPr>
        <w:pPrChange w:id="494" w:author="phuong vu" w:date="2018-11-11T12:00:00Z">
          <w:pPr/>
        </w:pPrChange>
      </w:pPr>
      <w:ins w:id="495" w:author="phuong vu" w:date="2018-11-11T11:59:00Z">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ins>
    </w:p>
    <w:p w14:paraId="7B94E412" w14:textId="4FD90BCF" w:rsidR="00A14218" w:rsidRDefault="00E23E74" w:rsidP="00E23E74">
      <w:pPr>
        <w:pStyle w:val="Caption"/>
        <w:jc w:val="center"/>
        <w:rPr>
          <w:ins w:id="496" w:author="phuong vu" w:date="2018-11-11T12:02:00Z"/>
          <w:color w:val="auto"/>
          <w:sz w:val="26"/>
          <w:szCs w:val="26"/>
          <w:lang w:val="en-US"/>
        </w:rPr>
      </w:pPr>
      <w:bookmarkStart w:id="497" w:name="_Toc529744456"/>
      <w:ins w:id="498" w:author="phuong vu" w:date="2018-11-11T12:00:00Z">
        <w:r w:rsidRPr="00E23E74">
          <w:rPr>
            <w:color w:val="auto"/>
            <w:sz w:val="26"/>
            <w:szCs w:val="26"/>
            <w:rPrChange w:id="499" w:author="phuong vu" w:date="2018-11-11T12:00:00Z">
              <w:rPr/>
            </w:rPrChange>
          </w:rPr>
          <w:t xml:space="preserve">Hình </w:t>
        </w:r>
      </w:ins>
      <w:ins w:id="500"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501"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502" w:author="phuong vu" w:date="2018-11-12T11:26:00Z">
        <w:r w:rsidR="00C86E94">
          <w:rPr>
            <w:noProof/>
            <w:color w:val="auto"/>
            <w:sz w:val="26"/>
            <w:szCs w:val="26"/>
          </w:rPr>
          <w:t>1</w:t>
        </w:r>
        <w:r w:rsidR="00C86E94">
          <w:rPr>
            <w:color w:val="auto"/>
            <w:sz w:val="26"/>
            <w:szCs w:val="26"/>
          </w:rPr>
          <w:fldChar w:fldCharType="end"/>
        </w:r>
      </w:ins>
      <w:ins w:id="503" w:author="phuong vu" w:date="2018-11-11T12:00:00Z">
        <w:r w:rsidRPr="00E23E74">
          <w:rPr>
            <w:color w:val="auto"/>
            <w:sz w:val="26"/>
            <w:szCs w:val="26"/>
            <w:lang w:val="en-US"/>
            <w:rPrChange w:id="504" w:author="phuong vu" w:date="2018-11-11T12:00:00Z">
              <w:rPr>
                <w:lang w:val="en-US"/>
              </w:rPr>
            </w:rPrChange>
          </w:rPr>
          <w:t>: Mô hình kiến trúc hệ thống</w:t>
        </w:r>
      </w:ins>
      <w:bookmarkEnd w:id="497"/>
    </w:p>
    <w:p w14:paraId="64EBDE18" w14:textId="47B42F90" w:rsidR="00E23E74" w:rsidRDefault="00E23E74" w:rsidP="00E23E74">
      <w:pPr>
        <w:rPr>
          <w:ins w:id="505" w:author="phuong vu" w:date="2018-11-11T12:02:00Z"/>
          <w:lang w:val="en-US"/>
        </w:rPr>
      </w:pPr>
    </w:p>
    <w:p w14:paraId="66916FEA" w14:textId="23740044" w:rsidR="00E23E74" w:rsidRDefault="00E23E74" w:rsidP="00E23E74">
      <w:pPr>
        <w:rPr>
          <w:ins w:id="506" w:author="phuong vu" w:date="2018-11-11T23:05:00Z"/>
          <w:lang w:val="en-US"/>
        </w:rPr>
      </w:pPr>
      <w:ins w:id="507" w:author="phuong vu" w:date="2018-11-11T12:02:00Z">
        <w:r>
          <w:rPr>
            <w:lang w:val="en-US"/>
          </w:rPr>
          <w:lastRenderedPageBreak/>
          <w:tab/>
          <w:t xml:space="preserve">Hệ thống được xây dựng theo mô hình </w:t>
        </w:r>
      </w:ins>
      <w:ins w:id="508" w:author="phuong vu" w:date="2018-11-11T12:37:00Z">
        <w:r w:rsidR="00B548E3">
          <w:rPr>
            <w:lang w:val="en-US"/>
          </w:rPr>
          <w:t>Web Service APIs</w:t>
        </w:r>
      </w:ins>
      <w:ins w:id="509" w:author="phuong vu" w:date="2018-11-11T12:13:00Z">
        <w:r w:rsidR="00130308">
          <w:rPr>
            <w:lang w:val="en-US"/>
          </w:rPr>
          <w:t xml:space="preserve">. Với </w:t>
        </w:r>
      </w:ins>
      <w:ins w:id="510" w:author="phuong vu" w:date="2018-11-11T12:14:00Z">
        <w:r w:rsidR="00130308">
          <w:rPr>
            <w:lang w:val="en-US"/>
          </w:rPr>
          <w:t>server</w:t>
        </w:r>
      </w:ins>
      <w:ins w:id="511" w:author="phuong vu" w:date="2018-11-11T12:37:00Z">
        <w:r w:rsidR="00B548E3">
          <w:rPr>
            <w:lang w:val="en-US"/>
          </w:rPr>
          <w:t xml:space="preserve"> API</w:t>
        </w:r>
      </w:ins>
      <w:ins w:id="512" w:author="phuong vu" w:date="2018-11-11T12:14:00Z">
        <w:r w:rsidR="00130308">
          <w:rPr>
            <w:lang w:val="en-US"/>
          </w:rPr>
          <w:t xml:space="preserve"> được xây dựng dựa trên GraphQL và Postgrahile</w:t>
        </w:r>
      </w:ins>
      <w:ins w:id="513" w:author="phuong vu" w:date="2018-11-11T12:17:00Z">
        <w:r w:rsidR="00130308">
          <w:rPr>
            <w:lang w:val="en-US"/>
          </w:rPr>
          <w:t xml:space="preserve"> với nhiệm vụ chính là cung cấp các chức n</w:t>
        </w:r>
      </w:ins>
      <w:ins w:id="514" w:author="phuong vu" w:date="2018-11-11T12:18:00Z">
        <w:r w:rsidR="00130308">
          <w:rPr>
            <w:lang w:val="en-US"/>
          </w:rPr>
          <w:t>ăng thêm, sửa, xóa dữ liệu</w:t>
        </w:r>
      </w:ins>
      <w:ins w:id="515" w:author="phuong vu" w:date="2018-11-11T12:37:00Z">
        <w:r w:rsidR="00B548E3">
          <w:rPr>
            <w:lang w:val="en-US"/>
          </w:rPr>
          <w:t xml:space="preserve"> và các chức năng xử lí khác</w:t>
        </w:r>
      </w:ins>
      <w:ins w:id="516" w:author="phuong vu" w:date="2018-11-11T12:18:00Z">
        <w:r w:rsidR="00130308">
          <w:rPr>
            <w:lang w:val="en-US"/>
          </w:rPr>
          <w:t xml:space="preserve"> cho client</w:t>
        </w:r>
      </w:ins>
      <w:ins w:id="517" w:author="phuong vu" w:date="2018-11-11T12:31:00Z">
        <w:r w:rsidR="00BD1DD9">
          <w:rPr>
            <w:lang w:val="en-US"/>
          </w:rPr>
          <w:t xml:space="preserve">. Client thực hiện các chức năng cung cấp dữ liệu </w:t>
        </w:r>
      </w:ins>
      <w:ins w:id="518" w:author="phuong vu" w:date="2018-11-11T12:32:00Z">
        <w:r w:rsidR="00BD1DD9">
          <w:rPr>
            <w:lang w:val="en-US"/>
          </w:rPr>
          <w:t>chuẩn cho server xử lí</w:t>
        </w:r>
      </w:ins>
      <w:ins w:id="519" w:author="phuong vu" w:date="2018-11-11T12:34:00Z">
        <w:r w:rsidR="00B548E3">
          <w:rPr>
            <w:lang w:val="en-US"/>
          </w:rPr>
          <w:t>.</w:t>
        </w:r>
      </w:ins>
    </w:p>
    <w:p w14:paraId="343AF6FD" w14:textId="77777777" w:rsidR="00AD52C9" w:rsidRPr="006A2C8A" w:rsidRDefault="00AD52C9">
      <w:pPr>
        <w:pPrChange w:id="520" w:author="phuong vu" w:date="2018-11-11T12:02:00Z">
          <w:pPr>
            <w:pStyle w:val="Heading3"/>
          </w:pPr>
        </w:pPrChange>
      </w:pPr>
    </w:p>
    <w:p w14:paraId="2E79B060" w14:textId="32E249A7" w:rsidR="00EC1917" w:rsidRDefault="00EC1917" w:rsidP="00EC1917">
      <w:pPr>
        <w:pStyle w:val="Heading3"/>
        <w:rPr>
          <w:ins w:id="521" w:author="phuong vu" w:date="2018-11-11T12:32:00Z"/>
        </w:rPr>
      </w:pPr>
      <w:bookmarkStart w:id="522" w:name="_Toc529744429"/>
      <w:r>
        <w:t>Sơ đồ USE CASE</w:t>
      </w:r>
      <w:bookmarkEnd w:id="522"/>
    </w:p>
    <w:p w14:paraId="09ACBA31" w14:textId="77777777" w:rsidR="00176856" w:rsidRDefault="005E7E83">
      <w:pPr>
        <w:keepNext/>
        <w:rPr>
          <w:ins w:id="523" w:author="phuong vu" w:date="2018-11-11T19:33:00Z"/>
        </w:rPr>
        <w:pPrChange w:id="524" w:author="phuong vu" w:date="2018-11-11T19:33:00Z">
          <w:pPr/>
        </w:pPrChange>
      </w:pPr>
      <w:ins w:id="525" w:author="phuong vu" w:date="2018-11-11T19:31:00Z">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ins>
    </w:p>
    <w:p w14:paraId="2E305A58" w14:textId="7E003FF2" w:rsidR="00BD1DD9" w:rsidRPr="006A2C8A" w:rsidRDefault="00176856">
      <w:pPr>
        <w:pStyle w:val="Caption"/>
        <w:jc w:val="center"/>
        <w:pPrChange w:id="526" w:author="phuong vu" w:date="2018-11-11T19:33:00Z">
          <w:pPr>
            <w:pStyle w:val="Heading3"/>
          </w:pPr>
        </w:pPrChange>
      </w:pPr>
      <w:bookmarkStart w:id="527" w:name="_Toc529744457"/>
      <w:ins w:id="528" w:author="phuong vu" w:date="2018-11-11T19:33:00Z">
        <w:r w:rsidRPr="00176856">
          <w:rPr>
            <w:color w:val="auto"/>
            <w:sz w:val="26"/>
            <w:szCs w:val="26"/>
            <w:rPrChange w:id="529" w:author="phuong vu" w:date="2018-11-11T19:33:00Z">
              <w:rPr>
                <w:b w:val="0"/>
                <w:i/>
                <w:iCs/>
              </w:rPr>
            </w:rPrChange>
          </w:rPr>
          <w:t xml:space="preserve">Hình </w:t>
        </w:r>
      </w:ins>
      <w:ins w:id="530"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531"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532" w:author="phuong vu" w:date="2018-11-12T11:26:00Z">
        <w:r w:rsidR="00C86E94">
          <w:rPr>
            <w:noProof/>
            <w:color w:val="auto"/>
            <w:sz w:val="26"/>
            <w:szCs w:val="26"/>
          </w:rPr>
          <w:t>2</w:t>
        </w:r>
        <w:r w:rsidR="00C86E94">
          <w:rPr>
            <w:color w:val="auto"/>
            <w:sz w:val="26"/>
            <w:szCs w:val="26"/>
          </w:rPr>
          <w:fldChar w:fldCharType="end"/>
        </w:r>
      </w:ins>
      <w:ins w:id="533" w:author="phuong vu" w:date="2018-11-11T19:33:00Z">
        <w:r w:rsidRPr="00176856">
          <w:rPr>
            <w:color w:val="auto"/>
            <w:sz w:val="26"/>
            <w:szCs w:val="26"/>
            <w:lang w:val="en-US"/>
            <w:rPrChange w:id="534" w:author="phuong vu" w:date="2018-11-11T19:33:00Z">
              <w:rPr>
                <w:b w:val="0"/>
                <w:i/>
                <w:iCs/>
              </w:rPr>
            </w:rPrChange>
          </w:rPr>
          <w:t xml:space="preserve"> Sơ đồ USE CASE</w:t>
        </w:r>
      </w:ins>
      <w:bookmarkEnd w:id="527"/>
    </w:p>
    <w:p w14:paraId="3E178335" w14:textId="2E6FD88F" w:rsidR="004A77C2" w:rsidRDefault="004A77C2" w:rsidP="004A77C2">
      <w:pPr>
        <w:pStyle w:val="Heading3"/>
      </w:pPr>
      <w:bookmarkStart w:id="535" w:name="_Toc529744430"/>
      <w:r>
        <w:lastRenderedPageBreak/>
        <w:t>Sơ đồ phân rã USE CASE</w:t>
      </w:r>
      <w:bookmarkEnd w:id="535"/>
    </w:p>
    <w:p w14:paraId="6F5A1A58" w14:textId="74B27242" w:rsidR="00C84B71" w:rsidRDefault="00C84B71" w:rsidP="00C84B71">
      <w:pPr>
        <w:pStyle w:val="Heading3"/>
        <w:rPr>
          <w:ins w:id="536" w:author="phuong vu" w:date="2018-11-11T19:41:00Z"/>
        </w:rPr>
      </w:pPr>
      <w:bookmarkStart w:id="537" w:name="_Toc529744431"/>
      <w:r>
        <w:t xml:space="preserve">Sơ đồ </w:t>
      </w:r>
      <w:ins w:id="538" w:author="phuong vu" w:date="2018-11-11T19:41:00Z">
        <w:r w:rsidR="001A6E15">
          <w:t>C</w:t>
        </w:r>
      </w:ins>
      <w:del w:id="539" w:author="phuong vu" w:date="2018-11-11T19:41:00Z">
        <w:r w:rsidDel="001A6E15">
          <w:delText>L</w:delText>
        </w:r>
      </w:del>
      <w:r>
        <w:t>DM</w:t>
      </w:r>
      <w:bookmarkEnd w:id="537"/>
    </w:p>
    <w:p w14:paraId="27AB324E" w14:textId="78B2FBD5" w:rsidR="001A6E15" w:rsidRPr="001A6E15" w:rsidRDefault="001A6E15">
      <w:pPr>
        <w:pStyle w:val="Heading3"/>
      </w:pPr>
      <w:bookmarkStart w:id="540" w:name="_Toc529744432"/>
      <w:ins w:id="541" w:author="phuong vu" w:date="2018-11-11T19:41:00Z">
        <w:r>
          <w:t>Sơ đồ LDM</w:t>
        </w:r>
      </w:ins>
      <w:bookmarkEnd w:id="540"/>
    </w:p>
    <w:p w14:paraId="5687C8F4" w14:textId="4D92A648" w:rsidR="00C84B71" w:rsidRPr="006F2BC8" w:rsidRDefault="00C84B71" w:rsidP="006F2BC8">
      <w:pPr>
        <w:pStyle w:val="Heading3"/>
      </w:pPr>
      <w:bookmarkStart w:id="542" w:name="_Toc529744433"/>
      <w:r>
        <w:t>Sơ đồ PDM</w:t>
      </w:r>
      <w:bookmarkEnd w:id="542"/>
    </w:p>
    <w:p w14:paraId="3665043A" w14:textId="55732ABB" w:rsidR="00EC1917" w:rsidRDefault="00EC1917" w:rsidP="00EC1917">
      <w:pPr>
        <w:pStyle w:val="Heading3"/>
        <w:rPr>
          <w:ins w:id="543" w:author="phuong vu" w:date="2018-11-11T20:40:00Z"/>
        </w:rPr>
      </w:pPr>
      <w:bookmarkStart w:id="544" w:name="_Toc529744434"/>
      <w:r>
        <w:t>Thiết kế dữ liệu</w:t>
      </w:r>
      <w:bookmarkEnd w:id="544"/>
    </w:p>
    <w:p w14:paraId="4FBF77B2" w14:textId="3F800A7F" w:rsidR="00CB1F1C" w:rsidRPr="006A2C8A" w:rsidRDefault="00CB1F1C">
      <w:pPr>
        <w:pPrChange w:id="545" w:author="phuong vu" w:date="2018-11-11T20:40:00Z">
          <w:pPr>
            <w:pStyle w:val="Heading3"/>
          </w:pPr>
        </w:pPrChange>
      </w:pPr>
    </w:p>
    <w:p w14:paraId="38692DB1" w14:textId="5CD52E27" w:rsidR="00EC1917" w:rsidRDefault="00BA6D3B" w:rsidP="007C127C">
      <w:pPr>
        <w:pStyle w:val="Heading3"/>
        <w:rPr>
          <w:ins w:id="546" w:author="phuong vu" w:date="2018-11-11T20:50:00Z"/>
        </w:rPr>
      </w:pPr>
      <w:bookmarkStart w:id="547" w:name="_Toc529231542"/>
      <w:bookmarkStart w:id="548" w:name="_Toc529744435"/>
      <w:bookmarkEnd w:id="547"/>
      <w:r>
        <w:t>Thiết kế theo chức năng</w:t>
      </w:r>
      <w:bookmarkEnd w:id="548"/>
    </w:p>
    <w:p w14:paraId="28D86442" w14:textId="11E1DCB8" w:rsidR="005368A7" w:rsidRDefault="00A61DB2" w:rsidP="005368A7">
      <w:pPr>
        <w:pStyle w:val="Heading4"/>
        <w:rPr>
          <w:ins w:id="549" w:author="phuong vu" w:date="2018-11-11T20:56:00Z"/>
          <w:lang w:val="en-US"/>
        </w:rPr>
      </w:pPr>
      <w:bookmarkStart w:id="550" w:name="_Toc529744436"/>
      <w:ins w:id="551" w:author="phuong vu" w:date="2018-11-11T20:50:00Z">
        <w:r>
          <w:rPr>
            <w:lang w:val="en-US"/>
          </w:rPr>
          <w:t>Quản lí tr</w:t>
        </w:r>
      </w:ins>
      <w:ins w:id="552" w:author="phuong vu" w:date="2018-11-11T20:51:00Z">
        <w:r>
          <w:rPr>
            <w:lang w:val="en-US"/>
          </w:rPr>
          <w:t>ạng thái đơn hàng</w:t>
        </w:r>
      </w:ins>
      <w:bookmarkEnd w:id="550"/>
    </w:p>
    <w:p w14:paraId="3DAC2ECC" w14:textId="2DEAF6A9" w:rsidR="00A61DB2" w:rsidRDefault="00A61DB2" w:rsidP="00A61DB2">
      <w:pPr>
        <w:pStyle w:val="Heading4"/>
        <w:rPr>
          <w:ins w:id="553" w:author="phuong vu" w:date="2018-11-11T20:57:00Z"/>
          <w:lang w:val="en-US"/>
        </w:rPr>
      </w:pPr>
      <w:bookmarkStart w:id="554" w:name="_Toc529744437"/>
      <w:ins w:id="555" w:author="phuong vu" w:date="2018-11-11T20:56:00Z">
        <w:r>
          <w:rPr>
            <w:lang w:val="en-US"/>
          </w:rPr>
          <w:t>Quản lí trạng thái biên nh</w:t>
        </w:r>
      </w:ins>
      <w:ins w:id="556" w:author="phuong vu" w:date="2018-11-11T20:57:00Z">
        <w:r>
          <w:rPr>
            <w:lang w:val="en-US"/>
          </w:rPr>
          <w:t>ận</w:t>
        </w:r>
        <w:bookmarkEnd w:id="554"/>
      </w:ins>
    </w:p>
    <w:p w14:paraId="3C658E63" w14:textId="78ECF30A" w:rsidR="00A61DB2" w:rsidRDefault="00A61DB2" w:rsidP="00A61DB2">
      <w:pPr>
        <w:pStyle w:val="Heading4"/>
        <w:rPr>
          <w:ins w:id="557" w:author="phuong vu" w:date="2018-11-11T20:57:00Z"/>
          <w:lang w:val="en-US"/>
        </w:rPr>
      </w:pPr>
      <w:bookmarkStart w:id="558" w:name="_Toc529744438"/>
      <w:ins w:id="559" w:author="phuong vu" w:date="2018-11-11T20:57:00Z">
        <w:r>
          <w:rPr>
            <w:lang w:val="en-US"/>
          </w:rPr>
          <w:t>Tạo đơn hàng</w:t>
        </w:r>
        <w:bookmarkEnd w:id="558"/>
      </w:ins>
    </w:p>
    <w:p w14:paraId="12307A97" w14:textId="77777777" w:rsidR="00A61DB2" w:rsidRDefault="00A61DB2" w:rsidP="00A61DB2">
      <w:pPr>
        <w:pStyle w:val="Heading4"/>
        <w:rPr>
          <w:ins w:id="560" w:author="phuong vu" w:date="2018-11-11T20:57:00Z"/>
        </w:rPr>
      </w:pPr>
      <w:bookmarkStart w:id="561" w:name="_Toc529744439"/>
      <w:ins w:id="562" w:author="phuong vu" w:date="2018-11-11T20:57:00Z">
        <w:r>
          <w:t>Tìm kiếm chi nhánh gần nhất, có đủ các dịch vụ theo yêu cầu</w:t>
        </w:r>
        <w:bookmarkEnd w:id="561"/>
      </w:ins>
    </w:p>
    <w:p w14:paraId="072543C6" w14:textId="100F4E04" w:rsidR="00A61DB2" w:rsidDel="00A61DB2" w:rsidRDefault="00A61DB2" w:rsidP="00C557CE">
      <w:pPr>
        <w:pStyle w:val="Heading2"/>
        <w:rPr>
          <w:del w:id="563" w:author="phuong vu" w:date="2018-11-11T20:57:00Z"/>
          <w:lang w:val="en-US"/>
        </w:rPr>
      </w:pPr>
      <w:bookmarkStart w:id="564" w:name="_Toc529744440"/>
      <w:bookmarkEnd w:id="564"/>
    </w:p>
    <w:p w14:paraId="4A961718" w14:textId="77777777" w:rsidR="00A61DB2" w:rsidRDefault="00A61DB2" w:rsidP="00A61DB2">
      <w:pPr>
        <w:pStyle w:val="Heading4"/>
        <w:rPr>
          <w:ins w:id="565" w:author="phuong vu" w:date="2018-11-11T20:57:00Z"/>
        </w:rPr>
      </w:pPr>
      <w:bookmarkStart w:id="566" w:name="_Toc529744441"/>
      <w:ins w:id="567" w:author="phuong vu" w:date="2018-11-11T20:57:00Z">
        <w:r>
          <w:t>Tìm kiếm và lọc quần áo theo loại có sẵn</w:t>
        </w:r>
        <w:bookmarkEnd w:id="566"/>
      </w:ins>
    </w:p>
    <w:p w14:paraId="69A9AF4F" w14:textId="2041022E" w:rsidR="00A61DB2" w:rsidRDefault="00A61DB2" w:rsidP="00A61DB2">
      <w:pPr>
        <w:pStyle w:val="Heading4"/>
        <w:rPr>
          <w:ins w:id="568" w:author="phuong vu" w:date="2018-11-11T20:57:00Z"/>
        </w:rPr>
      </w:pPr>
      <w:bookmarkStart w:id="569" w:name="_Toc529744442"/>
      <w:ins w:id="570" w:author="phuong vu" w:date="2018-11-11T20:57:00Z">
        <w:r>
          <w:t>Tìm kiếm đơn hàng</w:t>
        </w:r>
        <w:bookmarkEnd w:id="569"/>
      </w:ins>
    </w:p>
    <w:p w14:paraId="6C2245BB" w14:textId="4D0CBA67" w:rsidR="00A61DB2" w:rsidRDefault="00A61DB2" w:rsidP="00A61DB2">
      <w:pPr>
        <w:pStyle w:val="Heading4"/>
        <w:rPr>
          <w:ins w:id="571" w:author="phuong vu" w:date="2018-11-11T21:23:00Z"/>
          <w:lang w:val="en-US"/>
        </w:rPr>
      </w:pPr>
      <w:bookmarkStart w:id="572" w:name="_Toc529744443"/>
      <w:ins w:id="573" w:author="phuong vu" w:date="2018-11-11T20:57:00Z">
        <w:r>
          <w:t>Đăng nhập</w:t>
        </w:r>
        <w:r>
          <w:rPr>
            <w:lang w:val="en-US"/>
          </w:rPr>
          <w:t xml:space="preserve"> hệ thống</w:t>
        </w:r>
      </w:ins>
      <w:bookmarkEnd w:id="572"/>
    </w:p>
    <w:p w14:paraId="5CB4352B" w14:textId="12A0D91C" w:rsidR="00CF3985" w:rsidRDefault="00CF3985" w:rsidP="00CF3985">
      <w:pPr>
        <w:pStyle w:val="Heading5"/>
        <w:rPr>
          <w:ins w:id="574" w:author="phuong vu" w:date="2018-11-11T21:42:00Z"/>
          <w:lang w:val="en-US"/>
        </w:rPr>
      </w:pPr>
      <w:ins w:id="575" w:author="phuong vu" w:date="2018-11-11T21:23:00Z">
        <w:r>
          <w:rPr>
            <w:lang w:val="en-US"/>
          </w:rPr>
          <w:t>Mục đích</w:t>
        </w:r>
      </w:ins>
    </w:p>
    <w:p w14:paraId="0B511C8B" w14:textId="18F7707D" w:rsidR="00B07F23" w:rsidRDefault="00B07F23">
      <w:pPr>
        <w:ind w:firstLine="720"/>
        <w:rPr>
          <w:ins w:id="576" w:author="phuong vu" w:date="2018-11-11T21:43:00Z"/>
          <w:lang w:val="en-US"/>
        </w:rPr>
        <w:pPrChange w:id="577" w:author="phuong vu" w:date="2018-11-11T21:44:00Z">
          <w:pPr>
            <w:ind w:left="720"/>
          </w:pPr>
        </w:pPrChange>
      </w:pPr>
      <w:ins w:id="578" w:author="phuong vu" w:date="2018-11-11T21:42:00Z">
        <w:r>
          <w:rPr>
            <w:lang w:val="en-US"/>
          </w:rPr>
          <w:t>Xác thực quyền truy cập của người dùng vào các tài nguyên của hệ thống. Việc xác thực đ</w:t>
        </w:r>
      </w:ins>
      <w:ins w:id="579" w:author="phuong vu" w:date="2018-11-11T21:43:00Z">
        <w:r>
          <w:rPr>
            <w:lang w:val="en-US"/>
          </w:rPr>
          <w:t xml:space="preserve">ược trên phuong thức xác thực bằng token (JWT). </w:t>
        </w:r>
      </w:ins>
      <w:ins w:id="580" w:author="phuong vu" w:date="2018-11-11T21:44:00Z">
        <w:r>
          <w:rPr>
            <w:lang w:val="en-US"/>
          </w:rPr>
          <w:t xml:space="preserve">Chuỗi xác thực bao gồm: loại tài khoản + </w:t>
        </w:r>
      </w:ins>
      <w:ins w:id="581" w:author="phuong vu" w:date="2018-11-11T21:45:00Z">
        <w:r>
          <w:rPr>
            <w:lang w:val="en-US"/>
          </w:rPr>
          <w:t>ID người dùng + loại người dùng.</w:t>
        </w:r>
      </w:ins>
    </w:p>
    <w:p w14:paraId="657A1FEA" w14:textId="0BEBF5FF" w:rsidR="00B07F23" w:rsidRDefault="00B07F23" w:rsidP="00B07F23">
      <w:pPr>
        <w:ind w:firstLine="720"/>
        <w:rPr>
          <w:ins w:id="582" w:author="phuong vu" w:date="2018-11-11T23:33:00Z"/>
          <w:lang w:val="en-US"/>
        </w:rPr>
      </w:pPr>
      <w:ins w:id="583" w:author="phuong vu" w:date="2018-11-11T21:45:00Z">
        <w:r>
          <w:rPr>
            <w:lang w:val="en-US"/>
          </w:rPr>
          <w:t>Loại tài khoản được chia làm hai loại: Tài khoản vô dan</w:t>
        </w:r>
      </w:ins>
      <w:ins w:id="584" w:author="phuong vu" w:date="2018-11-11T21:46:00Z">
        <w:r>
          <w:rPr>
            <w:lang w:val="en-US"/>
          </w:rPr>
          <w:t>h và tài khoản đã được xác thực.</w:t>
        </w:r>
      </w:ins>
    </w:p>
    <w:p w14:paraId="7648F779" w14:textId="0E373CF8" w:rsidR="004A26FE" w:rsidRDefault="004A26FE">
      <w:pPr>
        <w:ind w:firstLine="720"/>
        <w:rPr>
          <w:ins w:id="585" w:author="phuong vu" w:date="2018-11-11T21:46:00Z"/>
          <w:lang w:val="en-US"/>
        </w:rPr>
        <w:pPrChange w:id="586" w:author="phuong vu" w:date="2018-11-11T21:46:00Z">
          <w:pPr>
            <w:ind w:left="720"/>
          </w:pPr>
        </w:pPrChange>
      </w:pPr>
      <w:ins w:id="587" w:author="phuong vu" w:date="2018-11-11T23:33:00Z">
        <w:r>
          <w:rPr>
            <w:lang w:val="en-US"/>
          </w:rPr>
          <w:t xml:space="preserve">Loại người dùng </w:t>
        </w:r>
      </w:ins>
      <w:ins w:id="588" w:author="phuong vu" w:date="2018-11-11T23:34:00Z">
        <w:r>
          <w:rPr>
            <w:lang w:val="en-US"/>
          </w:rPr>
          <w:t>gồm hai loại: người dùng khách hàng (customer_type), người dùng nhận viên (staff_type).</w:t>
        </w:r>
      </w:ins>
    </w:p>
    <w:p w14:paraId="303EA976" w14:textId="057E2AD0" w:rsidR="00B07F23" w:rsidRPr="006A2C8A" w:rsidRDefault="00B07F23">
      <w:pPr>
        <w:ind w:left="720"/>
        <w:rPr>
          <w:ins w:id="589" w:author="phuong vu" w:date="2018-11-11T21:23:00Z"/>
          <w:lang w:val="en-US"/>
        </w:rPr>
        <w:pPrChange w:id="590" w:author="phuong vu" w:date="2018-11-11T21:42:00Z">
          <w:pPr>
            <w:pStyle w:val="Heading5"/>
          </w:pPr>
        </w:pPrChange>
      </w:pPr>
    </w:p>
    <w:p w14:paraId="352541C2" w14:textId="6412EE59" w:rsidR="00CF3985" w:rsidRDefault="00405A7C" w:rsidP="00CF3985">
      <w:pPr>
        <w:pStyle w:val="Heading5"/>
        <w:rPr>
          <w:ins w:id="591" w:author="phuong vu" w:date="2018-11-11T21:25:00Z"/>
          <w:lang w:val="en-US"/>
        </w:rPr>
      </w:pPr>
      <w:ins w:id="592" w:author="phuong vu" w:date="2018-11-11T21:24:00Z">
        <w:r>
          <w:rPr>
            <w:lang w:val="en-US"/>
          </w:rPr>
          <w:lastRenderedPageBreak/>
          <w:t>Giao diện</w:t>
        </w:r>
      </w:ins>
    </w:p>
    <w:p w14:paraId="4CA1230C" w14:textId="1BBBC4C7" w:rsidR="00405A7C" w:rsidRPr="006A2C8A" w:rsidRDefault="00635A50">
      <w:pPr>
        <w:rPr>
          <w:ins w:id="593" w:author="phuong vu" w:date="2018-11-11T21:24:00Z"/>
          <w:lang w:val="en-US"/>
        </w:rPr>
        <w:pPrChange w:id="594" w:author="phuong vu" w:date="2018-11-11T21:25:00Z">
          <w:pPr>
            <w:pStyle w:val="Heading5"/>
          </w:pPr>
        </w:pPrChange>
      </w:pPr>
      <w:ins w:id="595" w:author="phuong vu" w:date="2018-11-11T21:55:00Z">
        <w:r>
          <w:rPr>
            <w:noProof/>
          </w:rPr>
          <mc:AlternateContent>
            <mc:Choice Requires="wps">
              <w:drawing>
                <wp:anchor distT="0" distB="0" distL="114300" distR="114300" simplePos="0" relativeHeight="251658240" behindDoc="0" locked="0" layoutInCell="1" allowOverlap="1" wp14:anchorId="0D78D20D" wp14:editId="799E0BB9">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0EC3D849" w:rsidR="006A2C8A" w:rsidRPr="006A2C8A" w:rsidRDefault="006A2C8A">
                              <w:pPr>
                                <w:pStyle w:val="Caption"/>
                                <w:jc w:val="center"/>
                                <w:rPr>
                                  <w:noProof/>
                                </w:rPr>
                                <w:pPrChange w:id="596" w:author="phuong vu" w:date="2018-11-11T21:56:00Z">
                                  <w:pPr/>
                                </w:pPrChange>
                              </w:pPr>
                              <w:bookmarkStart w:id="597" w:name="_Toc529744458"/>
                              <w:ins w:id="598" w:author="phuong vu" w:date="2018-11-11T21:55:00Z">
                                <w:r w:rsidRPr="00635A50">
                                  <w:rPr>
                                    <w:color w:val="auto"/>
                                    <w:sz w:val="26"/>
                                    <w:szCs w:val="26"/>
                                    <w:rPrChange w:id="599" w:author="phuong vu" w:date="2018-11-11T21:56:00Z">
                                      <w:rPr>
                                        <w:i/>
                                        <w:iCs/>
                                      </w:rPr>
                                    </w:rPrChange>
                                  </w:rPr>
                                  <w:t xml:space="preserve">Hình </w:t>
                                </w:r>
                              </w:ins>
                              <w:ins w:id="600"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601"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602" w:author="phuong vu" w:date="2018-11-12T11:26:00Z">
                                <w:r w:rsidR="00C86E94">
                                  <w:rPr>
                                    <w:noProof/>
                                    <w:color w:val="auto"/>
                                    <w:sz w:val="26"/>
                                    <w:szCs w:val="26"/>
                                  </w:rPr>
                                  <w:t>3</w:t>
                                </w:r>
                                <w:r w:rsidR="00C86E94">
                                  <w:rPr>
                                    <w:color w:val="auto"/>
                                    <w:sz w:val="26"/>
                                    <w:szCs w:val="26"/>
                                  </w:rPr>
                                  <w:fldChar w:fldCharType="end"/>
                                </w:r>
                              </w:ins>
                              <w:ins w:id="603" w:author="phuong vu" w:date="2018-11-11T21:55:00Z">
                                <w:r w:rsidRPr="00635A50">
                                  <w:rPr>
                                    <w:color w:val="auto"/>
                                    <w:sz w:val="26"/>
                                    <w:szCs w:val="26"/>
                                    <w:lang w:val="en-US"/>
                                    <w:rPrChange w:id="604" w:author="phuong vu" w:date="2018-11-11T21:56:00Z">
                                      <w:rPr>
                                        <w:i/>
                                        <w:iCs/>
                                        <w:lang w:val="en-US"/>
                                      </w:rPr>
                                    </w:rPrChange>
                                  </w:rPr>
                                  <w:t>Giao diện đăng nhập trên điện thoại và trên web</w:t>
                                </w:r>
                              </w:ins>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8D20D" id="_x0000_t202" coordsize="21600,21600" o:spt="202" path="m,l,21600r21600,l21600,xe">
                  <v:stroke joinstyle="miter"/>
                  <v:path gradientshapeok="t" o:connecttype="rect"/>
                </v:shapetype>
                <v:shape id="Text Box 8" o:spid="_x0000_s1026" type="#_x0000_t202" style="position:absolute;left:0;text-align:left;margin-left:0;margin-top:302.9pt;width:419.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8LKwIAAF0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" stroked="f">
                  <v:textbox style="mso-fit-shape-to-text:t" inset="0,0,0,0">
                    <w:txbxContent>
                      <w:p w14:paraId="4B7323F1" w14:textId="0EC3D849" w:rsidR="006A2C8A" w:rsidRPr="006A2C8A" w:rsidRDefault="006A2C8A">
                        <w:pPr>
                          <w:pStyle w:val="Caption"/>
                          <w:jc w:val="center"/>
                          <w:rPr>
                            <w:noProof/>
                          </w:rPr>
                          <w:pPrChange w:id="605" w:author="phuong vu" w:date="2018-11-11T21:56:00Z">
                            <w:pPr/>
                          </w:pPrChange>
                        </w:pPr>
                        <w:bookmarkStart w:id="606" w:name="_Toc529744458"/>
                        <w:ins w:id="607" w:author="phuong vu" w:date="2018-11-11T21:55:00Z">
                          <w:r w:rsidRPr="00635A50">
                            <w:rPr>
                              <w:color w:val="auto"/>
                              <w:sz w:val="26"/>
                              <w:szCs w:val="26"/>
                              <w:rPrChange w:id="608" w:author="phuong vu" w:date="2018-11-11T21:56:00Z">
                                <w:rPr>
                                  <w:i/>
                                  <w:iCs/>
                                </w:rPr>
                              </w:rPrChange>
                            </w:rPr>
                            <w:t xml:space="preserve">Hình </w:t>
                          </w:r>
                        </w:ins>
                        <w:ins w:id="609"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610"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611" w:author="phuong vu" w:date="2018-11-12T11:26:00Z">
                          <w:r w:rsidR="00C86E94">
                            <w:rPr>
                              <w:noProof/>
                              <w:color w:val="auto"/>
                              <w:sz w:val="26"/>
                              <w:szCs w:val="26"/>
                            </w:rPr>
                            <w:t>3</w:t>
                          </w:r>
                          <w:r w:rsidR="00C86E94">
                            <w:rPr>
                              <w:color w:val="auto"/>
                              <w:sz w:val="26"/>
                              <w:szCs w:val="26"/>
                            </w:rPr>
                            <w:fldChar w:fldCharType="end"/>
                          </w:r>
                        </w:ins>
                        <w:ins w:id="612" w:author="phuong vu" w:date="2018-11-11T21:55:00Z">
                          <w:r w:rsidRPr="00635A50">
                            <w:rPr>
                              <w:color w:val="auto"/>
                              <w:sz w:val="26"/>
                              <w:szCs w:val="26"/>
                              <w:lang w:val="en-US"/>
                              <w:rPrChange w:id="613" w:author="phuong vu" w:date="2018-11-11T21:56:00Z">
                                <w:rPr>
                                  <w:i/>
                                  <w:iCs/>
                                  <w:lang w:val="en-US"/>
                                </w:rPr>
                              </w:rPrChange>
                            </w:rPr>
                            <w:t>Giao diện đăng nhập trên điện thoại và trên web</w:t>
                          </w:r>
                        </w:ins>
                        <w:bookmarkEnd w:id="606"/>
                      </w:p>
                    </w:txbxContent>
                  </v:textbox>
                  <w10:wrap type="topAndBottom"/>
                </v:shape>
              </w:pict>
            </mc:Fallback>
          </mc:AlternateContent>
        </w:r>
      </w:ins>
      <w:r>
        <w:rPr>
          <w:noProof/>
          <w:lang w:val="en-US"/>
        </w:rPr>
        <mc:AlternateContent>
          <mc:Choice Requires="wpg">
            <w:drawing>
              <wp:anchor distT="0" distB="0" distL="114300" distR="114300" simplePos="0" relativeHeight="251656192" behindDoc="0" locked="0" layoutInCell="1" allowOverlap="1" wp14:anchorId="1B7F4940" wp14:editId="3F34B710">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3DD62847" id="Group 7" o:spid="_x0000_s1026" style="position:absolute;margin-left:0;margin-top:15.6pt;width:419.85pt;height:282.8pt;z-index:251656192;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15"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16" o:title=""/>
                </v:shape>
                <w10:wrap type="topAndBottom" anchorx="margin"/>
              </v:group>
            </w:pict>
          </mc:Fallback>
        </mc:AlternateContent>
      </w:r>
      <w:ins w:id="614" w:author="phuong vu" w:date="2018-11-11T21:41:00Z">
        <w:r w:rsidR="00405A7C" w:rsidRPr="00405A7C">
          <w:rPr>
            <w:noProof/>
          </w:rPr>
          <w:t xml:space="preserve"> </w:t>
        </w:r>
      </w:ins>
    </w:p>
    <w:p w14:paraId="7C9E9F2D" w14:textId="77AAE486" w:rsidR="00405A7C" w:rsidRDefault="00405A7C" w:rsidP="00405A7C">
      <w:pPr>
        <w:pStyle w:val="Heading5"/>
        <w:rPr>
          <w:ins w:id="615" w:author="phuong vu" w:date="2018-11-11T21:58:00Z"/>
          <w:lang w:val="en-US"/>
        </w:rPr>
      </w:pPr>
      <w:ins w:id="616" w:author="phuong vu" w:date="2018-11-11T21:24:00Z">
        <w:r w:rsidRPr="00405A7C">
          <w:rPr>
            <w:lang w:val="en-US"/>
          </w:rPr>
          <w:t>Các thành phần giao diện</w:t>
        </w:r>
      </w:ins>
    </w:p>
    <w:tbl>
      <w:tblPr>
        <w:tblStyle w:val="TableGrid"/>
        <w:tblW w:w="0" w:type="auto"/>
        <w:tblLook w:val="04A0" w:firstRow="1" w:lastRow="0" w:firstColumn="1" w:lastColumn="0" w:noHBand="0" w:noVBand="1"/>
        <w:tblPrChange w:id="617" w:author="phuong vu" w:date="2018-11-11T22:02:00Z">
          <w:tblPr>
            <w:tblStyle w:val="TableGrid"/>
            <w:tblW w:w="0" w:type="auto"/>
            <w:tblLook w:val="04A0" w:firstRow="1" w:lastRow="0" w:firstColumn="1" w:lastColumn="0" w:noHBand="0" w:noVBand="1"/>
          </w:tblPr>
        </w:tblPrChange>
      </w:tblPr>
      <w:tblGrid>
        <w:gridCol w:w="805"/>
        <w:gridCol w:w="1980"/>
        <w:gridCol w:w="2970"/>
        <w:gridCol w:w="1266"/>
        <w:gridCol w:w="1756"/>
        <w:tblGridChange w:id="618">
          <w:tblGrid>
            <w:gridCol w:w="1755"/>
            <w:gridCol w:w="1755"/>
            <w:gridCol w:w="1755"/>
            <w:gridCol w:w="1756"/>
            <w:gridCol w:w="1756"/>
          </w:tblGrid>
        </w:tblGridChange>
      </w:tblGrid>
      <w:tr w:rsidR="00635A50" w14:paraId="1456FC93" w14:textId="77777777" w:rsidTr="00443B37">
        <w:trPr>
          <w:ins w:id="619" w:author="phuong vu" w:date="2018-11-11T21:59:00Z"/>
        </w:trPr>
        <w:tc>
          <w:tcPr>
            <w:tcW w:w="805" w:type="dxa"/>
            <w:vAlign w:val="center"/>
            <w:tcPrChange w:id="620" w:author="phuong vu" w:date="2018-11-11T22:02:00Z">
              <w:tcPr>
                <w:tcW w:w="1755" w:type="dxa"/>
              </w:tcPr>
            </w:tcPrChange>
          </w:tcPr>
          <w:p w14:paraId="22C62E7E" w14:textId="41C47054" w:rsidR="00635A50" w:rsidRPr="00443B37" w:rsidRDefault="00635A50">
            <w:pPr>
              <w:spacing w:line="360" w:lineRule="auto"/>
              <w:jc w:val="center"/>
              <w:rPr>
                <w:ins w:id="621" w:author="phuong vu" w:date="2018-11-11T21:59:00Z"/>
                <w:b/>
                <w:lang w:val="en-US"/>
                <w:rPrChange w:id="622" w:author="phuong vu" w:date="2018-11-11T22:02:00Z">
                  <w:rPr>
                    <w:ins w:id="623" w:author="phuong vu" w:date="2018-11-11T21:59:00Z"/>
                    <w:lang w:val="en-US"/>
                  </w:rPr>
                </w:rPrChange>
              </w:rPr>
              <w:pPrChange w:id="624" w:author="phuong vu" w:date="2018-11-11T22:40:00Z">
                <w:pPr/>
              </w:pPrChange>
            </w:pPr>
            <w:ins w:id="625" w:author="phuong vu" w:date="2018-11-11T22:01:00Z">
              <w:r w:rsidRPr="00443B37">
                <w:rPr>
                  <w:b/>
                  <w:lang w:val="en-US"/>
                  <w:rPrChange w:id="626" w:author="phuong vu" w:date="2018-11-11T22:02:00Z">
                    <w:rPr>
                      <w:lang w:val="en-US"/>
                    </w:rPr>
                  </w:rPrChange>
                </w:rPr>
                <w:t>STT</w:t>
              </w:r>
            </w:ins>
          </w:p>
        </w:tc>
        <w:tc>
          <w:tcPr>
            <w:tcW w:w="1980" w:type="dxa"/>
            <w:vAlign w:val="center"/>
            <w:tcPrChange w:id="627" w:author="phuong vu" w:date="2018-11-11T22:02:00Z">
              <w:tcPr>
                <w:tcW w:w="1755" w:type="dxa"/>
              </w:tcPr>
            </w:tcPrChange>
          </w:tcPr>
          <w:p w14:paraId="27F257C4" w14:textId="5BD98C38" w:rsidR="00635A50" w:rsidRPr="00443B37" w:rsidRDefault="00635A50">
            <w:pPr>
              <w:spacing w:line="360" w:lineRule="auto"/>
              <w:jc w:val="center"/>
              <w:rPr>
                <w:ins w:id="628" w:author="phuong vu" w:date="2018-11-11T21:59:00Z"/>
                <w:b/>
                <w:lang w:val="en-US"/>
                <w:rPrChange w:id="629" w:author="phuong vu" w:date="2018-11-11T22:02:00Z">
                  <w:rPr>
                    <w:ins w:id="630" w:author="phuong vu" w:date="2018-11-11T21:59:00Z"/>
                    <w:lang w:val="en-US"/>
                  </w:rPr>
                </w:rPrChange>
              </w:rPr>
              <w:pPrChange w:id="631" w:author="phuong vu" w:date="2018-11-11T22:40:00Z">
                <w:pPr/>
              </w:pPrChange>
            </w:pPr>
            <w:ins w:id="632" w:author="phuong vu" w:date="2018-11-11T22:01:00Z">
              <w:r w:rsidRPr="00443B37">
                <w:rPr>
                  <w:b/>
                  <w:lang w:val="en-US"/>
                  <w:rPrChange w:id="633" w:author="phuong vu" w:date="2018-11-11T22:02:00Z">
                    <w:rPr>
                      <w:lang w:val="en-US"/>
                    </w:rPr>
                  </w:rPrChange>
                </w:rPr>
                <w:t>Loại điều khiển</w:t>
              </w:r>
            </w:ins>
          </w:p>
        </w:tc>
        <w:tc>
          <w:tcPr>
            <w:tcW w:w="2970" w:type="dxa"/>
            <w:vAlign w:val="center"/>
            <w:tcPrChange w:id="634" w:author="phuong vu" w:date="2018-11-11T22:02:00Z">
              <w:tcPr>
                <w:tcW w:w="1755" w:type="dxa"/>
              </w:tcPr>
            </w:tcPrChange>
          </w:tcPr>
          <w:p w14:paraId="171DB254" w14:textId="1561C98F" w:rsidR="00635A50" w:rsidRPr="00443B37" w:rsidRDefault="00635A50">
            <w:pPr>
              <w:spacing w:line="360" w:lineRule="auto"/>
              <w:jc w:val="center"/>
              <w:rPr>
                <w:ins w:id="635" w:author="phuong vu" w:date="2018-11-11T21:59:00Z"/>
                <w:b/>
                <w:lang w:val="en-US"/>
                <w:rPrChange w:id="636" w:author="phuong vu" w:date="2018-11-11T22:02:00Z">
                  <w:rPr>
                    <w:ins w:id="637" w:author="phuong vu" w:date="2018-11-11T21:59:00Z"/>
                    <w:lang w:val="en-US"/>
                  </w:rPr>
                </w:rPrChange>
              </w:rPr>
              <w:pPrChange w:id="638" w:author="phuong vu" w:date="2018-11-11T22:40:00Z">
                <w:pPr/>
              </w:pPrChange>
            </w:pPr>
            <w:ins w:id="639" w:author="phuong vu" w:date="2018-11-11T22:01:00Z">
              <w:r w:rsidRPr="00443B37">
                <w:rPr>
                  <w:b/>
                  <w:lang w:val="en-US"/>
                  <w:rPrChange w:id="640" w:author="phuong vu" w:date="2018-11-11T22:02:00Z">
                    <w:rPr>
                      <w:lang w:val="en-US"/>
                    </w:rPr>
                  </w:rPrChange>
                </w:rPr>
                <w:t>Nội dung thực hiện</w:t>
              </w:r>
            </w:ins>
          </w:p>
        </w:tc>
        <w:tc>
          <w:tcPr>
            <w:tcW w:w="1266" w:type="dxa"/>
            <w:vAlign w:val="center"/>
            <w:tcPrChange w:id="641" w:author="phuong vu" w:date="2018-11-11T22:02:00Z">
              <w:tcPr>
                <w:tcW w:w="1756" w:type="dxa"/>
              </w:tcPr>
            </w:tcPrChange>
          </w:tcPr>
          <w:p w14:paraId="694EF5DD" w14:textId="2E39E0CA" w:rsidR="00635A50" w:rsidRPr="00443B37" w:rsidRDefault="00635A50">
            <w:pPr>
              <w:spacing w:line="360" w:lineRule="auto"/>
              <w:jc w:val="center"/>
              <w:rPr>
                <w:ins w:id="642" w:author="phuong vu" w:date="2018-11-11T21:59:00Z"/>
                <w:b/>
                <w:lang w:val="en-US"/>
                <w:rPrChange w:id="643" w:author="phuong vu" w:date="2018-11-11T22:02:00Z">
                  <w:rPr>
                    <w:ins w:id="644" w:author="phuong vu" w:date="2018-11-11T21:59:00Z"/>
                    <w:lang w:val="en-US"/>
                  </w:rPr>
                </w:rPrChange>
              </w:rPr>
              <w:pPrChange w:id="645" w:author="phuong vu" w:date="2018-11-11T22:40:00Z">
                <w:pPr/>
              </w:pPrChange>
            </w:pPr>
            <w:ins w:id="646" w:author="phuong vu" w:date="2018-11-11T22:02:00Z">
              <w:r w:rsidRPr="00443B37">
                <w:rPr>
                  <w:b/>
                  <w:lang w:val="en-US"/>
                  <w:rPrChange w:id="647" w:author="phuong vu" w:date="2018-11-11T22:02:00Z">
                    <w:rPr>
                      <w:lang w:val="en-US"/>
                    </w:rPr>
                  </w:rPrChange>
                </w:rPr>
                <w:t>Giá trị mặc định</w:t>
              </w:r>
            </w:ins>
          </w:p>
        </w:tc>
        <w:tc>
          <w:tcPr>
            <w:tcW w:w="1756" w:type="dxa"/>
            <w:vAlign w:val="center"/>
            <w:tcPrChange w:id="648" w:author="phuong vu" w:date="2018-11-11T22:02:00Z">
              <w:tcPr>
                <w:tcW w:w="1756" w:type="dxa"/>
              </w:tcPr>
            </w:tcPrChange>
          </w:tcPr>
          <w:p w14:paraId="153B05B7" w14:textId="06DEC515" w:rsidR="00635A50" w:rsidRPr="00443B37" w:rsidRDefault="00635A50">
            <w:pPr>
              <w:spacing w:line="360" w:lineRule="auto"/>
              <w:jc w:val="center"/>
              <w:rPr>
                <w:ins w:id="649" w:author="phuong vu" w:date="2018-11-11T21:59:00Z"/>
                <w:b/>
                <w:lang w:val="en-US"/>
                <w:rPrChange w:id="650" w:author="phuong vu" w:date="2018-11-11T22:02:00Z">
                  <w:rPr>
                    <w:ins w:id="651" w:author="phuong vu" w:date="2018-11-11T21:59:00Z"/>
                    <w:lang w:val="en-US"/>
                  </w:rPr>
                </w:rPrChange>
              </w:rPr>
              <w:pPrChange w:id="652" w:author="phuong vu" w:date="2018-11-11T22:40:00Z">
                <w:pPr/>
              </w:pPrChange>
            </w:pPr>
            <w:ins w:id="653" w:author="phuong vu" w:date="2018-11-11T22:02:00Z">
              <w:r w:rsidRPr="00443B37">
                <w:rPr>
                  <w:b/>
                  <w:lang w:val="en-US"/>
                  <w:rPrChange w:id="654" w:author="phuong vu" w:date="2018-11-11T22:02:00Z">
                    <w:rPr>
                      <w:lang w:val="en-US"/>
                    </w:rPr>
                  </w:rPrChange>
                </w:rPr>
                <w:t>Lưu ý</w:t>
              </w:r>
            </w:ins>
          </w:p>
        </w:tc>
      </w:tr>
      <w:tr w:rsidR="00635A50" w14:paraId="4E591DCE" w14:textId="77777777" w:rsidTr="00635A50">
        <w:trPr>
          <w:ins w:id="655" w:author="phuong vu" w:date="2018-11-11T21:59:00Z"/>
        </w:trPr>
        <w:tc>
          <w:tcPr>
            <w:tcW w:w="805" w:type="dxa"/>
            <w:tcPrChange w:id="656" w:author="phuong vu" w:date="2018-11-11T22:02:00Z">
              <w:tcPr>
                <w:tcW w:w="1755" w:type="dxa"/>
              </w:tcPr>
            </w:tcPrChange>
          </w:tcPr>
          <w:p w14:paraId="17C21D90" w14:textId="628C2428" w:rsidR="00635A50" w:rsidRDefault="00443B37">
            <w:pPr>
              <w:spacing w:line="360" w:lineRule="auto"/>
              <w:jc w:val="center"/>
              <w:rPr>
                <w:ins w:id="657" w:author="phuong vu" w:date="2018-11-11T21:59:00Z"/>
                <w:lang w:val="en-US"/>
              </w:rPr>
              <w:pPrChange w:id="658" w:author="phuong vu" w:date="2018-11-11T22:40:00Z">
                <w:pPr/>
              </w:pPrChange>
            </w:pPr>
            <w:ins w:id="659" w:author="phuong vu" w:date="2018-11-11T22:02:00Z">
              <w:r>
                <w:rPr>
                  <w:lang w:val="en-US"/>
                </w:rPr>
                <w:t>1</w:t>
              </w:r>
            </w:ins>
          </w:p>
        </w:tc>
        <w:tc>
          <w:tcPr>
            <w:tcW w:w="1980" w:type="dxa"/>
            <w:tcPrChange w:id="660" w:author="phuong vu" w:date="2018-11-11T22:02:00Z">
              <w:tcPr>
                <w:tcW w:w="1755" w:type="dxa"/>
              </w:tcPr>
            </w:tcPrChange>
          </w:tcPr>
          <w:p w14:paraId="0CF4CE65" w14:textId="2015419E" w:rsidR="00635A50" w:rsidRDefault="00443B37">
            <w:pPr>
              <w:spacing w:line="360" w:lineRule="auto"/>
              <w:rPr>
                <w:ins w:id="661" w:author="phuong vu" w:date="2018-11-11T21:59:00Z"/>
                <w:lang w:val="en-US"/>
              </w:rPr>
              <w:pPrChange w:id="662" w:author="phuong vu" w:date="2018-11-11T22:40:00Z">
                <w:pPr/>
              </w:pPrChange>
            </w:pPr>
            <w:ins w:id="663" w:author="phuong vu" w:date="2018-11-11T22:10:00Z">
              <w:r>
                <w:rPr>
                  <w:lang w:val="en-US"/>
                </w:rPr>
                <w:t>inputText</w:t>
              </w:r>
            </w:ins>
          </w:p>
        </w:tc>
        <w:tc>
          <w:tcPr>
            <w:tcW w:w="2970" w:type="dxa"/>
            <w:tcPrChange w:id="664" w:author="phuong vu" w:date="2018-11-11T22:02:00Z">
              <w:tcPr>
                <w:tcW w:w="1755" w:type="dxa"/>
              </w:tcPr>
            </w:tcPrChange>
          </w:tcPr>
          <w:p w14:paraId="269EAB32" w14:textId="2C98A1F8" w:rsidR="00635A50" w:rsidRDefault="005D2D32">
            <w:pPr>
              <w:spacing w:line="360" w:lineRule="auto"/>
              <w:rPr>
                <w:ins w:id="665" w:author="phuong vu" w:date="2018-11-11T21:59:00Z"/>
                <w:lang w:val="en-US"/>
              </w:rPr>
              <w:pPrChange w:id="666" w:author="phuong vu" w:date="2018-11-11T22:40:00Z">
                <w:pPr/>
              </w:pPrChange>
            </w:pPr>
            <w:ins w:id="667" w:author="phuong vu" w:date="2018-11-11T22:22:00Z">
              <w:r>
                <w:rPr>
                  <w:lang w:val="en-US"/>
                </w:rPr>
                <w:t>Nhập</w:t>
              </w:r>
            </w:ins>
            <w:ins w:id="668" w:author="phuong vu" w:date="2018-11-11T22:23:00Z">
              <w:r>
                <w:rPr>
                  <w:lang w:val="en-US"/>
                </w:rPr>
                <w:t xml:space="preserve"> địa chỉ email</w:t>
              </w:r>
            </w:ins>
          </w:p>
        </w:tc>
        <w:tc>
          <w:tcPr>
            <w:tcW w:w="1266" w:type="dxa"/>
            <w:tcPrChange w:id="669" w:author="phuong vu" w:date="2018-11-11T22:02:00Z">
              <w:tcPr>
                <w:tcW w:w="1756" w:type="dxa"/>
              </w:tcPr>
            </w:tcPrChange>
          </w:tcPr>
          <w:p w14:paraId="301A60FA" w14:textId="77777777" w:rsidR="00635A50" w:rsidRDefault="00635A50">
            <w:pPr>
              <w:spacing w:line="360" w:lineRule="auto"/>
              <w:rPr>
                <w:ins w:id="670" w:author="phuong vu" w:date="2018-11-11T21:59:00Z"/>
                <w:lang w:val="en-US"/>
              </w:rPr>
              <w:pPrChange w:id="671" w:author="phuong vu" w:date="2018-11-11T22:40:00Z">
                <w:pPr/>
              </w:pPrChange>
            </w:pPr>
          </w:p>
        </w:tc>
        <w:tc>
          <w:tcPr>
            <w:tcW w:w="1756" w:type="dxa"/>
            <w:tcPrChange w:id="672" w:author="phuong vu" w:date="2018-11-11T22:02:00Z">
              <w:tcPr>
                <w:tcW w:w="1756" w:type="dxa"/>
              </w:tcPr>
            </w:tcPrChange>
          </w:tcPr>
          <w:p w14:paraId="7F07190E" w14:textId="77777777" w:rsidR="00635A50" w:rsidRDefault="00635A50">
            <w:pPr>
              <w:spacing w:line="360" w:lineRule="auto"/>
              <w:rPr>
                <w:ins w:id="673" w:author="phuong vu" w:date="2018-11-11T21:59:00Z"/>
                <w:lang w:val="en-US"/>
              </w:rPr>
              <w:pPrChange w:id="674" w:author="phuong vu" w:date="2018-11-11T22:40:00Z">
                <w:pPr/>
              </w:pPrChange>
            </w:pPr>
          </w:p>
        </w:tc>
      </w:tr>
      <w:tr w:rsidR="00443B37" w14:paraId="6F72BE58" w14:textId="77777777" w:rsidTr="00635A50">
        <w:trPr>
          <w:ins w:id="675" w:author="phuong vu" w:date="2018-11-11T21:59:00Z"/>
        </w:trPr>
        <w:tc>
          <w:tcPr>
            <w:tcW w:w="805" w:type="dxa"/>
            <w:tcPrChange w:id="676" w:author="phuong vu" w:date="2018-11-11T22:02:00Z">
              <w:tcPr>
                <w:tcW w:w="1755" w:type="dxa"/>
              </w:tcPr>
            </w:tcPrChange>
          </w:tcPr>
          <w:p w14:paraId="1266287B" w14:textId="3553F01E" w:rsidR="00443B37" w:rsidRDefault="00443B37">
            <w:pPr>
              <w:spacing w:line="360" w:lineRule="auto"/>
              <w:jc w:val="center"/>
              <w:rPr>
                <w:ins w:id="677" w:author="phuong vu" w:date="2018-11-11T21:59:00Z"/>
                <w:lang w:val="en-US"/>
              </w:rPr>
              <w:pPrChange w:id="678" w:author="phuong vu" w:date="2018-11-11T22:40:00Z">
                <w:pPr/>
              </w:pPrChange>
            </w:pPr>
            <w:ins w:id="679" w:author="phuong vu" w:date="2018-11-11T22:10:00Z">
              <w:r>
                <w:rPr>
                  <w:lang w:val="en-US"/>
                </w:rPr>
                <w:t>2</w:t>
              </w:r>
            </w:ins>
          </w:p>
        </w:tc>
        <w:tc>
          <w:tcPr>
            <w:tcW w:w="1980" w:type="dxa"/>
            <w:tcPrChange w:id="680" w:author="phuong vu" w:date="2018-11-11T22:02:00Z">
              <w:tcPr>
                <w:tcW w:w="1755" w:type="dxa"/>
              </w:tcPr>
            </w:tcPrChange>
          </w:tcPr>
          <w:p w14:paraId="742BBADE" w14:textId="76BB4F89" w:rsidR="00443B37" w:rsidRDefault="00443B37">
            <w:pPr>
              <w:spacing w:line="360" w:lineRule="auto"/>
              <w:rPr>
                <w:ins w:id="681" w:author="phuong vu" w:date="2018-11-11T21:59:00Z"/>
                <w:lang w:val="en-US"/>
              </w:rPr>
              <w:pPrChange w:id="682" w:author="phuong vu" w:date="2018-11-11T22:40:00Z">
                <w:pPr/>
              </w:pPrChange>
            </w:pPr>
            <w:ins w:id="683" w:author="phuong vu" w:date="2018-11-11T22:11:00Z">
              <w:r>
                <w:rPr>
                  <w:lang w:val="en-US"/>
                </w:rPr>
                <w:t>inputText</w:t>
              </w:r>
            </w:ins>
          </w:p>
        </w:tc>
        <w:tc>
          <w:tcPr>
            <w:tcW w:w="2970" w:type="dxa"/>
            <w:tcPrChange w:id="684" w:author="phuong vu" w:date="2018-11-11T22:02:00Z">
              <w:tcPr>
                <w:tcW w:w="1755" w:type="dxa"/>
              </w:tcPr>
            </w:tcPrChange>
          </w:tcPr>
          <w:p w14:paraId="4CACBBBA" w14:textId="7D2F95B3" w:rsidR="00443B37" w:rsidRDefault="005D2D32">
            <w:pPr>
              <w:spacing w:line="360" w:lineRule="auto"/>
              <w:rPr>
                <w:ins w:id="685" w:author="phuong vu" w:date="2018-11-11T21:59:00Z"/>
                <w:lang w:val="en-US"/>
              </w:rPr>
              <w:pPrChange w:id="686" w:author="phuong vu" w:date="2018-11-11T22:40:00Z">
                <w:pPr/>
              </w:pPrChange>
            </w:pPr>
            <w:ins w:id="687" w:author="phuong vu" w:date="2018-11-11T22:23:00Z">
              <w:r>
                <w:rPr>
                  <w:lang w:val="en-US"/>
                </w:rPr>
                <w:t>Nhập mật khẩu</w:t>
              </w:r>
            </w:ins>
          </w:p>
        </w:tc>
        <w:tc>
          <w:tcPr>
            <w:tcW w:w="1266" w:type="dxa"/>
            <w:tcPrChange w:id="688" w:author="phuong vu" w:date="2018-11-11T22:02:00Z">
              <w:tcPr>
                <w:tcW w:w="1756" w:type="dxa"/>
              </w:tcPr>
            </w:tcPrChange>
          </w:tcPr>
          <w:p w14:paraId="19AAA9C3" w14:textId="77777777" w:rsidR="00443B37" w:rsidRDefault="00443B37">
            <w:pPr>
              <w:spacing w:line="360" w:lineRule="auto"/>
              <w:rPr>
                <w:ins w:id="689" w:author="phuong vu" w:date="2018-11-11T21:59:00Z"/>
                <w:lang w:val="en-US"/>
              </w:rPr>
              <w:pPrChange w:id="690" w:author="phuong vu" w:date="2018-11-11T22:40:00Z">
                <w:pPr/>
              </w:pPrChange>
            </w:pPr>
          </w:p>
        </w:tc>
        <w:tc>
          <w:tcPr>
            <w:tcW w:w="1756" w:type="dxa"/>
            <w:tcPrChange w:id="691" w:author="phuong vu" w:date="2018-11-11T22:02:00Z">
              <w:tcPr>
                <w:tcW w:w="1756" w:type="dxa"/>
              </w:tcPr>
            </w:tcPrChange>
          </w:tcPr>
          <w:p w14:paraId="433F537D" w14:textId="77777777" w:rsidR="00443B37" w:rsidRDefault="00443B37">
            <w:pPr>
              <w:spacing w:line="360" w:lineRule="auto"/>
              <w:rPr>
                <w:ins w:id="692" w:author="phuong vu" w:date="2018-11-11T21:59:00Z"/>
                <w:lang w:val="en-US"/>
              </w:rPr>
              <w:pPrChange w:id="693" w:author="phuong vu" w:date="2018-11-11T22:40:00Z">
                <w:pPr/>
              </w:pPrChange>
            </w:pPr>
          </w:p>
        </w:tc>
      </w:tr>
      <w:tr w:rsidR="00443B37" w14:paraId="7603998A" w14:textId="77777777" w:rsidTr="00635A50">
        <w:trPr>
          <w:ins w:id="694" w:author="phuong vu" w:date="2018-11-11T21:59:00Z"/>
        </w:trPr>
        <w:tc>
          <w:tcPr>
            <w:tcW w:w="805" w:type="dxa"/>
            <w:tcPrChange w:id="695" w:author="phuong vu" w:date="2018-11-11T22:02:00Z">
              <w:tcPr>
                <w:tcW w:w="1755" w:type="dxa"/>
              </w:tcPr>
            </w:tcPrChange>
          </w:tcPr>
          <w:p w14:paraId="575BDB53" w14:textId="702F83B7" w:rsidR="00443B37" w:rsidRDefault="00443B37">
            <w:pPr>
              <w:spacing w:line="360" w:lineRule="auto"/>
              <w:jc w:val="center"/>
              <w:rPr>
                <w:ins w:id="696" w:author="phuong vu" w:date="2018-11-11T21:59:00Z"/>
                <w:lang w:val="en-US"/>
              </w:rPr>
              <w:pPrChange w:id="697" w:author="phuong vu" w:date="2018-11-11T22:40:00Z">
                <w:pPr/>
              </w:pPrChange>
            </w:pPr>
            <w:ins w:id="698" w:author="phuong vu" w:date="2018-11-11T22:10:00Z">
              <w:r>
                <w:rPr>
                  <w:lang w:val="en-US"/>
                </w:rPr>
                <w:t>3</w:t>
              </w:r>
            </w:ins>
          </w:p>
        </w:tc>
        <w:tc>
          <w:tcPr>
            <w:tcW w:w="1980" w:type="dxa"/>
            <w:tcPrChange w:id="699" w:author="phuong vu" w:date="2018-11-11T22:02:00Z">
              <w:tcPr>
                <w:tcW w:w="1755" w:type="dxa"/>
              </w:tcPr>
            </w:tcPrChange>
          </w:tcPr>
          <w:p w14:paraId="79F9F589" w14:textId="414F7F81" w:rsidR="00443B37" w:rsidRDefault="00443B37">
            <w:pPr>
              <w:spacing w:line="360" w:lineRule="auto"/>
              <w:rPr>
                <w:ins w:id="700" w:author="phuong vu" w:date="2018-11-11T21:59:00Z"/>
                <w:lang w:val="en-US"/>
              </w:rPr>
              <w:pPrChange w:id="701" w:author="phuong vu" w:date="2018-11-11T22:40:00Z">
                <w:pPr/>
              </w:pPrChange>
            </w:pPr>
            <w:ins w:id="702" w:author="phuong vu" w:date="2018-11-11T22:11:00Z">
              <w:r>
                <w:rPr>
                  <w:lang w:val="en-US"/>
                </w:rPr>
                <w:t>button</w:t>
              </w:r>
            </w:ins>
          </w:p>
        </w:tc>
        <w:tc>
          <w:tcPr>
            <w:tcW w:w="2970" w:type="dxa"/>
            <w:tcPrChange w:id="703" w:author="phuong vu" w:date="2018-11-11T22:02:00Z">
              <w:tcPr>
                <w:tcW w:w="1755" w:type="dxa"/>
              </w:tcPr>
            </w:tcPrChange>
          </w:tcPr>
          <w:p w14:paraId="054D88AD" w14:textId="60FF05EA" w:rsidR="00443B37" w:rsidRDefault="005D2D32">
            <w:pPr>
              <w:spacing w:line="360" w:lineRule="auto"/>
              <w:rPr>
                <w:ins w:id="704" w:author="phuong vu" w:date="2018-11-11T21:59:00Z"/>
                <w:lang w:val="en-US"/>
              </w:rPr>
              <w:pPrChange w:id="705" w:author="phuong vu" w:date="2018-11-11T22:40:00Z">
                <w:pPr/>
              </w:pPrChange>
            </w:pPr>
            <w:ins w:id="706" w:author="phuong vu" w:date="2018-11-11T22:27:00Z">
              <w:r>
                <w:rPr>
                  <w:lang w:val="en-US"/>
                </w:rPr>
                <w:t>Đăng nhập</w:t>
              </w:r>
            </w:ins>
          </w:p>
        </w:tc>
        <w:tc>
          <w:tcPr>
            <w:tcW w:w="1266" w:type="dxa"/>
            <w:tcPrChange w:id="707" w:author="phuong vu" w:date="2018-11-11T22:02:00Z">
              <w:tcPr>
                <w:tcW w:w="1756" w:type="dxa"/>
              </w:tcPr>
            </w:tcPrChange>
          </w:tcPr>
          <w:p w14:paraId="0A810ABA" w14:textId="77777777" w:rsidR="00443B37" w:rsidRDefault="00443B37">
            <w:pPr>
              <w:spacing w:line="360" w:lineRule="auto"/>
              <w:rPr>
                <w:ins w:id="708" w:author="phuong vu" w:date="2018-11-11T21:59:00Z"/>
                <w:lang w:val="en-US"/>
              </w:rPr>
              <w:pPrChange w:id="709" w:author="phuong vu" w:date="2018-11-11T22:40:00Z">
                <w:pPr/>
              </w:pPrChange>
            </w:pPr>
          </w:p>
        </w:tc>
        <w:tc>
          <w:tcPr>
            <w:tcW w:w="1756" w:type="dxa"/>
            <w:tcPrChange w:id="710" w:author="phuong vu" w:date="2018-11-11T22:02:00Z">
              <w:tcPr>
                <w:tcW w:w="1756" w:type="dxa"/>
              </w:tcPr>
            </w:tcPrChange>
          </w:tcPr>
          <w:p w14:paraId="138525B0" w14:textId="77777777" w:rsidR="00443B37" w:rsidRDefault="00443B37">
            <w:pPr>
              <w:spacing w:line="360" w:lineRule="auto"/>
              <w:rPr>
                <w:ins w:id="711" w:author="phuong vu" w:date="2018-11-11T21:59:00Z"/>
                <w:lang w:val="en-US"/>
              </w:rPr>
              <w:pPrChange w:id="712" w:author="phuong vu" w:date="2018-11-11T22:40:00Z">
                <w:pPr/>
              </w:pPrChange>
            </w:pPr>
          </w:p>
        </w:tc>
      </w:tr>
    </w:tbl>
    <w:p w14:paraId="720DECDA" w14:textId="77777777" w:rsidR="00635A50" w:rsidRPr="006A2C8A" w:rsidRDefault="00635A50">
      <w:pPr>
        <w:rPr>
          <w:ins w:id="713" w:author="phuong vu" w:date="2018-11-11T21:24:00Z"/>
          <w:lang w:val="en-US"/>
        </w:rPr>
        <w:pPrChange w:id="714" w:author="phuong vu" w:date="2018-11-11T21:58:00Z">
          <w:pPr>
            <w:pStyle w:val="Heading5"/>
          </w:pPr>
        </w:pPrChange>
      </w:pPr>
    </w:p>
    <w:p w14:paraId="240F99B1" w14:textId="3292BCE6" w:rsidR="00405A7C" w:rsidRDefault="00405A7C" w:rsidP="00405A7C">
      <w:pPr>
        <w:pStyle w:val="Heading5"/>
        <w:rPr>
          <w:ins w:id="715" w:author="phuong vu" w:date="2018-11-11T22:28:00Z"/>
          <w:lang w:val="en-US"/>
        </w:rPr>
      </w:pPr>
      <w:ins w:id="716" w:author="phuong vu" w:date="2018-11-11T21:24:00Z">
        <w:r>
          <w:rPr>
            <w:lang w:val="en-US"/>
          </w:rPr>
          <w:t>Dữ liệu sử dụng</w:t>
        </w:r>
      </w:ins>
    </w:p>
    <w:tbl>
      <w:tblPr>
        <w:tblStyle w:val="TableGrid"/>
        <w:tblW w:w="0" w:type="auto"/>
        <w:tblLook w:val="04A0" w:firstRow="1" w:lastRow="0" w:firstColumn="1" w:lastColumn="0" w:noHBand="0" w:noVBand="1"/>
        <w:tblPrChange w:id="717" w:author="phuong vu" w:date="2018-11-11T22:38:00Z">
          <w:tblPr>
            <w:tblStyle w:val="TableGrid"/>
            <w:tblW w:w="0" w:type="auto"/>
            <w:tblLook w:val="04A0" w:firstRow="1" w:lastRow="0" w:firstColumn="1" w:lastColumn="0" w:noHBand="0" w:noVBand="1"/>
          </w:tblPr>
        </w:tblPrChange>
      </w:tblPr>
      <w:tblGrid>
        <w:gridCol w:w="805"/>
        <w:gridCol w:w="2120"/>
        <w:gridCol w:w="1463"/>
        <w:gridCol w:w="1463"/>
        <w:gridCol w:w="1463"/>
        <w:gridCol w:w="1463"/>
        <w:tblGridChange w:id="718">
          <w:tblGrid>
            <w:gridCol w:w="805"/>
            <w:gridCol w:w="657"/>
            <w:gridCol w:w="1463"/>
            <w:gridCol w:w="1463"/>
            <w:gridCol w:w="1463"/>
            <w:gridCol w:w="1463"/>
            <w:gridCol w:w="1463"/>
          </w:tblGrid>
        </w:tblGridChange>
      </w:tblGrid>
      <w:tr w:rsidR="00D3718D" w14:paraId="012FC871" w14:textId="77777777" w:rsidTr="00D3718D">
        <w:trPr>
          <w:ins w:id="719" w:author="phuong vu" w:date="2018-11-11T22:36:00Z"/>
        </w:trPr>
        <w:tc>
          <w:tcPr>
            <w:tcW w:w="805" w:type="dxa"/>
            <w:vMerge w:val="restart"/>
            <w:vAlign w:val="center"/>
            <w:tcPrChange w:id="720" w:author="phuong vu" w:date="2018-11-11T22:38:00Z">
              <w:tcPr>
                <w:tcW w:w="805" w:type="dxa"/>
                <w:vMerge w:val="restart"/>
              </w:tcPr>
            </w:tcPrChange>
          </w:tcPr>
          <w:p w14:paraId="5B475C45" w14:textId="1175652D" w:rsidR="00D3718D" w:rsidRPr="00D3718D" w:rsidRDefault="00D3718D">
            <w:pPr>
              <w:spacing w:line="360" w:lineRule="auto"/>
              <w:jc w:val="center"/>
              <w:rPr>
                <w:ins w:id="721" w:author="phuong vu" w:date="2018-11-11T22:36:00Z"/>
                <w:b/>
                <w:lang w:val="en-US"/>
                <w:rPrChange w:id="722" w:author="phuong vu" w:date="2018-11-11T22:38:00Z">
                  <w:rPr>
                    <w:ins w:id="723" w:author="phuong vu" w:date="2018-11-11T22:36:00Z"/>
                    <w:lang w:val="en-US"/>
                  </w:rPr>
                </w:rPrChange>
              </w:rPr>
              <w:pPrChange w:id="724" w:author="phuong vu" w:date="2018-11-11T22:40:00Z">
                <w:pPr/>
              </w:pPrChange>
            </w:pPr>
            <w:ins w:id="725" w:author="phuong vu" w:date="2018-11-11T22:37:00Z">
              <w:r w:rsidRPr="00D3718D">
                <w:rPr>
                  <w:b/>
                  <w:lang w:val="en-US"/>
                  <w:rPrChange w:id="726" w:author="phuong vu" w:date="2018-11-11T22:38:00Z">
                    <w:rPr>
                      <w:lang w:val="en-US"/>
                    </w:rPr>
                  </w:rPrChange>
                </w:rPr>
                <w:t>STT</w:t>
              </w:r>
            </w:ins>
          </w:p>
        </w:tc>
        <w:tc>
          <w:tcPr>
            <w:tcW w:w="2120" w:type="dxa"/>
            <w:vMerge w:val="restart"/>
            <w:vAlign w:val="center"/>
            <w:tcPrChange w:id="727" w:author="phuong vu" w:date="2018-11-11T22:38:00Z">
              <w:tcPr>
                <w:tcW w:w="2120" w:type="dxa"/>
                <w:gridSpan w:val="2"/>
                <w:vMerge w:val="restart"/>
              </w:tcPr>
            </w:tcPrChange>
          </w:tcPr>
          <w:p w14:paraId="5703658E" w14:textId="77777777" w:rsidR="00D3718D" w:rsidRPr="00D3718D" w:rsidRDefault="00D3718D">
            <w:pPr>
              <w:spacing w:line="360" w:lineRule="auto"/>
              <w:jc w:val="center"/>
              <w:rPr>
                <w:ins w:id="728" w:author="phuong vu" w:date="2018-11-11T22:37:00Z"/>
                <w:b/>
                <w:lang w:val="en-US"/>
                <w:rPrChange w:id="729" w:author="phuong vu" w:date="2018-11-11T22:38:00Z">
                  <w:rPr>
                    <w:ins w:id="730" w:author="phuong vu" w:date="2018-11-11T22:37:00Z"/>
                    <w:lang w:val="en-US"/>
                  </w:rPr>
                </w:rPrChange>
              </w:rPr>
              <w:pPrChange w:id="731" w:author="phuong vu" w:date="2018-11-11T22:40:00Z">
                <w:pPr/>
              </w:pPrChange>
            </w:pPr>
            <w:ins w:id="732" w:author="phuong vu" w:date="2018-11-11T22:37:00Z">
              <w:r w:rsidRPr="00D3718D">
                <w:rPr>
                  <w:b/>
                  <w:lang w:val="en-US"/>
                  <w:rPrChange w:id="733" w:author="phuong vu" w:date="2018-11-11T22:38:00Z">
                    <w:rPr>
                      <w:lang w:val="en-US"/>
                    </w:rPr>
                  </w:rPrChange>
                </w:rPr>
                <w:t>Tên bảng/</w:t>
              </w:r>
            </w:ins>
          </w:p>
          <w:p w14:paraId="5BABB39B" w14:textId="57D70C5E" w:rsidR="00D3718D" w:rsidRPr="00D3718D" w:rsidRDefault="00D3718D">
            <w:pPr>
              <w:spacing w:line="360" w:lineRule="auto"/>
              <w:jc w:val="center"/>
              <w:rPr>
                <w:ins w:id="734" w:author="phuong vu" w:date="2018-11-11T22:36:00Z"/>
                <w:b/>
                <w:lang w:val="en-US"/>
                <w:rPrChange w:id="735" w:author="phuong vu" w:date="2018-11-11T22:38:00Z">
                  <w:rPr>
                    <w:ins w:id="736" w:author="phuong vu" w:date="2018-11-11T22:36:00Z"/>
                    <w:lang w:val="en-US"/>
                  </w:rPr>
                </w:rPrChange>
              </w:rPr>
              <w:pPrChange w:id="737" w:author="phuong vu" w:date="2018-11-11T22:40:00Z">
                <w:pPr/>
              </w:pPrChange>
            </w:pPr>
            <w:ins w:id="738" w:author="phuong vu" w:date="2018-11-11T22:37:00Z">
              <w:r w:rsidRPr="00D3718D">
                <w:rPr>
                  <w:b/>
                  <w:lang w:val="en-US"/>
                  <w:rPrChange w:id="739" w:author="phuong vu" w:date="2018-11-11T22:38:00Z">
                    <w:rPr>
                      <w:lang w:val="en-US"/>
                    </w:rPr>
                  </w:rPrChange>
                </w:rPr>
                <w:t>Cấu tr</w:t>
              </w:r>
            </w:ins>
            <w:ins w:id="740" w:author="phuong vu" w:date="2018-11-12T11:20:00Z">
              <w:r w:rsidR="00755C63">
                <w:rPr>
                  <w:b/>
                  <w:lang w:val="en-US"/>
                </w:rPr>
                <w:t>ú</w:t>
              </w:r>
            </w:ins>
            <w:ins w:id="741" w:author="phuong vu" w:date="2018-11-11T22:37:00Z">
              <w:r w:rsidRPr="00D3718D">
                <w:rPr>
                  <w:b/>
                  <w:lang w:val="en-US"/>
                  <w:rPrChange w:id="742" w:author="phuong vu" w:date="2018-11-11T22:38:00Z">
                    <w:rPr>
                      <w:lang w:val="en-US"/>
                    </w:rPr>
                  </w:rPrChange>
                </w:rPr>
                <w:t>c dữ liệu</w:t>
              </w:r>
            </w:ins>
          </w:p>
        </w:tc>
        <w:tc>
          <w:tcPr>
            <w:tcW w:w="5852" w:type="dxa"/>
            <w:gridSpan w:val="4"/>
            <w:vAlign w:val="center"/>
            <w:tcPrChange w:id="743" w:author="phuong vu" w:date="2018-11-11T22:38:00Z">
              <w:tcPr>
                <w:tcW w:w="5852" w:type="dxa"/>
                <w:gridSpan w:val="4"/>
              </w:tcPr>
            </w:tcPrChange>
          </w:tcPr>
          <w:p w14:paraId="2CEFA8E9" w14:textId="69D6F63D" w:rsidR="00D3718D" w:rsidRPr="00D3718D" w:rsidRDefault="00D3718D">
            <w:pPr>
              <w:spacing w:line="360" w:lineRule="auto"/>
              <w:jc w:val="center"/>
              <w:rPr>
                <w:ins w:id="744" w:author="phuong vu" w:date="2018-11-11T22:36:00Z"/>
                <w:b/>
                <w:lang w:val="en-US"/>
                <w:rPrChange w:id="745" w:author="phuong vu" w:date="2018-11-11T22:38:00Z">
                  <w:rPr>
                    <w:ins w:id="746" w:author="phuong vu" w:date="2018-11-11T22:36:00Z"/>
                    <w:lang w:val="en-US"/>
                  </w:rPr>
                </w:rPrChange>
              </w:rPr>
              <w:pPrChange w:id="747" w:author="phuong vu" w:date="2018-11-11T22:40:00Z">
                <w:pPr/>
              </w:pPrChange>
            </w:pPr>
            <w:ins w:id="748" w:author="phuong vu" w:date="2018-11-11T22:38:00Z">
              <w:r w:rsidRPr="00D3718D">
                <w:rPr>
                  <w:b/>
                  <w:lang w:val="en-US"/>
                  <w:rPrChange w:id="749" w:author="phuong vu" w:date="2018-11-11T22:38:00Z">
                    <w:rPr>
                      <w:lang w:val="en-US"/>
                    </w:rPr>
                  </w:rPrChange>
                </w:rPr>
                <w:t>Phương thức</w:t>
              </w:r>
            </w:ins>
          </w:p>
        </w:tc>
      </w:tr>
      <w:tr w:rsidR="00D3718D" w14:paraId="2F72B8C5" w14:textId="77777777" w:rsidTr="00D3718D">
        <w:trPr>
          <w:ins w:id="750" w:author="phuong vu" w:date="2018-11-11T22:36:00Z"/>
        </w:trPr>
        <w:tc>
          <w:tcPr>
            <w:tcW w:w="805" w:type="dxa"/>
            <w:vMerge/>
            <w:vAlign w:val="center"/>
            <w:tcPrChange w:id="751" w:author="phuong vu" w:date="2018-11-11T22:38:00Z">
              <w:tcPr>
                <w:tcW w:w="805" w:type="dxa"/>
                <w:vMerge/>
              </w:tcPr>
            </w:tcPrChange>
          </w:tcPr>
          <w:p w14:paraId="212949B4" w14:textId="77777777" w:rsidR="00D3718D" w:rsidRPr="00D3718D" w:rsidRDefault="00D3718D">
            <w:pPr>
              <w:spacing w:line="360" w:lineRule="auto"/>
              <w:jc w:val="center"/>
              <w:rPr>
                <w:ins w:id="752" w:author="phuong vu" w:date="2018-11-11T22:36:00Z"/>
                <w:b/>
                <w:lang w:val="en-US"/>
                <w:rPrChange w:id="753" w:author="phuong vu" w:date="2018-11-11T22:38:00Z">
                  <w:rPr>
                    <w:ins w:id="754" w:author="phuong vu" w:date="2018-11-11T22:36:00Z"/>
                    <w:lang w:val="en-US"/>
                  </w:rPr>
                </w:rPrChange>
              </w:rPr>
              <w:pPrChange w:id="755" w:author="phuong vu" w:date="2018-11-11T22:40:00Z">
                <w:pPr/>
              </w:pPrChange>
            </w:pPr>
          </w:p>
        </w:tc>
        <w:tc>
          <w:tcPr>
            <w:tcW w:w="2120" w:type="dxa"/>
            <w:vMerge/>
            <w:vAlign w:val="center"/>
            <w:tcPrChange w:id="756" w:author="phuong vu" w:date="2018-11-11T22:38:00Z">
              <w:tcPr>
                <w:tcW w:w="2120" w:type="dxa"/>
                <w:gridSpan w:val="2"/>
                <w:vMerge/>
              </w:tcPr>
            </w:tcPrChange>
          </w:tcPr>
          <w:p w14:paraId="47FD5023" w14:textId="77777777" w:rsidR="00D3718D" w:rsidRPr="00D3718D" w:rsidRDefault="00D3718D">
            <w:pPr>
              <w:spacing w:line="360" w:lineRule="auto"/>
              <w:jc w:val="center"/>
              <w:rPr>
                <w:ins w:id="757" w:author="phuong vu" w:date="2018-11-11T22:36:00Z"/>
                <w:b/>
                <w:lang w:val="en-US"/>
                <w:rPrChange w:id="758" w:author="phuong vu" w:date="2018-11-11T22:38:00Z">
                  <w:rPr>
                    <w:ins w:id="759" w:author="phuong vu" w:date="2018-11-11T22:36:00Z"/>
                    <w:lang w:val="en-US"/>
                  </w:rPr>
                </w:rPrChange>
              </w:rPr>
              <w:pPrChange w:id="760" w:author="phuong vu" w:date="2018-11-11T22:40:00Z">
                <w:pPr/>
              </w:pPrChange>
            </w:pPr>
          </w:p>
        </w:tc>
        <w:tc>
          <w:tcPr>
            <w:tcW w:w="1463" w:type="dxa"/>
            <w:vAlign w:val="center"/>
            <w:tcPrChange w:id="761" w:author="phuong vu" w:date="2018-11-11T22:38:00Z">
              <w:tcPr>
                <w:tcW w:w="1463" w:type="dxa"/>
              </w:tcPr>
            </w:tcPrChange>
          </w:tcPr>
          <w:p w14:paraId="5BF83A93" w14:textId="7F619BB1" w:rsidR="00D3718D" w:rsidRPr="00D3718D" w:rsidRDefault="00D3718D">
            <w:pPr>
              <w:spacing w:line="360" w:lineRule="auto"/>
              <w:jc w:val="center"/>
              <w:rPr>
                <w:ins w:id="762" w:author="phuong vu" w:date="2018-11-11T22:36:00Z"/>
                <w:b/>
                <w:lang w:val="en-US"/>
                <w:rPrChange w:id="763" w:author="phuong vu" w:date="2018-11-11T22:38:00Z">
                  <w:rPr>
                    <w:ins w:id="764" w:author="phuong vu" w:date="2018-11-11T22:36:00Z"/>
                    <w:lang w:val="en-US"/>
                  </w:rPr>
                </w:rPrChange>
              </w:rPr>
              <w:pPrChange w:id="765" w:author="phuong vu" w:date="2018-11-11T22:40:00Z">
                <w:pPr/>
              </w:pPrChange>
            </w:pPr>
            <w:ins w:id="766" w:author="phuong vu" w:date="2018-11-11T22:38:00Z">
              <w:r w:rsidRPr="00D3718D">
                <w:rPr>
                  <w:b/>
                  <w:lang w:val="en-US"/>
                  <w:rPrChange w:id="767" w:author="phuong vu" w:date="2018-11-11T22:38:00Z">
                    <w:rPr>
                      <w:lang w:val="en-US"/>
                    </w:rPr>
                  </w:rPrChange>
                </w:rPr>
                <w:t>Thêm</w:t>
              </w:r>
            </w:ins>
          </w:p>
        </w:tc>
        <w:tc>
          <w:tcPr>
            <w:tcW w:w="1463" w:type="dxa"/>
            <w:vAlign w:val="center"/>
            <w:tcPrChange w:id="768" w:author="phuong vu" w:date="2018-11-11T22:38:00Z">
              <w:tcPr>
                <w:tcW w:w="1463" w:type="dxa"/>
              </w:tcPr>
            </w:tcPrChange>
          </w:tcPr>
          <w:p w14:paraId="5CEBF21E" w14:textId="79E4FC9A" w:rsidR="00D3718D" w:rsidRPr="00D3718D" w:rsidRDefault="00D3718D">
            <w:pPr>
              <w:spacing w:line="360" w:lineRule="auto"/>
              <w:jc w:val="center"/>
              <w:rPr>
                <w:ins w:id="769" w:author="phuong vu" w:date="2018-11-11T22:36:00Z"/>
                <w:b/>
                <w:lang w:val="en-US"/>
                <w:rPrChange w:id="770" w:author="phuong vu" w:date="2018-11-11T22:38:00Z">
                  <w:rPr>
                    <w:ins w:id="771" w:author="phuong vu" w:date="2018-11-11T22:36:00Z"/>
                    <w:lang w:val="en-US"/>
                  </w:rPr>
                </w:rPrChange>
              </w:rPr>
              <w:pPrChange w:id="772" w:author="phuong vu" w:date="2018-11-11T22:40:00Z">
                <w:pPr/>
              </w:pPrChange>
            </w:pPr>
            <w:ins w:id="773" w:author="phuong vu" w:date="2018-11-11T22:38:00Z">
              <w:r w:rsidRPr="00D3718D">
                <w:rPr>
                  <w:b/>
                  <w:lang w:val="en-US"/>
                  <w:rPrChange w:id="774" w:author="phuong vu" w:date="2018-11-11T22:38:00Z">
                    <w:rPr>
                      <w:lang w:val="en-US"/>
                    </w:rPr>
                  </w:rPrChange>
                </w:rPr>
                <w:t>Sửa</w:t>
              </w:r>
            </w:ins>
          </w:p>
        </w:tc>
        <w:tc>
          <w:tcPr>
            <w:tcW w:w="1463" w:type="dxa"/>
            <w:vAlign w:val="center"/>
            <w:tcPrChange w:id="775" w:author="phuong vu" w:date="2018-11-11T22:38:00Z">
              <w:tcPr>
                <w:tcW w:w="1463" w:type="dxa"/>
              </w:tcPr>
            </w:tcPrChange>
          </w:tcPr>
          <w:p w14:paraId="62B44522" w14:textId="2A654DAD" w:rsidR="00D3718D" w:rsidRPr="00D3718D" w:rsidRDefault="00D3718D">
            <w:pPr>
              <w:spacing w:line="360" w:lineRule="auto"/>
              <w:jc w:val="center"/>
              <w:rPr>
                <w:ins w:id="776" w:author="phuong vu" w:date="2018-11-11T22:36:00Z"/>
                <w:b/>
                <w:lang w:val="en-US"/>
                <w:rPrChange w:id="777" w:author="phuong vu" w:date="2018-11-11T22:38:00Z">
                  <w:rPr>
                    <w:ins w:id="778" w:author="phuong vu" w:date="2018-11-11T22:36:00Z"/>
                    <w:lang w:val="en-US"/>
                  </w:rPr>
                </w:rPrChange>
              </w:rPr>
              <w:pPrChange w:id="779" w:author="phuong vu" w:date="2018-11-11T22:40:00Z">
                <w:pPr/>
              </w:pPrChange>
            </w:pPr>
            <w:ins w:id="780" w:author="phuong vu" w:date="2018-11-11T22:38:00Z">
              <w:r w:rsidRPr="00D3718D">
                <w:rPr>
                  <w:b/>
                  <w:lang w:val="en-US"/>
                  <w:rPrChange w:id="781" w:author="phuong vu" w:date="2018-11-11T22:38:00Z">
                    <w:rPr>
                      <w:lang w:val="en-US"/>
                    </w:rPr>
                  </w:rPrChange>
                </w:rPr>
                <w:t>Xóa</w:t>
              </w:r>
            </w:ins>
          </w:p>
        </w:tc>
        <w:tc>
          <w:tcPr>
            <w:tcW w:w="1463" w:type="dxa"/>
            <w:vAlign w:val="center"/>
            <w:tcPrChange w:id="782" w:author="phuong vu" w:date="2018-11-11T22:38:00Z">
              <w:tcPr>
                <w:tcW w:w="1463" w:type="dxa"/>
              </w:tcPr>
            </w:tcPrChange>
          </w:tcPr>
          <w:p w14:paraId="38CD1A32" w14:textId="1296246B" w:rsidR="00D3718D" w:rsidRPr="00D3718D" w:rsidRDefault="00D3718D">
            <w:pPr>
              <w:spacing w:line="360" w:lineRule="auto"/>
              <w:jc w:val="center"/>
              <w:rPr>
                <w:ins w:id="783" w:author="phuong vu" w:date="2018-11-11T22:36:00Z"/>
                <w:b/>
                <w:lang w:val="en-US"/>
                <w:rPrChange w:id="784" w:author="phuong vu" w:date="2018-11-11T22:38:00Z">
                  <w:rPr>
                    <w:ins w:id="785" w:author="phuong vu" w:date="2018-11-11T22:36:00Z"/>
                    <w:lang w:val="en-US"/>
                  </w:rPr>
                </w:rPrChange>
              </w:rPr>
              <w:pPrChange w:id="786" w:author="phuong vu" w:date="2018-11-11T22:40:00Z">
                <w:pPr/>
              </w:pPrChange>
            </w:pPr>
            <w:ins w:id="787" w:author="phuong vu" w:date="2018-11-11T22:38:00Z">
              <w:r w:rsidRPr="00D3718D">
                <w:rPr>
                  <w:b/>
                  <w:lang w:val="en-US"/>
                  <w:rPrChange w:id="788" w:author="phuong vu" w:date="2018-11-11T22:38:00Z">
                    <w:rPr>
                      <w:lang w:val="en-US"/>
                    </w:rPr>
                  </w:rPrChange>
                </w:rPr>
                <w:t>Truy vấn</w:t>
              </w:r>
            </w:ins>
          </w:p>
        </w:tc>
      </w:tr>
      <w:tr w:rsidR="00D3718D" w14:paraId="6ABA1252" w14:textId="77777777" w:rsidTr="00D3718D">
        <w:trPr>
          <w:ins w:id="789" w:author="phuong vu" w:date="2018-11-11T22:36:00Z"/>
        </w:trPr>
        <w:tc>
          <w:tcPr>
            <w:tcW w:w="805" w:type="dxa"/>
            <w:tcPrChange w:id="790" w:author="phuong vu" w:date="2018-11-11T22:37:00Z">
              <w:tcPr>
                <w:tcW w:w="1462" w:type="dxa"/>
                <w:gridSpan w:val="2"/>
              </w:tcPr>
            </w:tcPrChange>
          </w:tcPr>
          <w:p w14:paraId="5F2737C7" w14:textId="3EA0470E" w:rsidR="00D3718D" w:rsidRDefault="00D3718D">
            <w:pPr>
              <w:spacing w:line="360" w:lineRule="auto"/>
              <w:jc w:val="center"/>
              <w:rPr>
                <w:ins w:id="791" w:author="phuong vu" w:date="2018-11-11T22:36:00Z"/>
                <w:lang w:val="en-US"/>
              </w:rPr>
              <w:pPrChange w:id="792" w:author="phuong vu" w:date="2018-11-11T22:40:00Z">
                <w:pPr/>
              </w:pPrChange>
            </w:pPr>
            <w:ins w:id="793" w:author="phuong vu" w:date="2018-11-11T22:38:00Z">
              <w:r>
                <w:rPr>
                  <w:lang w:val="en-US"/>
                </w:rPr>
                <w:t>1</w:t>
              </w:r>
            </w:ins>
          </w:p>
        </w:tc>
        <w:tc>
          <w:tcPr>
            <w:tcW w:w="2120" w:type="dxa"/>
            <w:tcPrChange w:id="794" w:author="phuong vu" w:date="2018-11-11T22:37:00Z">
              <w:tcPr>
                <w:tcW w:w="1463" w:type="dxa"/>
              </w:tcPr>
            </w:tcPrChange>
          </w:tcPr>
          <w:p w14:paraId="7E93C1CE" w14:textId="6E6E9F2B" w:rsidR="00D3718D" w:rsidRDefault="00D3718D">
            <w:pPr>
              <w:spacing w:line="360" w:lineRule="auto"/>
              <w:rPr>
                <w:ins w:id="795" w:author="phuong vu" w:date="2018-11-11T22:36:00Z"/>
                <w:lang w:val="en-US"/>
              </w:rPr>
              <w:pPrChange w:id="796" w:author="phuong vu" w:date="2018-11-11T22:40:00Z">
                <w:pPr/>
              </w:pPrChange>
            </w:pPr>
            <w:ins w:id="797" w:author="phuong vu" w:date="2018-11-11T22:39:00Z">
              <w:r>
                <w:rPr>
                  <w:lang w:val="en-US"/>
                </w:rPr>
                <w:t>user</w:t>
              </w:r>
            </w:ins>
          </w:p>
        </w:tc>
        <w:tc>
          <w:tcPr>
            <w:tcW w:w="1463" w:type="dxa"/>
            <w:tcPrChange w:id="798" w:author="phuong vu" w:date="2018-11-11T22:37:00Z">
              <w:tcPr>
                <w:tcW w:w="1463" w:type="dxa"/>
              </w:tcPr>
            </w:tcPrChange>
          </w:tcPr>
          <w:p w14:paraId="057EE6FD" w14:textId="77777777" w:rsidR="00D3718D" w:rsidRDefault="00D3718D">
            <w:pPr>
              <w:spacing w:line="360" w:lineRule="auto"/>
              <w:jc w:val="center"/>
              <w:rPr>
                <w:ins w:id="799" w:author="phuong vu" w:date="2018-11-11T22:36:00Z"/>
                <w:lang w:val="en-US"/>
              </w:rPr>
              <w:pPrChange w:id="800" w:author="phuong vu" w:date="2018-11-11T22:40:00Z">
                <w:pPr/>
              </w:pPrChange>
            </w:pPr>
          </w:p>
        </w:tc>
        <w:tc>
          <w:tcPr>
            <w:tcW w:w="1463" w:type="dxa"/>
            <w:tcPrChange w:id="801" w:author="phuong vu" w:date="2018-11-11T22:37:00Z">
              <w:tcPr>
                <w:tcW w:w="1463" w:type="dxa"/>
              </w:tcPr>
            </w:tcPrChange>
          </w:tcPr>
          <w:p w14:paraId="707021CB" w14:textId="77777777" w:rsidR="00D3718D" w:rsidRDefault="00D3718D">
            <w:pPr>
              <w:spacing w:line="360" w:lineRule="auto"/>
              <w:jc w:val="center"/>
              <w:rPr>
                <w:ins w:id="802" w:author="phuong vu" w:date="2018-11-11T22:36:00Z"/>
                <w:lang w:val="en-US"/>
              </w:rPr>
              <w:pPrChange w:id="803" w:author="phuong vu" w:date="2018-11-11T22:40:00Z">
                <w:pPr/>
              </w:pPrChange>
            </w:pPr>
          </w:p>
        </w:tc>
        <w:tc>
          <w:tcPr>
            <w:tcW w:w="1463" w:type="dxa"/>
            <w:tcPrChange w:id="804" w:author="phuong vu" w:date="2018-11-11T22:37:00Z">
              <w:tcPr>
                <w:tcW w:w="1463" w:type="dxa"/>
              </w:tcPr>
            </w:tcPrChange>
          </w:tcPr>
          <w:p w14:paraId="18CD5731" w14:textId="77777777" w:rsidR="00D3718D" w:rsidRDefault="00D3718D">
            <w:pPr>
              <w:spacing w:line="360" w:lineRule="auto"/>
              <w:jc w:val="center"/>
              <w:rPr>
                <w:ins w:id="805" w:author="phuong vu" w:date="2018-11-11T22:36:00Z"/>
                <w:lang w:val="en-US"/>
              </w:rPr>
              <w:pPrChange w:id="806" w:author="phuong vu" w:date="2018-11-11T22:40:00Z">
                <w:pPr/>
              </w:pPrChange>
            </w:pPr>
          </w:p>
        </w:tc>
        <w:tc>
          <w:tcPr>
            <w:tcW w:w="1463" w:type="dxa"/>
            <w:tcPrChange w:id="807" w:author="phuong vu" w:date="2018-11-11T22:37:00Z">
              <w:tcPr>
                <w:tcW w:w="1463" w:type="dxa"/>
              </w:tcPr>
            </w:tcPrChange>
          </w:tcPr>
          <w:p w14:paraId="1896C2C1" w14:textId="0C44E69D" w:rsidR="00D3718D" w:rsidRDefault="00D3718D">
            <w:pPr>
              <w:jc w:val="center"/>
              <w:rPr>
                <w:ins w:id="808" w:author="phuong vu" w:date="2018-11-11T22:36:00Z"/>
                <w:lang w:val="en-US"/>
              </w:rPr>
              <w:pPrChange w:id="809" w:author="phuong vu" w:date="2018-11-11T22:40:00Z">
                <w:pPr/>
              </w:pPrChange>
            </w:pPr>
            <w:ins w:id="810" w:author="phuong vu" w:date="2018-11-11T22:41:00Z">
              <w:r>
                <w:rPr>
                  <w:lang w:val="en-US"/>
                </w:rPr>
                <w:t>X</w:t>
              </w:r>
            </w:ins>
          </w:p>
        </w:tc>
      </w:tr>
      <w:tr w:rsidR="00D3718D" w14:paraId="12A95A41" w14:textId="77777777" w:rsidTr="00D3718D">
        <w:trPr>
          <w:ins w:id="811" w:author="phuong vu" w:date="2018-11-11T22:36:00Z"/>
        </w:trPr>
        <w:tc>
          <w:tcPr>
            <w:tcW w:w="805" w:type="dxa"/>
            <w:tcPrChange w:id="812" w:author="phuong vu" w:date="2018-11-11T22:37:00Z">
              <w:tcPr>
                <w:tcW w:w="1462" w:type="dxa"/>
                <w:gridSpan w:val="2"/>
              </w:tcPr>
            </w:tcPrChange>
          </w:tcPr>
          <w:p w14:paraId="7F5DB412" w14:textId="25D2BBD4" w:rsidR="00D3718D" w:rsidRDefault="00D3718D">
            <w:pPr>
              <w:spacing w:line="360" w:lineRule="auto"/>
              <w:jc w:val="center"/>
              <w:rPr>
                <w:ins w:id="813" w:author="phuong vu" w:date="2018-11-11T22:36:00Z"/>
                <w:lang w:val="en-US"/>
              </w:rPr>
              <w:pPrChange w:id="814" w:author="phuong vu" w:date="2018-11-11T22:40:00Z">
                <w:pPr/>
              </w:pPrChange>
            </w:pPr>
            <w:ins w:id="815" w:author="phuong vu" w:date="2018-11-11T22:39:00Z">
              <w:r>
                <w:rPr>
                  <w:lang w:val="en-US"/>
                </w:rPr>
                <w:t>2</w:t>
              </w:r>
            </w:ins>
          </w:p>
        </w:tc>
        <w:tc>
          <w:tcPr>
            <w:tcW w:w="2120" w:type="dxa"/>
            <w:tcPrChange w:id="816" w:author="phuong vu" w:date="2018-11-11T22:37:00Z">
              <w:tcPr>
                <w:tcW w:w="1463" w:type="dxa"/>
              </w:tcPr>
            </w:tcPrChange>
          </w:tcPr>
          <w:p w14:paraId="48D2000A" w14:textId="2AAEA3C8" w:rsidR="00D3718D" w:rsidRDefault="00D3718D">
            <w:pPr>
              <w:spacing w:line="360" w:lineRule="auto"/>
              <w:rPr>
                <w:ins w:id="817" w:author="phuong vu" w:date="2018-11-11T22:36:00Z"/>
                <w:lang w:val="en-US"/>
              </w:rPr>
              <w:pPrChange w:id="818" w:author="phuong vu" w:date="2018-11-11T22:40:00Z">
                <w:pPr/>
              </w:pPrChange>
            </w:pPr>
            <w:ins w:id="819" w:author="phuong vu" w:date="2018-11-11T22:39:00Z">
              <w:r>
                <w:rPr>
                  <w:lang w:val="en-US"/>
                </w:rPr>
                <w:t>customer</w:t>
              </w:r>
            </w:ins>
          </w:p>
        </w:tc>
        <w:tc>
          <w:tcPr>
            <w:tcW w:w="1463" w:type="dxa"/>
            <w:tcPrChange w:id="820" w:author="phuong vu" w:date="2018-11-11T22:37:00Z">
              <w:tcPr>
                <w:tcW w:w="1463" w:type="dxa"/>
              </w:tcPr>
            </w:tcPrChange>
          </w:tcPr>
          <w:p w14:paraId="3B584FE2" w14:textId="77777777" w:rsidR="00D3718D" w:rsidRDefault="00D3718D">
            <w:pPr>
              <w:spacing w:line="360" w:lineRule="auto"/>
              <w:jc w:val="center"/>
              <w:rPr>
                <w:ins w:id="821" w:author="phuong vu" w:date="2018-11-11T22:36:00Z"/>
                <w:lang w:val="en-US"/>
              </w:rPr>
              <w:pPrChange w:id="822" w:author="phuong vu" w:date="2018-11-11T22:40:00Z">
                <w:pPr/>
              </w:pPrChange>
            </w:pPr>
          </w:p>
        </w:tc>
        <w:tc>
          <w:tcPr>
            <w:tcW w:w="1463" w:type="dxa"/>
            <w:tcPrChange w:id="823" w:author="phuong vu" w:date="2018-11-11T22:37:00Z">
              <w:tcPr>
                <w:tcW w:w="1463" w:type="dxa"/>
              </w:tcPr>
            </w:tcPrChange>
          </w:tcPr>
          <w:p w14:paraId="45FD592F" w14:textId="77777777" w:rsidR="00D3718D" w:rsidRDefault="00D3718D">
            <w:pPr>
              <w:spacing w:line="360" w:lineRule="auto"/>
              <w:jc w:val="center"/>
              <w:rPr>
                <w:ins w:id="824" w:author="phuong vu" w:date="2018-11-11T22:36:00Z"/>
                <w:lang w:val="en-US"/>
              </w:rPr>
              <w:pPrChange w:id="825" w:author="phuong vu" w:date="2018-11-11T22:40:00Z">
                <w:pPr/>
              </w:pPrChange>
            </w:pPr>
          </w:p>
        </w:tc>
        <w:tc>
          <w:tcPr>
            <w:tcW w:w="1463" w:type="dxa"/>
            <w:tcPrChange w:id="826" w:author="phuong vu" w:date="2018-11-11T22:37:00Z">
              <w:tcPr>
                <w:tcW w:w="1463" w:type="dxa"/>
              </w:tcPr>
            </w:tcPrChange>
          </w:tcPr>
          <w:p w14:paraId="23532FE0" w14:textId="77777777" w:rsidR="00D3718D" w:rsidRDefault="00D3718D">
            <w:pPr>
              <w:spacing w:line="360" w:lineRule="auto"/>
              <w:jc w:val="center"/>
              <w:rPr>
                <w:ins w:id="827" w:author="phuong vu" w:date="2018-11-11T22:36:00Z"/>
                <w:lang w:val="en-US"/>
              </w:rPr>
              <w:pPrChange w:id="828" w:author="phuong vu" w:date="2018-11-11T22:40:00Z">
                <w:pPr/>
              </w:pPrChange>
            </w:pPr>
          </w:p>
        </w:tc>
        <w:tc>
          <w:tcPr>
            <w:tcW w:w="1463" w:type="dxa"/>
            <w:tcPrChange w:id="829" w:author="phuong vu" w:date="2018-11-11T22:37:00Z">
              <w:tcPr>
                <w:tcW w:w="1463" w:type="dxa"/>
              </w:tcPr>
            </w:tcPrChange>
          </w:tcPr>
          <w:p w14:paraId="49606902" w14:textId="63D6FD39" w:rsidR="00D3718D" w:rsidRDefault="00D3718D">
            <w:pPr>
              <w:jc w:val="center"/>
              <w:rPr>
                <w:ins w:id="830" w:author="phuong vu" w:date="2018-11-11T22:36:00Z"/>
                <w:lang w:val="en-US"/>
              </w:rPr>
              <w:pPrChange w:id="831" w:author="phuong vu" w:date="2018-11-11T22:40:00Z">
                <w:pPr/>
              </w:pPrChange>
            </w:pPr>
            <w:ins w:id="832" w:author="phuong vu" w:date="2018-11-11T22:41:00Z">
              <w:r>
                <w:rPr>
                  <w:lang w:val="en-US"/>
                </w:rPr>
                <w:t>X</w:t>
              </w:r>
            </w:ins>
          </w:p>
        </w:tc>
      </w:tr>
      <w:tr w:rsidR="00D3718D" w14:paraId="24614304" w14:textId="77777777" w:rsidTr="00D3718D">
        <w:trPr>
          <w:ins w:id="833" w:author="phuong vu" w:date="2018-11-11T22:39:00Z"/>
        </w:trPr>
        <w:tc>
          <w:tcPr>
            <w:tcW w:w="805" w:type="dxa"/>
          </w:tcPr>
          <w:p w14:paraId="11AC8182" w14:textId="4254C1AD" w:rsidR="00D3718D" w:rsidRDefault="00D3718D">
            <w:pPr>
              <w:spacing w:line="360" w:lineRule="auto"/>
              <w:jc w:val="center"/>
              <w:rPr>
                <w:ins w:id="834" w:author="phuong vu" w:date="2018-11-11T22:39:00Z"/>
                <w:lang w:val="en-US"/>
              </w:rPr>
              <w:pPrChange w:id="835" w:author="phuong vu" w:date="2018-11-11T22:40:00Z">
                <w:pPr>
                  <w:jc w:val="center"/>
                </w:pPr>
              </w:pPrChange>
            </w:pPr>
            <w:ins w:id="836" w:author="phuong vu" w:date="2018-11-11T22:39:00Z">
              <w:r>
                <w:rPr>
                  <w:lang w:val="en-US"/>
                </w:rPr>
                <w:t>3</w:t>
              </w:r>
            </w:ins>
          </w:p>
        </w:tc>
        <w:tc>
          <w:tcPr>
            <w:tcW w:w="2120" w:type="dxa"/>
          </w:tcPr>
          <w:p w14:paraId="21F115D2" w14:textId="498B8D71" w:rsidR="00D3718D" w:rsidRDefault="00D3718D">
            <w:pPr>
              <w:spacing w:line="360" w:lineRule="auto"/>
              <w:rPr>
                <w:ins w:id="837" w:author="phuong vu" w:date="2018-11-11T22:39:00Z"/>
                <w:lang w:val="en-US"/>
              </w:rPr>
              <w:pPrChange w:id="838" w:author="phuong vu" w:date="2018-11-11T22:40:00Z">
                <w:pPr/>
              </w:pPrChange>
            </w:pPr>
            <w:ins w:id="839" w:author="phuong vu" w:date="2018-11-11T22:39:00Z">
              <w:r>
                <w:rPr>
                  <w:lang w:val="en-US"/>
                </w:rPr>
                <w:t>staff</w:t>
              </w:r>
            </w:ins>
          </w:p>
        </w:tc>
        <w:tc>
          <w:tcPr>
            <w:tcW w:w="1463" w:type="dxa"/>
          </w:tcPr>
          <w:p w14:paraId="38DED89B" w14:textId="77777777" w:rsidR="00D3718D" w:rsidRDefault="00D3718D">
            <w:pPr>
              <w:spacing w:line="360" w:lineRule="auto"/>
              <w:jc w:val="center"/>
              <w:rPr>
                <w:ins w:id="840" w:author="phuong vu" w:date="2018-11-11T22:39:00Z"/>
                <w:lang w:val="en-US"/>
              </w:rPr>
              <w:pPrChange w:id="841" w:author="phuong vu" w:date="2018-11-11T22:40:00Z">
                <w:pPr/>
              </w:pPrChange>
            </w:pPr>
          </w:p>
        </w:tc>
        <w:tc>
          <w:tcPr>
            <w:tcW w:w="1463" w:type="dxa"/>
          </w:tcPr>
          <w:p w14:paraId="58287871" w14:textId="77777777" w:rsidR="00D3718D" w:rsidRDefault="00D3718D">
            <w:pPr>
              <w:spacing w:line="360" w:lineRule="auto"/>
              <w:jc w:val="center"/>
              <w:rPr>
                <w:ins w:id="842" w:author="phuong vu" w:date="2018-11-11T22:39:00Z"/>
                <w:lang w:val="en-US"/>
              </w:rPr>
              <w:pPrChange w:id="843" w:author="phuong vu" w:date="2018-11-11T22:40:00Z">
                <w:pPr/>
              </w:pPrChange>
            </w:pPr>
          </w:p>
        </w:tc>
        <w:tc>
          <w:tcPr>
            <w:tcW w:w="1463" w:type="dxa"/>
          </w:tcPr>
          <w:p w14:paraId="23A1617E" w14:textId="77777777" w:rsidR="00D3718D" w:rsidRDefault="00D3718D">
            <w:pPr>
              <w:spacing w:line="360" w:lineRule="auto"/>
              <w:jc w:val="center"/>
              <w:rPr>
                <w:ins w:id="844" w:author="phuong vu" w:date="2018-11-11T22:39:00Z"/>
                <w:lang w:val="en-US"/>
              </w:rPr>
              <w:pPrChange w:id="845" w:author="phuong vu" w:date="2018-11-11T22:40:00Z">
                <w:pPr/>
              </w:pPrChange>
            </w:pPr>
          </w:p>
        </w:tc>
        <w:tc>
          <w:tcPr>
            <w:tcW w:w="1463" w:type="dxa"/>
          </w:tcPr>
          <w:p w14:paraId="0125DB78" w14:textId="49BD6AC5" w:rsidR="00D3718D" w:rsidRDefault="00D3718D">
            <w:pPr>
              <w:jc w:val="center"/>
              <w:rPr>
                <w:ins w:id="846" w:author="phuong vu" w:date="2018-11-11T22:39:00Z"/>
                <w:lang w:val="en-US"/>
              </w:rPr>
              <w:pPrChange w:id="847" w:author="phuong vu" w:date="2018-11-11T22:40:00Z">
                <w:pPr/>
              </w:pPrChange>
            </w:pPr>
            <w:ins w:id="848" w:author="phuong vu" w:date="2018-11-11T22:41:00Z">
              <w:r>
                <w:rPr>
                  <w:lang w:val="en-US"/>
                </w:rPr>
                <w:t>X</w:t>
              </w:r>
            </w:ins>
          </w:p>
        </w:tc>
      </w:tr>
      <w:tr w:rsidR="00D3718D" w14:paraId="51BC0CDE" w14:textId="77777777" w:rsidTr="00D3718D">
        <w:trPr>
          <w:ins w:id="849" w:author="phuong vu" w:date="2018-11-11T22:39:00Z"/>
        </w:trPr>
        <w:tc>
          <w:tcPr>
            <w:tcW w:w="805" w:type="dxa"/>
          </w:tcPr>
          <w:p w14:paraId="57CD55CF" w14:textId="3646729F" w:rsidR="00D3718D" w:rsidRDefault="00D3718D">
            <w:pPr>
              <w:spacing w:line="360" w:lineRule="auto"/>
              <w:jc w:val="center"/>
              <w:rPr>
                <w:ins w:id="850" w:author="phuong vu" w:date="2018-11-11T22:39:00Z"/>
                <w:lang w:val="en-US"/>
              </w:rPr>
              <w:pPrChange w:id="851" w:author="phuong vu" w:date="2018-11-11T22:40:00Z">
                <w:pPr>
                  <w:jc w:val="center"/>
                </w:pPr>
              </w:pPrChange>
            </w:pPr>
            <w:ins w:id="852" w:author="phuong vu" w:date="2018-11-11T22:39:00Z">
              <w:r>
                <w:rPr>
                  <w:lang w:val="en-US"/>
                </w:rPr>
                <w:t>4</w:t>
              </w:r>
            </w:ins>
          </w:p>
        </w:tc>
        <w:tc>
          <w:tcPr>
            <w:tcW w:w="2120" w:type="dxa"/>
          </w:tcPr>
          <w:p w14:paraId="7B61D072" w14:textId="03AF129C" w:rsidR="00D3718D" w:rsidRDefault="00D3718D">
            <w:pPr>
              <w:spacing w:line="360" w:lineRule="auto"/>
              <w:rPr>
                <w:ins w:id="853" w:author="phuong vu" w:date="2018-11-11T22:39:00Z"/>
                <w:lang w:val="en-US"/>
              </w:rPr>
              <w:pPrChange w:id="854" w:author="phuong vu" w:date="2018-11-11T22:40:00Z">
                <w:pPr/>
              </w:pPrChange>
            </w:pPr>
            <w:ins w:id="855" w:author="phuong vu" w:date="2018-11-11T22:39:00Z">
              <w:r>
                <w:rPr>
                  <w:lang w:val="en-US"/>
                </w:rPr>
                <w:t>staff_type</w:t>
              </w:r>
            </w:ins>
          </w:p>
        </w:tc>
        <w:tc>
          <w:tcPr>
            <w:tcW w:w="1463" w:type="dxa"/>
          </w:tcPr>
          <w:p w14:paraId="728694FB" w14:textId="77777777" w:rsidR="00D3718D" w:rsidRDefault="00D3718D">
            <w:pPr>
              <w:spacing w:line="360" w:lineRule="auto"/>
              <w:jc w:val="center"/>
              <w:rPr>
                <w:ins w:id="856" w:author="phuong vu" w:date="2018-11-11T22:39:00Z"/>
                <w:lang w:val="en-US"/>
              </w:rPr>
              <w:pPrChange w:id="857" w:author="phuong vu" w:date="2018-11-11T22:40:00Z">
                <w:pPr/>
              </w:pPrChange>
            </w:pPr>
          </w:p>
        </w:tc>
        <w:tc>
          <w:tcPr>
            <w:tcW w:w="1463" w:type="dxa"/>
          </w:tcPr>
          <w:p w14:paraId="300E4CDB" w14:textId="77777777" w:rsidR="00D3718D" w:rsidRDefault="00D3718D">
            <w:pPr>
              <w:spacing w:line="360" w:lineRule="auto"/>
              <w:jc w:val="center"/>
              <w:rPr>
                <w:ins w:id="858" w:author="phuong vu" w:date="2018-11-11T22:39:00Z"/>
                <w:lang w:val="en-US"/>
              </w:rPr>
              <w:pPrChange w:id="859" w:author="phuong vu" w:date="2018-11-11T22:40:00Z">
                <w:pPr/>
              </w:pPrChange>
            </w:pPr>
          </w:p>
        </w:tc>
        <w:tc>
          <w:tcPr>
            <w:tcW w:w="1463" w:type="dxa"/>
          </w:tcPr>
          <w:p w14:paraId="2FA74826" w14:textId="77777777" w:rsidR="00D3718D" w:rsidRDefault="00D3718D">
            <w:pPr>
              <w:spacing w:line="360" w:lineRule="auto"/>
              <w:jc w:val="center"/>
              <w:rPr>
                <w:ins w:id="860" w:author="phuong vu" w:date="2018-11-11T22:39:00Z"/>
                <w:lang w:val="en-US"/>
              </w:rPr>
              <w:pPrChange w:id="861" w:author="phuong vu" w:date="2018-11-11T22:40:00Z">
                <w:pPr/>
              </w:pPrChange>
            </w:pPr>
          </w:p>
        </w:tc>
        <w:tc>
          <w:tcPr>
            <w:tcW w:w="1463" w:type="dxa"/>
          </w:tcPr>
          <w:p w14:paraId="3F87A46F" w14:textId="02B5D319" w:rsidR="00D3718D" w:rsidRDefault="00D3718D">
            <w:pPr>
              <w:jc w:val="center"/>
              <w:rPr>
                <w:ins w:id="862" w:author="phuong vu" w:date="2018-11-11T22:39:00Z"/>
                <w:lang w:val="en-US"/>
              </w:rPr>
              <w:pPrChange w:id="863" w:author="phuong vu" w:date="2018-11-11T22:40:00Z">
                <w:pPr/>
              </w:pPrChange>
            </w:pPr>
            <w:ins w:id="864" w:author="phuong vu" w:date="2018-11-11T22:41:00Z">
              <w:r>
                <w:rPr>
                  <w:lang w:val="en-US"/>
                </w:rPr>
                <w:t>X</w:t>
              </w:r>
            </w:ins>
          </w:p>
        </w:tc>
      </w:tr>
    </w:tbl>
    <w:p w14:paraId="38C9CA11" w14:textId="44C63D42" w:rsidR="00405A7C" w:rsidRDefault="00405A7C" w:rsidP="00E114E4">
      <w:pPr>
        <w:pStyle w:val="Heading5"/>
        <w:rPr>
          <w:ins w:id="865" w:author="phuong vu" w:date="2018-11-11T23:32:00Z"/>
          <w:lang w:val="en-US"/>
        </w:rPr>
      </w:pPr>
      <w:ins w:id="866" w:author="phuong vu" w:date="2018-11-11T21:25:00Z">
        <w:r>
          <w:rPr>
            <w:lang w:val="en-US"/>
          </w:rPr>
          <w:lastRenderedPageBreak/>
          <w:t>Cách xử lí</w:t>
        </w:r>
      </w:ins>
    </w:p>
    <w:p w14:paraId="12DA4868" w14:textId="77777777" w:rsidR="00744A90" w:rsidRDefault="00744A90">
      <w:pPr>
        <w:keepNext/>
        <w:jc w:val="center"/>
        <w:rPr>
          <w:ins w:id="867" w:author="phuong vu" w:date="2018-11-11T23:33:00Z"/>
        </w:rPr>
        <w:pPrChange w:id="868" w:author="phuong vu" w:date="2018-11-11T23:33:00Z">
          <w:pPr>
            <w:jc w:val="center"/>
          </w:pPr>
        </w:pPrChange>
      </w:pPr>
      <w:ins w:id="869" w:author="phuong vu" w:date="2018-11-11T23:32:00Z">
        <w:r w:rsidRPr="00744A90">
          <w:rPr>
            <w:noProof/>
            <w:lang w:val="en-US"/>
          </w:rPr>
          <w:drawing>
            <wp:inline distT="0" distB="0" distL="0" distR="0" wp14:anchorId="440823A3" wp14:editId="645FA838">
              <wp:extent cx="4667250" cy="77070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986" cy="7709952"/>
                      </a:xfrm>
                      <a:prstGeom prst="rect">
                        <a:avLst/>
                      </a:prstGeom>
                      <a:noFill/>
                      <a:ln>
                        <a:noFill/>
                      </a:ln>
                    </pic:spPr>
                  </pic:pic>
                </a:graphicData>
              </a:graphic>
            </wp:inline>
          </w:drawing>
        </w:r>
      </w:ins>
    </w:p>
    <w:p w14:paraId="0428E027" w14:textId="1ACB0FE6" w:rsidR="00744A90" w:rsidRPr="006A2C8A" w:rsidRDefault="00744A90">
      <w:pPr>
        <w:pStyle w:val="Caption"/>
        <w:jc w:val="center"/>
        <w:rPr>
          <w:ins w:id="870" w:author="phuong vu" w:date="2018-11-11T23:09:00Z"/>
          <w:lang w:val="en-US"/>
        </w:rPr>
        <w:pPrChange w:id="871" w:author="phuong vu" w:date="2018-11-11T23:33:00Z">
          <w:pPr>
            <w:pStyle w:val="Heading4"/>
          </w:pPr>
        </w:pPrChange>
      </w:pPr>
      <w:bookmarkStart w:id="872" w:name="_Toc529744459"/>
      <w:ins w:id="873" w:author="phuong vu" w:date="2018-11-11T23:33:00Z">
        <w:r w:rsidRPr="00744A90">
          <w:rPr>
            <w:color w:val="auto"/>
            <w:sz w:val="26"/>
            <w:szCs w:val="26"/>
            <w:rPrChange w:id="874" w:author="phuong vu" w:date="2018-11-11T23:33:00Z">
              <w:rPr>
                <w:b w:val="0"/>
                <w:i/>
              </w:rPr>
            </w:rPrChange>
          </w:rPr>
          <w:t xml:space="preserve">Hình </w:t>
        </w:r>
      </w:ins>
      <w:ins w:id="875"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876"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877" w:author="phuong vu" w:date="2018-11-12T11:26:00Z">
        <w:r w:rsidR="00C86E94">
          <w:rPr>
            <w:noProof/>
            <w:color w:val="auto"/>
            <w:sz w:val="26"/>
            <w:szCs w:val="26"/>
          </w:rPr>
          <w:t>4</w:t>
        </w:r>
        <w:r w:rsidR="00C86E94">
          <w:rPr>
            <w:color w:val="auto"/>
            <w:sz w:val="26"/>
            <w:szCs w:val="26"/>
          </w:rPr>
          <w:fldChar w:fldCharType="end"/>
        </w:r>
      </w:ins>
      <w:ins w:id="878" w:author="phuong vu" w:date="2018-11-11T23:33:00Z">
        <w:r w:rsidRPr="00744A90">
          <w:rPr>
            <w:color w:val="auto"/>
            <w:sz w:val="26"/>
            <w:szCs w:val="26"/>
            <w:lang w:val="en-US"/>
            <w:rPrChange w:id="879" w:author="phuong vu" w:date="2018-11-11T23:33:00Z">
              <w:rPr>
                <w:b w:val="0"/>
                <w:i/>
                <w:lang w:val="en-US"/>
              </w:rPr>
            </w:rPrChange>
          </w:rPr>
          <w:t xml:space="preserve"> Sơ đồ xử lí đăng nhập</w:t>
        </w:r>
      </w:ins>
      <w:bookmarkEnd w:id="872"/>
    </w:p>
    <w:p w14:paraId="0AD7EF50" w14:textId="77777777" w:rsidR="00E114E4" w:rsidRPr="006A2C8A" w:rsidRDefault="00E114E4">
      <w:pPr>
        <w:rPr>
          <w:ins w:id="880" w:author="phuong vu" w:date="2018-11-11T20:57:00Z"/>
          <w:lang w:val="en-US"/>
        </w:rPr>
        <w:pPrChange w:id="881" w:author="phuong vu" w:date="2018-11-11T23:09:00Z">
          <w:pPr>
            <w:pStyle w:val="Heading4"/>
          </w:pPr>
        </w:pPrChange>
      </w:pPr>
    </w:p>
    <w:p w14:paraId="44D29F39" w14:textId="1BC24A39" w:rsidR="00A61DB2" w:rsidRDefault="00A61DB2" w:rsidP="00A61DB2">
      <w:pPr>
        <w:pStyle w:val="Heading4"/>
        <w:rPr>
          <w:ins w:id="882" w:author="phuong vu" w:date="2018-11-12T00:16:00Z"/>
        </w:rPr>
      </w:pPr>
      <w:bookmarkStart w:id="883" w:name="_Toc529744444"/>
      <w:ins w:id="884" w:author="phuong vu" w:date="2018-11-11T20:58:00Z">
        <w:r>
          <w:rPr>
            <w:lang w:val="en-US"/>
          </w:rPr>
          <w:t>Đ</w:t>
        </w:r>
        <w:r>
          <w:t>ăng xuất hệ thống</w:t>
        </w:r>
      </w:ins>
      <w:bookmarkEnd w:id="883"/>
    </w:p>
    <w:p w14:paraId="07A63252" w14:textId="35C81D95" w:rsidR="003D3E6A" w:rsidRDefault="003D3E6A" w:rsidP="003D3E6A">
      <w:pPr>
        <w:pStyle w:val="Heading5"/>
        <w:rPr>
          <w:ins w:id="885" w:author="phuong vu" w:date="2018-11-12T00:16:00Z"/>
          <w:lang w:val="en-US"/>
        </w:rPr>
      </w:pPr>
      <w:ins w:id="886" w:author="phuong vu" w:date="2018-11-12T00:16:00Z">
        <w:r>
          <w:rPr>
            <w:lang w:val="en-US"/>
          </w:rPr>
          <w:t>Mục đích</w:t>
        </w:r>
      </w:ins>
    </w:p>
    <w:p w14:paraId="6279BE24" w14:textId="2A993C60" w:rsidR="0070756E" w:rsidRPr="0070756E" w:rsidRDefault="0070756E" w:rsidP="0070756E">
      <w:pPr>
        <w:pStyle w:val="Heading5"/>
        <w:rPr>
          <w:ins w:id="887" w:author="phuong vu" w:date="2018-11-12T00:16:00Z"/>
          <w:lang w:val="en-US"/>
          <w:rPrChange w:id="888" w:author="phuong vu" w:date="2018-11-12T00:25:00Z">
            <w:rPr>
              <w:ins w:id="889" w:author="phuong vu" w:date="2018-11-12T00:16:00Z"/>
              <w:lang w:val="en-US"/>
            </w:rPr>
          </w:rPrChange>
        </w:rPr>
        <w:pPrChange w:id="890" w:author="phuong vu" w:date="2018-11-12T00:19:00Z">
          <w:pPr>
            <w:pStyle w:val="Heading5"/>
          </w:pPr>
        </w:pPrChange>
      </w:pPr>
      <w:ins w:id="891" w:author="phuong vu" w:date="2018-11-12T00:24:00Z">
        <w:r>
          <w:rPr>
            <w:noProof/>
          </w:rPr>
          <mc:AlternateContent>
            <mc:Choice Requires="wps">
              <w:drawing>
                <wp:anchor distT="0" distB="0" distL="114300" distR="114300" simplePos="0" relativeHeight="251665408" behindDoc="0" locked="0" layoutInCell="1" allowOverlap="1" wp14:anchorId="0E6B47CE" wp14:editId="44C54A27">
                  <wp:simplePos x="0" y="0"/>
                  <wp:positionH relativeFrom="column">
                    <wp:posOffset>-3175</wp:posOffset>
                  </wp:positionH>
                  <wp:positionV relativeFrom="paragraph">
                    <wp:posOffset>4845685</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7E802155" w:rsidR="0070756E" w:rsidRPr="0070756E" w:rsidRDefault="0070756E" w:rsidP="0070756E">
                              <w:pPr>
                                <w:pStyle w:val="Caption"/>
                                <w:jc w:val="center"/>
                                <w:rPr>
                                  <w:b/>
                                  <w:noProof/>
                                  <w:color w:val="auto"/>
                                  <w:sz w:val="26"/>
                                  <w:szCs w:val="26"/>
                                  <w:rPrChange w:id="892" w:author="phuong vu" w:date="2018-11-12T00:24:00Z">
                                    <w:rPr>
                                      <w:noProof/>
                                    </w:rPr>
                                  </w:rPrChange>
                                </w:rPr>
                                <w:pPrChange w:id="893" w:author="phuong vu" w:date="2018-11-12T00:24:00Z">
                                  <w:pPr>
                                    <w:pStyle w:val="Heading5"/>
                                  </w:pPr>
                                </w:pPrChange>
                              </w:pPr>
                              <w:ins w:id="894" w:author="phuong vu" w:date="2018-11-12T00:24:00Z">
                                <w:r w:rsidRPr="0070756E">
                                  <w:rPr>
                                    <w:color w:val="auto"/>
                                    <w:sz w:val="26"/>
                                    <w:szCs w:val="26"/>
                                    <w:rPrChange w:id="895" w:author="phuong vu" w:date="2018-11-12T00:24:00Z">
                                      <w:rPr/>
                                    </w:rPrChange>
                                  </w:rPr>
                                  <w:t xml:space="preserve">Hình </w:t>
                                </w:r>
                              </w:ins>
                              <w:ins w:id="896"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897"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898" w:author="phuong vu" w:date="2018-11-12T11:26:00Z">
                                <w:r w:rsidR="00C86E94">
                                  <w:rPr>
                                    <w:noProof/>
                                    <w:color w:val="auto"/>
                                    <w:sz w:val="26"/>
                                    <w:szCs w:val="26"/>
                                  </w:rPr>
                                  <w:t>5</w:t>
                                </w:r>
                                <w:r w:rsidR="00C86E94">
                                  <w:rPr>
                                    <w:color w:val="auto"/>
                                    <w:sz w:val="26"/>
                                    <w:szCs w:val="26"/>
                                  </w:rPr>
                                  <w:fldChar w:fldCharType="end"/>
                                </w:r>
                              </w:ins>
                              <w:ins w:id="899" w:author="phuong vu" w:date="2018-11-12T00:24:00Z">
                                <w:r w:rsidRPr="0070756E">
                                  <w:rPr>
                                    <w:color w:val="auto"/>
                                    <w:sz w:val="26"/>
                                    <w:szCs w:val="26"/>
                                    <w:lang w:val="en-US"/>
                                    <w:rPrChange w:id="900" w:author="phuong vu" w:date="2018-11-12T00:24:00Z">
                                      <w:rPr>
                                        <w:lang w:val="en-US"/>
                                      </w:rPr>
                                    </w:rPrChange>
                                  </w:rPr>
                                  <w:t xml:space="preserve"> Giao diện xử lí đăng xuất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47CE" id="Text Box 16" o:spid="_x0000_s1027" type="#_x0000_t202" style="position:absolute;left:0;text-align:left;margin-left:-.25pt;margin-top:381.55pt;width:4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fjLQIAAGY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" stroked="f">
                  <v:textbox style="mso-fit-shape-to-text:t" inset="0,0,0,0">
                    <w:txbxContent>
                      <w:p w14:paraId="0DC24B9C" w14:textId="7E802155" w:rsidR="0070756E" w:rsidRPr="0070756E" w:rsidRDefault="0070756E" w:rsidP="0070756E">
                        <w:pPr>
                          <w:pStyle w:val="Caption"/>
                          <w:jc w:val="center"/>
                          <w:rPr>
                            <w:b/>
                            <w:noProof/>
                            <w:color w:val="auto"/>
                            <w:sz w:val="26"/>
                            <w:szCs w:val="26"/>
                            <w:rPrChange w:id="901" w:author="phuong vu" w:date="2018-11-12T00:24:00Z">
                              <w:rPr>
                                <w:noProof/>
                              </w:rPr>
                            </w:rPrChange>
                          </w:rPr>
                          <w:pPrChange w:id="902" w:author="phuong vu" w:date="2018-11-12T00:24:00Z">
                            <w:pPr>
                              <w:pStyle w:val="Heading5"/>
                            </w:pPr>
                          </w:pPrChange>
                        </w:pPr>
                        <w:ins w:id="903" w:author="phuong vu" w:date="2018-11-12T00:24:00Z">
                          <w:r w:rsidRPr="0070756E">
                            <w:rPr>
                              <w:color w:val="auto"/>
                              <w:sz w:val="26"/>
                              <w:szCs w:val="26"/>
                              <w:rPrChange w:id="904" w:author="phuong vu" w:date="2018-11-12T00:24:00Z">
                                <w:rPr/>
                              </w:rPrChange>
                            </w:rPr>
                            <w:t xml:space="preserve">Hình </w:t>
                          </w:r>
                        </w:ins>
                        <w:ins w:id="905"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906"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907" w:author="phuong vu" w:date="2018-11-12T11:26:00Z">
                          <w:r w:rsidR="00C86E94">
                            <w:rPr>
                              <w:noProof/>
                              <w:color w:val="auto"/>
                              <w:sz w:val="26"/>
                              <w:szCs w:val="26"/>
                            </w:rPr>
                            <w:t>5</w:t>
                          </w:r>
                          <w:r w:rsidR="00C86E94">
                            <w:rPr>
                              <w:color w:val="auto"/>
                              <w:sz w:val="26"/>
                              <w:szCs w:val="26"/>
                            </w:rPr>
                            <w:fldChar w:fldCharType="end"/>
                          </w:r>
                        </w:ins>
                        <w:ins w:id="908" w:author="phuong vu" w:date="2018-11-12T00:24:00Z">
                          <w:r w:rsidRPr="0070756E">
                            <w:rPr>
                              <w:color w:val="auto"/>
                              <w:sz w:val="26"/>
                              <w:szCs w:val="26"/>
                              <w:lang w:val="en-US"/>
                              <w:rPrChange w:id="909" w:author="phuong vu" w:date="2018-11-12T00:24:00Z">
                                <w:rPr>
                                  <w:lang w:val="en-US"/>
                                </w:rPr>
                              </w:rPrChange>
                            </w:rPr>
                            <w:t xml:space="preserve"> Giao diện xử lí đăng xuất</w:t>
                          </w:r>
                        </w:ins>
                      </w:p>
                    </w:txbxContent>
                  </v:textbox>
                  <w10:wrap type="topAndBottom"/>
                </v:shape>
              </w:pict>
            </mc:Fallback>
          </mc:AlternateContent>
        </w:r>
      </w:ins>
      <w:r>
        <w:rPr>
          <w:noProof/>
          <w:lang w:val="en-US"/>
        </w:rPr>
        <mc:AlternateContent>
          <mc:Choice Requires="wpg">
            <w:drawing>
              <wp:anchor distT="0" distB="0" distL="114300" distR="114300" simplePos="0" relativeHeight="251663360" behindDoc="0" locked="0" layoutInCell="1" allowOverlap="1" wp14:anchorId="7C821D81" wp14:editId="5FBAA3E4">
                <wp:simplePos x="0" y="0"/>
                <wp:positionH relativeFrom="column">
                  <wp:posOffset>-3175</wp:posOffset>
                </wp:positionH>
                <wp:positionV relativeFrom="paragraph">
                  <wp:posOffset>407035</wp:posOffset>
                </wp:positionV>
                <wp:extent cx="5438140" cy="43815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438140" cy="4381500"/>
                          <a:chOff x="0" y="0"/>
                          <a:chExt cx="5438140" cy="4381500"/>
                        </a:xfrm>
                      </wpg:grpSpPr>
                      <wpg:grpSp>
                        <wpg:cNvPr id="11" name="Group 11"/>
                        <wpg:cNvGrpSpPr/>
                        <wpg:grpSpPr>
                          <a:xfrm>
                            <a:off x="0" y="0"/>
                            <a:ext cx="2190750" cy="4381500"/>
                            <a:chOff x="0" y="0"/>
                            <a:chExt cx="2190750" cy="4381500"/>
                          </a:xfrm>
                        </wpg:grpSpPr>
                        <pic:pic xmlns:pic="http://schemas.openxmlformats.org/drawingml/2006/picture">
                          <pic:nvPicPr>
                            <pic:cNvPr id="2"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0750" cy="4381500"/>
                            </a:xfrm>
                            <a:prstGeom prst="rect">
                              <a:avLst/>
                            </a:prstGeom>
                          </pic:spPr>
                        </pic:pic>
                        <wps:wsp>
                          <wps:cNvPr id="10" name="Rectangle 10"/>
                          <wps:cNvSpPr/>
                          <wps:spPr>
                            <a:xfrm>
                              <a:off x="704850" y="3429000"/>
                              <a:ext cx="80010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362200" y="1952625"/>
                            <a:ext cx="3075940" cy="2409190"/>
                          </a:xfrm>
                          <a:prstGeom prst="rect">
                            <a:avLst/>
                          </a:prstGeom>
                        </pic:spPr>
                      </pic:pic>
                    </wpg:wgp>
                  </a:graphicData>
                </a:graphic>
              </wp:anchor>
            </w:drawing>
          </mc:Choice>
          <mc:Fallback>
            <w:pict>
              <v:group w14:anchorId="1A50BD07" id="Group 15" o:spid="_x0000_s1026" style="position:absolute;margin-left:-.25pt;margin-top:32.05pt;width:428.2pt;height:345pt;z-index:251663360" coordsize="54381,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">
                <v:group id="Group 11" o:spid="_x0000_s1027" style="position:absolute;width:21907;height:43815" coordsize="21907,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 o:spid="_x0000_s1028" type="#_x0000_t75" style="position:absolute;width:2190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">
                    <v:imagedata r:id="rId20" o:title=""/>
                  </v:shape>
                  <v:rect id="Rectangle 10" o:spid="_x0000_s1029" style="position:absolute;left:7048;top:34290;width:800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" filled="f" strokecolor="#70ad47 [3209]" strokeweight="1pt"/>
                </v:group>
                <v:shape id="Picture 12" o:spid="_x0000_s1030" type="#_x0000_t75" style="position:absolute;left:23622;top:19526;width:30759;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">
                  <v:imagedata r:id="rId21" o:title=""/>
                </v:shape>
                <w10:wrap type="topAndBottom"/>
              </v:group>
            </w:pict>
          </mc:Fallback>
        </mc:AlternateContent>
      </w:r>
      <w:ins w:id="910" w:author="phuong vu" w:date="2018-11-12T00:16:00Z">
        <w:r w:rsidR="003D3E6A">
          <w:rPr>
            <w:lang w:val="en-US"/>
          </w:rPr>
          <w:t>Giao diện</w:t>
        </w:r>
      </w:ins>
    </w:p>
    <w:p w14:paraId="3B90F156" w14:textId="0A979654" w:rsidR="003D3E6A" w:rsidRDefault="0070756E" w:rsidP="003D3E6A">
      <w:pPr>
        <w:pStyle w:val="Heading5"/>
        <w:rPr>
          <w:ins w:id="911" w:author="phuong vu" w:date="2018-11-12T00:27:00Z"/>
          <w:lang w:val="en-US"/>
        </w:rPr>
      </w:pPr>
      <w:ins w:id="912" w:author="phuong vu" w:date="2018-11-12T00:17:00Z">
        <w:r>
          <w:rPr>
            <w:lang w:val="en-US"/>
          </w:rPr>
          <w:t>Các thành phần giao diện</w:t>
        </w:r>
      </w:ins>
    </w:p>
    <w:tbl>
      <w:tblPr>
        <w:tblStyle w:val="TableGrid"/>
        <w:tblW w:w="0" w:type="auto"/>
        <w:tblLook w:val="04A0" w:firstRow="1" w:lastRow="0" w:firstColumn="1" w:lastColumn="0" w:noHBand="0" w:noVBand="1"/>
      </w:tblPr>
      <w:tblGrid>
        <w:gridCol w:w="805"/>
        <w:gridCol w:w="1980"/>
        <w:gridCol w:w="2970"/>
        <w:gridCol w:w="1266"/>
        <w:gridCol w:w="1756"/>
      </w:tblGrid>
      <w:tr w:rsidR="003D5A3C" w14:paraId="381BF050" w14:textId="77777777" w:rsidTr="007F1EF1">
        <w:trPr>
          <w:ins w:id="913" w:author="phuong vu" w:date="2018-11-12T00:28:00Z"/>
        </w:trPr>
        <w:tc>
          <w:tcPr>
            <w:tcW w:w="805" w:type="dxa"/>
            <w:vAlign w:val="center"/>
          </w:tcPr>
          <w:p w14:paraId="50DDDA88" w14:textId="77777777" w:rsidR="003D5A3C" w:rsidRPr="007F1EF1" w:rsidRDefault="003D5A3C" w:rsidP="007F1EF1">
            <w:pPr>
              <w:spacing w:line="360" w:lineRule="auto"/>
              <w:jc w:val="center"/>
              <w:rPr>
                <w:ins w:id="914" w:author="phuong vu" w:date="2018-11-12T00:28:00Z"/>
                <w:b/>
                <w:lang w:val="en-US"/>
              </w:rPr>
            </w:pPr>
            <w:ins w:id="915" w:author="phuong vu" w:date="2018-11-12T00:28:00Z">
              <w:r w:rsidRPr="007F1EF1">
                <w:rPr>
                  <w:b/>
                  <w:lang w:val="en-US"/>
                </w:rPr>
                <w:t>STT</w:t>
              </w:r>
            </w:ins>
          </w:p>
        </w:tc>
        <w:tc>
          <w:tcPr>
            <w:tcW w:w="1980" w:type="dxa"/>
            <w:vAlign w:val="center"/>
          </w:tcPr>
          <w:p w14:paraId="6A15696C" w14:textId="77777777" w:rsidR="003D5A3C" w:rsidRPr="007F1EF1" w:rsidRDefault="003D5A3C" w:rsidP="007F1EF1">
            <w:pPr>
              <w:spacing w:line="360" w:lineRule="auto"/>
              <w:jc w:val="center"/>
              <w:rPr>
                <w:ins w:id="916" w:author="phuong vu" w:date="2018-11-12T00:28:00Z"/>
                <w:b/>
                <w:lang w:val="en-US"/>
              </w:rPr>
            </w:pPr>
            <w:ins w:id="917" w:author="phuong vu" w:date="2018-11-12T00:28:00Z">
              <w:r w:rsidRPr="007F1EF1">
                <w:rPr>
                  <w:b/>
                  <w:lang w:val="en-US"/>
                </w:rPr>
                <w:t>Loại điều khiển</w:t>
              </w:r>
            </w:ins>
          </w:p>
        </w:tc>
        <w:tc>
          <w:tcPr>
            <w:tcW w:w="2970" w:type="dxa"/>
            <w:vAlign w:val="center"/>
          </w:tcPr>
          <w:p w14:paraId="527A4227" w14:textId="77777777" w:rsidR="003D5A3C" w:rsidRPr="007F1EF1" w:rsidRDefault="003D5A3C" w:rsidP="007F1EF1">
            <w:pPr>
              <w:spacing w:line="360" w:lineRule="auto"/>
              <w:jc w:val="center"/>
              <w:rPr>
                <w:ins w:id="918" w:author="phuong vu" w:date="2018-11-12T00:28:00Z"/>
                <w:b/>
                <w:lang w:val="en-US"/>
              </w:rPr>
            </w:pPr>
            <w:ins w:id="919" w:author="phuong vu" w:date="2018-11-12T00:28:00Z">
              <w:r w:rsidRPr="007F1EF1">
                <w:rPr>
                  <w:b/>
                  <w:lang w:val="en-US"/>
                </w:rPr>
                <w:t>Nội dung thực hiện</w:t>
              </w:r>
            </w:ins>
          </w:p>
        </w:tc>
        <w:tc>
          <w:tcPr>
            <w:tcW w:w="1266" w:type="dxa"/>
            <w:vAlign w:val="center"/>
          </w:tcPr>
          <w:p w14:paraId="3748BDEA" w14:textId="77777777" w:rsidR="003D5A3C" w:rsidRPr="007F1EF1" w:rsidRDefault="003D5A3C" w:rsidP="007F1EF1">
            <w:pPr>
              <w:spacing w:line="360" w:lineRule="auto"/>
              <w:jc w:val="center"/>
              <w:rPr>
                <w:ins w:id="920" w:author="phuong vu" w:date="2018-11-12T00:28:00Z"/>
                <w:b/>
                <w:lang w:val="en-US"/>
              </w:rPr>
            </w:pPr>
            <w:ins w:id="921" w:author="phuong vu" w:date="2018-11-12T00:28:00Z">
              <w:r w:rsidRPr="007F1EF1">
                <w:rPr>
                  <w:b/>
                  <w:lang w:val="en-US"/>
                </w:rPr>
                <w:t>Giá trị mặc định</w:t>
              </w:r>
            </w:ins>
          </w:p>
        </w:tc>
        <w:tc>
          <w:tcPr>
            <w:tcW w:w="1756" w:type="dxa"/>
            <w:vAlign w:val="center"/>
          </w:tcPr>
          <w:p w14:paraId="7CAA9B7C" w14:textId="77777777" w:rsidR="003D5A3C" w:rsidRPr="007F1EF1" w:rsidRDefault="003D5A3C" w:rsidP="007F1EF1">
            <w:pPr>
              <w:spacing w:line="360" w:lineRule="auto"/>
              <w:jc w:val="center"/>
              <w:rPr>
                <w:ins w:id="922" w:author="phuong vu" w:date="2018-11-12T00:28:00Z"/>
                <w:b/>
                <w:lang w:val="en-US"/>
              </w:rPr>
            </w:pPr>
            <w:ins w:id="923" w:author="phuong vu" w:date="2018-11-12T00:28:00Z">
              <w:r w:rsidRPr="007F1EF1">
                <w:rPr>
                  <w:b/>
                  <w:lang w:val="en-US"/>
                </w:rPr>
                <w:t>Lưu ý</w:t>
              </w:r>
            </w:ins>
          </w:p>
        </w:tc>
      </w:tr>
      <w:tr w:rsidR="003D5A3C" w14:paraId="4D4D2B70" w14:textId="77777777" w:rsidTr="007F1EF1">
        <w:trPr>
          <w:ins w:id="924" w:author="phuong vu" w:date="2018-11-12T00:28:00Z"/>
        </w:trPr>
        <w:tc>
          <w:tcPr>
            <w:tcW w:w="805" w:type="dxa"/>
          </w:tcPr>
          <w:p w14:paraId="22DF081A" w14:textId="77777777" w:rsidR="003D5A3C" w:rsidRDefault="003D5A3C" w:rsidP="007F1EF1">
            <w:pPr>
              <w:spacing w:line="360" w:lineRule="auto"/>
              <w:jc w:val="center"/>
              <w:rPr>
                <w:ins w:id="925" w:author="phuong vu" w:date="2018-11-12T00:28:00Z"/>
                <w:lang w:val="en-US"/>
              </w:rPr>
            </w:pPr>
            <w:ins w:id="926" w:author="phuong vu" w:date="2018-11-12T00:28:00Z">
              <w:r>
                <w:rPr>
                  <w:lang w:val="en-US"/>
                </w:rPr>
                <w:t>1</w:t>
              </w:r>
            </w:ins>
          </w:p>
        </w:tc>
        <w:tc>
          <w:tcPr>
            <w:tcW w:w="1980" w:type="dxa"/>
          </w:tcPr>
          <w:p w14:paraId="61469B85" w14:textId="0FB80F43" w:rsidR="003D5A3C" w:rsidRDefault="003D5A3C" w:rsidP="007F1EF1">
            <w:pPr>
              <w:spacing w:line="360" w:lineRule="auto"/>
              <w:rPr>
                <w:ins w:id="927" w:author="phuong vu" w:date="2018-11-12T00:28:00Z"/>
                <w:lang w:val="en-US"/>
              </w:rPr>
            </w:pPr>
            <w:ins w:id="928" w:author="phuong vu" w:date="2018-11-12T00:28:00Z">
              <w:r>
                <w:rPr>
                  <w:lang w:val="en-US"/>
                </w:rPr>
                <w:t>floatingButon</w:t>
              </w:r>
            </w:ins>
          </w:p>
        </w:tc>
        <w:tc>
          <w:tcPr>
            <w:tcW w:w="2970" w:type="dxa"/>
          </w:tcPr>
          <w:p w14:paraId="6CC9217E" w14:textId="002FB544" w:rsidR="003D5A3C" w:rsidRDefault="003D5A3C" w:rsidP="007F1EF1">
            <w:pPr>
              <w:spacing w:line="360" w:lineRule="auto"/>
              <w:rPr>
                <w:ins w:id="929" w:author="phuong vu" w:date="2018-11-12T00:28:00Z"/>
                <w:lang w:val="en-US"/>
              </w:rPr>
            </w:pPr>
            <w:ins w:id="930" w:author="phuong vu" w:date="2018-11-12T00:28:00Z">
              <w:r>
                <w:rPr>
                  <w:lang w:val="en-US"/>
                </w:rPr>
                <w:t>Đăng xuất</w:t>
              </w:r>
            </w:ins>
          </w:p>
        </w:tc>
        <w:tc>
          <w:tcPr>
            <w:tcW w:w="1266" w:type="dxa"/>
          </w:tcPr>
          <w:p w14:paraId="7B16D95A" w14:textId="77777777" w:rsidR="003D5A3C" w:rsidRDefault="003D5A3C" w:rsidP="007F1EF1">
            <w:pPr>
              <w:spacing w:line="360" w:lineRule="auto"/>
              <w:rPr>
                <w:ins w:id="931" w:author="phuong vu" w:date="2018-11-12T00:28:00Z"/>
                <w:lang w:val="en-US"/>
              </w:rPr>
            </w:pPr>
          </w:p>
        </w:tc>
        <w:tc>
          <w:tcPr>
            <w:tcW w:w="1756" w:type="dxa"/>
          </w:tcPr>
          <w:p w14:paraId="369D5831" w14:textId="77777777" w:rsidR="003D5A3C" w:rsidRDefault="003D5A3C" w:rsidP="007F1EF1">
            <w:pPr>
              <w:spacing w:line="360" w:lineRule="auto"/>
              <w:rPr>
                <w:ins w:id="932" w:author="phuong vu" w:date="2018-11-12T00:28:00Z"/>
                <w:lang w:val="en-US"/>
              </w:rPr>
            </w:pPr>
          </w:p>
        </w:tc>
      </w:tr>
      <w:tr w:rsidR="003D5A3C" w14:paraId="465A3CD7" w14:textId="77777777" w:rsidTr="007F1EF1">
        <w:trPr>
          <w:ins w:id="933" w:author="phuong vu" w:date="2018-11-12T00:28:00Z"/>
        </w:trPr>
        <w:tc>
          <w:tcPr>
            <w:tcW w:w="805" w:type="dxa"/>
          </w:tcPr>
          <w:p w14:paraId="24884726" w14:textId="77777777" w:rsidR="003D5A3C" w:rsidRDefault="003D5A3C" w:rsidP="007F1EF1">
            <w:pPr>
              <w:spacing w:line="360" w:lineRule="auto"/>
              <w:jc w:val="center"/>
              <w:rPr>
                <w:ins w:id="934" w:author="phuong vu" w:date="2018-11-12T00:28:00Z"/>
                <w:lang w:val="en-US"/>
              </w:rPr>
            </w:pPr>
            <w:ins w:id="935" w:author="phuong vu" w:date="2018-11-12T00:28:00Z">
              <w:r>
                <w:rPr>
                  <w:lang w:val="en-US"/>
                </w:rPr>
                <w:t>2</w:t>
              </w:r>
            </w:ins>
          </w:p>
        </w:tc>
        <w:tc>
          <w:tcPr>
            <w:tcW w:w="1980" w:type="dxa"/>
          </w:tcPr>
          <w:p w14:paraId="1B1E4005" w14:textId="5CB67245" w:rsidR="003D5A3C" w:rsidRDefault="003D5A3C" w:rsidP="007F1EF1">
            <w:pPr>
              <w:spacing w:line="360" w:lineRule="auto"/>
              <w:rPr>
                <w:ins w:id="936" w:author="phuong vu" w:date="2018-11-12T00:28:00Z"/>
                <w:lang w:val="en-US"/>
              </w:rPr>
            </w:pPr>
            <w:ins w:id="937" w:author="phuong vu" w:date="2018-11-12T00:28:00Z">
              <w:r>
                <w:rPr>
                  <w:lang w:val="en-US"/>
                </w:rPr>
                <w:t>Link</w:t>
              </w:r>
            </w:ins>
          </w:p>
        </w:tc>
        <w:tc>
          <w:tcPr>
            <w:tcW w:w="2970" w:type="dxa"/>
          </w:tcPr>
          <w:p w14:paraId="728AB0AB" w14:textId="5BFAFBA1" w:rsidR="003D5A3C" w:rsidRDefault="003D5A3C" w:rsidP="007F1EF1">
            <w:pPr>
              <w:spacing w:line="360" w:lineRule="auto"/>
              <w:rPr>
                <w:ins w:id="938" w:author="phuong vu" w:date="2018-11-12T00:28:00Z"/>
                <w:lang w:val="en-US"/>
              </w:rPr>
            </w:pPr>
            <w:ins w:id="939" w:author="phuong vu" w:date="2018-11-12T00:28:00Z">
              <w:r>
                <w:rPr>
                  <w:lang w:val="en-US"/>
                </w:rPr>
                <w:t>Đăng xuất</w:t>
              </w:r>
            </w:ins>
          </w:p>
        </w:tc>
        <w:tc>
          <w:tcPr>
            <w:tcW w:w="1266" w:type="dxa"/>
          </w:tcPr>
          <w:p w14:paraId="4DA87A72" w14:textId="77777777" w:rsidR="003D5A3C" w:rsidRDefault="003D5A3C" w:rsidP="007F1EF1">
            <w:pPr>
              <w:spacing w:line="360" w:lineRule="auto"/>
              <w:rPr>
                <w:ins w:id="940" w:author="phuong vu" w:date="2018-11-12T00:28:00Z"/>
                <w:lang w:val="en-US"/>
              </w:rPr>
            </w:pPr>
          </w:p>
        </w:tc>
        <w:tc>
          <w:tcPr>
            <w:tcW w:w="1756" w:type="dxa"/>
          </w:tcPr>
          <w:p w14:paraId="536E37A9" w14:textId="77777777" w:rsidR="003D5A3C" w:rsidRDefault="003D5A3C" w:rsidP="007F1EF1">
            <w:pPr>
              <w:spacing w:line="360" w:lineRule="auto"/>
              <w:rPr>
                <w:ins w:id="941" w:author="phuong vu" w:date="2018-11-12T00:28:00Z"/>
                <w:lang w:val="en-US"/>
              </w:rPr>
            </w:pPr>
          </w:p>
        </w:tc>
      </w:tr>
    </w:tbl>
    <w:p w14:paraId="746ECECF" w14:textId="77777777" w:rsidR="003D5A3C" w:rsidRPr="003D5A3C" w:rsidRDefault="003D5A3C" w:rsidP="003D5A3C">
      <w:pPr>
        <w:rPr>
          <w:ins w:id="942" w:author="phuong vu" w:date="2018-11-12T00:17:00Z"/>
          <w:lang w:val="en-US"/>
          <w:rPrChange w:id="943" w:author="phuong vu" w:date="2018-11-12T00:27:00Z">
            <w:rPr>
              <w:ins w:id="944" w:author="phuong vu" w:date="2018-11-12T00:17:00Z"/>
              <w:lang w:val="en-US"/>
            </w:rPr>
          </w:rPrChange>
        </w:rPr>
        <w:pPrChange w:id="945" w:author="phuong vu" w:date="2018-11-12T00:27:00Z">
          <w:pPr>
            <w:pStyle w:val="Heading5"/>
          </w:pPr>
        </w:pPrChange>
      </w:pPr>
    </w:p>
    <w:p w14:paraId="44FA1B3B" w14:textId="57BCA9E0" w:rsidR="00755C63" w:rsidRDefault="00755C63" w:rsidP="0070756E">
      <w:pPr>
        <w:pStyle w:val="Heading5"/>
        <w:rPr>
          <w:ins w:id="946" w:author="phuong vu" w:date="2018-11-12T11:20:00Z"/>
          <w:lang w:val="en-US"/>
        </w:rPr>
      </w:pPr>
      <w:ins w:id="947" w:author="phuong vu" w:date="2018-11-12T11:20:00Z">
        <w:r>
          <w:rPr>
            <w:lang w:val="en-US"/>
          </w:rPr>
          <w:t>Dữ liệu sử dụng</w:t>
        </w:r>
      </w:ins>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14:paraId="52BD1F2F" w14:textId="77777777" w:rsidTr="007F1EF1">
        <w:trPr>
          <w:ins w:id="948" w:author="phuong vu" w:date="2018-11-12T11:20:00Z"/>
        </w:trPr>
        <w:tc>
          <w:tcPr>
            <w:tcW w:w="805" w:type="dxa"/>
            <w:vMerge w:val="restart"/>
            <w:vAlign w:val="center"/>
          </w:tcPr>
          <w:p w14:paraId="7119C398" w14:textId="77777777" w:rsidR="00755C63" w:rsidRPr="007F1EF1" w:rsidRDefault="00755C63" w:rsidP="007F1EF1">
            <w:pPr>
              <w:spacing w:line="360" w:lineRule="auto"/>
              <w:jc w:val="center"/>
              <w:rPr>
                <w:ins w:id="949" w:author="phuong vu" w:date="2018-11-12T11:20:00Z"/>
                <w:b/>
                <w:lang w:val="en-US"/>
              </w:rPr>
            </w:pPr>
            <w:ins w:id="950" w:author="phuong vu" w:date="2018-11-12T11:20:00Z">
              <w:r w:rsidRPr="007F1EF1">
                <w:rPr>
                  <w:b/>
                  <w:lang w:val="en-US"/>
                </w:rPr>
                <w:t>STT</w:t>
              </w:r>
            </w:ins>
          </w:p>
        </w:tc>
        <w:tc>
          <w:tcPr>
            <w:tcW w:w="2120" w:type="dxa"/>
            <w:vMerge w:val="restart"/>
            <w:vAlign w:val="center"/>
          </w:tcPr>
          <w:p w14:paraId="04719330" w14:textId="77777777" w:rsidR="00755C63" w:rsidRPr="007F1EF1" w:rsidRDefault="00755C63" w:rsidP="007F1EF1">
            <w:pPr>
              <w:spacing w:line="360" w:lineRule="auto"/>
              <w:jc w:val="center"/>
              <w:rPr>
                <w:ins w:id="951" w:author="phuong vu" w:date="2018-11-12T11:20:00Z"/>
                <w:b/>
                <w:lang w:val="en-US"/>
              </w:rPr>
            </w:pPr>
            <w:ins w:id="952" w:author="phuong vu" w:date="2018-11-12T11:20:00Z">
              <w:r w:rsidRPr="007F1EF1">
                <w:rPr>
                  <w:b/>
                  <w:lang w:val="en-US"/>
                </w:rPr>
                <w:t>Tên bảng/</w:t>
              </w:r>
            </w:ins>
          </w:p>
          <w:p w14:paraId="14283A62" w14:textId="77777777" w:rsidR="00755C63" w:rsidRPr="007F1EF1" w:rsidRDefault="00755C63" w:rsidP="007F1EF1">
            <w:pPr>
              <w:spacing w:line="360" w:lineRule="auto"/>
              <w:jc w:val="center"/>
              <w:rPr>
                <w:ins w:id="953" w:author="phuong vu" w:date="2018-11-12T11:20:00Z"/>
                <w:b/>
                <w:lang w:val="en-US"/>
              </w:rPr>
            </w:pPr>
            <w:ins w:id="954" w:author="phuong vu" w:date="2018-11-12T11:20:00Z">
              <w:r w:rsidRPr="007F1EF1">
                <w:rPr>
                  <w:b/>
                  <w:lang w:val="en-US"/>
                </w:rPr>
                <w:t>Cấu tr</w:t>
              </w:r>
              <w:r>
                <w:rPr>
                  <w:b/>
                  <w:lang w:val="en-US"/>
                </w:rPr>
                <w:t>ú</w:t>
              </w:r>
              <w:r w:rsidRPr="007F1EF1">
                <w:rPr>
                  <w:b/>
                  <w:lang w:val="en-US"/>
                </w:rPr>
                <w:t>c dữ liệu</w:t>
              </w:r>
            </w:ins>
          </w:p>
        </w:tc>
        <w:tc>
          <w:tcPr>
            <w:tcW w:w="5852" w:type="dxa"/>
            <w:gridSpan w:val="4"/>
            <w:vAlign w:val="center"/>
          </w:tcPr>
          <w:p w14:paraId="66547FF1" w14:textId="77777777" w:rsidR="00755C63" w:rsidRPr="007F1EF1" w:rsidRDefault="00755C63" w:rsidP="007F1EF1">
            <w:pPr>
              <w:spacing w:line="360" w:lineRule="auto"/>
              <w:jc w:val="center"/>
              <w:rPr>
                <w:ins w:id="955" w:author="phuong vu" w:date="2018-11-12T11:20:00Z"/>
                <w:b/>
                <w:lang w:val="en-US"/>
              </w:rPr>
            </w:pPr>
            <w:ins w:id="956" w:author="phuong vu" w:date="2018-11-12T11:20:00Z">
              <w:r w:rsidRPr="007F1EF1">
                <w:rPr>
                  <w:b/>
                  <w:lang w:val="en-US"/>
                </w:rPr>
                <w:t>Phương thức</w:t>
              </w:r>
            </w:ins>
          </w:p>
        </w:tc>
      </w:tr>
      <w:tr w:rsidR="00755C63" w14:paraId="66C9D894" w14:textId="77777777" w:rsidTr="007F1EF1">
        <w:trPr>
          <w:ins w:id="957" w:author="phuong vu" w:date="2018-11-12T11:20:00Z"/>
        </w:trPr>
        <w:tc>
          <w:tcPr>
            <w:tcW w:w="805" w:type="dxa"/>
            <w:vMerge/>
            <w:vAlign w:val="center"/>
          </w:tcPr>
          <w:p w14:paraId="3C6237B9" w14:textId="77777777" w:rsidR="00755C63" w:rsidRPr="007F1EF1" w:rsidRDefault="00755C63" w:rsidP="007F1EF1">
            <w:pPr>
              <w:spacing w:line="360" w:lineRule="auto"/>
              <w:jc w:val="center"/>
              <w:rPr>
                <w:ins w:id="958" w:author="phuong vu" w:date="2018-11-12T11:20:00Z"/>
                <w:b/>
                <w:lang w:val="en-US"/>
              </w:rPr>
            </w:pPr>
          </w:p>
        </w:tc>
        <w:tc>
          <w:tcPr>
            <w:tcW w:w="2120" w:type="dxa"/>
            <w:vMerge/>
            <w:vAlign w:val="center"/>
          </w:tcPr>
          <w:p w14:paraId="1F009265" w14:textId="77777777" w:rsidR="00755C63" w:rsidRPr="007F1EF1" w:rsidRDefault="00755C63" w:rsidP="007F1EF1">
            <w:pPr>
              <w:spacing w:line="360" w:lineRule="auto"/>
              <w:jc w:val="center"/>
              <w:rPr>
                <w:ins w:id="959" w:author="phuong vu" w:date="2018-11-12T11:20:00Z"/>
                <w:b/>
                <w:lang w:val="en-US"/>
              </w:rPr>
            </w:pPr>
          </w:p>
        </w:tc>
        <w:tc>
          <w:tcPr>
            <w:tcW w:w="1463" w:type="dxa"/>
            <w:vAlign w:val="center"/>
          </w:tcPr>
          <w:p w14:paraId="73FCEC87" w14:textId="77777777" w:rsidR="00755C63" w:rsidRPr="007F1EF1" w:rsidRDefault="00755C63" w:rsidP="007F1EF1">
            <w:pPr>
              <w:spacing w:line="360" w:lineRule="auto"/>
              <w:jc w:val="center"/>
              <w:rPr>
                <w:ins w:id="960" w:author="phuong vu" w:date="2018-11-12T11:20:00Z"/>
                <w:b/>
                <w:lang w:val="en-US"/>
              </w:rPr>
            </w:pPr>
            <w:ins w:id="961" w:author="phuong vu" w:date="2018-11-12T11:20:00Z">
              <w:r w:rsidRPr="007F1EF1">
                <w:rPr>
                  <w:b/>
                  <w:lang w:val="en-US"/>
                </w:rPr>
                <w:t>Thêm</w:t>
              </w:r>
            </w:ins>
          </w:p>
        </w:tc>
        <w:tc>
          <w:tcPr>
            <w:tcW w:w="1463" w:type="dxa"/>
            <w:vAlign w:val="center"/>
          </w:tcPr>
          <w:p w14:paraId="490AEDF4" w14:textId="77777777" w:rsidR="00755C63" w:rsidRPr="007F1EF1" w:rsidRDefault="00755C63" w:rsidP="007F1EF1">
            <w:pPr>
              <w:spacing w:line="360" w:lineRule="auto"/>
              <w:jc w:val="center"/>
              <w:rPr>
                <w:ins w:id="962" w:author="phuong vu" w:date="2018-11-12T11:20:00Z"/>
                <w:b/>
                <w:lang w:val="en-US"/>
              </w:rPr>
            </w:pPr>
            <w:ins w:id="963" w:author="phuong vu" w:date="2018-11-12T11:20:00Z">
              <w:r w:rsidRPr="007F1EF1">
                <w:rPr>
                  <w:b/>
                  <w:lang w:val="en-US"/>
                </w:rPr>
                <w:t>Sửa</w:t>
              </w:r>
            </w:ins>
          </w:p>
        </w:tc>
        <w:tc>
          <w:tcPr>
            <w:tcW w:w="1463" w:type="dxa"/>
            <w:vAlign w:val="center"/>
          </w:tcPr>
          <w:p w14:paraId="43578DAC" w14:textId="77777777" w:rsidR="00755C63" w:rsidRPr="007F1EF1" w:rsidRDefault="00755C63" w:rsidP="007F1EF1">
            <w:pPr>
              <w:spacing w:line="360" w:lineRule="auto"/>
              <w:jc w:val="center"/>
              <w:rPr>
                <w:ins w:id="964" w:author="phuong vu" w:date="2018-11-12T11:20:00Z"/>
                <w:b/>
                <w:lang w:val="en-US"/>
              </w:rPr>
            </w:pPr>
            <w:ins w:id="965" w:author="phuong vu" w:date="2018-11-12T11:20:00Z">
              <w:r w:rsidRPr="007F1EF1">
                <w:rPr>
                  <w:b/>
                  <w:lang w:val="en-US"/>
                </w:rPr>
                <w:t>Xóa</w:t>
              </w:r>
            </w:ins>
          </w:p>
        </w:tc>
        <w:tc>
          <w:tcPr>
            <w:tcW w:w="1463" w:type="dxa"/>
            <w:vAlign w:val="center"/>
          </w:tcPr>
          <w:p w14:paraId="10E2C5C5" w14:textId="77777777" w:rsidR="00755C63" w:rsidRPr="007F1EF1" w:rsidRDefault="00755C63" w:rsidP="007F1EF1">
            <w:pPr>
              <w:spacing w:line="360" w:lineRule="auto"/>
              <w:jc w:val="center"/>
              <w:rPr>
                <w:ins w:id="966" w:author="phuong vu" w:date="2018-11-12T11:20:00Z"/>
                <w:b/>
                <w:lang w:val="en-US"/>
              </w:rPr>
            </w:pPr>
            <w:ins w:id="967" w:author="phuong vu" w:date="2018-11-12T11:20:00Z">
              <w:r w:rsidRPr="007F1EF1">
                <w:rPr>
                  <w:b/>
                  <w:lang w:val="en-US"/>
                </w:rPr>
                <w:t>Truy vấn</w:t>
              </w:r>
            </w:ins>
          </w:p>
        </w:tc>
      </w:tr>
      <w:tr w:rsidR="00755C63" w14:paraId="38383064" w14:textId="77777777" w:rsidTr="007F1EF1">
        <w:trPr>
          <w:ins w:id="968" w:author="phuong vu" w:date="2018-11-12T11:20:00Z"/>
        </w:trPr>
        <w:tc>
          <w:tcPr>
            <w:tcW w:w="805" w:type="dxa"/>
          </w:tcPr>
          <w:p w14:paraId="68868094" w14:textId="77777777" w:rsidR="00755C63" w:rsidRDefault="00755C63" w:rsidP="007F1EF1">
            <w:pPr>
              <w:spacing w:line="360" w:lineRule="auto"/>
              <w:jc w:val="center"/>
              <w:rPr>
                <w:ins w:id="969" w:author="phuong vu" w:date="2018-11-12T11:20:00Z"/>
                <w:lang w:val="en-US"/>
              </w:rPr>
            </w:pPr>
            <w:ins w:id="970" w:author="phuong vu" w:date="2018-11-12T11:20:00Z">
              <w:r>
                <w:rPr>
                  <w:lang w:val="en-US"/>
                </w:rPr>
                <w:lastRenderedPageBreak/>
                <w:t>1</w:t>
              </w:r>
            </w:ins>
          </w:p>
        </w:tc>
        <w:tc>
          <w:tcPr>
            <w:tcW w:w="2120" w:type="dxa"/>
          </w:tcPr>
          <w:p w14:paraId="0AFF8D4E" w14:textId="7D5DAA92" w:rsidR="00755C63" w:rsidRDefault="00755C63" w:rsidP="007F1EF1">
            <w:pPr>
              <w:spacing w:line="360" w:lineRule="auto"/>
              <w:rPr>
                <w:ins w:id="971" w:author="phuong vu" w:date="2018-11-12T11:20:00Z"/>
                <w:lang w:val="en-US"/>
              </w:rPr>
            </w:pPr>
            <w:ins w:id="972" w:author="phuong vu" w:date="2018-11-12T11:21:00Z">
              <w:r>
                <w:rPr>
                  <w:lang w:val="en-US"/>
                </w:rPr>
                <w:t>Local Storage</w:t>
              </w:r>
            </w:ins>
          </w:p>
        </w:tc>
        <w:tc>
          <w:tcPr>
            <w:tcW w:w="1463" w:type="dxa"/>
          </w:tcPr>
          <w:p w14:paraId="08DC8D28" w14:textId="77777777" w:rsidR="00755C63" w:rsidRDefault="00755C63" w:rsidP="007F1EF1">
            <w:pPr>
              <w:spacing w:line="360" w:lineRule="auto"/>
              <w:jc w:val="center"/>
              <w:rPr>
                <w:ins w:id="973" w:author="phuong vu" w:date="2018-11-12T11:20:00Z"/>
                <w:lang w:val="en-US"/>
              </w:rPr>
            </w:pPr>
          </w:p>
        </w:tc>
        <w:tc>
          <w:tcPr>
            <w:tcW w:w="1463" w:type="dxa"/>
          </w:tcPr>
          <w:p w14:paraId="101FE444" w14:textId="77777777" w:rsidR="00755C63" w:rsidRDefault="00755C63" w:rsidP="007F1EF1">
            <w:pPr>
              <w:spacing w:line="360" w:lineRule="auto"/>
              <w:jc w:val="center"/>
              <w:rPr>
                <w:ins w:id="974" w:author="phuong vu" w:date="2018-11-12T11:20:00Z"/>
                <w:lang w:val="en-US"/>
              </w:rPr>
            </w:pPr>
          </w:p>
        </w:tc>
        <w:tc>
          <w:tcPr>
            <w:tcW w:w="1463" w:type="dxa"/>
          </w:tcPr>
          <w:p w14:paraId="3284C90A" w14:textId="7ECD3916" w:rsidR="00755C63" w:rsidRDefault="00755C63" w:rsidP="007F1EF1">
            <w:pPr>
              <w:spacing w:line="360" w:lineRule="auto"/>
              <w:jc w:val="center"/>
              <w:rPr>
                <w:ins w:id="975" w:author="phuong vu" w:date="2018-11-12T11:20:00Z"/>
                <w:lang w:val="en-US"/>
              </w:rPr>
            </w:pPr>
            <w:ins w:id="976" w:author="phuong vu" w:date="2018-11-12T11:20:00Z">
              <w:r>
                <w:rPr>
                  <w:lang w:val="en-US"/>
                </w:rPr>
                <w:t>X</w:t>
              </w:r>
            </w:ins>
          </w:p>
        </w:tc>
        <w:tc>
          <w:tcPr>
            <w:tcW w:w="1463" w:type="dxa"/>
          </w:tcPr>
          <w:p w14:paraId="2B215149" w14:textId="72161D6E" w:rsidR="00755C63" w:rsidRDefault="00755C63" w:rsidP="007F1EF1">
            <w:pPr>
              <w:jc w:val="center"/>
              <w:rPr>
                <w:ins w:id="977" w:author="phuong vu" w:date="2018-11-12T11:20:00Z"/>
                <w:lang w:val="en-US"/>
              </w:rPr>
            </w:pPr>
          </w:p>
        </w:tc>
      </w:tr>
      <w:tr w:rsidR="00755C63" w14:paraId="74F329F9" w14:textId="77777777" w:rsidTr="007F1EF1">
        <w:trPr>
          <w:ins w:id="978" w:author="phuong vu" w:date="2018-11-12T11:20:00Z"/>
        </w:trPr>
        <w:tc>
          <w:tcPr>
            <w:tcW w:w="805" w:type="dxa"/>
          </w:tcPr>
          <w:p w14:paraId="5EA5421F" w14:textId="77777777" w:rsidR="00755C63" w:rsidRDefault="00755C63" w:rsidP="007F1EF1">
            <w:pPr>
              <w:spacing w:line="360" w:lineRule="auto"/>
              <w:jc w:val="center"/>
              <w:rPr>
                <w:ins w:id="979" w:author="phuong vu" w:date="2018-11-12T11:20:00Z"/>
                <w:lang w:val="en-US"/>
              </w:rPr>
            </w:pPr>
            <w:ins w:id="980" w:author="phuong vu" w:date="2018-11-12T11:20:00Z">
              <w:r>
                <w:rPr>
                  <w:lang w:val="en-US"/>
                </w:rPr>
                <w:t>2</w:t>
              </w:r>
            </w:ins>
          </w:p>
        </w:tc>
        <w:tc>
          <w:tcPr>
            <w:tcW w:w="2120" w:type="dxa"/>
          </w:tcPr>
          <w:p w14:paraId="04E67848" w14:textId="78C94A5F" w:rsidR="00755C63" w:rsidRDefault="00755C63" w:rsidP="007F1EF1">
            <w:pPr>
              <w:spacing w:line="360" w:lineRule="auto"/>
              <w:rPr>
                <w:ins w:id="981" w:author="phuong vu" w:date="2018-11-12T11:20:00Z"/>
                <w:lang w:val="en-US"/>
              </w:rPr>
            </w:pPr>
            <w:ins w:id="982" w:author="phuong vu" w:date="2018-11-12T11:21:00Z">
              <w:r>
                <w:rPr>
                  <w:lang w:val="en-US"/>
                </w:rPr>
                <w:t>Sh</w:t>
              </w:r>
            </w:ins>
            <w:ins w:id="983" w:author="phuong vu" w:date="2018-11-12T11:22:00Z">
              <w:r>
                <w:rPr>
                  <w:lang w:val="en-US"/>
                </w:rPr>
                <w:t>are Preferences</w:t>
              </w:r>
            </w:ins>
          </w:p>
        </w:tc>
        <w:tc>
          <w:tcPr>
            <w:tcW w:w="1463" w:type="dxa"/>
          </w:tcPr>
          <w:p w14:paraId="18A10D8B" w14:textId="77777777" w:rsidR="00755C63" w:rsidRDefault="00755C63" w:rsidP="007F1EF1">
            <w:pPr>
              <w:spacing w:line="360" w:lineRule="auto"/>
              <w:jc w:val="center"/>
              <w:rPr>
                <w:ins w:id="984" w:author="phuong vu" w:date="2018-11-12T11:20:00Z"/>
                <w:lang w:val="en-US"/>
              </w:rPr>
            </w:pPr>
          </w:p>
        </w:tc>
        <w:tc>
          <w:tcPr>
            <w:tcW w:w="1463" w:type="dxa"/>
          </w:tcPr>
          <w:p w14:paraId="7591477D" w14:textId="77777777" w:rsidR="00755C63" w:rsidRDefault="00755C63" w:rsidP="007F1EF1">
            <w:pPr>
              <w:spacing w:line="360" w:lineRule="auto"/>
              <w:jc w:val="center"/>
              <w:rPr>
                <w:ins w:id="985" w:author="phuong vu" w:date="2018-11-12T11:20:00Z"/>
                <w:lang w:val="en-US"/>
              </w:rPr>
            </w:pPr>
          </w:p>
        </w:tc>
        <w:tc>
          <w:tcPr>
            <w:tcW w:w="1463" w:type="dxa"/>
          </w:tcPr>
          <w:p w14:paraId="617076E0" w14:textId="2213F894" w:rsidR="00755C63" w:rsidRDefault="00755C63" w:rsidP="007F1EF1">
            <w:pPr>
              <w:spacing w:line="360" w:lineRule="auto"/>
              <w:jc w:val="center"/>
              <w:rPr>
                <w:ins w:id="986" w:author="phuong vu" w:date="2018-11-12T11:20:00Z"/>
                <w:lang w:val="en-US"/>
              </w:rPr>
            </w:pPr>
            <w:ins w:id="987" w:author="phuong vu" w:date="2018-11-12T11:20:00Z">
              <w:r>
                <w:rPr>
                  <w:lang w:val="en-US"/>
                </w:rPr>
                <w:t>X</w:t>
              </w:r>
            </w:ins>
          </w:p>
        </w:tc>
        <w:tc>
          <w:tcPr>
            <w:tcW w:w="1463" w:type="dxa"/>
          </w:tcPr>
          <w:p w14:paraId="328D61F1" w14:textId="5574029D" w:rsidR="00755C63" w:rsidRDefault="00755C63" w:rsidP="007F1EF1">
            <w:pPr>
              <w:jc w:val="center"/>
              <w:rPr>
                <w:ins w:id="988" w:author="phuong vu" w:date="2018-11-12T11:20:00Z"/>
                <w:lang w:val="en-US"/>
              </w:rPr>
            </w:pPr>
          </w:p>
        </w:tc>
      </w:tr>
    </w:tbl>
    <w:p w14:paraId="7BCDE8F0" w14:textId="77777777" w:rsidR="00755C63" w:rsidRPr="00755C63" w:rsidRDefault="00755C63" w:rsidP="00755C63">
      <w:pPr>
        <w:rPr>
          <w:ins w:id="989" w:author="phuong vu" w:date="2018-11-12T11:20:00Z"/>
          <w:lang w:val="en-US"/>
          <w:rPrChange w:id="990" w:author="phuong vu" w:date="2018-11-12T11:20:00Z">
            <w:rPr>
              <w:ins w:id="991" w:author="phuong vu" w:date="2018-11-12T11:20:00Z"/>
              <w:lang w:val="en-US"/>
            </w:rPr>
          </w:rPrChange>
        </w:rPr>
        <w:pPrChange w:id="992" w:author="phuong vu" w:date="2018-11-12T11:20:00Z">
          <w:pPr>
            <w:pStyle w:val="Heading5"/>
          </w:pPr>
        </w:pPrChange>
      </w:pPr>
    </w:p>
    <w:p w14:paraId="1466F76B" w14:textId="04978C9D" w:rsidR="0070756E" w:rsidRDefault="0070756E" w:rsidP="0070756E">
      <w:pPr>
        <w:pStyle w:val="Heading5"/>
        <w:rPr>
          <w:ins w:id="993" w:author="phuong vu" w:date="2018-11-12T00:29:00Z"/>
          <w:lang w:val="en-US"/>
        </w:rPr>
      </w:pPr>
      <w:ins w:id="994" w:author="phuong vu" w:date="2018-11-12T00:18:00Z">
        <w:r>
          <w:rPr>
            <w:lang w:val="en-US"/>
          </w:rPr>
          <w:t>Cách xử lí</w:t>
        </w:r>
      </w:ins>
    </w:p>
    <w:p w14:paraId="7A54B7D0" w14:textId="77777777" w:rsidR="00282E77" w:rsidRDefault="00282E77" w:rsidP="00282E77">
      <w:pPr>
        <w:keepNext/>
        <w:jc w:val="center"/>
        <w:rPr>
          <w:ins w:id="995" w:author="phuong vu" w:date="2018-11-12T00:38:00Z"/>
        </w:rPr>
        <w:pPrChange w:id="996" w:author="phuong vu" w:date="2018-11-12T00:38:00Z">
          <w:pPr>
            <w:jc w:val="center"/>
          </w:pPr>
        </w:pPrChange>
      </w:pPr>
      <w:ins w:id="997" w:author="phuong vu" w:date="2018-11-12T00:36:00Z">
        <w:r w:rsidRPr="00282E77">
          <w:rPr>
            <w:noProof/>
            <w:lang w:val="en-US"/>
          </w:rPr>
          <w:drawing>
            <wp:inline distT="0" distB="0" distL="0" distR="0" wp14:anchorId="4D01AB39" wp14:editId="162E46FC">
              <wp:extent cx="16192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inline>
          </w:drawing>
        </w:r>
      </w:ins>
    </w:p>
    <w:p w14:paraId="69F1FC2A" w14:textId="56403914" w:rsidR="006F77C5" w:rsidRPr="00282E77" w:rsidRDefault="00282E77" w:rsidP="00282E77">
      <w:pPr>
        <w:pStyle w:val="Caption"/>
        <w:jc w:val="center"/>
        <w:rPr>
          <w:ins w:id="998" w:author="phuong vu" w:date="2018-11-11T20:58:00Z"/>
          <w:color w:val="auto"/>
          <w:sz w:val="26"/>
          <w:szCs w:val="26"/>
          <w:lang w:val="en-US"/>
          <w:rPrChange w:id="999" w:author="phuong vu" w:date="2018-11-12T00:38:00Z">
            <w:rPr>
              <w:ins w:id="1000" w:author="phuong vu" w:date="2018-11-11T20:58:00Z"/>
            </w:rPr>
          </w:rPrChange>
        </w:rPr>
        <w:pPrChange w:id="1001" w:author="phuong vu" w:date="2018-11-12T00:38:00Z">
          <w:pPr>
            <w:pStyle w:val="Heading4"/>
          </w:pPr>
        </w:pPrChange>
      </w:pPr>
      <w:ins w:id="1002" w:author="phuong vu" w:date="2018-11-12T00:38:00Z">
        <w:r w:rsidRPr="00282E77">
          <w:rPr>
            <w:color w:val="auto"/>
            <w:sz w:val="26"/>
            <w:szCs w:val="26"/>
            <w:rPrChange w:id="1003" w:author="phuong vu" w:date="2018-11-12T00:38:00Z">
              <w:rPr/>
            </w:rPrChange>
          </w:rPr>
          <w:t xml:space="preserve">Hình </w:t>
        </w:r>
      </w:ins>
      <w:ins w:id="1004" w:author="phuong vu" w:date="2018-11-12T11:26:00Z">
        <w:r w:rsidR="00C86E94">
          <w:rPr>
            <w:color w:val="auto"/>
            <w:sz w:val="26"/>
            <w:szCs w:val="26"/>
          </w:rPr>
          <w:fldChar w:fldCharType="begin"/>
        </w:r>
        <w:r w:rsidR="00C86E94">
          <w:rPr>
            <w:color w:val="auto"/>
            <w:sz w:val="26"/>
            <w:szCs w:val="26"/>
          </w:rPr>
          <w:instrText xml:space="preserve"> STYLEREF 1 \s </w:instrText>
        </w:r>
      </w:ins>
      <w:r w:rsidR="00C86E94">
        <w:rPr>
          <w:color w:val="auto"/>
          <w:sz w:val="26"/>
          <w:szCs w:val="26"/>
        </w:rPr>
        <w:fldChar w:fldCharType="separate"/>
      </w:r>
      <w:r w:rsidR="00C86E94">
        <w:rPr>
          <w:noProof/>
          <w:color w:val="auto"/>
          <w:sz w:val="26"/>
          <w:szCs w:val="26"/>
        </w:rPr>
        <w:t>3</w:t>
      </w:r>
      <w:ins w:id="1005" w:author="phuong vu" w:date="2018-11-12T11:26:00Z">
        <w:r w:rsidR="00C86E94">
          <w:rPr>
            <w:color w:val="auto"/>
            <w:sz w:val="26"/>
            <w:szCs w:val="26"/>
          </w:rPr>
          <w:fldChar w:fldCharType="end"/>
        </w:r>
        <w:r w:rsidR="00C86E94">
          <w:rPr>
            <w:color w:val="auto"/>
            <w:sz w:val="26"/>
            <w:szCs w:val="26"/>
          </w:rPr>
          <w:t>.</w:t>
        </w:r>
        <w:r w:rsidR="00C86E94">
          <w:rPr>
            <w:color w:val="auto"/>
            <w:sz w:val="26"/>
            <w:szCs w:val="26"/>
          </w:rPr>
          <w:fldChar w:fldCharType="begin"/>
        </w:r>
        <w:r w:rsidR="00C86E94">
          <w:rPr>
            <w:color w:val="auto"/>
            <w:sz w:val="26"/>
            <w:szCs w:val="26"/>
          </w:rPr>
          <w:instrText xml:space="preserve"> SEQ Hình \* ARABIC \s 1 </w:instrText>
        </w:r>
      </w:ins>
      <w:r w:rsidR="00C86E94">
        <w:rPr>
          <w:color w:val="auto"/>
          <w:sz w:val="26"/>
          <w:szCs w:val="26"/>
        </w:rPr>
        <w:fldChar w:fldCharType="separate"/>
      </w:r>
      <w:ins w:id="1006" w:author="phuong vu" w:date="2018-11-12T11:26:00Z">
        <w:r w:rsidR="00C86E94">
          <w:rPr>
            <w:noProof/>
            <w:color w:val="auto"/>
            <w:sz w:val="26"/>
            <w:szCs w:val="26"/>
          </w:rPr>
          <w:t>6</w:t>
        </w:r>
        <w:r w:rsidR="00C86E94">
          <w:rPr>
            <w:color w:val="auto"/>
            <w:sz w:val="26"/>
            <w:szCs w:val="26"/>
          </w:rPr>
          <w:fldChar w:fldCharType="end"/>
        </w:r>
      </w:ins>
      <w:ins w:id="1007" w:author="phuong vu" w:date="2018-11-12T00:38:00Z">
        <w:r w:rsidRPr="00282E77">
          <w:rPr>
            <w:color w:val="auto"/>
            <w:sz w:val="26"/>
            <w:szCs w:val="26"/>
            <w:lang w:val="en-US"/>
            <w:rPrChange w:id="1008" w:author="phuong vu" w:date="2018-11-12T00:38:00Z">
              <w:rPr>
                <w:lang w:val="en-US"/>
              </w:rPr>
            </w:rPrChange>
          </w:rPr>
          <w:t xml:space="preserve"> Sơ đồ xử lí đăng xuất</w:t>
        </w:r>
      </w:ins>
    </w:p>
    <w:p w14:paraId="4CDC644F" w14:textId="5D3725C1" w:rsidR="00A61DB2" w:rsidRDefault="00A61DB2">
      <w:pPr>
        <w:pStyle w:val="Heading4"/>
        <w:rPr>
          <w:ins w:id="1009" w:author="phuong vu" w:date="2018-11-12T11:22:00Z"/>
          <w:lang w:val="en-US"/>
        </w:rPr>
      </w:pPr>
      <w:bookmarkStart w:id="1010" w:name="_Toc529744445"/>
      <w:ins w:id="1011" w:author="phuong vu" w:date="2018-11-11T20:58:00Z">
        <w:r>
          <w:rPr>
            <w:lang w:val="en-US"/>
          </w:rPr>
          <w:t>Đăng kí tài khoản khách hàng</w:t>
        </w:r>
      </w:ins>
      <w:bookmarkEnd w:id="1010"/>
    </w:p>
    <w:p w14:paraId="27B05813" w14:textId="0678A1D4" w:rsidR="00755C63" w:rsidRDefault="00755C63" w:rsidP="00755C63">
      <w:pPr>
        <w:pStyle w:val="Heading5"/>
        <w:rPr>
          <w:ins w:id="1012" w:author="phuong vu" w:date="2018-11-12T11:26:00Z"/>
          <w:lang w:val="en-US"/>
        </w:rPr>
      </w:pPr>
      <w:ins w:id="1013" w:author="phuong vu" w:date="2018-11-12T11:22:00Z">
        <w:r>
          <w:rPr>
            <w:lang w:val="en-US"/>
          </w:rPr>
          <w:t>Mục đích</w:t>
        </w:r>
      </w:ins>
    </w:p>
    <w:p w14:paraId="5CE4E920" w14:textId="48E589C2" w:rsidR="00C86E94" w:rsidRPr="00C86E94" w:rsidRDefault="00510604" w:rsidP="00510604">
      <w:pPr>
        <w:ind w:firstLine="720"/>
        <w:rPr>
          <w:ins w:id="1014" w:author="phuong vu" w:date="2018-11-12T11:22:00Z"/>
          <w:lang w:val="en-US"/>
          <w:rPrChange w:id="1015" w:author="phuong vu" w:date="2018-11-12T11:26:00Z">
            <w:rPr>
              <w:ins w:id="1016" w:author="phuong vu" w:date="2018-11-12T11:22:00Z"/>
              <w:lang w:val="en-US"/>
            </w:rPr>
          </w:rPrChange>
        </w:rPr>
        <w:pPrChange w:id="1017" w:author="phuong vu" w:date="2018-11-12T11:28:00Z">
          <w:pPr>
            <w:pStyle w:val="Heading5"/>
          </w:pPr>
        </w:pPrChange>
      </w:pPr>
      <w:ins w:id="1018" w:author="phuong vu" w:date="2018-11-12T11:28:00Z">
        <w:r>
          <w:rPr>
            <w:lang w:val="en-US"/>
          </w:rPr>
          <w:t>Chức năng đang kí tài khoản khách hàng được xây dựng nhằm mục đích hỗ trợ những khách hàng mới có nhu cầu muốn sử dụng dịch vụ</w:t>
        </w:r>
      </w:ins>
      <w:ins w:id="1019" w:author="phuong vu" w:date="2018-11-12T11:29:00Z">
        <w:r>
          <w:rPr>
            <w:lang w:val="en-US"/>
          </w:rPr>
          <w:t>. Việc đăng kí tài khoản hỗ trợ việc đăng kí bằng địa chỉ email. Sau khi</w:t>
        </w:r>
      </w:ins>
      <w:ins w:id="1020" w:author="phuong vu" w:date="2018-11-12T11:30:00Z">
        <w:r>
          <w:rPr>
            <w:lang w:val="en-US"/>
          </w:rPr>
          <w:t>, khách hàng đăng kí thành công buộc phải cập nhật thông tin cần thiết trước khi sử dụng dịch vụ.</w:t>
        </w:r>
      </w:ins>
    </w:p>
    <w:p w14:paraId="35337C2C" w14:textId="63BB8810" w:rsidR="00C86E94" w:rsidRPr="00C86E94" w:rsidRDefault="00755C63" w:rsidP="00C86E94">
      <w:pPr>
        <w:pStyle w:val="Heading5"/>
        <w:rPr>
          <w:ins w:id="1021" w:author="phuong vu" w:date="2018-11-12T11:22:00Z"/>
          <w:lang w:val="en-US"/>
          <w:rPrChange w:id="1022" w:author="phuong vu" w:date="2018-11-12T11:26:00Z">
            <w:rPr>
              <w:ins w:id="1023" w:author="phuong vu" w:date="2018-11-12T11:22:00Z"/>
              <w:lang w:val="en-US"/>
            </w:rPr>
          </w:rPrChange>
        </w:rPr>
        <w:pPrChange w:id="1024" w:author="phuong vu" w:date="2018-11-12T11:23:00Z">
          <w:pPr>
            <w:pStyle w:val="Heading5"/>
          </w:pPr>
        </w:pPrChange>
      </w:pPr>
      <w:ins w:id="1025" w:author="phuong vu" w:date="2018-11-12T11:22:00Z">
        <w:r>
          <w:rPr>
            <w:lang w:val="en-US"/>
          </w:rPr>
          <w:lastRenderedPageBreak/>
          <w:t>Giao diện</w:t>
        </w:r>
      </w:ins>
    </w:p>
    <w:p w14:paraId="657648A7" w14:textId="205DE2DC" w:rsidR="00755C63" w:rsidRDefault="00C86E94" w:rsidP="00755C63">
      <w:pPr>
        <w:pStyle w:val="Heading5"/>
        <w:rPr>
          <w:ins w:id="1026" w:author="phuong vu" w:date="2018-11-12T11:31:00Z"/>
          <w:lang w:val="en-US"/>
        </w:rPr>
      </w:pPr>
      <w:ins w:id="1027" w:author="phuong vu" w:date="2018-11-12T11:26:00Z">
        <w:r>
          <w:rPr>
            <w:noProof/>
          </w:rPr>
          <mc:AlternateContent>
            <mc:Choice Requires="wps">
              <w:drawing>
                <wp:anchor distT="0" distB="0" distL="114300" distR="114300" simplePos="0" relativeHeight="251670528" behindDoc="0" locked="0" layoutInCell="1" allowOverlap="1" wp14:anchorId="1F46D7F4" wp14:editId="2A4FA3DF">
                  <wp:simplePos x="0" y="0"/>
                  <wp:positionH relativeFrom="column">
                    <wp:posOffset>381635</wp:posOffset>
                  </wp:positionH>
                  <wp:positionV relativeFrom="paragraph">
                    <wp:posOffset>4664710</wp:posOffset>
                  </wp:positionV>
                  <wp:extent cx="47136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13605" cy="635"/>
                          </a:xfrm>
                          <a:prstGeom prst="rect">
                            <a:avLst/>
                          </a:prstGeom>
                          <a:solidFill>
                            <a:prstClr val="white"/>
                          </a:solidFill>
                          <a:ln>
                            <a:noFill/>
                          </a:ln>
                        </wps:spPr>
                        <wps:txbx>
                          <w:txbxContent>
                            <w:p w14:paraId="0541E0FC" w14:textId="211A3BE6" w:rsidR="00C86E94" w:rsidRPr="00C86E94" w:rsidRDefault="00C86E94" w:rsidP="00C86E94">
                              <w:pPr>
                                <w:pStyle w:val="Caption"/>
                                <w:jc w:val="center"/>
                                <w:rPr>
                                  <w:b/>
                                  <w:noProof/>
                                  <w:color w:val="auto"/>
                                  <w:sz w:val="26"/>
                                  <w:szCs w:val="26"/>
                                  <w:rPrChange w:id="1028" w:author="phuong vu" w:date="2018-11-12T11:26:00Z">
                                    <w:rPr>
                                      <w:noProof/>
                                    </w:rPr>
                                  </w:rPrChange>
                                </w:rPr>
                                <w:pPrChange w:id="1029" w:author="phuong vu" w:date="2018-11-12T11:26:00Z">
                                  <w:pPr>
                                    <w:pStyle w:val="Heading5"/>
                                  </w:pPr>
                                </w:pPrChange>
                              </w:pPr>
                              <w:ins w:id="1030" w:author="phuong vu" w:date="2018-11-12T11:26:00Z">
                                <w:r w:rsidRPr="00C86E94">
                                  <w:rPr>
                                    <w:color w:val="auto"/>
                                    <w:sz w:val="26"/>
                                    <w:szCs w:val="26"/>
                                    <w:rPrChange w:id="1031" w:author="phuong vu" w:date="2018-11-12T11:26:00Z">
                                      <w:rPr/>
                                    </w:rPrChange>
                                  </w:rPr>
                                  <w:t xml:space="preserve">Hình </w:t>
                                </w:r>
                                <w:r w:rsidRPr="00C86E94">
                                  <w:rPr>
                                    <w:color w:val="auto"/>
                                    <w:sz w:val="26"/>
                                    <w:szCs w:val="26"/>
                                    <w:rPrChange w:id="1032" w:author="phuong vu" w:date="2018-11-12T11:26:00Z">
                                      <w:rPr/>
                                    </w:rPrChange>
                                  </w:rPr>
                                  <w:fldChar w:fldCharType="begin"/>
                                </w:r>
                                <w:r w:rsidRPr="00C86E94">
                                  <w:rPr>
                                    <w:color w:val="auto"/>
                                    <w:sz w:val="26"/>
                                    <w:szCs w:val="26"/>
                                    <w:rPrChange w:id="1033" w:author="phuong vu" w:date="2018-11-12T11:26:00Z">
                                      <w:rPr/>
                                    </w:rPrChange>
                                  </w:rPr>
                                  <w:instrText xml:space="preserve"> STYLEREF 1 \s </w:instrText>
                                </w:r>
                              </w:ins>
                              <w:r w:rsidRPr="00C86E94">
                                <w:rPr>
                                  <w:color w:val="auto"/>
                                  <w:sz w:val="26"/>
                                  <w:szCs w:val="26"/>
                                  <w:rPrChange w:id="1034" w:author="phuong vu" w:date="2018-11-12T11:26:00Z">
                                    <w:rPr/>
                                  </w:rPrChange>
                                </w:rPr>
                                <w:fldChar w:fldCharType="separate"/>
                              </w:r>
                              <w:r w:rsidRPr="00C86E94">
                                <w:rPr>
                                  <w:noProof/>
                                  <w:color w:val="auto"/>
                                  <w:sz w:val="26"/>
                                  <w:szCs w:val="26"/>
                                  <w:rPrChange w:id="1035" w:author="phuong vu" w:date="2018-11-12T11:26:00Z">
                                    <w:rPr>
                                      <w:noProof/>
                                    </w:rPr>
                                  </w:rPrChange>
                                </w:rPr>
                                <w:t>3</w:t>
                              </w:r>
                              <w:ins w:id="1036" w:author="phuong vu" w:date="2018-11-12T11:26:00Z">
                                <w:r w:rsidRPr="00C86E94">
                                  <w:rPr>
                                    <w:color w:val="auto"/>
                                    <w:sz w:val="26"/>
                                    <w:szCs w:val="26"/>
                                    <w:rPrChange w:id="1037" w:author="phuong vu" w:date="2018-11-12T11:26:00Z">
                                      <w:rPr/>
                                    </w:rPrChange>
                                  </w:rPr>
                                  <w:fldChar w:fldCharType="end"/>
                                </w:r>
                                <w:r w:rsidRPr="00C86E94">
                                  <w:rPr>
                                    <w:color w:val="auto"/>
                                    <w:sz w:val="26"/>
                                    <w:szCs w:val="26"/>
                                    <w:rPrChange w:id="1038" w:author="phuong vu" w:date="2018-11-12T11:26:00Z">
                                      <w:rPr/>
                                    </w:rPrChange>
                                  </w:rPr>
                                  <w:t>.</w:t>
                                </w:r>
                                <w:r w:rsidRPr="00C86E94">
                                  <w:rPr>
                                    <w:color w:val="auto"/>
                                    <w:sz w:val="26"/>
                                    <w:szCs w:val="26"/>
                                    <w:rPrChange w:id="1039" w:author="phuong vu" w:date="2018-11-12T11:26:00Z">
                                      <w:rPr/>
                                    </w:rPrChange>
                                  </w:rPr>
                                  <w:fldChar w:fldCharType="begin"/>
                                </w:r>
                                <w:r w:rsidRPr="00C86E94">
                                  <w:rPr>
                                    <w:color w:val="auto"/>
                                    <w:sz w:val="26"/>
                                    <w:szCs w:val="26"/>
                                    <w:rPrChange w:id="1040" w:author="phuong vu" w:date="2018-11-12T11:26:00Z">
                                      <w:rPr/>
                                    </w:rPrChange>
                                  </w:rPr>
                                  <w:instrText xml:space="preserve"> SEQ Hình \* ARABIC \s 1 </w:instrText>
                                </w:r>
                              </w:ins>
                              <w:r w:rsidRPr="00C86E94">
                                <w:rPr>
                                  <w:color w:val="auto"/>
                                  <w:sz w:val="26"/>
                                  <w:szCs w:val="26"/>
                                  <w:rPrChange w:id="1041" w:author="phuong vu" w:date="2018-11-12T11:26:00Z">
                                    <w:rPr/>
                                  </w:rPrChange>
                                </w:rPr>
                                <w:fldChar w:fldCharType="separate"/>
                              </w:r>
                              <w:ins w:id="1042" w:author="phuong vu" w:date="2018-11-12T11:26:00Z">
                                <w:r w:rsidRPr="00C86E94">
                                  <w:rPr>
                                    <w:noProof/>
                                    <w:color w:val="auto"/>
                                    <w:sz w:val="26"/>
                                    <w:szCs w:val="26"/>
                                    <w:rPrChange w:id="1043" w:author="phuong vu" w:date="2018-11-12T11:26:00Z">
                                      <w:rPr>
                                        <w:noProof/>
                                      </w:rPr>
                                    </w:rPrChange>
                                  </w:rPr>
                                  <w:t>7</w:t>
                                </w:r>
                                <w:r w:rsidRPr="00C86E94">
                                  <w:rPr>
                                    <w:color w:val="auto"/>
                                    <w:sz w:val="26"/>
                                    <w:szCs w:val="26"/>
                                    <w:rPrChange w:id="1044" w:author="phuong vu" w:date="2018-11-12T11:26:00Z">
                                      <w:rPr/>
                                    </w:rPrChange>
                                  </w:rPr>
                                  <w:fldChar w:fldCharType="end"/>
                                </w:r>
                                <w:r w:rsidRPr="00C86E94">
                                  <w:rPr>
                                    <w:color w:val="auto"/>
                                    <w:sz w:val="26"/>
                                    <w:szCs w:val="26"/>
                                    <w:lang w:val="en-US"/>
                                    <w:rPrChange w:id="1045" w:author="phuong vu" w:date="2018-11-12T11:26:00Z">
                                      <w:rPr>
                                        <w:lang w:val="en-US"/>
                                      </w:rPr>
                                    </w:rPrChange>
                                  </w:rPr>
                                  <w:t xml:space="preserve"> Giao diện đăng kí và cập nhật thông tin tài khoản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D7F4" id="Text Box 21" o:spid="_x0000_s1028" type="#_x0000_t202" style="position:absolute;left:0;text-align:left;margin-left:30.05pt;margin-top:367.3pt;width:3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8YLgIAAGYEAAAOAAAAZHJzL2Uyb0RvYy54bWysVMFu2zAMvQ/YPwi6L07SNSu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" stroked="f">
                  <v:textbox style="mso-fit-shape-to-text:t" inset="0,0,0,0">
                    <w:txbxContent>
                      <w:p w14:paraId="0541E0FC" w14:textId="211A3BE6" w:rsidR="00C86E94" w:rsidRPr="00C86E94" w:rsidRDefault="00C86E94" w:rsidP="00C86E94">
                        <w:pPr>
                          <w:pStyle w:val="Caption"/>
                          <w:jc w:val="center"/>
                          <w:rPr>
                            <w:b/>
                            <w:noProof/>
                            <w:color w:val="auto"/>
                            <w:sz w:val="26"/>
                            <w:szCs w:val="26"/>
                            <w:rPrChange w:id="1046" w:author="phuong vu" w:date="2018-11-12T11:26:00Z">
                              <w:rPr>
                                <w:noProof/>
                              </w:rPr>
                            </w:rPrChange>
                          </w:rPr>
                          <w:pPrChange w:id="1047" w:author="phuong vu" w:date="2018-11-12T11:26:00Z">
                            <w:pPr>
                              <w:pStyle w:val="Heading5"/>
                            </w:pPr>
                          </w:pPrChange>
                        </w:pPr>
                        <w:ins w:id="1048" w:author="phuong vu" w:date="2018-11-12T11:26:00Z">
                          <w:r w:rsidRPr="00C86E94">
                            <w:rPr>
                              <w:color w:val="auto"/>
                              <w:sz w:val="26"/>
                              <w:szCs w:val="26"/>
                              <w:rPrChange w:id="1049" w:author="phuong vu" w:date="2018-11-12T11:26:00Z">
                                <w:rPr/>
                              </w:rPrChange>
                            </w:rPr>
                            <w:t xml:space="preserve">Hình </w:t>
                          </w:r>
                          <w:r w:rsidRPr="00C86E94">
                            <w:rPr>
                              <w:color w:val="auto"/>
                              <w:sz w:val="26"/>
                              <w:szCs w:val="26"/>
                              <w:rPrChange w:id="1050" w:author="phuong vu" w:date="2018-11-12T11:26:00Z">
                                <w:rPr/>
                              </w:rPrChange>
                            </w:rPr>
                            <w:fldChar w:fldCharType="begin"/>
                          </w:r>
                          <w:r w:rsidRPr="00C86E94">
                            <w:rPr>
                              <w:color w:val="auto"/>
                              <w:sz w:val="26"/>
                              <w:szCs w:val="26"/>
                              <w:rPrChange w:id="1051" w:author="phuong vu" w:date="2018-11-12T11:26:00Z">
                                <w:rPr/>
                              </w:rPrChange>
                            </w:rPr>
                            <w:instrText xml:space="preserve"> STYLEREF 1 \s </w:instrText>
                          </w:r>
                        </w:ins>
                        <w:r w:rsidRPr="00C86E94">
                          <w:rPr>
                            <w:color w:val="auto"/>
                            <w:sz w:val="26"/>
                            <w:szCs w:val="26"/>
                            <w:rPrChange w:id="1052" w:author="phuong vu" w:date="2018-11-12T11:26:00Z">
                              <w:rPr/>
                            </w:rPrChange>
                          </w:rPr>
                          <w:fldChar w:fldCharType="separate"/>
                        </w:r>
                        <w:r w:rsidRPr="00C86E94">
                          <w:rPr>
                            <w:noProof/>
                            <w:color w:val="auto"/>
                            <w:sz w:val="26"/>
                            <w:szCs w:val="26"/>
                            <w:rPrChange w:id="1053" w:author="phuong vu" w:date="2018-11-12T11:26:00Z">
                              <w:rPr>
                                <w:noProof/>
                              </w:rPr>
                            </w:rPrChange>
                          </w:rPr>
                          <w:t>3</w:t>
                        </w:r>
                        <w:ins w:id="1054" w:author="phuong vu" w:date="2018-11-12T11:26:00Z">
                          <w:r w:rsidRPr="00C86E94">
                            <w:rPr>
                              <w:color w:val="auto"/>
                              <w:sz w:val="26"/>
                              <w:szCs w:val="26"/>
                              <w:rPrChange w:id="1055" w:author="phuong vu" w:date="2018-11-12T11:26:00Z">
                                <w:rPr/>
                              </w:rPrChange>
                            </w:rPr>
                            <w:fldChar w:fldCharType="end"/>
                          </w:r>
                          <w:r w:rsidRPr="00C86E94">
                            <w:rPr>
                              <w:color w:val="auto"/>
                              <w:sz w:val="26"/>
                              <w:szCs w:val="26"/>
                              <w:rPrChange w:id="1056" w:author="phuong vu" w:date="2018-11-12T11:26:00Z">
                                <w:rPr/>
                              </w:rPrChange>
                            </w:rPr>
                            <w:t>.</w:t>
                          </w:r>
                          <w:r w:rsidRPr="00C86E94">
                            <w:rPr>
                              <w:color w:val="auto"/>
                              <w:sz w:val="26"/>
                              <w:szCs w:val="26"/>
                              <w:rPrChange w:id="1057" w:author="phuong vu" w:date="2018-11-12T11:26:00Z">
                                <w:rPr/>
                              </w:rPrChange>
                            </w:rPr>
                            <w:fldChar w:fldCharType="begin"/>
                          </w:r>
                          <w:r w:rsidRPr="00C86E94">
                            <w:rPr>
                              <w:color w:val="auto"/>
                              <w:sz w:val="26"/>
                              <w:szCs w:val="26"/>
                              <w:rPrChange w:id="1058" w:author="phuong vu" w:date="2018-11-12T11:26:00Z">
                                <w:rPr/>
                              </w:rPrChange>
                            </w:rPr>
                            <w:instrText xml:space="preserve"> SEQ Hình \* ARABIC \s 1 </w:instrText>
                          </w:r>
                        </w:ins>
                        <w:r w:rsidRPr="00C86E94">
                          <w:rPr>
                            <w:color w:val="auto"/>
                            <w:sz w:val="26"/>
                            <w:szCs w:val="26"/>
                            <w:rPrChange w:id="1059" w:author="phuong vu" w:date="2018-11-12T11:26:00Z">
                              <w:rPr/>
                            </w:rPrChange>
                          </w:rPr>
                          <w:fldChar w:fldCharType="separate"/>
                        </w:r>
                        <w:ins w:id="1060" w:author="phuong vu" w:date="2018-11-12T11:26:00Z">
                          <w:r w:rsidRPr="00C86E94">
                            <w:rPr>
                              <w:noProof/>
                              <w:color w:val="auto"/>
                              <w:sz w:val="26"/>
                              <w:szCs w:val="26"/>
                              <w:rPrChange w:id="1061" w:author="phuong vu" w:date="2018-11-12T11:26:00Z">
                                <w:rPr>
                                  <w:noProof/>
                                </w:rPr>
                              </w:rPrChange>
                            </w:rPr>
                            <w:t>7</w:t>
                          </w:r>
                          <w:r w:rsidRPr="00C86E94">
                            <w:rPr>
                              <w:color w:val="auto"/>
                              <w:sz w:val="26"/>
                              <w:szCs w:val="26"/>
                              <w:rPrChange w:id="1062" w:author="phuong vu" w:date="2018-11-12T11:26:00Z">
                                <w:rPr/>
                              </w:rPrChange>
                            </w:rPr>
                            <w:fldChar w:fldCharType="end"/>
                          </w:r>
                          <w:r w:rsidRPr="00C86E94">
                            <w:rPr>
                              <w:color w:val="auto"/>
                              <w:sz w:val="26"/>
                              <w:szCs w:val="26"/>
                              <w:lang w:val="en-US"/>
                              <w:rPrChange w:id="1063" w:author="phuong vu" w:date="2018-11-12T11:26:00Z">
                                <w:rPr>
                                  <w:lang w:val="en-US"/>
                                </w:rPr>
                              </w:rPrChange>
                            </w:rPr>
                            <w:t xml:space="preserve"> Giao diện đăng kí và cập nhật thông tin tài khoản</w:t>
                          </w:r>
                        </w:ins>
                      </w:p>
                    </w:txbxContent>
                  </v:textbox>
                  <w10:wrap type="topAndBottom"/>
                </v:shape>
              </w:pict>
            </mc:Fallback>
          </mc:AlternateContent>
        </w:r>
      </w:ins>
      <w:r>
        <w:rPr>
          <w:noProof/>
          <w:lang w:val="en-US"/>
        </w:rPr>
        <mc:AlternateContent>
          <mc:Choice Requires="wpg">
            <w:drawing>
              <wp:anchor distT="0" distB="0" distL="114300" distR="114300" simplePos="0" relativeHeight="251668480" behindDoc="0" locked="0" layoutInCell="1" allowOverlap="1" wp14:anchorId="131903C4" wp14:editId="0FEB94D2">
                <wp:simplePos x="0" y="0"/>
                <wp:positionH relativeFrom="page">
                  <wp:posOffset>1642110</wp:posOffset>
                </wp:positionH>
                <wp:positionV relativeFrom="paragraph">
                  <wp:posOffset>0</wp:posOffset>
                </wp:positionV>
                <wp:extent cx="4713605" cy="4607560"/>
                <wp:effectExtent l="0" t="0" r="0" b="2540"/>
                <wp:wrapTopAndBottom/>
                <wp:docPr id="20" name="Group 20"/>
                <wp:cNvGraphicFramePr/>
                <a:graphic xmlns:a="http://schemas.openxmlformats.org/drawingml/2006/main">
                  <a:graphicData uri="http://schemas.microsoft.com/office/word/2010/wordprocessingGroup">
                    <wpg:wgp>
                      <wpg:cNvGrpSpPr/>
                      <wpg:grpSpPr>
                        <a:xfrm>
                          <a:off x="0" y="0"/>
                          <a:ext cx="4713605" cy="4607560"/>
                          <a:chOff x="0" y="0"/>
                          <a:chExt cx="4713605" cy="4607560"/>
                        </a:xfrm>
                      </wpg:grpSpPr>
                      <pic:pic xmlns:pic="http://schemas.openxmlformats.org/drawingml/2006/picture">
                        <pic:nvPicPr>
                          <pic:cNvPr id="18" name="Picture 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5525" cy="4591050"/>
                          </a:xfrm>
                          <a:prstGeom prst="rect">
                            <a:avLst/>
                          </a:prstGeom>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409825" y="0"/>
                            <a:ext cx="2303780" cy="4607560"/>
                          </a:xfrm>
                          <a:prstGeom prst="rect">
                            <a:avLst/>
                          </a:prstGeom>
                        </pic:spPr>
                      </pic:pic>
                    </wpg:wgp>
                  </a:graphicData>
                </a:graphic>
              </wp:anchor>
            </w:drawing>
          </mc:Choice>
          <mc:Fallback>
            <w:pict>
              <v:group w14:anchorId="45EE116A" id="Group 20" o:spid="_x0000_s1026" style="position:absolute;margin-left:129.3pt;margin-top:0;width:371.15pt;height:362.8pt;z-index:251668480;mso-position-horizontal-relative:page" coordsize="47136,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">
                <v:shape id="Picture 18" o:spid="_x0000_s1027" type="#_x0000_t75" style="position:absolute;width:22955;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">
                  <v:imagedata r:id="rId25" o:title=""/>
                </v:shape>
                <v:shape id="Picture 19" o:spid="_x0000_s1028" type="#_x0000_t75" style="position:absolute;left:24098;width:23038;height:4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">
                  <v:imagedata r:id="rId26" o:title=""/>
                </v:shape>
                <w10:wrap type="topAndBottom" anchorx="page"/>
              </v:group>
            </w:pict>
          </mc:Fallback>
        </mc:AlternateContent>
      </w:r>
      <w:ins w:id="1064" w:author="phuong vu" w:date="2018-11-12T11:22:00Z">
        <w:r w:rsidR="00755C63">
          <w:rPr>
            <w:lang w:val="en-US"/>
          </w:rPr>
          <w:t>Các thành phần giao diện</w:t>
        </w:r>
      </w:ins>
    </w:p>
    <w:tbl>
      <w:tblPr>
        <w:tblStyle w:val="TableGrid"/>
        <w:tblW w:w="0" w:type="auto"/>
        <w:tblLook w:val="04A0" w:firstRow="1" w:lastRow="0" w:firstColumn="1" w:lastColumn="0" w:noHBand="0" w:noVBand="1"/>
      </w:tblPr>
      <w:tblGrid>
        <w:gridCol w:w="805"/>
        <w:gridCol w:w="1980"/>
        <w:gridCol w:w="2970"/>
        <w:gridCol w:w="1266"/>
        <w:gridCol w:w="1756"/>
      </w:tblGrid>
      <w:tr w:rsidR="00510604" w14:paraId="3C122060" w14:textId="77777777" w:rsidTr="007F1EF1">
        <w:trPr>
          <w:ins w:id="1065" w:author="phuong vu" w:date="2018-11-12T11:31:00Z"/>
        </w:trPr>
        <w:tc>
          <w:tcPr>
            <w:tcW w:w="805" w:type="dxa"/>
            <w:vAlign w:val="center"/>
          </w:tcPr>
          <w:p w14:paraId="1AE79D3F" w14:textId="77777777" w:rsidR="00510604" w:rsidRPr="007F1EF1" w:rsidRDefault="00510604" w:rsidP="007F1EF1">
            <w:pPr>
              <w:spacing w:line="360" w:lineRule="auto"/>
              <w:jc w:val="center"/>
              <w:rPr>
                <w:ins w:id="1066" w:author="phuong vu" w:date="2018-11-12T11:31:00Z"/>
                <w:b/>
                <w:lang w:val="en-US"/>
              </w:rPr>
            </w:pPr>
            <w:ins w:id="1067" w:author="phuong vu" w:date="2018-11-12T11:31:00Z">
              <w:r w:rsidRPr="007F1EF1">
                <w:rPr>
                  <w:b/>
                  <w:lang w:val="en-US"/>
                </w:rPr>
                <w:t>STT</w:t>
              </w:r>
            </w:ins>
          </w:p>
        </w:tc>
        <w:tc>
          <w:tcPr>
            <w:tcW w:w="1980" w:type="dxa"/>
            <w:vAlign w:val="center"/>
          </w:tcPr>
          <w:p w14:paraId="42882BB7" w14:textId="77777777" w:rsidR="00510604" w:rsidRPr="007F1EF1" w:rsidRDefault="00510604" w:rsidP="007F1EF1">
            <w:pPr>
              <w:spacing w:line="360" w:lineRule="auto"/>
              <w:jc w:val="center"/>
              <w:rPr>
                <w:ins w:id="1068" w:author="phuong vu" w:date="2018-11-12T11:31:00Z"/>
                <w:b/>
                <w:lang w:val="en-US"/>
              </w:rPr>
            </w:pPr>
            <w:ins w:id="1069" w:author="phuong vu" w:date="2018-11-12T11:31:00Z">
              <w:r w:rsidRPr="007F1EF1">
                <w:rPr>
                  <w:b/>
                  <w:lang w:val="en-US"/>
                </w:rPr>
                <w:t>Loại điều khiển</w:t>
              </w:r>
            </w:ins>
          </w:p>
        </w:tc>
        <w:tc>
          <w:tcPr>
            <w:tcW w:w="2970" w:type="dxa"/>
            <w:vAlign w:val="center"/>
          </w:tcPr>
          <w:p w14:paraId="7D01DD4C" w14:textId="77777777" w:rsidR="00510604" w:rsidRPr="007F1EF1" w:rsidRDefault="00510604" w:rsidP="007F1EF1">
            <w:pPr>
              <w:spacing w:line="360" w:lineRule="auto"/>
              <w:jc w:val="center"/>
              <w:rPr>
                <w:ins w:id="1070" w:author="phuong vu" w:date="2018-11-12T11:31:00Z"/>
                <w:b/>
                <w:lang w:val="en-US"/>
              </w:rPr>
            </w:pPr>
            <w:ins w:id="1071" w:author="phuong vu" w:date="2018-11-12T11:31:00Z">
              <w:r w:rsidRPr="007F1EF1">
                <w:rPr>
                  <w:b/>
                  <w:lang w:val="en-US"/>
                </w:rPr>
                <w:t>Nội dung thực hiện</w:t>
              </w:r>
            </w:ins>
          </w:p>
        </w:tc>
        <w:tc>
          <w:tcPr>
            <w:tcW w:w="1266" w:type="dxa"/>
            <w:vAlign w:val="center"/>
          </w:tcPr>
          <w:p w14:paraId="4B93BA4C" w14:textId="77777777" w:rsidR="00510604" w:rsidRPr="007F1EF1" w:rsidRDefault="00510604" w:rsidP="007F1EF1">
            <w:pPr>
              <w:spacing w:line="360" w:lineRule="auto"/>
              <w:jc w:val="center"/>
              <w:rPr>
                <w:ins w:id="1072" w:author="phuong vu" w:date="2018-11-12T11:31:00Z"/>
                <w:b/>
                <w:lang w:val="en-US"/>
              </w:rPr>
            </w:pPr>
            <w:ins w:id="1073" w:author="phuong vu" w:date="2018-11-12T11:31:00Z">
              <w:r w:rsidRPr="007F1EF1">
                <w:rPr>
                  <w:b/>
                  <w:lang w:val="en-US"/>
                </w:rPr>
                <w:t>Giá trị mặc định</w:t>
              </w:r>
            </w:ins>
          </w:p>
        </w:tc>
        <w:tc>
          <w:tcPr>
            <w:tcW w:w="1756" w:type="dxa"/>
            <w:vAlign w:val="center"/>
          </w:tcPr>
          <w:p w14:paraId="7D5EE207" w14:textId="77777777" w:rsidR="00510604" w:rsidRPr="007F1EF1" w:rsidRDefault="00510604" w:rsidP="007F1EF1">
            <w:pPr>
              <w:spacing w:line="360" w:lineRule="auto"/>
              <w:jc w:val="center"/>
              <w:rPr>
                <w:ins w:id="1074" w:author="phuong vu" w:date="2018-11-12T11:31:00Z"/>
                <w:b/>
                <w:lang w:val="en-US"/>
              </w:rPr>
            </w:pPr>
            <w:ins w:id="1075" w:author="phuong vu" w:date="2018-11-12T11:31:00Z">
              <w:r w:rsidRPr="007F1EF1">
                <w:rPr>
                  <w:b/>
                  <w:lang w:val="en-US"/>
                </w:rPr>
                <w:t>Lưu ý</w:t>
              </w:r>
            </w:ins>
          </w:p>
        </w:tc>
      </w:tr>
      <w:tr w:rsidR="00510604" w14:paraId="3F7E2379" w14:textId="77777777" w:rsidTr="007F1EF1">
        <w:trPr>
          <w:ins w:id="1076" w:author="phuong vu" w:date="2018-11-12T11:31:00Z"/>
        </w:trPr>
        <w:tc>
          <w:tcPr>
            <w:tcW w:w="805" w:type="dxa"/>
          </w:tcPr>
          <w:p w14:paraId="1E70EA34" w14:textId="77777777" w:rsidR="00510604" w:rsidRDefault="00510604" w:rsidP="007F1EF1">
            <w:pPr>
              <w:spacing w:line="360" w:lineRule="auto"/>
              <w:jc w:val="center"/>
              <w:rPr>
                <w:ins w:id="1077" w:author="phuong vu" w:date="2018-11-12T11:31:00Z"/>
                <w:lang w:val="en-US"/>
              </w:rPr>
            </w:pPr>
            <w:ins w:id="1078" w:author="phuong vu" w:date="2018-11-12T11:31:00Z">
              <w:r>
                <w:rPr>
                  <w:lang w:val="en-US"/>
                </w:rPr>
                <w:t>1</w:t>
              </w:r>
            </w:ins>
          </w:p>
        </w:tc>
        <w:tc>
          <w:tcPr>
            <w:tcW w:w="1980" w:type="dxa"/>
          </w:tcPr>
          <w:p w14:paraId="6CD592DF" w14:textId="77777777" w:rsidR="00510604" w:rsidRDefault="00510604" w:rsidP="007F1EF1">
            <w:pPr>
              <w:spacing w:line="360" w:lineRule="auto"/>
              <w:rPr>
                <w:ins w:id="1079" w:author="phuong vu" w:date="2018-11-12T11:31:00Z"/>
                <w:lang w:val="en-US"/>
              </w:rPr>
            </w:pPr>
            <w:ins w:id="1080" w:author="phuong vu" w:date="2018-11-12T11:31:00Z">
              <w:r>
                <w:rPr>
                  <w:lang w:val="en-US"/>
                </w:rPr>
                <w:t>floatingButon</w:t>
              </w:r>
            </w:ins>
          </w:p>
        </w:tc>
        <w:tc>
          <w:tcPr>
            <w:tcW w:w="2970" w:type="dxa"/>
          </w:tcPr>
          <w:p w14:paraId="587067E0" w14:textId="77777777" w:rsidR="00510604" w:rsidRDefault="00510604" w:rsidP="007F1EF1">
            <w:pPr>
              <w:spacing w:line="360" w:lineRule="auto"/>
              <w:rPr>
                <w:ins w:id="1081" w:author="phuong vu" w:date="2018-11-12T11:31:00Z"/>
                <w:lang w:val="en-US"/>
              </w:rPr>
            </w:pPr>
            <w:ins w:id="1082" w:author="phuong vu" w:date="2018-11-12T11:31:00Z">
              <w:r>
                <w:rPr>
                  <w:lang w:val="en-US"/>
                </w:rPr>
                <w:t>Đăng xuất</w:t>
              </w:r>
            </w:ins>
          </w:p>
        </w:tc>
        <w:tc>
          <w:tcPr>
            <w:tcW w:w="1266" w:type="dxa"/>
          </w:tcPr>
          <w:p w14:paraId="6B4DE7BF" w14:textId="77777777" w:rsidR="00510604" w:rsidRDefault="00510604" w:rsidP="007F1EF1">
            <w:pPr>
              <w:spacing w:line="360" w:lineRule="auto"/>
              <w:rPr>
                <w:ins w:id="1083" w:author="phuong vu" w:date="2018-11-12T11:31:00Z"/>
                <w:lang w:val="en-US"/>
              </w:rPr>
            </w:pPr>
          </w:p>
        </w:tc>
        <w:tc>
          <w:tcPr>
            <w:tcW w:w="1756" w:type="dxa"/>
          </w:tcPr>
          <w:p w14:paraId="26C06F64" w14:textId="77777777" w:rsidR="00510604" w:rsidRDefault="00510604" w:rsidP="007F1EF1">
            <w:pPr>
              <w:spacing w:line="360" w:lineRule="auto"/>
              <w:rPr>
                <w:ins w:id="1084" w:author="phuong vu" w:date="2018-11-12T11:31:00Z"/>
                <w:lang w:val="en-US"/>
              </w:rPr>
            </w:pPr>
          </w:p>
        </w:tc>
      </w:tr>
      <w:tr w:rsidR="00510604" w14:paraId="7DC5F1B4" w14:textId="77777777" w:rsidTr="007F1EF1">
        <w:trPr>
          <w:ins w:id="1085" w:author="phuong vu" w:date="2018-11-12T11:31:00Z"/>
        </w:trPr>
        <w:tc>
          <w:tcPr>
            <w:tcW w:w="805" w:type="dxa"/>
          </w:tcPr>
          <w:p w14:paraId="6523B21F" w14:textId="77777777" w:rsidR="00510604" w:rsidRDefault="00510604" w:rsidP="007F1EF1">
            <w:pPr>
              <w:spacing w:line="360" w:lineRule="auto"/>
              <w:jc w:val="center"/>
              <w:rPr>
                <w:ins w:id="1086" w:author="phuong vu" w:date="2018-11-12T11:31:00Z"/>
                <w:lang w:val="en-US"/>
              </w:rPr>
            </w:pPr>
            <w:ins w:id="1087" w:author="phuong vu" w:date="2018-11-12T11:31:00Z">
              <w:r>
                <w:rPr>
                  <w:lang w:val="en-US"/>
                </w:rPr>
                <w:t>2</w:t>
              </w:r>
            </w:ins>
          </w:p>
        </w:tc>
        <w:tc>
          <w:tcPr>
            <w:tcW w:w="1980" w:type="dxa"/>
          </w:tcPr>
          <w:p w14:paraId="25752EF2" w14:textId="77777777" w:rsidR="00510604" w:rsidRDefault="00510604" w:rsidP="007F1EF1">
            <w:pPr>
              <w:spacing w:line="360" w:lineRule="auto"/>
              <w:rPr>
                <w:ins w:id="1088" w:author="phuong vu" w:date="2018-11-12T11:31:00Z"/>
                <w:lang w:val="en-US"/>
              </w:rPr>
            </w:pPr>
            <w:ins w:id="1089" w:author="phuong vu" w:date="2018-11-12T11:31:00Z">
              <w:r>
                <w:rPr>
                  <w:lang w:val="en-US"/>
                </w:rPr>
                <w:t>Link</w:t>
              </w:r>
            </w:ins>
          </w:p>
        </w:tc>
        <w:tc>
          <w:tcPr>
            <w:tcW w:w="2970" w:type="dxa"/>
          </w:tcPr>
          <w:p w14:paraId="1B96D208" w14:textId="77777777" w:rsidR="00510604" w:rsidRDefault="00510604" w:rsidP="007F1EF1">
            <w:pPr>
              <w:spacing w:line="360" w:lineRule="auto"/>
              <w:rPr>
                <w:ins w:id="1090" w:author="phuong vu" w:date="2018-11-12T11:31:00Z"/>
                <w:lang w:val="en-US"/>
              </w:rPr>
            </w:pPr>
            <w:ins w:id="1091" w:author="phuong vu" w:date="2018-11-12T11:31:00Z">
              <w:r>
                <w:rPr>
                  <w:lang w:val="en-US"/>
                </w:rPr>
                <w:t>Đăng xuất</w:t>
              </w:r>
            </w:ins>
          </w:p>
        </w:tc>
        <w:tc>
          <w:tcPr>
            <w:tcW w:w="1266" w:type="dxa"/>
          </w:tcPr>
          <w:p w14:paraId="040447C3" w14:textId="77777777" w:rsidR="00510604" w:rsidRDefault="00510604" w:rsidP="007F1EF1">
            <w:pPr>
              <w:spacing w:line="360" w:lineRule="auto"/>
              <w:rPr>
                <w:ins w:id="1092" w:author="phuong vu" w:date="2018-11-12T11:31:00Z"/>
                <w:lang w:val="en-US"/>
              </w:rPr>
            </w:pPr>
          </w:p>
        </w:tc>
        <w:tc>
          <w:tcPr>
            <w:tcW w:w="1756" w:type="dxa"/>
          </w:tcPr>
          <w:p w14:paraId="3341C8ED" w14:textId="77777777" w:rsidR="00510604" w:rsidRDefault="00510604" w:rsidP="007F1EF1">
            <w:pPr>
              <w:spacing w:line="360" w:lineRule="auto"/>
              <w:rPr>
                <w:ins w:id="1093" w:author="phuong vu" w:date="2018-11-12T11:31:00Z"/>
                <w:lang w:val="en-US"/>
              </w:rPr>
            </w:pPr>
          </w:p>
        </w:tc>
      </w:tr>
    </w:tbl>
    <w:p w14:paraId="4CD4CDCA" w14:textId="77777777" w:rsidR="00510604" w:rsidRPr="00510604" w:rsidRDefault="00510604" w:rsidP="00510604">
      <w:pPr>
        <w:rPr>
          <w:ins w:id="1094" w:author="phuong vu" w:date="2018-11-12T11:22:00Z"/>
          <w:lang w:val="en-US"/>
          <w:rPrChange w:id="1095" w:author="phuong vu" w:date="2018-11-12T11:31:00Z">
            <w:rPr>
              <w:ins w:id="1096" w:author="phuong vu" w:date="2018-11-12T11:22:00Z"/>
              <w:lang w:val="en-US"/>
            </w:rPr>
          </w:rPrChange>
        </w:rPr>
        <w:pPrChange w:id="1097" w:author="phuong vu" w:date="2018-11-12T11:31:00Z">
          <w:pPr>
            <w:pStyle w:val="Heading5"/>
          </w:pPr>
        </w:pPrChange>
      </w:pPr>
      <w:bookmarkStart w:id="1098" w:name="_GoBack"/>
      <w:bookmarkEnd w:id="1098"/>
    </w:p>
    <w:p w14:paraId="18984A8E" w14:textId="416A44AA" w:rsidR="00755C63" w:rsidRDefault="00755C63" w:rsidP="00755C63">
      <w:pPr>
        <w:pStyle w:val="Heading5"/>
        <w:rPr>
          <w:ins w:id="1099" w:author="phuong vu" w:date="2018-11-12T11:30:00Z"/>
          <w:lang w:val="en-US"/>
        </w:rPr>
      </w:pPr>
      <w:ins w:id="1100" w:author="phuong vu" w:date="2018-11-12T11:22:00Z">
        <w:r>
          <w:rPr>
            <w:lang w:val="en-US"/>
          </w:rPr>
          <w:t>Dữ liệu sử dụng</w:t>
        </w:r>
      </w:ins>
    </w:p>
    <w:tbl>
      <w:tblPr>
        <w:tblStyle w:val="TableGrid"/>
        <w:tblW w:w="0" w:type="auto"/>
        <w:tblLook w:val="04A0" w:firstRow="1" w:lastRow="0" w:firstColumn="1" w:lastColumn="0" w:noHBand="0" w:noVBand="1"/>
      </w:tblPr>
      <w:tblGrid>
        <w:gridCol w:w="805"/>
        <w:gridCol w:w="2120"/>
        <w:gridCol w:w="1463"/>
        <w:gridCol w:w="1463"/>
        <w:gridCol w:w="1463"/>
        <w:gridCol w:w="1463"/>
      </w:tblGrid>
      <w:tr w:rsidR="00510604" w14:paraId="2828DD16" w14:textId="77777777" w:rsidTr="007F1EF1">
        <w:trPr>
          <w:ins w:id="1101" w:author="phuong vu" w:date="2018-11-12T11:30:00Z"/>
        </w:trPr>
        <w:tc>
          <w:tcPr>
            <w:tcW w:w="805" w:type="dxa"/>
            <w:vMerge w:val="restart"/>
            <w:vAlign w:val="center"/>
          </w:tcPr>
          <w:p w14:paraId="32CF03BB" w14:textId="77777777" w:rsidR="00510604" w:rsidRPr="007F1EF1" w:rsidRDefault="00510604" w:rsidP="007F1EF1">
            <w:pPr>
              <w:spacing w:line="360" w:lineRule="auto"/>
              <w:jc w:val="center"/>
              <w:rPr>
                <w:ins w:id="1102" w:author="phuong vu" w:date="2018-11-12T11:30:00Z"/>
                <w:b/>
                <w:lang w:val="en-US"/>
              </w:rPr>
            </w:pPr>
            <w:ins w:id="1103" w:author="phuong vu" w:date="2018-11-12T11:30:00Z">
              <w:r w:rsidRPr="007F1EF1">
                <w:rPr>
                  <w:b/>
                  <w:lang w:val="en-US"/>
                </w:rPr>
                <w:t>STT</w:t>
              </w:r>
            </w:ins>
          </w:p>
        </w:tc>
        <w:tc>
          <w:tcPr>
            <w:tcW w:w="2120" w:type="dxa"/>
            <w:vMerge w:val="restart"/>
            <w:vAlign w:val="center"/>
          </w:tcPr>
          <w:p w14:paraId="4ACEFC8B" w14:textId="77777777" w:rsidR="00510604" w:rsidRPr="007F1EF1" w:rsidRDefault="00510604" w:rsidP="007F1EF1">
            <w:pPr>
              <w:spacing w:line="360" w:lineRule="auto"/>
              <w:jc w:val="center"/>
              <w:rPr>
                <w:ins w:id="1104" w:author="phuong vu" w:date="2018-11-12T11:30:00Z"/>
                <w:b/>
                <w:lang w:val="en-US"/>
              </w:rPr>
            </w:pPr>
            <w:ins w:id="1105" w:author="phuong vu" w:date="2018-11-12T11:30:00Z">
              <w:r w:rsidRPr="007F1EF1">
                <w:rPr>
                  <w:b/>
                  <w:lang w:val="en-US"/>
                </w:rPr>
                <w:t>Tên bảng/</w:t>
              </w:r>
            </w:ins>
          </w:p>
          <w:p w14:paraId="01BB31A6" w14:textId="77777777" w:rsidR="00510604" w:rsidRPr="007F1EF1" w:rsidRDefault="00510604" w:rsidP="007F1EF1">
            <w:pPr>
              <w:spacing w:line="360" w:lineRule="auto"/>
              <w:jc w:val="center"/>
              <w:rPr>
                <w:ins w:id="1106" w:author="phuong vu" w:date="2018-11-12T11:30:00Z"/>
                <w:b/>
                <w:lang w:val="en-US"/>
              </w:rPr>
            </w:pPr>
            <w:ins w:id="1107" w:author="phuong vu" w:date="2018-11-12T11:30:00Z">
              <w:r w:rsidRPr="007F1EF1">
                <w:rPr>
                  <w:b/>
                  <w:lang w:val="en-US"/>
                </w:rPr>
                <w:t>Cấu tr</w:t>
              </w:r>
              <w:r>
                <w:rPr>
                  <w:b/>
                  <w:lang w:val="en-US"/>
                </w:rPr>
                <w:t>ú</w:t>
              </w:r>
              <w:r w:rsidRPr="007F1EF1">
                <w:rPr>
                  <w:b/>
                  <w:lang w:val="en-US"/>
                </w:rPr>
                <w:t>c dữ liệu</w:t>
              </w:r>
            </w:ins>
          </w:p>
        </w:tc>
        <w:tc>
          <w:tcPr>
            <w:tcW w:w="5852" w:type="dxa"/>
            <w:gridSpan w:val="4"/>
            <w:vAlign w:val="center"/>
          </w:tcPr>
          <w:p w14:paraId="056C55EB" w14:textId="77777777" w:rsidR="00510604" w:rsidRPr="007F1EF1" w:rsidRDefault="00510604" w:rsidP="007F1EF1">
            <w:pPr>
              <w:spacing w:line="360" w:lineRule="auto"/>
              <w:jc w:val="center"/>
              <w:rPr>
                <w:ins w:id="1108" w:author="phuong vu" w:date="2018-11-12T11:30:00Z"/>
                <w:b/>
                <w:lang w:val="en-US"/>
              </w:rPr>
            </w:pPr>
            <w:ins w:id="1109" w:author="phuong vu" w:date="2018-11-12T11:30:00Z">
              <w:r w:rsidRPr="007F1EF1">
                <w:rPr>
                  <w:b/>
                  <w:lang w:val="en-US"/>
                </w:rPr>
                <w:t>Phương thức</w:t>
              </w:r>
            </w:ins>
          </w:p>
        </w:tc>
      </w:tr>
      <w:tr w:rsidR="00510604" w14:paraId="50A344F7" w14:textId="77777777" w:rsidTr="007F1EF1">
        <w:trPr>
          <w:ins w:id="1110" w:author="phuong vu" w:date="2018-11-12T11:30:00Z"/>
        </w:trPr>
        <w:tc>
          <w:tcPr>
            <w:tcW w:w="805" w:type="dxa"/>
            <w:vMerge/>
            <w:vAlign w:val="center"/>
          </w:tcPr>
          <w:p w14:paraId="42B64EC1" w14:textId="77777777" w:rsidR="00510604" w:rsidRPr="007F1EF1" w:rsidRDefault="00510604" w:rsidP="007F1EF1">
            <w:pPr>
              <w:spacing w:line="360" w:lineRule="auto"/>
              <w:jc w:val="center"/>
              <w:rPr>
                <w:ins w:id="1111" w:author="phuong vu" w:date="2018-11-12T11:30:00Z"/>
                <w:b/>
                <w:lang w:val="en-US"/>
              </w:rPr>
            </w:pPr>
          </w:p>
        </w:tc>
        <w:tc>
          <w:tcPr>
            <w:tcW w:w="2120" w:type="dxa"/>
            <w:vMerge/>
            <w:vAlign w:val="center"/>
          </w:tcPr>
          <w:p w14:paraId="66F80E6D" w14:textId="77777777" w:rsidR="00510604" w:rsidRPr="007F1EF1" w:rsidRDefault="00510604" w:rsidP="007F1EF1">
            <w:pPr>
              <w:spacing w:line="360" w:lineRule="auto"/>
              <w:jc w:val="center"/>
              <w:rPr>
                <w:ins w:id="1112" w:author="phuong vu" w:date="2018-11-12T11:30:00Z"/>
                <w:b/>
                <w:lang w:val="en-US"/>
              </w:rPr>
            </w:pPr>
          </w:p>
        </w:tc>
        <w:tc>
          <w:tcPr>
            <w:tcW w:w="1463" w:type="dxa"/>
            <w:vAlign w:val="center"/>
          </w:tcPr>
          <w:p w14:paraId="554E58B1" w14:textId="77777777" w:rsidR="00510604" w:rsidRPr="007F1EF1" w:rsidRDefault="00510604" w:rsidP="007F1EF1">
            <w:pPr>
              <w:spacing w:line="360" w:lineRule="auto"/>
              <w:jc w:val="center"/>
              <w:rPr>
                <w:ins w:id="1113" w:author="phuong vu" w:date="2018-11-12T11:30:00Z"/>
                <w:b/>
                <w:lang w:val="en-US"/>
              </w:rPr>
            </w:pPr>
            <w:ins w:id="1114" w:author="phuong vu" w:date="2018-11-12T11:30:00Z">
              <w:r w:rsidRPr="007F1EF1">
                <w:rPr>
                  <w:b/>
                  <w:lang w:val="en-US"/>
                </w:rPr>
                <w:t>Thêm</w:t>
              </w:r>
            </w:ins>
          </w:p>
        </w:tc>
        <w:tc>
          <w:tcPr>
            <w:tcW w:w="1463" w:type="dxa"/>
            <w:vAlign w:val="center"/>
          </w:tcPr>
          <w:p w14:paraId="39AD6A20" w14:textId="77777777" w:rsidR="00510604" w:rsidRPr="007F1EF1" w:rsidRDefault="00510604" w:rsidP="007F1EF1">
            <w:pPr>
              <w:spacing w:line="360" w:lineRule="auto"/>
              <w:jc w:val="center"/>
              <w:rPr>
                <w:ins w:id="1115" w:author="phuong vu" w:date="2018-11-12T11:30:00Z"/>
                <w:b/>
                <w:lang w:val="en-US"/>
              </w:rPr>
            </w:pPr>
            <w:ins w:id="1116" w:author="phuong vu" w:date="2018-11-12T11:30:00Z">
              <w:r w:rsidRPr="007F1EF1">
                <w:rPr>
                  <w:b/>
                  <w:lang w:val="en-US"/>
                </w:rPr>
                <w:t>Sửa</w:t>
              </w:r>
            </w:ins>
          </w:p>
        </w:tc>
        <w:tc>
          <w:tcPr>
            <w:tcW w:w="1463" w:type="dxa"/>
            <w:vAlign w:val="center"/>
          </w:tcPr>
          <w:p w14:paraId="4CCD0FB6" w14:textId="77777777" w:rsidR="00510604" w:rsidRPr="007F1EF1" w:rsidRDefault="00510604" w:rsidP="007F1EF1">
            <w:pPr>
              <w:spacing w:line="360" w:lineRule="auto"/>
              <w:jc w:val="center"/>
              <w:rPr>
                <w:ins w:id="1117" w:author="phuong vu" w:date="2018-11-12T11:30:00Z"/>
                <w:b/>
                <w:lang w:val="en-US"/>
              </w:rPr>
            </w:pPr>
            <w:ins w:id="1118" w:author="phuong vu" w:date="2018-11-12T11:30:00Z">
              <w:r w:rsidRPr="007F1EF1">
                <w:rPr>
                  <w:b/>
                  <w:lang w:val="en-US"/>
                </w:rPr>
                <w:t>Xóa</w:t>
              </w:r>
            </w:ins>
          </w:p>
        </w:tc>
        <w:tc>
          <w:tcPr>
            <w:tcW w:w="1463" w:type="dxa"/>
            <w:vAlign w:val="center"/>
          </w:tcPr>
          <w:p w14:paraId="71E09AE5" w14:textId="77777777" w:rsidR="00510604" w:rsidRPr="007F1EF1" w:rsidRDefault="00510604" w:rsidP="007F1EF1">
            <w:pPr>
              <w:spacing w:line="360" w:lineRule="auto"/>
              <w:jc w:val="center"/>
              <w:rPr>
                <w:ins w:id="1119" w:author="phuong vu" w:date="2018-11-12T11:30:00Z"/>
                <w:b/>
                <w:lang w:val="en-US"/>
              </w:rPr>
            </w:pPr>
            <w:ins w:id="1120" w:author="phuong vu" w:date="2018-11-12T11:30:00Z">
              <w:r w:rsidRPr="007F1EF1">
                <w:rPr>
                  <w:b/>
                  <w:lang w:val="en-US"/>
                </w:rPr>
                <w:t>Truy vấn</w:t>
              </w:r>
            </w:ins>
          </w:p>
        </w:tc>
      </w:tr>
      <w:tr w:rsidR="00510604" w14:paraId="64365F47" w14:textId="77777777" w:rsidTr="007F1EF1">
        <w:trPr>
          <w:ins w:id="1121" w:author="phuong vu" w:date="2018-11-12T11:30:00Z"/>
        </w:trPr>
        <w:tc>
          <w:tcPr>
            <w:tcW w:w="805" w:type="dxa"/>
          </w:tcPr>
          <w:p w14:paraId="2299A8A6" w14:textId="77777777" w:rsidR="00510604" w:rsidRDefault="00510604" w:rsidP="007F1EF1">
            <w:pPr>
              <w:spacing w:line="360" w:lineRule="auto"/>
              <w:jc w:val="center"/>
              <w:rPr>
                <w:ins w:id="1122" w:author="phuong vu" w:date="2018-11-12T11:30:00Z"/>
                <w:lang w:val="en-US"/>
              </w:rPr>
            </w:pPr>
            <w:ins w:id="1123" w:author="phuong vu" w:date="2018-11-12T11:30:00Z">
              <w:r>
                <w:rPr>
                  <w:lang w:val="en-US"/>
                </w:rPr>
                <w:t>1</w:t>
              </w:r>
            </w:ins>
          </w:p>
        </w:tc>
        <w:tc>
          <w:tcPr>
            <w:tcW w:w="2120" w:type="dxa"/>
          </w:tcPr>
          <w:p w14:paraId="7BE7B7E0" w14:textId="77777777" w:rsidR="00510604" w:rsidRDefault="00510604" w:rsidP="007F1EF1">
            <w:pPr>
              <w:spacing w:line="360" w:lineRule="auto"/>
              <w:rPr>
                <w:ins w:id="1124" w:author="phuong vu" w:date="2018-11-12T11:30:00Z"/>
                <w:lang w:val="en-US"/>
              </w:rPr>
            </w:pPr>
            <w:ins w:id="1125" w:author="phuong vu" w:date="2018-11-12T11:30:00Z">
              <w:r>
                <w:rPr>
                  <w:lang w:val="en-US"/>
                </w:rPr>
                <w:t>Local Storage</w:t>
              </w:r>
            </w:ins>
          </w:p>
        </w:tc>
        <w:tc>
          <w:tcPr>
            <w:tcW w:w="1463" w:type="dxa"/>
          </w:tcPr>
          <w:p w14:paraId="038608D6" w14:textId="77777777" w:rsidR="00510604" w:rsidRDefault="00510604" w:rsidP="007F1EF1">
            <w:pPr>
              <w:spacing w:line="360" w:lineRule="auto"/>
              <w:jc w:val="center"/>
              <w:rPr>
                <w:ins w:id="1126" w:author="phuong vu" w:date="2018-11-12T11:30:00Z"/>
                <w:lang w:val="en-US"/>
              </w:rPr>
            </w:pPr>
          </w:p>
        </w:tc>
        <w:tc>
          <w:tcPr>
            <w:tcW w:w="1463" w:type="dxa"/>
          </w:tcPr>
          <w:p w14:paraId="480DA1FB" w14:textId="77777777" w:rsidR="00510604" w:rsidRDefault="00510604" w:rsidP="007F1EF1">
            <w:pPr>
              <w:spacing w:line="360" w:lineRule="auto"/>
              <w:jc w:val="center"/>
              <w:rPr>
                <w:ins w:id="1127" w:author="phuong vu" w:date="2018-11-12T11:30:00Z"/>
                <w:lang w:val="en-US"/>
              </w:rPr>
            </w:pPr>
          </w:p>
        </w:tc>
        <w:tc>
          <w:tcPr>
            <w:tcW w:w="1463" w:type="dxa"/>
          </w:tcPr>
          <w:p w14:paraId="4E0BE26A" w14:textId="77777777" w:rsidR="00510604" w:rsidRDefault="00510604" w:rsidP="007F1EF1">
            <w:pPr>
              <w:spacing w:line="360" w:lineRule="auto"/>
              <w:jc w:val="center"/>
              <w:rPr>
                <w:ins w:id="1128" w:author="phuong vu" w:date="2018-11-12T11:30:00Z"/>
                <w:lang w:val="en-US"/>
              </w:rPr>
            </w:pPr>
            <w:ins w:id="1129" w:author="phuong vu" w:date="2018-11-12T11:30:00Z">
              <w:r>
                <w:rPr>
                  <w:lang w:val="en-US"/>
                </w:rPr>
                <w:t>X</w:t>
              </w:r>
            </w:ins>
          </w:p>
        </w:tc>
        <w:tc>
          <w:tcPr>
            <w:tcW w:w="1463" w:type="dxa"/>
          </w:tcPr>
          <w:p w14:paraId="38F9DA3E" w14:textId="77777777" w:rsidR="00510604" w:rsidRDefault="00510604" w:rsidP="007F1EF1">
            <w:pPr>
              <w:jc w:val="center"/>
              <w:rPr>
                <w:ins w:id="1130" w:author="phuong vu" w:date="2018-11-12T11:30:00Z"/>
                <w:lang w:val="en-US"/>
              </w:rPr>
            </w:pPr>
          </w:p>
        </w:tc>
      </w:tr>
      <w:tr w:rsidR="00510604" w14:paraId="4ED557E3" w14:textId="77777777" w:rsidTr="007F1EF1">
        <w:trPr>
          <w:ins w:id="1131" w:author="phuong vu" w:date="2018-11-12T11:30:00Z"/>
        </w:trPr>
        <w:tc>
          <w:tcPr>
            <w:tcW w:w="805" w:type="dxa"/>
          </w:tcPr>
          <w:p w14:paraId="14F21012" w14:textId="77777777" w:rsidR="00510604" w:rsidRDefault="00510604" w:rsidP="007F1EF1">
            <w:pPr>
              <w:spacing w:line="360" w:lineRule="auto"/>
              <w:jc w:val="center"/>
              <w:rPr>
                <w:ins w:id="1132" w:author="phuong vu" w:date="2018-11-12T11:30:00Z"/>
                <w:lang w:val="en-US"/>
              </w:rPr>
            </w:pPr>
            <w:ins w:id="1133" w:author="phuong vu" w:date="2018-11-12T11:30:00Z">
              <w:r>
                <w:rPr>
                  <w:lang w:val="en-US"/>
                </w:rPr>
                <w:t>2</w:t>
              </w:r>
            </w:ins>
          </w:p>
        </w:tc>
        <w:tc>
          <w:tcPr>
            <w:tcW w:w="2120" w:type="dxa"/>
          </w:tcPr>
          <w:p w14:paraId="255F3DE2" w14:textId="77777777" w:rsidR="00510604" w:rsidRDefault="00510604" w:rsidP="007F1EF1">
            <w:pPr>
              <w:spacing w:line="360" w:lineRule="auto"/>
              <w:rPr>
                <w:ins w:id="1134" w:author="phuong vu" w:date="2018-11-12T11:30:00Z"/>
                <w:lang w:val="en-US"/>
              </w:rPr>
            </w:pPr>
            <w:ins w:id="1135" w:author="phuong vu" w:date="2018-11-12T11:30:00Z">
              <w:r>
                <w:rPr>
                  <w:lang w:val="en-US"/>
                </w:rPr>
                <w:t>Share Preferences</w:t>
              </w:r>
            </w:ins>
          </w:p>
        </w:tc>
        <w:tc>
          <w:tcPr>
            <w:tcW w:w="1463" w:type="dxa"/>
          </w:tcPr>
          <w:p w14:paraId="51D5DB8C" w14:textId="77777777" w:rsidR="00510604" w:rsidRDefault="00510604" w:rsidP="007F1EF1">
            <w:pPr>
              <w:spacing w:line="360" w:lineRule="auto"/>
              <w:jc w:val="center"/>
              <w:rPr>
                <w:ins w:id="1136" w:author="phuong vu" w:date="2018-11-12T11:30:00Z"/>
                <w:lang w:val="en-US"/>
              </w:rPr>
            </w:pPr>
          </w:p>
        </w:tc>
        <w:tc>
          <w:tcPr>
            <w:tcW w:w="1463" w:type="dxa"/>
          </w:tcPr>
          <w:p w14:paraId="14545889" w14:textId="77777777" w:rsidR="00510604" w:rsidRDefault="00510604" w:rsidP="007F1EF1">
            <w:pPr>
              <w:spacing w:line="360" w:lineRule="auto"/>
              <w:jc w:val="center"/>
              <w:rPr>
                <w:ins w:id="1137" w:author="phuong vu" w:date="2018-11-12T11:30:00Z"/>
                <w:lang w:val="en-US"/>
              </w:rPr>
            </w:pPr>
          </w:p>
        </w:tc>
        <w:tc>
          <w:tcPr>
            <w:tcW w:w="1463" w:type="dxa"/>
          </w:tcPr>
          <w:p w14:paraId="02D54EF9" w14:textId="77777777" w:rsidR="00510604" w:rsidRDefault="00510604" w:rsidP="007F1EF1">
            <w:pPr>
              <w:spacing w:line="360" w:lineRule="auto"/>
              <w:jc w:val="center"/>
              <w:rPr>
                <w:ins w:id="1138" w:author="phuong vu" w:date="2018-11-12T11:30:00Z"/>
                <w:lang w:val="en-US"/>
              </w:rPr>
            </w:pPr>
            <w:ins w:id="1139" w:author="phuong vu" w:date="2018-11-12T11:30:00Z">
              <w:r>
                <w:rPr>
                  <w:lang w:val="en-US"/>
                </w:rPr>
                <w:t>X</w:t>
              </w:r>
            </w:ins>
          </w:p>
        </w:tc>
        <w:tc>
          <w:tcPr>
            <w:tcW w:w="1463" w:type="dxa"/>
          </w:tcPr>
          <w:p w14:paraId="4C4359B5" w14:textId="77777777" w:rsidR="00510604" w:rsidRDefault="00510604" w:rsidP="007F1EF1">
            <w:pPr>
              <w:jc w:val="center"/>
              <w:rPr>
                <w:ins w:id="1140" w:author="phuong vu" w:date="2018-11-12T11:30:00Z"/>
                <w:lang w:val="en-US"/>
              </w:rPr>
            </w:pPr>
          </w:p>
        </w:tc>
      </w:tr>
    </w:tbl>
    <w:p w14:paraId="24D8F8D7" w14:textId="77777777" w:rsidR="00510604" w:rsidRPr="00510604" w:rsidRDefault="00510604" w:rsidP="00510604">
      <w:pPr>
        <w:rPr>
          <w:ins w:id="1141" w:author="phuong vu" w:date="2018-11-12T11:22:00Z"/>
          <w:lang w:val="en-US"/>
          <w:rPrChange w:id="1142" w:author="phuong vu" w:date="2018-11-12T11:30:00Z">
            <w:rPr>
              <w:ins w:id="1143" w:author="phuong vu" w:date="2018-11-12T11:22:00Z"/>
              <w:lang w:val="en-US"/>
            </w:rPr>
          </w:rPrChange>
        </w:rPr>
        <w:pPrChange w:id="1144" w:author="phuong vu" w:date="2018-11-12T11:30:00Z">
          <w:pPr>
            <w:pStyle w:val="Heading5"/>
          </w:pPr>
        </w:pPrChange>
      </w:pPr>
    </w:p>
    <w:p w14:paraId="785F24A4" w14:textId="2B0AD9D2" w:rsidR="00755C63" w:rsidRPr="00755C63" w:rsidRDefault="00755C63" w:rsidP="00755C63">
      <w:pPr>
        <w:pStyle w:val="Heading5"/>
        <w:rPr>
          <w:ins w:id="1145" w:author="phuong vu" w:date="2018-11-11T20:57:00Z"/>
          <w:lang w:val="en-US"/>
          <w:rPrChange w:id="1146" w:author="phuong vu" w:date="2018-11-12T11:22:00Z">
            <w:rPr>
              <w:ins w:id="1147" w:author="phuong vu" w:date="2018-11-11T20:57:00Z"/>
            </w:rPr>
          </w:rPrChange>
        </w:rPr>
        <w:pPrChange w:id="1148" w:author="phuong vu" w:date="2018-11-12T11:22:00Z">
          <w:pPr>
            <w:pStyle w:val="Heading3"/>
          </w:pPr>
        </w:pPrChange>
      </w:pPr>
      <w:ins w:id="1149" w:author="phuong vu" w:date="2018-11-12T11:22:00Z">
        <w:r>
          <w:rPr>
            <w:lang w:val="en-US"/>
          </w:rPr>
          <w:t>Cách xử lí</w:t>
        </w:r>
      </w:ins>
    </w:p>
    <w:p w14:paraId="7B2CB665" w14:textId="650F73C6" w:rsidR="00C557CE" w:rsidRDefault="00C557CE" w:rsidP="00C557CE">
      <w:pPr>
        <w:pStyle w:val="Heading2"/>
        <w:rPr>
          <w:lang w:val="en-US"/>
        </w:rPr>
      </w:pPr>
      <w:bookmarkStart w:id="1150" w:name="_Toc529744446"/>
      <w:r>
        <w:rPr>
          <w:lang w:val="en-US"/>
        </w:rPr>
        <w:t>Kiểm thử</w:t>
      </w:r>
      <w:bookmarkEnd w:id="1150"/>
    </w:p>
    <w:p w14:paraId="19FA80FD" w14:textId="1CD96054" w:rsidR="004A77C2" w:rsidRDefault="004A77C2" w:rsidP="004A77C2">
      <w:pPr>
        <w:pStyle w:val="Heading3"/>
      </w:pPr>
      <w:bookmarkStart w:id="1151" w:name="_Toc529744447"/>
      <w:r>
        <w:t>Giới thiệu</w:t>
      </w:r>
      <w:bookmarkEnd w:id="1151"/>
    </w:p>
    <w:p w14:paraId="25625FD6" w14:textId="5A51317C" w:rsidR="004A77C2" w:rsidRDefault="004A77C2" w:rsidP="004A77C2">
      <w:pPr>
        <w:pStyle w:val="Heading3"/>
      </w:pPr>
      <w:bookmarkStart w:id="1152" w:name="_Toc529744448"/>
      <w:r>
        <w:t>Chi tiết kế hoạch kiểm thử</w:t>
      </w:r>
      <w:bookmarkEnd w:id="1152"/>
    </w:p>
    <w:p w14:paraId="497841D4" w14:textId="77E43A02" w:rsidR="004A77C2" w:rsidRDefault="004A77C2" w:rsidP="004A77C2">
      <w:pPr>
        <w:pStyle w:val="Heading3"/>
      </w:pPr>
      <w:bookmarkStart w:id="1153" w:name="_Toc529744449"/>
      <w:r>
        <w:t>Quản lí kiểm thử</w:t>
      </w:r>
      <w:bookmarkEnd w:id="1153"/>
    </w:p>
    <w:p w14:paraId="2CCA3230" w14:textId="2A13C9D6" w:rsidR="00C557CE" w:rsidRDefault="004A77C2" w:rsidP="007C127C">
      <w:pPr>
        <w:pStyle w:val="Heading3"/>
      </w:pPr>
      <w:bookmarkStart w:id="1154" w:name="_Toc529744450"/>
      <w:r>
        <w:t>Các trường hợp kiểm thử</w:t>
      </w:r>
      <w:bookmarkEnd w:id="1154"/>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1155" w:name="_Toc484566666"/>
      <w:bookmarkStart w:id="1156" w:name="_Toc529744451"/>
      <w:r w:rsidRPr="00C557CE">
        <w:lastRenderedPageBreak/>
        <w:t>KẾT QUẢ, THẢO LUẬN VÀ HƯỚNG PHÁT TRIỂN</w:t>
      </w:r>
      <w:bookmarkEnd w:id="1156"/>
    </w:p>
    <w:bookmarkEnd w:id="1155"/>
    <w:p w14:paraId="13905E6D" w14:textId="77777777" w:rsidR="00EB1083" w:rsidRPr="00B04AB8" w:rsidRDefault="00EB1083" w:rsidP="00DA561E">
      <w:pPr>
        <w:spacing w:line="360" w:lineRule="auto"/>
        <w:rPr>
          <w:b/>
        </w:rPr>
      </w:pPr>
      <w:r w:rsidRPr="00B04AB8">
        <w:rPr>
          <w:b/>
        </w:rPr>
        <w:t>Đạt được</w:t>
      </w:r>
    </w:p>
    <w:p w14:paraId="24834195" w14:textId="4F093141" w:rsidR="00A050F2" w:rsidRPr="00B04AB8" w:rsidDel="0049710B" w:rsidRDefault="00A050F2" w:rsidP="00DA561E">
      <w:pPr>
        <w:spacing w:line="360" w:lineRule="auto"/>
        <w:ind w:firstLine="720"/>
        <w:rPr>
          <w:del w:id="1157" w:author="phuong vu" w:date="2018-11-06T01:38:00Z"/>
          <w:lang w:val="da-DK"/>
        </w:rPr>
      </w:pPr>
      <w:del w:id="1158" w:author="phuong vu" w:date="2018-11-06T01:38:00Z">
        <w:r w:rsidRPr="00B04AB8" w:rsidDel="0049710B">
          <w:rPr>
            <w:lang w:val="da-DK"/>
          </w:rPr>
          <w:delText>Sau nhiều tháng nghiên cứu, tìm hiểu và xây dựng, đến nay đề tài đã tương đối hoàn chỉnh. Tuy còn một số hạn chế nhưng những mục tiêu cơ bản đã hoàn thành.</w:delText>
        </w:r>
      </w:del>
    </w:p>
    <w:p w14:paraId="5A77BDA1" w14:textId="0A4DB44E" w:rsidR="00A050F2" w:rsidRPr="00B04AB8" w:rsidDel="0049710B" w:rsidRDefault="00A050F2" w:rsidP="00DA561E">
      <w:pPr>
        <w:spacing w:line="360" w:lineRule="auto"/>
        <w:rPr>
          <w:del w:id="1159" w:author="phuong vu" w:date="2018-11-06T01:38:00Z"/>
          <w:lang w:val="da-DK"/>
        </w:rPr>
      </w:pPr>
      <w:del w:id="1160" w:author="phuong vu" w:date="2018-11-06T01:38:00Z">
        <w:r w:rsidRPr="00B04AB8" w:rsidDel="0049710B">
          <w:rPr>
            <w:lang w:val="da-DK"/>
          </w:rPr>
          <w:tab/>
          <w:delText>Về mặt lý thuyết:</w:delText>
        </w:r>
      </w:del>
    </w:p>
    <w:p w14:paraId="3EB2B4C9" w14:textId="4CFE9FE7" w:rsidR="00A050F2" w:rsidRPr="00B04AB8" w:rsidDel="0049710B" w:rsidRDefault="00A050F2" w:rsidP="00DA561E">
      <w:pPr>
        <w:spacing w:line="360" w:lineRule="auto"/>
        <w:rPr>
          <w:del w:id="1161" w:author="phuong vu" w:date="2018-11-06T01:38:00Z"/>
          <w:lang w:val="da-DK"/>
        </w:rPr>
      </w:pPr>
      <w:del w:id="1162" w:author="phuong vu" w:date="2018-11-06T01:38:00Z">
        <w:r w:rsidRPr="00B04AB8" w:rsidDel="0049710B">
          <w:rPr>
            <w:lang w:val="da-DK"/>
          </w:rPr>
          <w:tab/>
          <w:delText>Tìm hiểu nền tảng lập trình di động, mà cụ thể là Android với các kỹ năng lập trình giao diện, tương tác với Web service.</w:delText>
        </w:r>
      </w:del>
    </w:p>
    <w:p w14:paraId="68CE610D" w14:textId="215F7DDB" w:rsidR="00A050F2" w:rsidRPr="00B04AB8" w:rsidDel="0049710B" w:rsidRDefault="00A050F2" w:rsidP="00DA561E">
      <w:pPr>
        <w:spacing w:line="360" w:lineRule="auto"/>
        <w:rPr>
          <w:del w:id="1163" w:author="phuong vu" w:date="2018-11-06T01:38:00Z"/>
          <w:lang w:val="da-DK"/>
        </w:rPr>
      </w:pPr>
      <w:del w:id="1164" w:author="phuong vu" w:date="2018-11-06T01:38:00Z">
        <w:r w:rsidRPr="00B04AB8" w:rsidDel="0049710B">
          <w:rPr>
            <w:lang w:val="da-DK"/>
          </w:rPr>
          <w:tab/>
          <w:delText>Nắm vững kiến thức về lưu trữ dữ liệu MySQL, xây dựng Web service</w:delText>
        </w:r>
      </w:del>
    </w:p>
    <w:p w14:paraId="506E2E5A" w14:textId="6418E2B2" w:rsidR="00A050F2" w:rsidRPr="00B04AB8" w:rsidDel="0049710B" w:rsidRDefault="00A050F2" w:rsidP="00DA561E">
      <w:pPr>
        <w:spacing w:line="360" w:lineRule="auto"/>
        <w:rPr>
          <w:del w:id="1165" w:author="phuong vu" w:date="2018-11-06T01:38:00Z"/>
          <w:lang w:val="da-DK"/>
        </w:rPr>
      </w:pPr>
      <w:del w:id="1166" w:author="phuong vu" w:date="2018-11-06T01:38:00Z">
        <w:r w:rsidRPr="00B04AB8" w:rsidDel="0049710B">
          <w:rPr>
            <w:lang w:val="da-DK"/>
          </w:rPr>
          <w:tab/>
          <w:delText>Nghiên cứu cách giao tiếp cơ bản giữa thiết bị di động và hệ thống nhúng bằng mạch Arduino.</w:delText>
        </w:r>
      </w:del>
    </w:p>
    <w:p w14:paraId="2DF50B7D" w14:textId="19E48EA7" w:rsidR="00A050F2" w:rsidRPr="00B04AB8" w:rsidDel="0049710B" w:rsidRDefault="00A050F2" w:rsidP="00DA561E">
      <w:pPr>
        <w:spacing w:line="360" w:lineRule="auto"/>
        <w:rPr>
          <w:del w:id="1167" w:author="phuong vu" w:date="2018-11-06T01:38:00Z"/>
          <w:lang w:val="da-DK"/>
        </w:rPr>
      </w:pPr>
      <w:del w:id="1168" w:author="phuong vu" w:date="2018-11-06T01:38:00Z">
        <w:r w:rsidRPr="00B04AB8" w:rsidDel="0049710B">
          <w:rPr>
            <w:lang w:val="da-DK"/>
          </w:rPr>
          <w:tab/>
          <w:delText>Tiếp cận, làm quen với cách làm việc đối với một dự án cụ thể.</w:delText>
        </w:r>
      </w:del>
    </w:p>
    <w:p w14:paraId="2CC67741" w14:textId="22486906" w:rsidR="00A050F2" w:rsidRPr="00B04AB8" w:rsidDel="0049710B" w:rsidRDefault="00A050F2" w:rsidP="00DA561E">
      <w:pPr>
        <w:spacing w:line="360" w:lineRule="auto"/>
        <w:rPr>
          <w:del w:id="1169" w:author="phuong vu" w:date="2018-11-06T01:38:00Z"/>
          <w:lang w:val="da-DK"/>
        </w:rPr>
      </w:pPr>
      <w:del w:id="1170" w:author="phuong vu" w:date="2018-11-06T01:38:00Z">
        <w:r w:rsidRPr="00B04AB8" w:rsidDel="0049710B">
          <w:rPr>
            <w:lang w:val="da-DK"/>
          </w:rPr>
          <w:tab/>
          <w:delText>Kỹ năng quản lý thời gianm phối hợp làm việc nhóm với các bạn.</w:delText>
        </w:r>
      </w:del>
    </w:p>
    <w:p w14:paraId="54D9BEF8" w14:textId="764EDF9B" w:rsidR="00A050F2" w:rsidRPr="00B04AB8" w:rsidDel="0049710B" w:rsidRDefault="00A050F2" w:rsidP="00DA561E">
      <w:pPr>
        <w:spacing w:line="360" w:lineRule="auto"/>
        <w:rPr>
          <w:del w:id="1171" w:author="phuong vu" w:date="2018-11-06T01:38:00Z"/>
          <w:lang w:val="da-DK"/>
        </w:rPr>
      </w:pPr>
      <w:del w:id="1172" w:author="phuong vu" w:date="2018-11-06T01:38:00Z">
        <w:r w:rsidRPr="00B04AB8" w:rsidDel="0049710B">
          <w:rPr>
            <w:lang w:val="da-DK"/>
          </w:rPr>
          <w:tab/>
          <w:delText>Về mặt chương trình</w:delText>
        </w:r>
      </w:del>
    </w:p>
    <w:p w14:paraId="40801F70" w14:textId="0C6EE88E" w:rsidR="00A050F2" w:rsidRPr="00B04AB8" w:rsidDel="0049710B" w:rsidRDefault="00A050F2" w:rsidP="00DA561E">
      <w:pPr>
        <w:spacing w:line="360" w:lineRule="auto"/>
        <w:rPr>
          <w:del w:id="1173" w:author="phuong vu" w:date="2018-11-06T01:38:00Z"/>
          <w:lang w:val="da-DK"/>
        </w:rPr>
      </w:pPr>
      <w:del w:id="1174" w:author="phuong vu" w:date="2018-11-06T01:38:00Z">
        <w:r w:rsidRPr="00B04AB8" w:rsidDel="0049710B">
          <w:rPr>
            <w:lang w:val="da-DK"/>
          </w:rPr>
          <w:tab/>
          <w:delText>Xây dựng được ứng dụng Android có khả năng giao tiếp với hệ thống nhúng qua Wifi và Webservice để điều khiển các thiết bị điện.</w:delText>
        </w:r>
      </w:del>
    </w:p>
    <w:p w14:paraId="0E42E262" w14:textId="77777777" w:rsidR="00EB1083" w:rsidRPr="00B04AB8" w:rsidRDefault="00EB1083" w:rsidP="00DA561E">
      <w:pPr>
        <w:spacing w:line="360" w:lineRule="auto"/>
        <w:rPr>
          <w:b/>
        </w:rPr>
      </w:pPr>
      <w:r w:rsidRPr="00B04AB8">
        <w:rPr>
          <w:b/>
        </w:rPr>
        <w:t>Hạn chế</w:t>
      </w:r>
    </w:p>
    <w:p w14:paraId="36F38326" w14:textId="20B762C7" w:rsidR="00A050F2" w:rsidRPr="00B04AB8" w:rsidDel="0049710B" w:rsidRDefault="00A050F2" w:rsidP="00DA561E">
      <w:pPr>
        <w:spacing w:line="360" w:lineRule="auto"/>
        <w:ind w:firstLine="720"/>
        <w:rPr>
          <w:del w:id="1175" w:author="phuong vu" w:date="2018-11-06T01:39:00Z"/>
        </w:rPr>
      </w:pPr>
      <w:del w:id="1176" w:author="phuong vu" w:date="2018-11-06T01:39:00Z">
        <w:r w:rsidRPr="00B04AB8" w:rsidDel="0049710B">
          <w:delText>Ứng dụng cò</w:delText>
        </w:r>
        <w:r w:rsidR="0042719D" w:rsidRPr="00B04AB8" w:rsidDel="0049710B">
          <w:delText>n</w:delText>
        </w:r>
        <w:r w:rsidRPr="00B04AB8" w:rsidDel="0049710B">
          <w:delText xml:space="preserve"> hạn chế một số chức năng nâng cao cần thiết trong công tác điều khiển vườn thông minh, cần phát triển nhiều hơn trước khi ứng dụng thực tiễn trên quy mô lớn.</w:delText>
        </w:r>
      </w:del>
    </w:p>
    <w:p w14:paraId="36FB0F77" w14:textId="77777777" w:rsidR="00EB1083" w:rsidRPr="00B04AB8" w:rsidDel="0049710B" w:rsidRDefault="00EB1083" w:rsidP="00DA561E">
      <w:pPr>
        <w:spacing w:line="360" w:lineRule="auto"/>
        <w:rPr>
          <w:del w:id="1177" w:author="phuong vu" w:date="2018-11-06T01:39:00Z"/>
          <w:b/>
        </w:rPr>
      </w:pPr>
      <w:r w:rsidRPr="00B04AB8">
        <w:rPr>
          <w:b/>
        </w:rPr>
        <w:t>Hướng phát triển</w:t>
      </w:r>
    </w:p>
    <w:p w14:paraId="7D7852D0" w14:textId="4C8270C6" w:rsidR="00B81776" w:rsidRPr="00B04AB8" w:rsidRDefault="00C03726" w:rsidP="00CA57A3">
      <w:pPr>
        <w:spacing w:line="360" w:lineRule="auto"/>
        <w:rPr>
          <w:strike/>
        </w:rPr>
      </w:pPr>
      <w:del w:id="1178" w:author="phuong vu" w:date="2018-11-06T01:39:00Z">
        <w:r w:rsidRPr="00B04AB8" w:rsidDel="0049710B">
          <w:tab/>
          <w:delText>Ứng dụng hệ thống vào các mô hình nhà vườn truyền thống, phát triển thêm các chức năng nâng cao và độ bảo mật cho hệ thống.</w:delText>
        </w:r>
      </w:del>
      <w:r w:rsidR="00B81776" w:rsidRPr="00B04AB8">
        <w:rPr>
          <w:strike/>
        </w:rPr>
        <w:br w:type="page"/>
      </w:r>
    </w:p>
    <w:p w14:paraId="0C0E03A1" w14:textId="77777777" w:rsidR="00CB27A4" w:rsidRPr="00B04AB8" w:rsidRDefault="00CB27A4" w:rsidP="007C127C">
      <w:pPr>
        <w:pStyle w:val="Heading1"/>
        <w:numPr>
          <w:ilvl w:val="0"/>
          <w:numId w:val="0"/>
        </w:numPr>
        <w:ind w:left="540"/>
      </w:pPr>
      <w:bookmarkStart w:id="1179" w:name="_Toc529744452"/>
      <w:r w:rsidRPr="00B04AB8">
        <w:lastRenderedPageBreak/>
        <w:t>TÀI LIỆU THAM KHẢO</w:t>
      </w:r>
      <w:bookmarkEnd w:id="1179"/>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27"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28"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29"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30"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31" w:history="1">
        <w:r w:rsidRPr="007A626B">
          <w:rPr>
            <w:rStyle w:val="Hyperlink"/>
            <w:bCs/>
            <w:lang w:val="en-US"/>
          </w:rPr>
          <w:t>https://www.apollographql.com/docs/react/</w:t>
        </w:r>
      </w:hyperlink>
    </w:p>
    <w:sectPr w:rsidR="007A626B" w:rsidRPr="003B05E0" w:rsidSect="001D00CB">
      <w:headerReference w:type="default" r:id="rId32"/>
      <w:footerReference w:type="default" r:id="rId33"/>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C3B73" w14:textId="77777777" w:rsidR="00505EC9" w:rsidRDefault="00505EC9" w:rsidP="006806BE">
      <w:pPr>
        <w:spacing w:after="0" w:line="240" w:lineRule="auto"/>
      </w:pPr>
      <w:r>
        <w:separator/>
      </w:r>
    </w:p>
  </w:endnote>
  <w:endnote w:type="continuationSeparator" w:id="0">
    <w:p w14:paraId="1142FAE4" w14:textId="77777777" w:rsidR="00505EC9" w:rsidRDefault="00505EC9"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6A2C8A"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6A2C8A" w:rsidRPr="001D00CB" w:rsidRDefault="006A2C8A">
          <w:pPr>
            <w:pStyle w:val="Header"/>
            <w:rPr>
              <w:caps/>
              <w:color w:val="FF0000"/>
              <w:sz w:val="18"/>
            </w:rPr>
          </w:pPr>
        </w:p>
      </w:tc>
      <w:tc>
        <w:tcPr>
          <w:tcW w:w="4674" w:type="dxa"/>
          <w:shd w:val="clear" w:color="auto" w:fill="00B0F0"/>
          <w:tcMar>
            <w:top w:w="0" w:type="dxa"/>
            <w:bottom w:w="0" w:type="dxa"/>
          </w:tcMar>
        </w:tcPr>
        <w:p w14:paraId="2CD568B3" w14:textId="77777777" w:rsidR="006A2C8A" w:rsidRPr="001D00CB" w:rsidRDefault="006A2C8A">
          <w:pPr>
            <w:pStyle w:val="Header"/>
            <w:jc w:val="right"/>
            <w:rPr>
              <w:caps/>
              <w:color w:val="FF0000"/>
              <w:sz w:val="18"/>
            </w:rPr>
          </w:pPr>
        </w:p>
      </w:tc>
    </w:tr>
    <w:tr w:rsidR="006A2C8A" w14:paraId="77229044" w14:textId="77777777" w:rsidTr="005E5E84">
      <w:trPr>
        <w:trHeight w:val="1173"/>
        <w:jc w:val="center"/>
      </w:trPr>
      <w:tc>
        <w:tcPr>
          <w:tcW w:w="4686" w:type="dxa"/>
          <w:shd w:val="clear" w:color="auto" w:fill="auto"/>
          <w:vAlign w:val="center"/>
        </w:tcPr>
        <w:p w14:paraId="4548A087" w14:textId="77777777" w:rsidR="006A2C8A" w:rsidRDefault="006A2C8A" w:rsidP="009F370B">
          <w:pPr>
            <w:rPr>
              <w:lang w:val="en-US"/>
            </w:rPr>
          </w:pPr>
          <w:r>
            <w:rPr>
              <w:lang w:val="en-US"/>
            </w:rPr>
            <w:t>Trần Hoàng Huân – B140147</w:t>
          </w:r>
        </w:p>
        <w:p w14:paraId="345F66DE" w14:textId="6466F408" w:rsidR="006A2C8A" w:rsidRPr="003C43C4" w:rsidRDefault="006A2C8A" w:rsidP="009F370B">
          <w:pPr>
            <w:rPr>
              <w:lang w:val="en-US"/>
            </w:rPr>
          </w:pPr>
          <w:r>
            <w:rPr>
              <w:lang w:val="en-US"/>
            </w:rPr>
            <w:t>Vũ Phương – B1401081</w:t>
          </w:r>
        </w:p>
      </w:tc>
      <w:tc>
        <w:tcPr>
          <w:tcW w:w="4674" w:type="dxa"/>
          <w:shd w:val="clear" w:color="auto" w:fill="auto"/>
          <w:vAlign w:val="center"/>
        </w:tcPr>
        <w:p w14:paraId="4AFA15C9" w14:textId="77777777" w:rsidR="006A2C8A" w:rsidRDefault="006A2C8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6A2C8A" w:rsidRDefault="006A2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B58DC" w14:textId="77777777" w:rsidR="00505EC9" w:rsidRDefault="00505EC9" w:rsidP="006806BE">
      <w:pPr>
        <w:spacing w:after="0" w:line="240" w:lineRule="auto"/>
      </w:pPr>
      <w:r>
        <w:separator/>
      </w:r>
    </w:p>
  </w:footnote>
  <w:footnote w:type="continuationSeparator" w:id="0">
    <w:p w14:paraId="7ED41280" w14:textId="77777777" w:rsidR="00505EC9" w:rsidRDefault="00505EC9"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6A2C8A" w:rsidRPr="005E5E84" w:rsidRDefault="006A2C8A"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2"/>
  </w:num>
  <w:num w:numId="4">
    <w:abstractNumId w:val="23"/>
  </w:num>
  <w:num w:numId="5">
    <w:abstractNumId w:val="9"/>
  </w:num>
  <w:num w:numId="6">
    <w:abstractNumId w:val="26"/>
  </w:num>
  <w:num w:numId="7">
    <w:abstractNumId w:val="25"/>
  </w:num>
  <w:num w:numId="8">
    <w:abstractNumId w:val="11"/>
  </w:num>
  <w:num w:numId="9">
    <w:abstractNumId w:val="29"/>
  </w:num>
  <w:num w:numId="10">
    <w:abstractNumId w:val="22"/>
  </w:num>
  <w:num w:numId="11">
    <w:abstractNumId w:val="7"/>
  </w:num>
  <w:num w:numId="12">
    <w:abstractNumId w:val="16"/>
  </w:num>
  <w:num w:numId="13">
    <w:abstractNumId w:val="30"/>
  </w:num>
  <w:num w:numId="14">
    <w:abstractNumId w:val="18"/>
  </w:num>
  <w:num w:numId="15">
    <w:abstractNumId w:val="17"/>
  </w:num>
  <w:num w:numId="16">
    <w:abstractNumId w:val="10"/>
  </w:num>
  <w:num w:numId="17">
    <w:abstractNumId w:val="33"/>
  </w:num>
  <w:num w:numId="18">
    <w:abstractNumId w:val="2"/>
  </w:num>
  <w:num w:numId="19">
    <w:abstractNumId w:val="34"/>
  </w:num>
  <w:num w:numId="20">
    <w:abstractNumId w:val="21"/>
  </w:num>
  <w:num w:numId="21">
    <w:abstractNumId w:val="27"/>
  </w:num>
  <w:num w:numId="22">
    <w:abstractNumId w:val="24"/>
  </w:num>
  <w:num w:numId="23">
    <w:abstractNumId w:val="1"/>
  </w:num>
  <w:num w:numId="24">
    <w:abstractNumId w:val="20"/>
  </w:num>
  <w:num w:numId="25">
    <w:abstractNumId w:val="13"/>
  </w:num>
  <w:num w:numId="26">
    <w:abstractNumId w:val="15"/>
  </w:num>
  <w:num w:numId="27">
    <w:abstractNumId w:val="19"/>
  </w:num>
  <w:num w:numId="28">
    <w:abstractNumId w:val="4"/>
  </w:num>
  <w:num w:numId="29">
    <w:abstractNumId w:val="3"/>
  </w:num>
  <w:num w:numId="30">
    <w:abstractNumId w:val="6"/>
  </w:num>
  <w:num w:numId="31">
    <w:abstractNumId w:val="5"/>
  </w:num>
  <w:num w:numId="32">
    <w:abstractNumId w:val="2"/>
  </w:num>
  <w:num w:numId="33">
    <w:abstractNumId w:val="28"/>
  </w:num>
  <w:num w:numId="34">
    <w:abstractNumId w:val="21"/>
  </w:num>
  <w:num w:numId="35">
    <w:abstractNumId w:val="31"/>
  </w:num>
  <w:num w:numId="36">
    <w:abstractNumId w:val="8"/>
  </w:num>
  <w:num w:numId="3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82E77"/>
    <w:rsid w:val="002A1B28"/>
    <w:rsid w:val="002A795B"/>
    <w:rsid w:val="002C2629"/>
    <w:rsid w:val="002D2EF0"/>
    <w:rsid w:val="002F05BD"/>
    <w:rsid w:val="003547FD"/>
    <w:rsid w:val="00360559"/>
    <w:rsid w:val="0036271B"/>
    <w:rsid w:val="00366807"/>
    <w:rsid w:val="00370B8C"/>
    <w:rsid w:val="003752F8"/>
    <w:rsid w:val="00392DD7"/>
    <w:rsid w:val="003B05E0"/>
    <w:rsid w:val="003C0529"/>
    <w:rsid w:val="003C2A70"/>
    <w:rsid w:val="003C43C4"/>
    <w:rsid w:val="003C5421"/>
    <w:rsid w:val="003D3E6A"/>
    <w:rsid w:val="003D5A3C"/>
    <w:rsid w:val="00405A7C"/>
    <w:rsid w:val="0042719D"/>
    <w:rsid w:val="0044273D"/>
    <w:rsid w:val="00443B37"/>
    <w:rsid w:val="0044671F"/>
    <w:rsid w:val="00465EEF"/>
    <w:rsid w:val="004863AF"/>
    <w:rsid w:val="00492072"/>
    <w:rsid w:val="0049710B"/>
    <w:rsid w:val="004A26FE"/>
    <w:rsid w:val="004A77C2"/>
    <w:rsid w:val="004C3FEE"/>
    <w:rsid w:val="004E3287"/>
    <w:rsid w:val="004F0F1C"/>
    <w:rsid w:val="004F2566"/>
    <w:rsid w:val="004F3399"/>
    <w:rsid w:val="00505EC9"/>
    <w:rsid w:val="00510604"/>
    <w:rsid w:val="00530384"/>
    <w:rsid w:val="00532496"/>
    <w:rsid w:val="00536771"/>
    <w:rsid w:val="005368A7"/>
    <w:rsid w:val="00540AD2"/>
    <w:rsid w:val="005738E3"/>
    <w:rsid w:val="00574700"/>
    <w:rsid w:val="0057605B"/>
    <w:rsid w:val="005B1204"/>
    <w:rsid w:val="005B249F"/>
    <w:rsid w:val="005D16EE"/>
    <w:rsid w:val="005D2D32"/>
    <w:rsid w:val="005D79CE"/>
    <w:rsid w:val="005E4157"/>
    <w:rsid w:val="005E5E84"/>
    <w:rsid w:val="005E7E83"/>
    <w:rsid w:val="005F1A0B"/>
    <w:rsid w:val="006023D0"/>
    <w:rsid w:val="0061684B"/>
    <w:rsid w:val="00630182"/>
    <w:rsid w:val="006327EB"/>
    <w:rsid w:val="00635A50"/>
    <w:rsid w:val="00653696"/>
    <w:rsid w:val="00676357"/>
    <w:rsid w:val="006806BE"/>
    <w:rsid w:val="00687AEA"/>
    <w:rsid w:val="006A2C8A"/>
    <w:rsid w:val="006A36E6"/>
    <w:rsid w:val="006B44B5"/>
    <w:rsid w:val="006D4DBC"/>
    <w:rsid w:val="006E1FE2"/>
    <w:rsid w:val="006F12F5"/>
    <w:rsid w:val="006F2BC8"/>
    <w:rsid w:val="006F77C5"/>
    <w:rsid w:val="0070756E"/>
    <w:rsid w:val="00730F28"/>
    <w:rsid w:val="00742FDD"/>
    <w:rsid w:val="00744A90"/>
    <w:rsid w:val="00753680"/>
    <w:rsid w:val="00754F1B"/>
    <w:rsid w:val="007554F4"/>
    <w:rsid w:val="00755C63"/>
    <w:rsid w:val="007643F4"/>
    <w:rsid w:val="007705D0"/>
    <w:rsid w:val="00774BA7"/>
    <w:rsid w:val="007A626B"/>
    <w:rsid w:val="007B0561"/>
    <w:rsid w:val="007C127C"/>
    <w:rsid w:val="007C4D3F"/>
    <w:rsid w:val="007C57EC"/>
    <w:rsid w:val="007C7D44"/>
    <w:rsid w:val="007D4551"/>
    <w:rsid w:val="007E254B"/>
    <w:rsid w:val="007E6E0B"/>
    <w:rsid w:val="0081331F"/>
    <w:rsid w:val="0082269C"/>
    <w:rsid w:val="00823126"/>
    <w:rsid w:val="008751C8"/>
    <w:rsid w:val="008D1D84"/>
    <w:rsid w:val="008E3EFA"/>
    <w:rsid w:val="008E4E1A"/>
    <w:rsid w:val="008F0BB3"/>
    <w:rsid w:val="009219F1"/>
    <w:rsid w:val="00924D6A"/>
    <w:rsid w:val="00941A03"/>
    <w:rsid w:val="0095042D"/>
    <w:rsid w:val="00982AE8"/>
    <w:rsid w:val="00990D37"/>
    <w:rsid w:val="009977A5"/>
    <w:rsid w:val="00997C30"/>
    <w:rsid w:val="009B0E96"/>
    <w:rsid w:val="009B3AEC"/>
    <w:rsid w:val="009B606C"/>
    <w:rsid w:val="009F370B"/>
    <w:rsid w:val="009F6598"/>
    <w:rsid w:val="00A00487"/>
    <w:rsid w:val="00A050F2"/>
    <w:rsid w:val="00A05FF1"/>
    <w:rsid w:val="00A06DD8"/>
    <w:rsid w:val="00A14218"/>
    <w:rsid w:val="00A23924"/>
    <w:rsid w:val="00A31690"/>
    <w:rsid w:val="00A5343B"/>
    <w:rsid w:val="00A53CFA"/>
    <w:rsid w:val="00A61DB2"/>
    <w:rsid w:val="00A65AD7"/>
    <w:rsid w:val="00A715EE"/>
    <w:rsid w:val="00A77377"/>
    <w:rsid w:val="00AA15A1"/>
    <w:rsid w:val="00AB661F"/>
    <w:rsid w:val="00AD52C9"/>
    <w:rsid w:val="00AF68F7"/>
    <w:rsid w:val="00B04AB8"/>
    <w:rsid w:val="00B07F23"/>
    <w:rsid w:val="00B20615"/>
    <w:rsid w:val="00B22780"/>
    <w:rsid w:val="00B243D7"/>
    <w:rsid w:val="00B26FC7"/>
    <w:rsid w:val="00B43068"/>
    <w:rsid w:val="00B548E3"/>
    <w:rsid w:val="00B7386E"/>
    <w:rsid w:val="00B76530"/>
    <w:rsid w:val="00B76C47"/>
    <w:rsid w:val="00B81776"/>
    <w:rsid w:val="00B944F0"/>
    <w:rsid w:val="00BA6D3B"/>
    <w:rsid w:val="00BB5488"/>
    <w:rsid w:val="00BD1DD9"/>
    <w:rsid w:val="00BF764C"/>
    <w:rsid w:val="00C0306F"/>
    <w:rsid w:val="00C03726"/>
    <w:rsid w:val="00C23007"/>
    <w:rsid w:val="00C30904"/>
    <w:rsid w:val="00C547FE"/>
    <w:rsid w:val="00C557CE"/>
    <w:rsid w:val="00C70957"/>
    <w:rsid w:val="00C72A3D"/>
    <w:rsid w:val="00C77865"/>
    <w:rsid w:val="00C824AE"/>
    <w:rsid w:val="00C8482A"/>
    <w:rsid w:val="00C84B71"/>
    <w:rsid w:val="00C86C51"/>
    <w:rsid w:val="00C86E94"/>
    <w:rsid w:val="00CA57A3"/>
    <w:rsid w:val="00CB1F1C"/>
    <w:rsid w:val="00CB27A4"/>
    <w:rsid w:val="00CD33E1"/>
    <w:rsid w:val="00CD6A10"/>
    <w:rsid w:val="00CE1893"/>
    <w:rsid w:val="00CE6578"/>
    <w:rsid w:val="00CF3985"/>
    <w:rsid w:val="00CF66D5"/>
    <w:rsid w:val="00D04C7C"/>
    <w:rsid w:val="00D27251"/>
    <w:rsid w:val="00D2791A"/>
    <w:rsid w:val="00D3718D"/>
    <w:rsid w:val="00D37F5C"/>
    <w:rsid w:val="00D55D3A"/>
    <w:rsid w:val="00D82BBB"/>
    <w:rsid w:val="00DA561E"/>
    <w:rsid w:val="00DB1865"/>
    <w:rsid w:val="00DC7D42"/>
    <w:rsid w:val="00DE0F89"/>
    <w:rsid w:val="00DE28CF"/>
    <w:rsid w:val="00DE5517"/>
    <w:rsid w:val="00DF1465"/>
    <w:rsid w:val="00DF3BEE"/>
    <w:rsid w:val="00DF5931"/>
    <w:rsid w:val="00E10225"/>
    <w:rsid w:val="00E114E4"/>
    <w:rsid w:val="00E23E74"/>
    <w:rsid w:val="00E44686"/>
    <w:rsid w:val="00E72A16"/>
    <w:rsid w:val="00E913F0"/>
    <w:rsid w:val="00EB1083"/>
    <w:rsid w:val="00EB236F"/>
    <w:rsid w:val="00EB407A"/>
    <w:rsid w:val="00EC1917"/>
    <w:rsid w:val="00EC36EE"/>
    <w:rsid w:val="00F05D3D"/>
    <w:rsid w:val="00F11107"/>
    <w:rsid w:val="00F150F5"/>
    <w:rsid w:val="00F20C89"/>
    <w:rsid w:val="00F22FF3"/>
    <w:rsid w:val="00F269B7"/>
    <w:rsid w:val="00F32A17"/>
    <w:rsid w:val="00F41082"/>
    <w:rsid w:val="00F5523F"/>
    <w:rsid w:val="00F72C81"/>
    <w:rsid w:val="00FB1E01"/>
    <w:rsid w:val="00FB3953"/>
    <w:rsid w:val="00FB646D"/>
    <w:rsid w:val="00FC0B0B"/>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3740E436-8C28-4DCF-A4A3-B1B504A00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raphile.org/postgraphil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tnext.io/automatically-building-and-maintaining-graphql-apis-with-postgresql-and-postgraphile-c497636abd29"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pollographql.com/docs/rea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viblo.asia/p/cung-tim-hieu-ve-graphql-07LKX4zeKV4" TargetMode="External"/><Relationship Id="rId30" Type="http://schemas.openxmlformats.org/officeDocument/2006/relationships/hyperlink" Target="https://viblo.asia/p/reactjs-uu-diem-va-nhuoc-diem-V3m5WzexlO7"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B6306-19E8-4E4C-913C-50BBFB930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46</Pages>
  <Words>9981</Words>
  <Characters>36535</Characters>
  <Application>Microsoft Office Word</Application>
  <DocSecurity>0</DocSecurity>
  <Lines>1304</Lines>
  <Paragraphs>830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106</cp:revision>
  <dcterms:created xsi:type="dcterms:W3CDTF">2017-06-06T18:20:00Z</dcterms:created>
  <dcterms:modified xsi:type="dcterms:W3CDTF">2018-11-12T04:31:00Z</dcterms:modified>
</cp:coreProperties>
</file>