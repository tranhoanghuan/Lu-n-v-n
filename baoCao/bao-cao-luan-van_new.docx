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5" w:name="_Toc484566597"/>
    <w:p w14:paraId="7D3354EB"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Calibri"/>
          <w:b/>
          <w:noProof/>
          <w:sz w:val="32"/>
          <w:szCs w:val="32"/>
          <w:lang w:val="en-US"/>
        </w:rPr>
        <mc:AlternateContent>
          <mc:Choice Requires="wpg">
            <w:drawing>
              <wp:anchor distT="0" distB="0" distL="114300" distR="114300" simplePos="0" relativeHeight="251663360" behindDoc="1" locked="0" layoutInCell="1" allowOverlap="1" wp14:anchorId="563935CA" wp14:editId="6BD17247">
                <wp:simplePos x="0" y="0"/>
                <wp:positionH relativeFrom="margin">
                  <wp:align>center</wp:align>
                </wp:positionH>
                <wp:positionV relativeFrom="paragraph">
                  <wp:posOffset>-389020</wp:posOffset>
                </wp:positionV>
                <wp:extent cx="6360898" cy="8920185"/>
                <wp:effectExtent l="0" t="0" r="190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6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1"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6DC63" id="Group 63" o:spid="_x0000_s1026" style="position:absolute;margin-left:0;margin-top:-30.65pt;width:500.85pt;height:702.4pt;z-index:-251635712;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" strokeweight="7.5pt">
                  <v:stroke linestyle="thinThick"/>
                </v:line>
                <w10:wrap anchorx="margin"/>
              </v:group>
            </w:pict>
          </mc:Fallback>
        </mc:AlternateContent>
      </w:r>
      <w:r w:rsidRPr="00CF739D">
        <w:rPr>
          <w:rFonts w:eastAsia="Times New Roman"/>
          <w:sz w:val="28"/>
          <w:szCs w:val="28"/>
          <w:lang w:val="es-ES" w:eastAsia="zh-CN"/>
        </w:rPr>
        <w:t>BỘ GIÁO DỤC VÀ ĐÀO TẠO</w:t>
      </w:r>
    </w:p>
    <w:p w14:paraId="354DB85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01A62DA4"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KHOA CÔNG NGHỆ THÔNG TIN &amp; TRUYỀN THÔNG</w:t>
      </w:r>
    </w:p>
    <w:p w14:paraId="5F3190F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0B9444C2"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521E754E" w14:textId="77777777" w:rsidR="000245EB" w:rsidRPr="00CF739D" w:rsidRDefault="000245EB" w:rsidP="00CF739D">
      <w:pPr>
        <w:spacing w:before="240" w:after="0" w:line="0" w:lineRule="atLeast"/>
        <w:jc w:val="center"/>
        <w:rPr>
          <w:rFonts w:eastAsia="Times New Roman"/>
          <w:sz w:val="24"/>
          <w:szCs w:val="24"/>
          <w:lang w:val="es-ES" w:eastAsia="zh-CN"/>
        </w:rPr>
      </w:pPr>
    </w:p>
    <w:p w14:paraId="75871F54"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5D19FD36" wp14:editId="45152BA0">
            <wp:extent cx="1749287" cy="1556560"/>
            <wp:effectExtent l="0" t="0" r="381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5BC9CC3B" w14:textId="77777777" w:rsidR="000245EB" w:rsidRPr="00CF739D" w:rsidRDefault="000245EB" w:rsidP="00CF739D">
      <w:pPr>
        <w:spacing w:before="240" w:after="0" w:line="0" w:lineRule="atLeast"/>
        <w:jc w:val="center"/>
        <w:rPr>
          <w:rFonts w:eastAsia="Times New Roman"/>
          <w:sz w:val="24"/>
          <w:szCs w:val="24"/>
          <w:lang w:val="es-ES" w:eastAsia="zh-CN"/>
        </w:rPr>
      </w:pPr>
    </w:p>
    <w:p w14:paraId="67ACD0DE" w14:textId="77777777" w:rsidR="000245EB" w:rsidRPr="00CF739D" w:rsidRDefault="000245EB" w:rsidP="00CF739D">
      <w:pPr>
        <w:spacing w:before="240" w:after="0" w:line="0" w:lineRule="atLeast"/>
        <w:jc w:val="center"/>
        <w:rPr>
          <w:rFonts w:eastAsia="Times New Roman"/>
          <w:sz w:val="24"/>
          <w:szCs w:val="24"/>
          <w:lang w:val="es-ES" w:eastAsia="zh-CN"/>
        </w:rPr>
      </w:pPr>
    </w:p>
    <w:p w14:paraId="6BD5C1E4" w14:textId="77777777" w:rsidR="000245EB" w:rsidRPr="00CF739D" w:rsidRDefault="000245EB" w:rsidP="00CF739D">
      <w:pPr>
        <w:spacing w:before="240" w:after="0" w:line="0" w:lineRule="atLeast"/>
        <w:ind w:left="284"/>
        <w:jc w:val="center"/>
        <w:rPr>
          <w:rFonts w:eastAsia="Times New Roman"/>
          <w:sz w:val="24"/>
          <w:szCs w:val="24"/>
          <w:lang w:val="es-ES" w:eastAsia="zh-CN"/>
        </w:rPr>
      </w:pPr>
    </w:p>
    <w:p w14:paraId="027C419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3ECF7C6"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4EA506E" w14:textId="77777777" w:rsidR="000245EB" w:rsidRPr="00CF739D" w:rsidRDefault="000245EB" w:rsidP="00CF739D">
      <w:pPr>
        <w:spacing w:before="240" w:after="0" w:line="0" w:lineRule="atLeast"/>
        <w:jc w:val="center"/>
        <w:rPr>
          <w:rFonts w:eastAsia="Times New Roman"/>
          <w:sz w:val="28"/>
          <w:szCs w:val="28"/>
          <w:lang w:val="es-ES" w:eastAsia="en-GB"/>
        </w:rPr>
      </w:pPr>
    </w:p>
    <w:p w14:paraId="0C1C734A"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3A7FA3DE"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4DBE4826"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17E2C51B"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71B0547A"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14A5CAF4" w14:textId="4FBC6566" w:rsidR="000245EB" w:rsidRPr="00CF739D" w:rsidRDefault="000245EB" w:rsidP="00CF739D">
      <w:pPr>
        <w:spacing w:before="240" w:after="0" w:line="0" w:lineRule="atLeast"/>
        <w:jc w:val="center"/>
        <w:rPr>
          <w:rFonts w:eastAsia="Times New Roman"/>
          <w:b/>
          <w:bCs/>
          <w:sz w:val="40"/>
          <w:szCs w:val="40"/>
          <w:lang w:val="es-ES" w:eastAsia="zh-CN"/>
        </w:rPr>
      </w:pPr>
      <w:r w:rsidRPr="00CF739D">
        <w:rPr>
          <w:rFonts w:eastAsia="Times New Roman"/>
          <w:b/>
          <w:bCs/>
          <w:sz w:val="40"/>
          <w:szCs w:val="40"/>
          <w:lang w:val="es-ES" w:eastAsia="zh-CN"/>
        </w:rPr>
        <w:t>HỆ THỐNG QUẢN LÝ CỬA HÀNG GIẶT ỦI</w:t>
      </w:r>
      <w:r w:rsidR="00F46911">
        <w:rPr>
          <w:rFonts w:eastAsia="Times New Roman"/>
          <w:b/>
          <w:bCs/>
          <w:sz w:val="40"/>
          <w:szCs w:val="40"/>
          <w:lang w:val="es-ES" w:eastAsia="zh-CN"/>
        </w:rPr>
        <w:t xml:space="preserve"> PHÂN HỆ WEBSITE QUẢN LÍ</w:t>
      </w:r>
    </w:p>
    <w:p w14:paraId="3767A538" w14:textId="6E61B398" w:rsidR="000245EB" w:rsidRPr="00CF739D" w:rsidRDefault="00F46911" w:rsidP="00CF739D">
      <w:pPr>
        <w:spacing w:before="240" w:after="0" w:line="0" w:lineRule="atLeast"/>
        <w:jc w:val="left"/>
        <w:rPr>
          <w:rFonts w:eastAsia="Times New Roman"/>
          <w:b/>
          <w:bCs/>
          <w:sz w:val="28"/>
          <w:szCs w:val="28"/>
          <w:lang w:val="es-ES" w:eastAsia="en-GB"/>
        </w:rPr>
      </w:pPr>
      <w:r>
        <w:rPr>
          <w:rFonts w:eastAsia="Times New Roman"/>
          <w:b/>
          <w:bCs/>
          <w:sz w:val="28"/>
          <w:szCs w:val="28"/>
          <w:lang w:val="es-ES" w:eastAsia="en-GB"/>
        </w:rPr>
        <w:tab/>
      </w:r>
    </w:p>
    <w:p w14:paraId="1E3A2020" w14:textId="77777777" w:rsidR="000245EB" w:rsidRPr="00CF739D" w:rsidRDefault="000245EB" w:rsidP="00CF739D">
      <w:pPr>
        <w:spacing w:before="240" w:after="0" w:line="0" w:lineRule="atLeast"/>
        <w:jc w:val="left"/>
        <w:rPr>
          <w:rFonts w:eastAsia="Times New Roman"/>
          <w:b/>
          <w:bCs/>
          <w:sz w:val="28"/>
          <w:szCs w:val="28"/>
          <w:lang w:val="es-ES" w:eastAsia="en-GB"/>
        </w:rPr>
      </w:pPr>
    </w:p>
    <w:p w14:paraId="36EF29BE" w14:textId="77777777" w:rsidR="000245EB" w:rsidRPr="00CF739D" w:rsidRDefault="000245EB" w:rsidP="00CF739D">
      <w:pPr>
        <w:spacing w:before="240" w:after="0" w:line="0" w:lineRule="atLeast"/>
        <w:jc w:val="left"/>
        <w:rPr>
          <w:rFonts w:eastAsia="Times New Roman"/>
          <w:b/>
          <w:bCs/>
          <w:sz w:val="28"/>
          <w:szCs w:val="28"/>
          <w:lang w:val="es-ES" w:eastAsia="en-GB"/>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920004" w:rsidRPr="007033C7" w14:paraId="69F85DCF" w14:textId="77777777" w:rsidTr="00920004">
        <w:trPr>
          <w:trHeight w:val="264"/>
        </w:trPr>
        <w:tc>
          <w:tcPr>
            <w:tcW w:w="5395" w:type="dxa"/>
            <w:vMerge w:val="restart"/>
          </w:tcPr>
          <w:p w14:paraId="017CB1CC"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Giáo viên hướng dẫn:</w:t>
            </w:r>
          </w:p>
          <w:p w14:paraId="27BDA086"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 xml:space="preserve">TS. Phạm Thị Ngọc Diễm                        </w:t>
            </w:r>
          </w:p>
        </w:tc>
        <w:tc>
          <w:tcPr>
            <w:tcW w:w="4540" w:type="dxa"/>
          </w:tcPr>
          <w:p w14:paraId="30C3FE1D" w14:textId="77777777" w:rsidR="00920004" w:rsidRPr="007033C7" w:rsidRDefault="00920004" w:rsidP="00583CBC">
            <w:pPr>
              <w:tabs>
                <w:tab w:val="left" w:pos="720"/>
              </w:tabs>
              <w:spacing w:before="240" w:line="0" w:lineRule="atLeast"/>
              <w:jc w:val="left"/>
              <w:rPr>
                <w:rFonts w:eastAsia="Times New Roman"/>
                <w:b/>
                <w:bCs/>
                <w:szCs w:val="30"/>
                <w:lang w:val="es-ES" w:eastAsia="zh-CN"/>
              </w:rPr>
            </w:pPr>
            <w:r w:rsidRPr="007033C7">
              <w:rPr>
                <w:rFonts w:eastAsia="Times New Roman"/>
                <w:b/>
                <w:bCs/>
                <w:szCs w:val="30"/>
                <w:lang w:val="es-ES" w:eastAsia="zh-CN"/>
              </w:rPr>
              <w:t>Sinh viên thực hiện:</w:t>
            </w:r>
          </w:p>
        </w:tc>
      </w:tr>
      <w:tr w:rsidR="00920004" w:rsidRPr="007033C7" w14:paraId="6C0415CE" w14:textId="77777777" w:rsidTr="00920004">
        <w:trPr>
          <w:trHeight w:val="264"/>
        </w:trPr>
        <w:tc>
          <w:tcPr>
            <w:tcW w:w="5395" w:type="dxa"/>
            <w:vMerge/>
          </w:tcPr>
          <w:p w14:paraId="7833CA64"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5E84DF8"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Họ tên: Vũ Phương</w:t>
            </w:r>
          </w:p>
        </w:tc>
      </w:tr>
      <w:tr w:rsidR="00920004" w:rsidRPr="007033C7" w14:paraId="721A316C" w14:textId="77777777" w:rsidTr="00920004">
        <w:trPr>
          <w:trHeight w:val="276"/>
        </w:trPr>
        <w:tc>
          <w:tcPr>
            <w:tcW w:w="5395" w:type="dxa"/>
            <w:vMerge/>
          </w:tcPr>
          <w:p w14:paraId="73C583A2"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B57CB2B" w14:textId="77777777" w:rsidR="00920004" w:rsidRPr="007033C7" w:rsidRDefault="00920004" w:rsidP="00583CBC">
            <w:pPr>
              <w:spacing w:before="240" w:line="0" w:lineRule="atLeast"/>
              <w:jc w:val="left"/>
              <w:rPr>
                <w:rFonts w:eastAsia="Times New Roman"/>
                <w:b/>
                <w:bCs/>
                <w:szCs w:val="30"/>
                <w:lang w:val="es-ES" w:eastAsia="zh-CN"/>
              </w:rPr>
            </w:pPr>
            <w:r w:rsidRPr="007033C7">
              <w:rPr>
                <w:rFonts w:eastAsia="Times New Roman"/>
                <w:b/>
                <w:bCs/>
                <w:szCs w:val="30"/>
                <w:lang w:val="es-ES" w:eastAsia="zh-CN"/>
              </w:rPr>
              <w:t>Mã số: B1401081</w:t>
            </w:r>
          </w:p>
        </w:tc>
      </w:tr>
      <w:tr w:rsidR="00920004" w:rsidRPr="007033C7" w14:paraId="3169D32E" w14:textId="77777777" w:rsidTr="00920004">
        <w:trPr>
          <w:trHeight w:val="65"/>
        </w:trPr>
        <w:tc>
          <w:tcPr>
            <w:tcW w:w="5395" w:type="dxa"/>
            <w:vMerge/>
          </w:tcPr>
          <w:p w14:paraId="71E6DF5D"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4113D89D"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Khóa: 40</w:t>
            </w:r>
          </w:p>
        </w:tc>
      </w:tr>
      <w:tr w:rsidR="00920004" w:rsidRPr="007033C7" w14:paraId="3945C50F" w14:textId="77777777" w:rsidTr="00920004">
        <w:trPr>
          <w:gridAfter w:val="1"/>
          <w:wAfter w:w="4540" w:type="dxa"/>
          <w:trHeight w:val="276"/>
        </w:trPr>
        <w:tc>
          <w:tcPr>
            <w:tcW w:w="5395" w:type="dxa"/>
            <w:vMerge/>
          </w:tcPr>
          <w:p w14:paraId="43D764E0" w14:textId="77777777" w:rsidR="00920004" w:rsidRPr="007033C7" w:rsidRDefault="00920004" w:rsidP="00583CBC">
            <w:pPr>
              <w:spacing w:before="240" w:line="0" w:lineRule="atLeast"/>
              <w:jc w:val="left"/>
              <w:rPr>
                <w:rFonts w:eastAsia="Times New Roman"/>
                <w:sz w:val="24"/>
                <w:szCs w:val="24"/>
                <w:lang w:val="es-ES" w:eastAsia="zh-CN"/>
              </w:rPr>
            </w:pPr>
          </w:p>
        </w:tc>
      </w:tr>
      <w:tr w:rsidR="00920004" w:rsidRPr="007033C7" w14:paraId="22408D88" w14:textId="77777777" w:rsidTr="00920004">
        <w:trPr>
          <w:gridAfter w:val="1"/>
          <w:wAfter w:w="4540" w:type="dxa"/>
          <w:trHeight w:val="276"/>
        </w:trPr>
        <w:tc>
          <w:tcPr>
            <w:tcW w:w="5395" w:type="dxa"/>
            <w:vMerge/>
          </w:tcPr>
          <w:p w14:paraId="44A5A891" w14:textId="77777777" w:rsidR="00920004" w:rsidRPr="007033C7" w:rsidRDefault="00920004" w:rsidP="00583CBC">
            <w:pPr>
              <w:spacing w:before="240" w:line="0" w:lineRule="atLeast"/>
              <w:jc w:val="left"/>
              <w:rPr>
                <w:rFonts w:eastAsia="Times New Roman"/>
                <w:sz w:val="24"/>
                <w:szCs w:val="24"/>
                <w:lang w:val="es-ES" w:eastAsia="zh-CN"/>
              </w:rPr>
            </w:pPr>
          </w:p>
        </w:tc>
      </w:tr>
    </w:tbl>
    <w:p w14:paraId="30127105" w14:textId="060B5141" w:rsidR="000245EB" w:rsidRDefault="000245EB" w:rsidP="00BD0851">
      <w:pPr>
        <w:spacing w:before="240" w:after="0" w:line="0" w:lineRule="atLeast"/>
        <w:jc w:val="center"/>
        <w:rPr>
          <w:rFonts w:eastAsia="Times New Roman"/>
          <w:b/>
          <w:bCs/>
          <w:sz w:val="30"/>
          <w:szCs w:val="30"/>
          <w:lang w:val="es-ES" w:eastAsia="zh-CN"/>
        </w:rPr>
      </w:pPr>
    </w:p>
    <w:p w14:paraId="39A0E92E" w14:textId="77777777" w:rsidR="00822195" w:rsidRPr="00CF739D" w:rsidRDefault="00822195" w:rsidP="00CF739D">
      <w:pPr>
        <w:spacing w:before="240" w:after="0" w:line="0" w:lineRule="atLeast"/>
        <w:rPr>
          <w:rFonts w:eastAsia="Times New Roman"/>
          <w:b/>
          <w:bCs/>
          <w:sz w:val="30"/>
          <w:szCs w:val="30"/>
          <w:lang w:val="es-ES" w:eastAsia="zh-CN"/>
        </w:rPr>
      </w:pPr>
    </w:p>
    <w:p w14:paraId="4E86ACA6" w14:textId="77777777" w:rsidR="000245EB" w:rsidRPr="00CF739D" w:rsidRDefault="000245EB" w:rsidP="00CF739D">
      <w:pPr>
        <w:spacing w:before="240" w:after="0" w:line="0" w:lineRule="atLeast"/>
        <w:ind w:left="2340" w:firstLine="720"/>
        <w:rPr>
          <w:rFonts w:eastAsia="Times New Roman"/>
          <w:sz w:val="32"/>
          <w:szCs w:val="32"/>
          <w:lang w:val="es-ES" w:eastAsia="en-GB"/>
        </w:rPr>
      </w:pPr>
      <w:r w:rsidRPr="00CF739D">
        <w:rPr>
          <w:rFonts w:eastAsia="Times New Roman"/>
          <w:sz w:val="32"/>
          <w:szCs w:val="32"/>
          <w:lang w:val="es-ES" w:eastAsia="en-GB"/>
        </w:rPr>
        <w:t>Cần Thơ, 12/2018</w:t>
      </w:r>
    </w:p>
    <w:p w14:paraId="1F9A425C" w14:textId="77777777" w:rsidR="000245EB" w:rsidRPr="00CF739D" w:rsidRDefault="000245EB" w:rsidP="00CF739D">
      <w:pPr>
        <w:tabs>
          <w:tab w:val="left" w:pos="2260"/>
        </w:tabs>
        <w:spacing w:before="240" w:line="0" w:lineRule="atLeast"/>
        <w:ind w:firstLine="720"/>
        <w:jc w:val="left"/>
        <w:rPr>
          <w:rFonts w:eastAsia="Calibri"/>
          <w:b/>
          <w:sz w:val="32"/>
          <w:szCs w:val="32"/>
          <w:lang w:val="es-ES"/>
        </w:rPr>
      </w:pPr>
      <w:r w:rsidRPr="00CF739D">
        <w:rPr>
          <w:rFonts w:eastAsia="Calibri"/>
          <w:b/>
          <w:sz w:val="32"/>
          <w:szCs w:val="32"/>
          <w:lang w:val="es-ES"/>
        </w:rPr>
        <w:br w:type="column"/>
      </w:r>
      <w:r w:rsidRPr="00CF739D">
        <w:rPr>
          <w:rFonts w:eastAsia="Calibri"/>
          <w:b/>
          <w:noProof/>
          <w:sz w:val="32"/>
          <w:szCs w:val="32"/>
          <w:lang w:val="en-US"/>
        </w:rPr>
        <w:lastRenderedPageBreak/>
        <mc:AlternateContent>
          <mc:Choice Requires="wpg">
            <w:drawing>
              <wp:anchor distT="0" distB="0" distL="114300" distR="114300" simplePos="0" relativeHeight="251664384" behindDoc="1" locked="0" layoutInCell="1" allowOverlap="1" wp14:anchorId="1A460574" wp14:editId="2DC4B508">
                <wp:simplePos x="0" y="0"/>
                <wp:positionH relativeFrom="margin">
                  <wp:align>center</wp:align>
                </wp:positionH>
                <wp:positionV relativeFrom="paragraph">
                  <wp:posOffset>-457200</wp:posOffset>
                </wp:positionV>
                <wp:extent cx="6360898" cy="8920185"/>
                <wp:effectExtent l="0" t="0" r="190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7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21468D" id="Group 72" o:spid="_x0000_s1026" style="position:absolute;margin-left:0;margin-top:-36pt;width:500.85pt;height:702.4pt;z-index:-251652096;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">
                  <v:imagedata r:id="rId17"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">
                  <v:imagedata r:id="rId18"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">
                  <v:imagedata r:id="rId19"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">
                  <v:imagedata r:id="rId20"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" strokeweight="7.5pt">
                  <v:stroke linestyle="thinThick"/>
                </v:line>
                <w10:wrap anchorx="margin"/>
              </v:group>
            </w:pict>
          </mc:Fallback>
        </mc:AlternateContent>
      </w:r>
      <w:r w:rsidRPr="00CF739D">
        <w:rPr>
          <w:rFonts w:eastAsia="Calibri"/>
          <w:b/>
          <w:sz w:val="32"/>
          <w:szCs w:val="32"/>
          <w:lang w:val="es-ES"/>
        </w:rPr>
        <w:tab/>
      </w:r>
    </w:p>
    <w:p w14:paraId="7BF08608"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Times New Roman"/>
          <w:sz w:val="28"/>
          <w:szCs w:val="28"/>
          <w:lang w:val="es-ES" w:eastAsia="zh-CN"/>
        </w:rPr>
        <w:t>BỘ GIÁO DỤC VÀ ĐÀO TẠO</w:t>
      </w:r>
    </w:p>
    <w:p w14:paraId="5552CD1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6493435F"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KHOA CÔNG NGHỆ THÔNG TIN &amp; TRUYỀN THÔNG</w:t>
      </w:r>
    </w:p>
    <w:p w14:paraId="008C870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2A25DB03"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094FBB0A" w14:textId="77777777" w:rsidR="000245EB" w:rsidRPr="00CF739D" w:rsidRDefault="000245EB" w:rsidP="00CF739D">
      <w:pPr>
        <w:spacing w:before="240" w:after="0" w:line="0" w:lineRule="atLeast"/>
        <w:jc w:val="center"/>
        <w:rPr>
          <w:rFonts w:eastAsia="Times New Roman"/>
          <w:sz w:val="24"/>
          <w:szCs w:val="24"/>
          <w:lang w:val="es-ES" w:eastAsia="zh-CN"/>
        </w:rPr>
      </w:pPr>
    </w:p>
    <w:p w14:paraId="52C72F68"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7C2B326D" wp14:editId="203A7A68">
            <wp:extent cx="1725434" cy="16256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E7296E4" w14:textId="77777777" w:rsidR="000245EB" w:rsidRPr="00CF739D" w:rsidRDefault="000245EB" w:rsidP="00CF739D">
      <w:pPr>
        <w:spacing w:before="240" w:after="0" w:line="0" w:lineRule="atLeast"/>
        <w:jc w:val="center"/>
        <w:rPr>
          <w:rFonts w:eastAsia="Times New Roman"/>
          <w:sz w:val="24"/>
          <w:szCs w:val="24"/>
          <w:lang w:val="es-ES" w:eastAsia="zh-CN"/>
        </w:rPr>
      </w:pPr>
    </w:p>
    <w:p w14:paraId="4D136C6A" w14:textId="77777777" w:rsidR="000245EB" w:rsidRPr="00CF739D" w:rsidRDefault="000245EB" w:rsidP="00CF739D">
      <w:pPr>
        <w:spacing w:before="240" w:after="0" w:line="0" w:lineRule="atLeast"/>
        <w:jc w:val="center"/>
        <w:rPr>
          <w:rFonts w:eastAsia="Times New Roman"/>
          <w:sz w:val="24"/>
          <w:szCs w:val="24"/>
          <w:lang w:val="es-ES" w:eastAsia="zh-CN"/>
        </w:rPr>
      </w:pPr>
    </w:p>
    <w:p w14:paraId="7D32F233" w14:textId="77777777" w:rsidR="000245EB" w:rsidRPr="00CF739D" w:rsidRDefault="000245EB" w:rsidP="00CF739D">
      <w:pPr>
        <w:spacing w:before="240" w:after="0" w:line="0" w:lineRule="atLeast"/>
        <w:jc w:val="left"/>
        <w:rPr>
          <w:rFonts w:eastAsia="Times New Roman"/>
          <w:sz w:val="28"/>
          <w:szCs w:val="28"/>
          <w:lang w:val="es-ES" w:eastAsia="zh-CN"/>
        </w:rPr>
      </w:pPr>
    </w:p>
    <w:p w14:paraId="26828A9C"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90C54B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91AECB6" w14:textId="77777777" w:rsidR="000245EB" w:rsidRPr="00CF739D" w:rsidRDefault="000245EB" w:rsidP="00CF739D">
      <w:pPr>
        <w:spacing w:before="240" w:after="0" w:line="0" w:lineRule="atLeast"/>
        <w:jc w:val="center"/>
        <w:rPr>
          <w:rFonts w:eastAsia="Times New Roman"/>
          <w:b/>
          <w:bCs/>
          <w:sz w:val="24"/>
          <w:szCs w:val="24"/>
          <w:lang w:val="es-ES" w:eastAsia="zh-CN"/>
        </w:rPr>
      </w:pPr>
    </w:p>
    <w:p w14:paraId="48F7E240" w14:textId="77777777" w:rsidR="000245EB" w:rsidRPr="00CF739D" w:rsidRDefault="000245EB" w:rsidP="00CF739D">
      <w:pPr>
        <w:spacing w:before="240" w:after="0" w:line="0" w:lineRule="atLeast"/>
        <w:jc w:val="left"/>
        <w:rPr>
          <w:rFonts w:eastAsia="Times New Roman"/>
          <w:b/>
          <w:bCs/>
          <w:sz w:val="32"/>
          <w:szCs w:val="32"/>
          <w:lang w:val="es-ES" w:eastAsia="zh-CN"/>
        </w:rPr>
      </w:pPr>
    </w:p>
    <w:p w14:paraId="68AF8CCF"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31B9E00E"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7E9D6857" w14:textId="77777777" w:rsidR="00F46911" w:rsidRPr="007033C7" w:rsidRDefault="00F46911" w:rsidP="00F46911">
      <w:pPr>
        <w:spacing w:before="240" w:after="0" w:line="0" w:lineRule="atLeast"/>
        <w:jc w:val="center"/>
        <w:rPr>
          <w:rFonts w:eastAsia="Times New Roman"/>
          <w:b/>
          <w:bCs/>
          <w:sz w:val="40"/>
          <w:szCs w:val="40"/>
          <w:lang w:val="es-ES" w:eastAsia="zh-CN"/>
        </w:rPr>
      </w:pPr>
      <w:r w:rsidRPr="007033C7">
        <w:rPr>
          <w:rFonts w:eastAsia="Times New Roman"/>
          <w:b/>
          <w:bCs/>
          <w:sz w:val="40"/>
          <w:szCs w:val="40"/>
          <w:lang w:val="es-ES" w:eastAsia="zh-CN"/>
        </w:rPr>
        <w:t>HỆ THỐNG QUẢN LÝ CỬA HÀNG GIẶT ỦI</w:t>
      </w:r>
      <w:r>
        <w:rPr>
          <w:rFonts w:eastAsia="Times New Roman"/>
          <w:b/>
          <w:bCs/>
          <w:sz w:val="40"/>
          <w:szCs w:val="40"/>
          <w:lang w:val="es-ES" w:eastAsia="zh-CN"/>
        </w:rPr>
        <w:t xml:space="preserve"> PHÂN HỆ WEBSITE QUẢN LÍ</w:t>
      </w:r>
    </w:p>
    <w:p w14:paraId="0A151FB7" w14:textId="77777777" w:rsidR="000245EB" w:rsidRPr="00CF739D" w:rsidRDefault="000245EB" w:rsidP="00CF739D">
      <w:pPr>
        <w:spacing w:before="240" w:after="0" w:line="0" w:lineRule="atLeast"/>
        <w:jc w:val="center"/>
        <w:rPr>
          <w:rFonts w:eastAsia="Times New Roman"/>
          <w:sz w:val="24"/>
          <w:szCs w:val="24"/>
          <w:lang w:val="es-ES" w:eastAsia="zh-CN"/>
        </w:rPr>
      </w:pPr>
    </w:p>
    <w:p w14:paraId="676E76F6" w14:textId="77777777" w:rsidR="000245EB" w:rsidRPr="00CF739D" w:rsidRDefault="000245EB" w:rsidP="00CF739D">
      <w:pPr>
        <w:spacing w:before="240" w:after="0" w:line="0" w:lineRule="atLeast"/>
        <w:jc w:val="left"/>
        <w:rPr>
          <w:rFonts w:eastAsia="Times New Roman"/>
          <w:sz w:val="24"/>
          <w:szCs w:val="24"/>
          <w:lang w:val="es-ES" w:eastAsia="zh-CN"/>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0245EB" w:rsidRPr="00920004" w14:paraId="36244B3D" w14:textId="77777777" w:rsidTr="00CF739D">
        <w:trPr>
          <w:trHeight w:val="264"/>
        </w:trPr>
        <w:tc>
          <w:tcPr>
            <w:tcW w:w="5395" w:type="dxa"/>
            <w:vMerge w:val="restart"/>
          </w:tcPr>
          <w:p w14:paraId="13D6A026"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Giáo viên hướng dẫn:</w:t>
            </w:r>
          </w:p>
          <w:p w14:paraId="2BCA910C"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 xml:space="preserve">TS. Phạm Thị Ngọc Diễm                        </w:t>
            </w:r>
          </w:p>
        </w:tc>
        <w:tc>
          <w:tcPr>
            <w:tcW w:w="4540" w:type="dxa"/>
          </w:tcPr>
          <w:p w14:paraId="152B3887" w14:textId="475FB3DA" w:rsidR="000245EB" w:rsidRPr="00CF739D" w:rsidRDefault="00973884" w:rsidP="00CF739D">
            <w:pPr>
              <w:tabs>
                <w:tab w:val="left" w:pos="720"/>
              </w:tabs>
              <w:spacing w:before="240" w:line="0" w:lineRule="atLeast"/>
              <w:jc w:val="left"/>
              <w:rPr>
                <w:rFonts w:eastAsia="Times New Roman"/>
                <w:b/>
                <w:bCs/>
                <w:szCs w:val="30"/>
                <w:lang w:val="es-ES" w:eastAsia="zh-CN"/>
              </w:rPr>
            </w:pPr>
            <w:r w:rsidRPr="00920004">
              <w:rPr>
                <w:rFonts w:eastAsia="Times New Roman"/>
                <w:b/>
                <w:bCs/>
                <w:szCs w:val="30"/>
                <w:lang w:val="es-ES" w:eastAsia="zh-CN"/>
              </w:rPr>
              <w:t>S</w:t>
            </w:r>
            <w:r w:rsidR="000245EB" w:rsidRPr="00CF739D">
              <w:rPr>
                <w:rFonts w:eastAsia="Times New Roman"/>
                <w:b/>
                <w:bCs/>
                <w:szCs w:val="30"/>
                <w:lang w:val="es-ES" w:eastAsia="zh-CN"/>
              </w:rPr>
              <w:t>inh viên thực hiện:</w:t>
            </w:r>
          </w:p>
        </w:tc>
      </w:tr>
      <w:tr w:rsidR="00973884" w:rsidRPr="00920004" w14:paraId="676140F8" w14:textId="77777777" w:rsidTr="00CF739D">
        <w:trPr>
          <w:trHeight w:val="264"/>
        </w:trPr>
        <w:tc>
          <w:tcPr>
            <w:tcW w:w="5395" w:type="dxa"/>
            <w:vMerge/>
          </w:tcPr>
          <w:p w14:paraId="296745D8"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79EF2B68" w14:textId="3D839AF2"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Họ tên: Vũ Phương</w:t>
            </w:r>
          </w:p>
        </w:tc>
      </w:tr>
      <w:tr w:rsidR="00973884" w:rsidRPr="00920004" w14:paraId="4624AEDB" w14:textId="77777777" w:rsidTr="00CF739D">
        <w:trPr>
          <w:trHeight w:val="276"/>
        </w:trPr>
        <w:tc>
          <w:tcPr>
            <w:tcW w:w="5395" w:type="dxa"/>
            <w:vMerge/>
          </w:tcPr>
          <w:p w14:paraId="1906649B"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254E411D" w14:textId="20F3752F" w:rsidR="00973884" w:rsidRPr="00CF739D" w:rsidRDefault="00973884" w:rsidP="00CF739D">
            <w:pPr>
              <w:spacing w:before="240" w:line="0" w:lineRule="atLeast"/>
              <w:jc w:val="left"/>
              <w:rPr>
                <w:rFonts w:eastAsia="Times New Roman"/>
                <w:b/>
                <w:bCs/>
                <w:szCs w:val="30"/>
                <w:lang w:val="es-ES" w:eastAsia="zh-CN"/>
              </w:rPr>
            </w:pPr>
            <w:r w:rsidRPr="00920004">
              <w:rPr>
                <w:rFonts w:eastAsia="Times New Roman"/>
                <w:b/>
                <w:bCs/>
                <w:szCs w:val="30"/>
                <w:lang w:val="es-ES" w:eastAsia="zh-CN"/>
              </w:rPr>
              <w:t>Mã số: B1401081</w:t>
            </w:r>
          </w:p>
        </w:tc>
      </w:tr>
      <w:tr w:rsidR="00973884" w:rsidRPr="00920004" w14:paraId="4BA85079" w14:textId="77777777" w:rsidTr="00CF739D">
        <w:trPr>
          <w:trHeight w:val="65"/>
        </w:trPr>
        <w:tc>
          <w:tcPr>
            <w:tcW w:w="5395" w:type="dxa"/>
            <w:vMerge/>
          </w:tcPr>
          <w:p w14:paraId="0854DFAE"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3B15BAB4" w14:textId="4AB8AB7A"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Khóa: 40</w:t>
            </w:r>
          </w:p>
        </w:tc>
      </w:tr>
      <w:tr w:rsidR="00973884" w:rsidRPr="00920004" w14:paraId="019B8597" w14:textId="77777777" w:rsidTr="00CF739D">
        <w:trPr>
          <w:gridAfter w:val="1"/>
          <w:wAfter w:w="4540" w:type="dxa"/>
          <w:trHeight w:val="276"/>
        </w:trPr>
        <w:tc>
          <w:tcPr>
            <w:tcW w:w="5395" w:type="dxa"/>
            <w:vMerge/>
          </w:tcPr>
          <w:p w14:paraId="13241DEF" w14:textId="77777777" w:rsidR="00973884" w:rsidRPr="00CF739D" w:rsidRDefault="00973884" w:rsidP="00CF739D">
            <w:pPr>
              <w:spacing w:before="240" w:line="0" w:lineRule="atLeast"/>
              <w:jc w:val="left"/>
              <w:rPr>
                <w:rFonts w:eastAsia="Times New Roman"/>
                <w:sz w:val="24"/>
                <w:szCs w:val="24"/>
                <w:lang w:val="es-ES" w:eastAsia="zh-CN"/>
              </w:rPr>
            </w:pPr>
          </w:p>
        </w:tc>
      </w:tr>
      <w:tr w:rsidR="00973884" w:rsidRPr="00920004" w14:paraId="3DFE6594" w14:textId="77777777" w:rsidTr="00CF739D">
        <w:trPr>
          <w:gridAfter w:val="1"/>
          <w:wAfter w:w="4540" w:type="dxa"/>
          <w:trHeight w:val="276"/>
        </w:trPr>
        <w:tc>
          <w:tcPr>
            <w:tcW w:w="5395" w:type="dxa"/>
            <w:vMerge/>
          </w:tcPr>
          <w:p w14:paraId="4660A7BB" w14:textId="77777777" w:rsidR="00973884" w:rsidRPr="00CF739D" w:rsidRDefault="00973884" w:rsidP="00CF739D">
            <w:pPr>
              <w:spacing w:before="240" w:line="0" w:lineRule="atLeast"/>
              <w:jc w:val="left"/>
              <w:rPr>
                <w:rFonts w:eastAsia="Times New Roman"/>
                <w:sz w:val="24"/>
                <w:szCs w:val="24"/>
                <w:lang w:val="es-ES" w:eastAsia="zh-CN"/>
              </w:rPr>
            </w:pPr>
          </w:p>
        </w:tc>
      </w:tr>
    </w:tbl>
    <w:p w14:paraId="638BB0F6" w14:textId="77777777" w:rsidR="000245EB" w:rsidRPr="00CF739D" w:rsidRDefault="000245EB" w:rsidP="00CF739D">
      <w:pPr>
        <w:tabs>
          <w:tab w:val="left" w:pos="720"/>
        </w:tabs>
        <w:spacing w:before="240" w:after="0" w:line="0" w:lineRule="atLeast"/>
        <w:jc w:val="left"/>
        <w:rPr>
          <w:rFonts w:eastAsia="Times New Roman"/>
          <w:b/>
          <w:bCs/>
          <w:sz w:val="30"/>
          <w:szCs w:val="30"/>
          <w:lang w:val="es-ES" w:eastAsia="zh-CN"/>
        </w:rPr>
      </w:pPr>
      <w:r w:rsidRPr="00CF739D">
        <w:rPr>
          <w:rFonts w:eastAsia="Times New Roman"/>
          <w:b/>
          <w:bCs/>
          <w:sz w:val="30"/>
          <w:szCs w:val="30"/>
          <w:lang w:val="es-ES" w:eastAsia="zh-CN"/>
        </w:rPr>
        <w:tab/>
      </w:r>
    </w:p>
    <w:p w14:paraId="3B76DA8C" w14:textId="77777777" w:rsidR="00822195" w:rsidRDefault="000245EB" w:rsidP="00BD0851">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p>
    <w:p w14:paraId="0E02372C" w14:textId="77777777" w:rsidR="00822195" w:rsidRDefault="00822195" w:rsidP="00BD0851">
      <w:pPr>
        <w:spacing w:before="240" w:after="0" w:line="0" w:lineRule="atLeast"/>
        <w:jc w:val="center"/>
        <w:rPr>
          <w:rFonts w:eastAsia="Times New Roman"/>
          <w:b/>
          <w:bCs/>
          <w:sz w:val="30"/>
          <w:szCs w:val="30"/>
          <w:lang w:val="es-ES" w:eastAsia="zh-CN"/>
        </w:rPr>
      </w:pPr>
    </w:p>
    <w:p w14:paraId="0110B12D" w14:textId="299737B8" w:rsidR="000245EB" w:rsidRPr="00CF739D" w:rsidRDefault="000245EB" w:rsidP="00CF739D">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r w:rsidRPr="00CF739D">
        <w:rPr>
          <w:rFonts w:eastAsia="Times New Roman"/>
          <w:sz w:val="32"/>
          <w:szCs w:val="32"/>
          <w:lang w:val="es-ES" w:eastAsia="zh-CN"/>
        </w:rPr>
        <w:t>Cần Thơ, 12/2018</w:t>
      </w:r>
      <w:r w:rsidRPr="00CF739D">
        <w:rPr>
          <w:rFonts w:eastAsia="Calibri"/>
          <w:sz w:val="32"/>
          <w:szCs w:val="32"/>
          <w:lang w:val="es-ES"/>
        </w:rPr>
        <w:br w:type="column"/>
      </w:r>
      <w:r w:rsidRPr="00CF739D">
        <w:rPr>
          <w:rStyle w:val="Style1Char"/>
          <w:rPrChange w:id="6" w:author="phuong vu" w:date="2018-12-01T22:24:00Z">
            <w:rPr>
              <w:rFonts w:eastAsia="Calibri"/>
              <w:b/>
              <w:sz w:val="32"/>
              <w:szCs w:val="32"/>
              <w:lang w:val="es-ES"/>
            </w:rPr>
          </w:rPrChange>
        </w:rPr>
        <w:lastRenderedPageBreak/>
        <w:t>NHẬN XÉT CỦA GIÁO VIÊN HƯỚNG DẪN</w:t>
      </w:r>
    </w:p>
    <w:p w14:paraId="7869BCB9" w14:textId="77777777" w:rsidR="000245EB" w:rsidRPr="00CF739D" w:rsidRDefault="000245EB" w:rsidP="00CF739D">
      <w:pPr>
        <w:spacing w:before="240" w:line="0" w:lineRule="atLeast"/>
        <w:jc w:val="left"/>
        <w:rPr>
          <w:rFonts w:eastAsia="Calibri"/>
          <w:szCs w:val="22"/>
          <w:lang w:val="es-ES"/>
        </w:rPr>
      </w:pPr>
    </w:p>
    <w:p w14:paraId="0B79F9F3" w14:textId="3EA3289F"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1769E24" w14:textId="294163DD" w:rsidR="000245EB" w:rsidRPr="00CF739D" w:rsidRDefault="000245EB" w:rsidP="00CF739D">
      <w:pPr>
        <w:spacing w:before="240" w:line="0" w:lineRule="atLeast"/>
        <w:jc w:val="right"/>
        <w:rPr>
          <w:rFonts w:eastAsia="Calibri"/>
          <w:szCs w:val="22"/>
          <w:lang w:val="es-ES"/>
        </w:rPr>
      </w:pPr>
      <w:r w:rsidRPr="00CF739D">
        <w:rPr>
          <w:rFonts w:eastAsia="Calibri"/>
          <w:szCs w:val="22"/>
          <w:lang w:val="es-ES"/>
        </w:rPr>
        <w:tab/>
        <w:t>Cần Thơ, ngày….tháng 12 năm 2018</w:t>
      </w:r>
    </w:p>
    <w:p w14:paraId="1E9DB421" w14:textId="77777777" w:rsidR="000245EB" w:rsidRPr="00CF739D" w:rsidRDefault="000245EB" w:rsidP="00CF739D">
      <w:pPr>
        <w:spacing w:before="240" w:line="0" w:lineRule="atLeast"/>
        <w:ind w:left="4320" w:firstLine="720"/>
        <w:jc w:val="center"/>
        <w:rPr>
          <w:rFonts w:eastAsia="Calibri"/>
          <w:szCs w:val="22"/>
          <w:lang w:val="es-ES"/>
        </w:rPr>
      </w:pPr>
      <w:r w:rsidRPr="00CF739D">
        <w:rPr>
          <w:rFonts w:eastAsia="Calibri"/>
          <w:szCs w:val="22"/>
          <w:lang w:val="es-ES"/>
        </w:rPr>
        <w:t>(chữ kí của giáo viên)</w:t>
      </w:r>
    </w:p>
    <w:p w14:paraId="56878030" w14:textId="4CA0DCD7" w:rsidR="000245EB" w:rsidRPr="00CF739D" w:rsidRDefault="000245EB">
      <w:pPr>
        <w:pStyle w:val="Style1"/>
        <w:rPr>
          <w:rPrChange w:id="7" w:author="phuong vu" w:date="2018-12-01T22:25:00Z">
            <w:rPr>
              <w:rFonts w:eastAsia="Calibri"/>
            </w:rPr>
          </w:rPrChange>
        </w:rPr>
      </w:pPr>
      <w:r w:rsidRPr="00CF739D">
        <w:rPr>
          <w:rFonts w:eastAsia="Calibri"/>
          <w:szCs w:val="22"/>
        </w:rPr>
        <w:br w:type="column"/>
      </w:r>
      <w:bookmarkStart w:id="8" w:name="_Toc531502200"/>
      <w:r w:rsidRPr="00CF739D">
        <w:rPr>
          <w:rPrChange w:id="9" w:author="phuong vu" w:date="2018-12-01T22:25:00Z">
            <w:rPr>
              <w:rFonts w:eastAsia="Calibri"/>
              <w:b w:val="0"/>
            </w:rPr>
          </w:rPrChange>
        </w:rPr>
        <w:lastRenderedPageBreak/>
        <w:t>NHẬN XÉT CỦA GIÁO VIÊN PHẢN BIỆN</w:t>
      </w:r>
      <w:bookmarkEnd w:id="8"/>
    </w:p>
    <w:p w14:paraId="274DA55A" w14:textId="20E3C7B8"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8CD4775" w14:textId="52450FDA" w:rsidR="000245EB" w:rsidRPr="00CF739D" w:rsidRDefault="000245EB" w:rsidP="00CF739D">
      <w:pPr>
        <w:spacing w:before="240"/>
        <w:jc w:val="right"/>
        <w:rPr>
          <w:rFonts w:eastAsia="Calibri"/>
          <w:szCs w:val="22"/>
          <w:lang w:val="es-ES"/>
        </w:rPr>
      </w:pPr>
      <w:r w:rsidRPr="00CF739D">
        <w:rPr>
          <w:rFonts w:eastAsia="Calibri"/>
          <w:szCs w:val="22"/>
          <w:lang w:val="es-ES"/>
        </w:rPr>
        <w:tab/>
        <w:t>Cần Thơ, ngày….tháng 12 năm 2018</w:t>
      </w:r>
    </w:p>
    <w:p w14:paraId="263B4493" w14:textId="77777777" w:rsidR="000245EB" w:rsidRPr="00CF739D" w:rsidRDefault="000245EB" w:rsidP="00CF739D">
      <w:pPr>
        <w:spacing w:before="240"/>
        <w:ind w:left="4320" w:firstLine="720"/>
        <w:jc w:val="center"/>
        <w:rPr>
          <w:rFonts w:eastAsia="Calibri"/>
          <w:szCs w:val="22"/>
          <w:lang w:val="es-ES"/>
        </w:rPr>
      </w:pPr>
      <w:r w:rsidRPr="00CF739D">
        <w:rPr>
          <w:rFonts w:eastAsia="Calibri"/>
          <w:szCs w:val="22"/>
          <w:lang w:val="es-ES"/>
        </w:rPr>
        <w:t>(chữ kí của giáo viên)</w:t>
      </w:r>
    </w:p>
    <w:p w14:paraId="4AC2728D" w14:textId="77777777" w:rsidR="000245EB" w:rsidRPr="00CF739D" w:rsidRDefault="000245EB" w:rsidP="00CF739D">
      <w:pPr>
        <w:spacing w:before="240"/>
        <w:jc w:val="left"/>
        <w:rPr>
          <w:rFonts w:eastAsia="Calibri"/>
          <w:szCs w:val="22"/>
          <w:lang w:val="es-ES"/>
        </w:rPr>
      </w:pPr>
    </w:p>
    <w:p w14:paraId="0E83F68A" w14:textId="07719053" w:rsidR="00920004" w:rsidRPr="00920004" w:rsidRDefault="00920004" w:rsidP="00CF739D">
      <w:pPr>
        <w:spacing w:after="160"/>
        <w:contextualSpacing w:val="0"/>
        <w:jc w:val="left"/>
        <w:rPr>
          <w:rFonts w:eastAsia="Calibri"/>
          <w:b/>
          <w:sz w:val="32"/>
          <w:szCs w:val="32"/>
        </w:rPr>
      </w:pPr>
      <w:r w:rsidRPr="00920004">
        <w:rPr>
          <w:rFonts w:eastAsia="Calibri"/>
          <w:b/>
          <w:sz w:val="32"/>
          <w:szCs w:val="32"/>
        </w:rPr>
        <w:br w:type="page"/>
      </w:r>
    </w:p>
    <w:p w14:paraId="20B15913" w14:textId="74341E86" w:rsidR="000245EB" w:rsidRPr="00CF739D" w:rsidRDefault="000245EB" w:rsidP="00CF739D">
      <w:pPr>
        <w:pStyle w:val="Style1"/>
        <w:rPr>
          <w:rFonts w:eastAsia="Calibri"/>
          <w:b w:val="0"/>
        </w:rPr>
      </w:pPr>
      <w:bookmarkStart w:id="10" w:name="_Toc531502201"/>
      <w:r w:rsidRPr="00CF739D">
        <w:rPr>
          <w:rFonts w:eastAsia="Calibri"/>
        </w:rPr>
        <w:lastRenderedPageBreak/>
        <w:t>LỜI CẢM ƠN</w:t>
      </w:r>
      <w:bookmarkEnd w:id="10"/>
    </w:p>
    <w:p w14:paraId="4EB2FD2D" w14:textId="77777777" w:rsidR="000245EB" w:rsidRPr="00CF739D" w:rsidRDefault="000245EB">
      <w:pPr>
        <w:ind w:firstLine="720"/>
      </w:pPr>
      <w:r w:rsidRPr="00CF739D">
        <w:t>Lời đầu tiên chúng em xin gởi lời cảm ơn chân thành tới Thầy Cô khoa Công nghệ thông tin và truyền thông Đại học Cần thơ đã tận tình giúp đỡ và tạo điều kiện thuận lợi cho chúng em có thời gian học tập, trao dồi kiến thức trong thời gian dài.</w:t>
      </w:r>
    </w:p>
    <w:p w14:paraId="43A787EE" w14:textId="77777777" w:rsidR="000245EB" w:rsidRPr="00CF739D" w:rsidRDefault="000245EB">
      <w:pPr>
        <w:ind w:firstLine="720"/>
      </w:pPr>
      <w:r w:rsidRPr="00CF739D">
        <w:t>Xin gửi lời biết ơn sâu sắc đến cô Phạm Thị Ngọc Diễm – người đã trực tiếp hướng dẫn, góp ý, chỉ bảo những kiến thức, kinh nghiệm cần thiết và quý báo để giúp đỡ em hoàn thành tốt luận văn tốt nghiệp này.</w:t>
      </w:r>
    </w:p>
    <w:p w14:paraId="0D169479" w14:textId="77777777" w:rsidR="000245EB" w:rsidRPr="00CF739D" w:rsidRDefault="000245EB">
      <w:pPr>
        <w:ind w:firstLine="720"/>
      </w:pPr>
      <w:r w:rsidRPr="00CF739D">
        <w:t>Xin cảm ơn bạn bè, người thân đã luôn là chỗ dựa tinh thần cho em những lúc khó khăn, bế tắt để cố gắng nổ lực thực hiện đề tài trong thời gian qua.</w:t>
      </w:r>
    </w:p>
    <w:p w14:paraId="364AA5B9" w14:textId="77777777" w:rsidR="000245EB" w:rsidRPr="00CF739D" w:rsidRDefault="000245EB">
      <w:pPr>
        <w:ind w:firstLine="720"/>
      </w:pPr>
      <w:r w:rsidRPr="00CF739D">
        <w:t>Dù đã cố gắng rất nhiều để hoàn thành đề tài tốt nhất có thể và đúng theo tiến độ dự kiến nhưng không thể tránh khỏi những thiếu sót, hạn chế về mặt kiến thức cũng như xử lý lỗi trong quá trình làm bài. Rất mong nhận được sự đóng góp ý kiến quý báo từ Thầy và các bạn để đề tài có thể phát triển hoàn thiện hơn và được đưa vào sử dụng rộng rãi trong thực tế.</w:t>
      </w:r>
    </w:p>
    <w:p w14:paraId="68C473C9" w14:textId="31086E95" w:rsidR="000245EB" w:rsidRDefault="000245EB" w:rsidP="005C16C6">
      <w:pPr>
        <w:ind w:firstLine="720"/>
        <w:rPr>
          <w:ins w:id="11" w:author="phuong vu" w:date="2018-12-01T22:26:00Z"/>
        </w:rPr>
      </w:pPr>
      <w:r w:rsidRPr="00CF739D">
        <w:t>Với lòng biết ơn sâu sắc và đầy sự kính trọng, em chân thành cảm ơn!</w:t>
      </w:r>
    </w:p>
    <w:p w14:paraId="2B871BCD" w14:textId="77777777" w:rsidR="005C16C6" w:rsidRPr="00CF739D" w:rsidRDefault="005C16C6">
      <w:pPr>
        <w:ind w:firstLine="720"/>
      </w:pPr>
    </w:p>
    <w:p w14:paraId="539ACE18" w14:textId="77777777" w:rsidR="000245EB" w:rsidRPr="00CF739D" w:rsidRDefault="000245EB" w:rsidP="00CF739D">
      <w:pPr>
        <w:spacing w:after="0"/>
        <w:jc w:val="right"/>
        <w:rPr>
          <w:rFonts w:eastAsia="Calibri"/>
          <w:szCs w:val="22"/>
        </w:rPr>
      </w:pPr>
      <w:r w:rsidRPr="00CF739D">
        <w:rPr>
          <w:rFonts w:eastAsia="Calibri"/>
          <w:szCs w:val="22"/>
        </w:rPr>
        <w:t>Cần thơ, ngày 11 tháng 12 năm 2018</w:t>
      </w:r>
    </w:p>
    <w:p w14:paraId="74E15405" w14:textId="77777777" w:rsidR="000245EB" w:rsidRPr="00CF739D" w:rsidRDefault="000245EB" w:rsidP="00CF739D">
      <w:pPr>
        <w:spacing w:after="0"/>
        <w:ind w:left="4320" w:firstLine="720"/>
        <w:jc w:val="center"/>
        <w:rPr>
          <w:rFonts w:eastAsia="Calibri"/>
          <w:szCs w:val="22"/>
        </w:rPr>
      </w:pPr>
      <w:r w:rsidRPr="00CF739D">
        <w:rPr>
          <w:rFonts w:eastAsia="Calibri"/>
          <w:szCs w:val="22"/>
        </w:rPr>
        <w:t xml:space="preserve">  Nhóm sinh viên thực hiện </w:t>
      </w:r>
    </w:p>
    <w:p w14:paraId="036133D7" w14:textId="2EF11F29" w:rsidR="000245EB" w:rsidRPr="00920004" w:rsidRDefault="000245EB" w:rsidP="00920004">
      <w:pPr>
        <w:ind w:left="4320" w:firstLine="720"/>
        <w:jc w:val="center"/>
        <w:rPr>
          <w:rFonts w:eastAsia="Calibri"/>
          <w:szCs w:val="22"/>
        </w:rPr>
      </w:pPr>
    </w:p>
    <w:p w14:paraId="73454600" w14:textId="439B7399" w:rsidR="00920004" w:rsidRPr="00920004" w:rsidRDefault="00920004" w:rsidP="00920004">
      <w:pPr>
        <w:ind w:left="4320" w:firstLine="720"/>
        <w:jc w:val="center"/>
        <w:rPr>
          <w:rFonts w:eastAsia="Calibri"/>
          <w:szCs w:val="22"/>
        </w:rPr>
      </w:pPr>
    </w:p>
    <w:p w14:paraId="3DAE8954" w14:textId="77777777" w:rsidR="00920004" w:rsidRPr="00CF739D" w:rsidRDefault="00920004" w:rsidP="00CF739D">
      <w:pPr>
        <w:ind w:left="4320" w:firstLine="720"/>
        <w:jc w:val="center"/>
        <w:rPr>
          <w:rFonts w:eastAsia="Calibri"/>
          <w:szCs w:val="22"/>
        </w:rPr>
      </w:pPr>
    </w:p>
    <w:p w14:paraId="430E617F" w14:textId="77777777" w:rsidR="000245EB" w:rsidRPr="00CF739D" w:rsidRDefault="000245EB" w:rsidP="00CF739D">
      <w:pPr>
        <w:ind w:left="4320" w:firstLine="720"/>
        <w:jc w:val="center"/>
        <w:rPr>
          <w:rFonts w:eastAsia="Calibri"/>
          <w:szCs w:val="22"/>
        </w:rPr>
      </w:pPr>
    </w:p>
    <w:p w14:paraId="19BF2D4A" w14:textId="77777777" w:rsidR="000245EB" w:rsidRPr="00CF739D" w:rsidRDefault="000245EB" w:rsidP="00CF739D">
      <w:pPr>
        <w:ind w:left="5387"/>
        <w:jc w:val="left"/>
        <w:rPr>
          <w:rFonts w:eastAsia="Calibri"/>
          <w:szCs w:val="22"/>
        </w:rPr>
      </w:pPr>
      <w:r w:rsidRPr="00CF739D">
        <w:rPr>
          <w:rFonts w:eastAsia="Calibri"/>
          <w:szCs w:val="22"/>
        </w:rPr>
        <w:t>Trần Hoàng Huân - Vũ Phương</w:t>
      </w:r>
    </w:p>
    <w:bookmarkEnd w:id="5"/>
    <w:p w14:paraId="750890C2" w14:textId="77777777" w:rsidR="006806BE" w:rsidRPr="00920004" w:rsidRDefault="006806BE" w:rsidP="00CF739D"/>
    <w:p w14:paraId="588A6BF2" w14:textId="1BDB10F2" w:rsidR="00CF739D" w:rsidRDefault="00CF739D" w:rsidP="00CF739D">
      <w:pPr>
        <w:spacing w:before="240" w:line="0" w:lineRule="atLeast"/>
        <w:sectPr w:rsidR="00CF739D" w:rsidSect="0041406B">
          <w:headerReference w:type="default" r:id="rId21"/>
          <w:footerReference w:type="default" r:id="rId22"/>
          <w:type w:val="continuous"/>
          <w:pgSz w:w="11906" w:h="16838"/>
          <w:pgMar w:top="1701" w:right="1134" w:bottom="1701" w:left="1985" w:header="709" w:footer="0" w:gutter="0"/>
          <w:pgNumType w:fmt="lowerRoman" w:start="1"/>
          <w:cols w:space="708"/>
          <w:docGrid w:linePitch="360"/>
        </w:sectPr>
      </w:pPr>
    </w:p>
    <w:p w14:paraId="470DAF91" w14:textId="2342E651" w:rsidR="00B81776" w:rsidRPr="00920004" w:rsidRDefault="00B81776" w:rsidP="00CF739D">
      <w:pPr>
        <w:spacing w:before="240" w:line="0" w:lineRule="atLeast"/>
        <w:rPr>
          <w:b/>
        </w:rPr>
      </w:pPr>
    </w:p>
    <w:p w14:paraId="0CED4C63" w14:textId="46A034C1" w:rsidR="00EB1083" w:rsidRPr="00CF739D" w:rsidRDefault="00CB27A4" w:rsidP="00CF739D">
      <w:pPr>
        <w:pStyle w:val="Style1"/>
      </w:pPr>
      <w:bookmarkStart w:id="12" w:name="_Toc484566600"/>
      <w:bookmarkStart w:id="13" w:name="_Toc531502202"/>
      <w:r w:rsidRPr="00CF739D">
        <w:t>MỤC LỤC</w:t>
      </w:r>
      <w:bookmarkEnd w:id="12"/>
      <w:bookmarkEnd w:id="13"/>
    </w:p>
    <w:bookmarkStart w:id="14" w:name="_Toc484566601"/>
    <w:p w14:paraId="1CE4A5FB" w14:textId="3F007CEB" w:rsidR="00920004" w:rsidRPr="00920004" w:rsidDel="005B0DDB" w:rsidRDefault="00EB1083">
      <w:pPr>
        <w:pStyle w:val="TOC1"/>
        <w:rPr>
          <w:del w:id="15" w:author="phuong vu" w:date="2018-12-01T22:26:00Z"/>
          <w:rFonts w:asciiTheme="minorHAnsi" w:eastAsiaTheme="minorEastAsia" w:hAnsiTheme="minorHAnsi" w:cstheme="minorBidi"/>
          <w:noProof/>
          <w:sz w:val="22"/>
          <w:szCs w:val="22"/>
          <w:lang w:val="en-US"/>
        </w:rPr>
      </w:pPr>
      <w:del w:id="16" w:author="phuong vu" w:date="2018-12-02T08:19:00Z">
        <w:r w:rsidRPr="00CF739D" w:rsidDel="00D24C07">
          <w:fldChar w:fldCharType="begin"/>
        </w:r>
        <w:r w:rsidRPr="00920004" w:rsidDel="00D24C07">
          <w:delInstrText xml:space="preserve"> TOC \o "1-4" \u </w:delInstrText>
        </w:r>
        <w:r w:rsidRPr="00CF739D" w:rsidDel="00D24C07">
          <w:fldChar w:fldCharType="separate"/>
        </w:r>
      </w:del>
      <w:del w:id="17" w:author="phuong vu" w:date="2018-12-01T22:26:00Z">
        <w:r w:rsidR="00920004" w:rsidRPr="00920004" w:rsidDel="005B0DDB">
          <w:rPr>
            <w:noProof/>
          </w:rPr>
          <w:delText>MỤC LỤC</w:delText>
        </w:r>
        <w:r w:rsidR="00920004" w:rsidRPr="00920004" w:rsidDel="005B0DDB">
          <w:rPr>
            <w:noProof/>
          </w:rPr>
          <w:tab/>
          <w:delText>i</w:delText>
        </w:r>
      </w:del>
    </w:p>
    <w:p w14:paraId="0AC05B10" w14:textId="5EEEBACF" w:rsidR="00920004" w:rsidRPr="00920004" w:rsidDel="005B0DDB" w:rsidRDefault="00920004">
      <w:pPr>
        <w:pStyle w:val="TOC1"/>
        <w:rPr>
          <w:del w:id="18" w:author="phuong vu" w:date="2018-12-01T22:26:00Z"/>
          <w:rFonts w:asciiTheme="minorHAnsi" w:eastAsiaTheme="minorEastAsia" w:hAnsiTheme="minorHAnsi" w:cstheme="minorBidi"/>
          <w:noProof/>
          <w:sz w:val="22"/>
          <w:szCs w:val="22"/>
          <w:lang w:val="en-US"/>
        </w:rPr>
      </w:pPr>
      <w:del w:id="19" w:author="phuong vu" w:date="2018-12-01T22:26:00Z">
        <w:r w:rsidRPr="00920004" w:rsidDel="005B0DDB">
          <w:rPr>
            <w:noProof/>
          </w:rPr>
          <w:delText>KÍ HIỆU VÀ VIẾT TẮT</w:delText>
        </w:r>
        <w:r w:rsidRPr="00920004" w:rsidDel="005B0DDB">
          <w:rPr>
            <w:noProof/>
          </w:rPr>
          <w:tab/>
          <w:delText>v</w:delText>
        </w:r>
      </w:del>
    </w:p>
    <w:p w14:paraId="1072363A" w14:textId="4C6F2231" w:rsidR="00920004" w:rsidRPr="00920004" w:rsidDel="005B0DDB" w:rsidRDefault="00920004">
      <w:pPr>
        <w:pStyle w:val="TOC1"/>
        <w:rPr>
          <w:del w:id="20" w:author="phuong vu" w:date="2018-12-01T22:26:00Z"/>
          <w:rFonts w:asciiTheme="minorHAnsi" w:eastAsiaTheme="minorEastAsia" w:hAnsiTheme="minorHAnsi" w:cstheme="minorBidi"/>
          <w:noProof/>
          <w:sz w:val="22"/>
          <w:szCs w:val="22"/>
          <w:lang w:val="en-US"/>
        </w:rPr>
      </w:pPr>
      <w:del w:id="21" w:author="phuong vu" w:date="2018-12-01T22:26:00Z">
        <w:r w:rsidRPr="00920004" w:rsidDel="005B0DDB">
          <w:rPr>
            <w:noProof/>
          </w:rPr>
          <w:delText>DANH MỤC HÌNH</w:delText>
        </w:r>
        <w:r w:rsidRPr="00920004" w:rsidDel="005B0DDB">
          <w:rPr>
            <w:noProof/>
          </w:rPr>
          <w:tab/>
          <w:delText>vi</w:delText>
        </w:r>
      </w:del>
    </w:p>
    <w:p w14:paraId="08971881" w14:textId="6A9B3C96" w:rsidR="00920004" w:rsidRPr="00920004" w:rsidDel="005B0DDB" w:rsidRDefault="00920004">
      <w:pPr>
        <w:pStyle w:val="TOC1"/>
        <w:rPr>
          <w:del w:id="22" w:author="phuong vu" w:date="2018-12-01T22:26:00Z"/>
          <w:rFonts w:asciiTheme="minorHAnsi" w:eastAsiaTheme="minorEastAsia" w:hAnsiTheme="minorHAnsi" w:cstheme="minorBidi"/>
          <w:noProof/>
          <w:sz w:val="22"/>
          <w:szCs w:val="22"/>
          <w:lang w:val="en-US"/>
        </w:rPr>
      </w:pPr>
      <w:del w:id="23" w:author="phuong vu" w:date="2018-12-01T22:26:00Z">
        <w:r w:rsidRPr="00920004" w:rsidDel="005B0DDB">
          <w:rPr>
            <w:noProof/>
          </w:rPr>
          <w:delText>DANH MỤC BẢNG</w:delText>
        </w:r>
        <w:r w:rsidRPr="00920004" w:rsidDel="005B0DDB">
          <w:rPr>
            <w:noProof/>
          </w:rPr>
          <w:tab/>
          <w:delText>viii</w:delText>
        </w:r>
      </w:del>
    </w:p>
    <w:p w14:paraId="2793C0A4" w14:textId="400A0508" w:rsidR="00920004" w:rsidRPr="00920004" w:rsidDel="005B0DDB" w:rsidRDefault="00920004">
      <w:pPr>
        <w:pStyle w:val="TOC1"/>
        <w:rPr>
          <w:del w:id="24" w:author="phuong vu" w:date="2018-12-01T22:26:00Z"/>
          <w:rFonts w:asciiTheme="minorHAnsi" w:eastAsiaTheme="minorEastAsia" w:hAnsiTheme="minorHAnsi" w:cstheme="minorBidi"/>
          <w:noProof/>
          <w:sz w:val="22"/>
          <w:szCs w:val="22"/>
          <w:lang w:val="en-US"/>
        </w:rPr>
      </w:pPr>
      <w:del w:id="25" w:author="phuong vu" w:date="2018-12-01T22:26:00Z">
        <w:r w:rsidRPr="00920004" w:rsidDel="005B0DDB">
          <w:rPr>
            <w:noProof/>
          </w:rPr>
          <w:delText>TÓM TẮT</w:delText>
        </w:r>
        <w:r w:rsidRPr="00920004" w:rsidDel="005B0DDB">
          <w:rPr>
            <w:noProof/>
          </w:rPr>
          <w:tab/>
          <w:delText>xi</w:delText>
        </w:r>
      </w:del>
    </w:p>
    <w:p w14:paraId="6A521AC2" w14:textId="1E8CC72E" w:rsidR="00920004" w:rsidRPr="00920004" w:rsidDel="005B0DDB" w:rsidRDefault="00920004">
      <w:pPr>
        <w:pStyle w:val="TOC1"/>
        <w:rPr>
          <w:del w:id="26" w:author="phuong vu" w:date="2018-12-01T22:26:00Z"/>
          <w:rFonts w:asciiTheme="minorHAnsi" w:eastAsiaTheme="minorEastAsia" w:hAnsiTheme="minorHAnsi" w:cstheme="minorBidi"/>
          <w:noProof/>
          <w:sz w:val="22"/>
          <w:szCs w:val="22"/>
          <w:lang w:val="en-US"/>
        </w:rPr>
      </w:pPr>
      <w:del w:id="27" w:author="phuong vu" w:date="2018-12-01T22:26:00Z">
        <w:r w:rsidRPr="00920004" w:rsidDel="005B0DDB">
          <w:rPr>
            <w:noProof/>
          </w:rPr>
          <w:delText>ABSTRACT</w:delText>
        </w:r>
        <w:r w:rsidRPr="00920004" w:rsidDel="005B0DDB">
          <w:rPr>
            <w:noProof/>
          </w:rPr>
          <w:tab/>
          <w:delText>xii</w:delText>
        </w:r>
      </w:del>
    </w:p>
    <w:p w14:paraId="6AD973BE" w14:textId="474E4344" w:rsidR="00920004" w:rsidRPr="00920004" w:rsidDel="005B0DDB" w:rsidRDefault="00920004">
      <w:pPr>
        <w:pStyle w:val="TOC1"/>
        <w:rPr>
          <w:del w:id="28" w:author="phuong vu" w:date="2018-12-01T22:26:00Z"/>
          <w:rFonts w:asciiTheme="minorHAnsi" w:eastAsiaTheme="minorEastAsia" w:hAnsiTheme="minorHAnsi" w:cstheme="minorBidi"/>
          <w:noProof/>
          <w:sz w:val="22"/>
          <w:szCs w:val="22"/>
          <w:lang w:val="en-US"/>
        </w:rPr>
      </w:pPr>
      <w:del w:id="29" w:author="phuong vu" w:date="2018-12-01T22:26:00Z">
        <w:r w:rsidRPr="00920004" w:rsidDel="005B0DDB">
          <w:rPr>
            <w:noProof/>
          </w:rPr>
          <w:delText>PHẦN GIỚI THIỆU</w:delText>
        </w:r>
        <w:r w:rsidRPr="00920004" w:rsidDel="005B0DDB">
          <w:rPr>
            <w:noProof/>
          </w:rPr>
          <w:tab/>
          <w:delText>1</w:delText>
        </w:r>
      </w:del>
    </w:p>
    <w:p w14:paraId="333A361D" w14:textId="690BEA89" w:rsidR="00920004" w:rsidRPr="00920004" w:rsidDel="005B0DDB" w:rsidRDefault="00920004">
      <w:pPr>
        <w:pStyle w:val="TOC2"/>
        <w:tabs>
          <w:tab w:val="left" w:pos="660"/>
          <w:tab w:val="right" w:leader="dot" w:pos="8777"/>
        </w:tabs>
        <w:rPr>
          <w:del w:id="30" w:author="phuong vu" w:date="2018-12-01T22:26:00Z"/>
          <w:rFonts w:asciiTheme="minorHAnsi" w:eastAsiaTheme="minorEastAsia" w:hAnsiTheme="minorHAnsi" w:cstheme="minorBidi"/>
          <w:noProof/>
          <w:sz w:val="22"/>
          <w:szCs w:val="22"/>
          <w:lang w:val="en-US"/>
        </w:rPr>
      </w:pPr>
      <w:del w:id="31" w:author="phuong vu" w:date="2018-12-01T22:26:00Z">
        <w:r w:rsidRPr="00920004" w:rsidDel="005B0DDB">
          <w:rPr>
            <w:noProof/>
            <w:lang w:val="en-US"/>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Đặt vấn đề</w:delText>
        </w:r>
        <w:r w:rsidRPr="00920004" w:rsidDel="005B0DDB">
          <w:rPr>
            <w:noProof/>
          </w:rPr>
          <w:tab/>
          <w:delText>1</w:delText>
        </w:r>
      </w:del>
    </w:p>
    <w:p w14:paraId="5B3AB433" w14:textId="79E6CE4E" w:rsidR="00920004" w:rsidRPr="00920004" w:rsidDel="005B0DDB" w:rsidRDefault="00920004">
      <w:pPr>
        <w:pStyle w:val="TOC2"/>
        <w:tabs>
          <w:tab w:val="left" w:pos="660"/>
          <w:tab w:val="right" w:leader="dot" w:pos="8777"/>
        </w:tabs>
        <w:rPr>
          <w:del w:id="32" w:author="phuong vu" w:date="2018-12-01T22:26:00Z"/>
          <w:rFonts w:asciiTheme="minorHAnsi" w:eastAsiaTheme="minorEastAsia" w:hAnsiTheme="minorHAnsi" w:cstheme="minorBidi"/>
          <w:noProof/>
          <w:sz w:val="22"/>
          <w:szCs w:val="22"/>
          <w:lang w:val="en-US"/>
        </w:rPr>
      </w:pPr>
      <w:del w:id="33" w:author="phuong vu" w:date="2018-12-01T22:26:00Z">
        <w:r w:rsidRPr="00920004" w:rsidDel="005B0DDB">
          <w:rPr>
            <w:noProof/>
            <w:lang w:val="en-US"/>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Lịch sử giải quyết vấn đề</w:delText>
        </w:r>
        <w:r w:rsidRPr="00920004" w:rsidDel="005B0DDB">
          <w:rPr>
            <w:noProof/>
          </w:rPr>
          <w:tab/>
          <w:delText>1</w:delText>
        </w:r>
      </w:del>
    </w:p>
    <w:p w14:paraId="761FF52C" w14:textId="058EC8FC" w:rsidR="00920004" w:rsidRPr="00920004" w:rsidDel="005B0DDB" w:rsidRDefault="00920004">
      <w:pPr>
        <w:pStyle w:val="TOC2"/>
        <w:tabs>
          <w:tab w:val="left" w:pos="660"/>
          <w:tab w:val="right" w:leader="dot" w:pos="8777"/>
        </w:tabs>
        <w:rPr>
          <w:del w:id="34" w:author="phuong vu" w:date="2018-12-01T22:26:00Z"/>
          <w:rFonts w:asciiTheme="minorHAnsi" w:eastAsiaTheme="minorEastAsia" w:hAnsiTheme="minorHAnsi" w:cstheme="minorBidi"/>
          <w:noProof/>
          <w:sz w:val="22"/>
          <w:szCs w:val="22"/>
          <w:lang w:val="en-US"/>
        </w:rPr>
      </w:pPr>
      <w:del w:id="35" w:author="phuong vu" w:date="2018-12-01T22:26:00Z">
        <w:r w:rsidRPr="00920004" w:rsidDel="005B0DDB">
          <w:rPr>
            <w:noProof/>
          </w:rPr>
          <w:delText>3.</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đề tài</w:delText>
        </w:r>
        <w:r w:rsidRPr="00920004" w:rsidDel="005B0DDB">
          <w:rPr>
            <w:noProof/>
          </w:rPr>
          <w:tab/>
          <w:delText>1</w:delText>
        </w:r>
      </w:del>
    </w:p>
    <w:p w14:paraId="430D815C" w14:textId="582C8D26" w:rsidR="00920004" w:rsidRPr="00920004" w:rsidDel="005B0DDB" w:rsidRDefault="00920004">
      <w:pPr>
        <w:pStyle w:val="TOC2"/>
        <w:tabs>
          <w:tab w:val="left" w:pos="660"/>
          <w:tab w:val="right" w:leader="dot" w:pos="8777"/>
        </w:tabs>
        <w:rPr>
          <w:del w:id="36" w:author="phuong vu" w:date="2018-12-01T22:26:00Z"/>
          <w:rFonts w:asciiTheme="minorHAnsi" w:eastAsiaTheme="minorEastAsia" w:hAnsiTheme="minorHAnsi" w:cstheme="minorBidi"/>
          <w:noProof/>
          <w:sz w:val="22"/>
          <w:szCs w:val="22"/>
          <w:lang w:val="en-US"/>
        </w:rPr>
      </w:pPr>
      <w:del w:id="37" w:author="phuong vu" w:date="2018-12-01T22:26:00Z">
        <w:r w:rsidRPr="00920004" w:rsidDel="005B0DDB">
          <w:rPr>
            <w:noProof/>
          </w:rPr>
          <w:delText>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Mục tiêu </w:delText>
        </w:r>
        <w:r w:rsidRPr="00920004" w:rsidDel="005B0DDB">
          <w:rPr>
            <w:noProof/>
            <w:lang w:val="en-US"/>
          </w:rPr>
          <w:delText>đề tài</w:delText>
        </w:r>
        <w:r w:rsidRPr="00920004" w:rsidDel="005B0DDB">
          <w:rPr>
            <w:noProof/>
          </w:rPr>
          <w:tab/>
          <w:delText>2</w:delText>
        </w:r>
      </w:del>
    </w:p>
    <w:p w14:paraId="7828814F" w14:textId="7A1F1290" w:rsidR="00920004" w:rsidRPr="00920004" w:rsidDel="005B0DDB" w:rsidRDefault="00920004">
      <w:pPr>
        <w:pStyle w:val="TOC2"/>
        <w:tabs>
          <w:tab w:val="left" w:pos="660"/>
          <w:tab w:val="right" w:leader="dot" w:pos="8777"/>
        </w:tabs>
        <w:rPr>
          <w:del w:id="38" w:author="phuong vu" w:date="2018-12-01T22:26:00Z"/>
          <w:rFonts w:asciiTheme="minorHAnsi" w:eastAsiaTheme="minorEastAsia" w:hAnsiTheme="minorHAnsi" w:cstheme="minorBidi"/>
          <w:noProof/>
          <w:sz w:val="22"/>
          <w:szCs w:val="22"/>
          <w:lang w:val="en-US"/>
        </w:rPr>
      </w:pPr>
      <w:del w:id="39" w:author="phuong vu" w:date="2018-12-01T22:26:00Z">
        <w:r w:rsidRPr="00920004" w:rsidDel="005B0DDB">
          <w:rPr>
            <w:noProof/>
          </w:rPr>
          <w:delText>5.</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Đối tượng nghiên cứu</w:delText>
        </w:r>
        <w:r w:rsidRPr="00920004" w:rsidDel="005B0DDB">
          <w:rPr>
            <w:noProof/>
          </w:rPr>
          <w:tab/>
          <w:delText>3</w:delText>
        </w:r>
      </w:del>
    </w:p>
    <w:p w14:paraId="44F59A33" w14:textId="61478B36" w:rsidR="00920004" w:rsidRPr="00920004" w:rsidDel="005B0DDB" w:rsidRDefault="00920004">
      <w:pPr>
        <w:pStyle w:val="TOC2"/>
        <w:tabs>
          <w:tab w:val="left" w:pos="660"/>
          <w:tab w:val="right" w:leader="dot" w:pos="8777"/>
        </w:tabs>
        <w:rPr>
          <w:del w:id="40" w:author="phuong vu" w:date="2018-12-01T22:26:00Z"/>
          <w:rFonts w:asciiTheme="minorHAnsi" w:eastAsiaTheme="minorEastAsia" w:hAnsiTheme="minorHAnsi" w:cstheme="minorBidi"/>
          <w:noProof/>
          <w:sz w:val="22"/>
          <w:szCs w:val="22"/>
          <w:lang w:val="en-US"/>
        </w:rPr>
      </w:pPr>
      <w:del w:id="41" w:author="phuong vu" w:date="2018-12-01T22:26:00Z">
        <w:r w:rsidRPr="00920004" w:rsidDel="005B0DDB">
          <w:rPr>
            <w:noProof/>
          </w:rPr>
          <w:delText>6.</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nghiên cứu</w:delText>
        </w:r>
        <w:r w:rsidRPr="00920004" w:rsidDel="005B0DDB">
          <w:rPr>
            <w:noProof/>
          </w:rPr>
          <w:tab/>
          <w:delText>3</w:delText>
        </w:r>
      </w:del>
    </w:p>
    <w:p w14:paraId="1D2982F3" w14:textId="3DA83460" w:rsidR="00920004" w:rsidRPr="00920004" w:rsidDel="005B0DDB" w:rsidRDefault="00920004">
      <w:pPr>
        <w:pStyle w:val="TOC2"/>
        <w:tabs>
          <w:tab w:val="left" w:pos="660"/>
          <w:tab w:val="right" w:leader="dot" w:pos="8777"/>
        </w:tabs>
        <w:rPr>
          <w:del w:id="42" w:author="phuong vu" w:date="2018-12-01T22:26:00Z"/>
          <w:rFonts w:asciiTheme="minorHAnsi" w:eastAsiaTheme="minorEastAsia" w:hAnsiTheme="minorHAnsi" w:cstheme="minorBidi"/>
          <w:noProof/>
          <w:sz w:val="22"/>
          <w:szCs w:val="22"/>
          <w:lang w:val="en-US"/>
        </w:rPr>
      </w:pPr>
      <w:del w:id="43" w:author="phuong vu" w:date="2018-12-01T22:26:00Z">
        <w:r w:rsidRPr="00920004" w:rsidDel="005B0DDB">
          <w:rPr>
            <w:noProof/>
            <w:lang w:val="en-US"/>
          </w:rPr>
          <w:delText>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Phương pháp nghiên cứu</w:delText>
        </w:r>
        <w:r w:rsidRPr="00920004" w:rsidDel="005B0DDB">
          <w:rPr>
            <w:noProof/>
          </w:rPr>
          <w:tab/>
          <w:delText>3</w:delText>
        </w:r>
      </w:del>
    </w:p>
    <w:p w14:paraId="5C9177BF" w14:textId="59740270" w:rsidR="00920004" w:rsidRPr="00920004" w:rsidDel="005B0DDB" w:rsidRDefault="00920004">
      <w:pPr>
        <w:pStyle w:val="TOC2"/>
        <w:tabs>
          <w:tab w:val="left" w:pos="660"/>
          <w:tab w:val="right" w:leader="dot" w:pos="8777"/>
        </w:tabs>
        <w:rPr>
          <w:del w:id="44" w:author="phuong vu" w:date="2018-12-01T22:26:00Z"/>
          <w:rFonts w:asciiTheme="minorHAnsi" w:eastAsiaTheme="minorEastAsia" w:hAnsiTheme="minorHAnsi" w:cstheme="minorBidi"/>
          <w:noProof/>
          <w:sz w:val="22"/>
          <w:szCs w:val="22"/>
          <w:lang w:val="en-US"/>
        </w:rPr>
      </w:pPr>
      <w:del w:id="45" w:author="phuong vu" w:date="2018-12-01T22:26:00Z">
        <w:r w:rsidRPr="00920004" w:rsidDel="005B0DDB">
          <w:rPr>
            <w:noProof/>
            <w:lang w:val="en-US"/>
          </w:rPr>
          <w:delText>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Nội dung nghiên cứu</w:delText>
        </w:r>
        <w:r w:rsidRPr="00920004" w:rsidDel="005B0DDB">
          <w:rPr>
            <w:noProof/>
          </w:rPr>
          <w:tab/>
          <w:delText>4</w:delText>
        </w:r>
      </w:del>
    </w:p>
    <w:p w14:paraId="53ABC190" w14:textId="20EC3E6F" w:rsidR="00920004" w:rsidRPr="00920004" w:rsidDel="005B0DDB" w:rsidRDefault="00920004">
      <w:pPr>
        <w:pStyle w:val="TOC2"/>
        <w:tabs>
          <w:tab w:val="left" w:pos="660"/>
          <w:tab w:val="right" w:leader="dot" w:pos="8777"/>
        </w:tabs>
        <w:rPr>
          <w:del w:id="46" w:author="phuong vu" w:date="2018-12-01T22:26:00Z"/>
          <w:rFonts w:asciiTheme="minorHAnsi" w:eastAsiaTheme="minorEastAsia" w:hAnsiTheme="minorHAnsi" w:cstheme="minorBidi"/>
          <w:noProof/>
          <w:sz w:val="22"/>
          <w:szCs w:val="22"/>
          <w:lang w:val="en-US"/>
        </w:rPr>
      </w:pPr>
      <w:del w:id="47" w:author="phuong vu" w:date="2018-12-01T22:26:00Z">
        <w:r w:rsidRPr="00920004" w:rsidDel="005B0DDB">
          <w:rPr>
            <w:noProof/>
            <w:lang w:val="en-US"/>
          </w:rPr>
          <w:delText>9.</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Bố cục quyển luận văn</w:delText>
        </w:r>
        <w:r w:rsidRPr="00920004" w:rsidDel="005B0DDB">
          <w:rPr>
            <w:noProof/>
          </w:rPr>
          <w:tab/>
          <w:delText>4</w:delText>
        </w:r>
      </w:del>
    </w:p>
    <w:p w14:paraId="7F2D8FB8" w14:textId="35787731" w:rsidR="00920004" w:rsidRPr="00920004" w:rsidDel="005B0DDB" w:rsidRDefault="00920004">
      <w:pPr>
        <w:pStyle w:val="TOC1"/>
        <w:rPr>
          <w:del w:id="48" w:author="phuong vu" w:date="2018-12-01T22:26:00Z"/>
          <w:rFonts w:asciiTheme="minorHAnsi" w:eastAsiaTheme="minorEastAsia" w:hAnsiTheme="minorHAnsi" w:cstheme="minorBidi"/>
          <w:noProof/>
          <w:sz w:val="22"/>
          <w:szCs w:val="22"/>
          <w:lang w:val="en-US"/>
        </w:rPr>
      </w:pPr>
      <w:del w:id="49" w:author="phuong vu" w:date="2018-12-01T22:26:00Z">
        <w:r w:rsidRPr="00920004" w:rsidDel="005B0DDB">
          <w:rPr>
            <w:noProof/>
          </w:rPr>
          <w:delText>PHẦN NỘI DUNG</w:delText>
        </w:r>
        <w:r w:rsidRPr="00920004" w:rsidDel="005B0DDB">
          <w:rPr>
            <w:noProof/>
          </w:rPr>
          <w:tab/>
          <w:delText>6</w:delText>
        </w:r>
      </w:del>
    </w:p>
    <w:p w14:paraId="11EF80F4" w14:textId="01C1FE23" w:rsidR="00920004" w:rsidRPr="00920004" w:rsidDel="005B0DDB" w:rsidRDefault="00920004">
      <w:pPr>
        <w:pStyle w:val="TOC1"/>
        <w:tabs>
          <w:tab w:val="left" w:pos="1540"/>
        </w:tabs>
        <w:rPr>
          <w:del w:id="50" w:author="phuong vu" w:date="2018-12-01T22:26:00Z"/>
          <w:rFonts w:asciiTheme="minorHAnsi" w:eastAsiaTheme="minorEastAsia" w:hAnsiTheme="minorHAnsi" w:cstheme="minorBidi"/>
          <w:noProof/>
          <w:sz w:val="22"/>
          <w:szCs w:val="22"/>
          <w:lang w:val="en-US"/>
        </w:rPr>
      </w:pPr>
      <w:del w:id="51" w:author="phuong vu" w:date="2018-12-01T22:26:00Z">
        <w:r w:rsidRPr="00920004" w:rsidDel="005B0DDB">
          <w:rPr>
            <w:noProof/>
          </w:rPr>
          <w:delText>CHƯƠNG 1 -</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ĐẶC TẢ YÊU CẦU</w:delText>
        </w:r>
        <w:r w:rsidRPr="00920004" w:rsidDel="005B0DDB">
          <w:rPr>
            <w:noProof/>
          </w:rPr>
          <w:tab/>
          <w:delText>6</w:delText>
        </w:r>
      </w:del>
    </w:p>
    <w:p w14:paraId="2C32D4E7" w14:textId="33E55F4C" w:rsidR="00920004" w:rsidRPr="00920004" w:rsidDel="005B0DDB" w:rsidRDefault="00920004">
      <w:pPr>
        <w:pStyle w:val="TOC2"/>
        <w:tabs>
          <w:tab w:val="left" w:pos="880"/>
          <w:tab w:val="right" w:leader="dot" w:pos="8777"/>
        </w:tabs>
        <w:rPr>
          <w:del w:id="52" w:author="phuong vu" w:date="2018-12-01T22:26:00Z"/>
          <w:rFonts w:asciiTheme="minorHAnsi" w:eastAsiaTheme="minorEastAsia" w:hAnsiTheme="minorHAnsi" w:cstheme="minorBidi"/>
          <w:noProof/>
          <w:sz w:val="22"/>
          <w:szCs w:val="22"/>
          <w:lang w:val="en-US"/>
        </w:rPr>
      </w:pPr>
      <w:del w:id="53" w:author="phuong vu" w:date="2018-12-01T22:26:00Z">
        <w:r w:rsidRPr="00920004" w:rsidDel="005B0DDB">
          <w:rPr>
            <w:noProof/>
          </w:rPr>
          <w:delText>1.1</w:delText>
        </w:r>
        <w:r w:rsidRPr="00920004" w:rsidDel="005B0DDB">
          <w:rPr>
            <w:rFonts w:asciiTheme="minorHAnsi" w:eastAsiaTheme="minorEastAsia" w:hAnsiTheme="minorHAnsi" w:cstheme="minorBidi"/>
            <w:noProof/>
            <w:sz w:val="22"/>
            <w:szCs w:val="22"/>
            <w:lang w:val="en-US"/>
          </w:rPr>
          <w:tab/>
        </w:r>
        <w:r w:rsidRPr="00920004" w:rsidDel="005B0DDB">
          <w:rPr>
            <w:noProof/>
          </w:rPr>
          <w:delText>Tổng quan về hệ thống</w:delText>
        </w:r>
        <w:r w:rsidRPr="00920004" w:rsidDel="005B0DDB">
          <w:rPr>
            <w:noProof/>
          </w:rPr>
          <w:tab/>
          <w:delText>6</w:delText>
        </w:r>
      </w:del>
    </w:p>
    <w:p w14:paraId="351E679A" w14:textId="7EAF812F" w:rsidR="00920004" w:rsidRPr="00920004" w:rsidDel="005B0DDB" w:rsidRDefault="00920004">
      <w:pPr>
        <w:pStyle w:val="TOC3"/>
        <w:tabs>
          <w:tab w:val="left" w:pos="1320"/>
          <w:tab w:val="right" w:leader="dot" w:pos="8777"/>
        </w:tabs>
        <w:rPr>
          <w:del w:id="54" w:author="phuong vu" w:date="2018-12-01T22:26:00Z"/>
          <w:rFonts w:asciiTheme="minorHAnsi" w:eastAsiaTheme="minorEastAsia" w:hAnsiTheme="minorHAnsi" w:cstheme="minorBidi"/>
          <w:noProof/>
          <w:sz w:val="22"/>
          <w:szCs w:val="22"/>
          <w:lang w:val="en-US"/>
        </w:rPr>
      </w:pPr>
      <w:del w:id="55" w:author="phuong vu" w:date="2018-12-01T22:26:00Z">
        <w:r w:rsidRPr="00920004" w:rsidDel="005B0DDB">
          <w:rPr>
            <w:noProof/>
          </w:rPr>
          <w:delText>1.1.1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Cách hoạt động của hệ thống</w:delText>
        </w:r>
        <w:r w:rsidRPr="00920004" w:rsidDel="005B0DDB">
          <w:rPr>
            <w:noProof/>
          </w:rPr>
          <w:tab/>
          <w:delText>6</w:delText>
        </w:r>
      </w:del>
    </w:p>
    <w:p w14:paraId="6A7955EF" w14:textId="300FB166" w:rsidR="00920004" w:rsidRPr="00920004" w:rsidDel="005B0DDB" w:rsidRDefault="00920004">
      <w:pPr>
        <w:pStyle w:val="TOC3"/>
        <w:tabs>
          <w:tab w:val="left" w:pos="1320"/>
          <w:tab w:val="right" w:leader="dot" w:pos="8777"/>
        </w:tabs>
        <w:rPr>
          <w:del w:id="56" w:author="phuong vu" w:date="2018-12-01T22:26:00Z"/>
          <w:rFonts w:asciiTheme="minorHAnsi" w:eastAsiaTheme="minorEastAsia" w:hAnsiTheme="minorHAnsi" w:cstheme="minorBidi"/>
          <w:noProof/>
          <w:sz w:val="22"/>
          <w:szCs w:val="22"/>
          <w:lang w:val="en-US"/>
        </w:rPr>
      </w:pPr>
      <w:del w:id="57" w:author="phuong vu" w:date="2018-12-01T22:26:00Z">
        <w:r w:rsidRPr="00920004" w:rsidDel="005B0DDB">
          <w:rPr>
            <w:noProof/>
          </w:rPr>
          <w:delText>1.1.2</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hệ thống</w:delText>
        </w:r>
        <w:r w:rsidRPr="00920004" w:rsidDel="005B0DDB">
          <w:rPr>
            <w:noProof/>
          </w:rPr>
          <w:tab/>
          <w:delText>7</w:delText>
        </w:r>
      </w:del>
    </w:p>
    <w:p w14:paraId="4BE2AD9B" w14:textId="653C5433" w:rsidR="00920004" w:rsidRPr="00920004" w:rsidDel="005B0DDB" w:rsidRDefault="00920004">
      <w:pPr>
        <w:pStyle w:val="TOC3"/>
        <w:tabs>
          <w:tab w:val="left" w:pos="1320"/>
          <w:tab w:val="right" w:leader="dot" w:pos="8777"/>
        </w:tabs>
        <w:rPr>
          <w:del w:id="58" w:author="phuong vu" w:date="2018-12-01T22:26:00Z"/>
          <w:rFonts w:asciiTheme="minorHAnsi" w:eastAsiaTheme="minorEastAsia" w:hAnsiTheme="minorHAnsi" w:cstheme="minorBidi"/>
          <w:noProof/>
          <w:sz w:val="22"/>
          <w:szCs w:val="22"/>
          <w:lang w:val="en-US"/>
        </w:rPr>
      </w:pPr>
      <w:del w:id="59" w:author="phuong vu" w:date="2018-12-01T22:26:00Z">
        <w:r w:rsidRPr="00920004" w:rsidDel="005B0DDB">
          <w:rPr>
            <w:noProof/>
          </w:rPr>
          <w:delText>1.1.3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USE CASE</w:delText>
        </w:r>
        <w:r w:rsidRPr="00920004" w:rsidDel="005B0DDB">
          <w:rPr>
            <w:noProof/>
          </w:rPr>
          <w:tab/>
          <w:delText>8</w:delText>
        </w:r>
      </w:del>
    </w:p>
    <w:p w14:paraId="522AEFD8" w14:textId="016602D0" w:rsidR="00920004" w:rsidRPr="00920004" w:rsidDel="005B0DDB" w:rsidRDefault="00920004">
      <w:pPr>
        <w:pStyle w:val="TOC2"/>
        <w:tabs>
          <w:tab w:val="left" w:pos="880"/>
          <w:tab w:val="right" w:leader="dot" w:pos="8777"/>
        </w:tabs>
        <w:rPr>
          <w:del w:id="60" w:author="phuong vu" w:date="2018-12-01T22:26:00Z"/>
          <w:rFonts w:asciiTheme="minorHAnsi" w:eastAsiaTheme="minorEastAsia" w:hAnsiTheme="minorHAnsi" w:cstheme="minorBidi"/>
          <w:noProof/>
          <w:sz w:val="22"/>
          <w:szCs w:val="22"/>
          <w:lang w:val="en-US"/>
        </w:rPr>
      </w:pPr>
      <w:del w:id="61" w:author="phuong vu" w:date="2018-12-01T22:26:00Z">
        <w:r w:rsidRPr="00920004" w:rsidDel="005B0DDB">
          <w:rPr>
            <w:noProof/>
          </w:rPr>
          <w:delText>1.2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vận hành</w:delText>
        </w:r>
        <w:r w:rsidRPr="00920004" w:rsidDel="005B0DDB">
          <w:rPr>
            <w:noProof/>
          </w:rPr>
          <w:tab/>
          <w:delText>9</w:delText>
        </w:r>
      </w:del>
    </w:p>
    <w:p w14:paraId="544017D2" w14:textId="0E771537" w:rsidR="00920004" w:rsidRPr="00920004" w:rsidDel="005B0DDB" w:rsidRDefault="00920004">
      <w:pPr>
        <w:pStyle w:val="TOC2"/>
        <w:tabs>
          <w:tab w:val="left" w:pos="880"/>
          <w:tab w:val="right" w:leader="dot" w:pos="8777"/>
        </w:tabs>
        <w:rPr>
          <w:del w:id="62" w:author="phuong vu" w:date="2018-12-01T22:26:00Z"/>
          <w:rFonts w:asciiTheme="minorHAnsi" w:eastAsiaTheme="minorEastAsia" w:hAnsiTheme="minorHAnsi" w:cstheme="minorBidi"/>
          <w:noProof/>
          <w:sz w:val="22"/>
          <w:szCs w:val="22"/>
          <w:lang w:val="en-US"/>
        </w:rPr>
      </w:pPr>
      <w:del w:id="63" w:author="phuong vu" w:date="2018-12-01T22:26:00Z">
        <w:r w:rsidRPr="00920004" w:rsidDel="005B0DDB">
          <w:rPr>
            <w:noProof/>
          </w:rPr>
          <w:delText>1.3</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chức năng</w:delText>
        </w:r>
        <w:r w:rsidRPr="00920004" w:rsidDel="005B0DDB">
          <w:rPr>
            <w:noProof/>
          </w:rPr>
          <w:tab/>
          <w:delText>9</w:delText>
        </w:r>
      </w:del>
    </w:p>
    <w:p w14:paraId="39DEB1C6" w14:textId="0D7562F0" w:rsidR="00920004" w:rsidRPr="00920004" w:rsidDel="005B0DDB" w:rsidRDefault="00920004">
      <w:pPr>
        <w:pStyle w:val="TOC3"/>
        <w:tabs>
          <w:tab w:val="left" w:pos="1320"/>
          <w:tab w:val="right" w:leader="dot" w:pos="8777"/>
        </w:tabs>
        <w:rPr>
          <w:del w:id="64" w:author="phuong vu" w:date="2018-12-01T22:26:00Z"/>
          <w:rFonts w:asciiTheme="minorHAnsi" w:eastAsiaTheme="minorEastAsia" w:hAnsiTheme="minorHAnsi" w:cstheme="minorBidi"/>
          <w:noProof/>
          <w:sz w:val="22"/>
          <w:szCs w:val="22"/>
          <w:lang w:val="en-US"/>
        </w:rPr>
      </w:pPr>
      <w:del w:id="65" w:author="phuong vu" w:date="2018-12-01T22:26:00Z">
        <w:r w:rsidRPr="00920004" w:rsidDel="005B0DDB">
          <w:rPr>
            <w:noProof/>
          </w:rPr>
          <w:delText>1.3.1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9</w:delText>
        </w:r>
      </w:del>
    </w:p>
    <w:p w14:paraId="2F56D4A5" w14:textId="027DAA61" w:rsidR="00920004" w:rsidRPr="00920004" w:rsidDel="005B0DDB" w:rsidRDefault="00920004">
      <w:pPr>
        <w:pStyle w:val="TOC4"/>
        <w:rPr>
          <w:del w:id="66" w:author="phuong vu" w:date="2018-12-01T22:26:00Z"/>
          <w:rFonts w:asciiTheme="minorHAnsi" w:eastAsiaTheme="minorEastAsia" w:hAnsiTheme="minorHAnsi" w:cstheme="minorBidi"/>
          <w:noProof/>
          <w:sz w:val="22"/>
          <w:szCs w:val="22"/>
          <w:lang w:val="en-US"/>
        </w:rPr>
      </w:pPr>
      <w:del w:id="67" w:author="phuong vu" w:date="2018-12-01T22:26:00Z">
        <w:r w:rsidRPr="00920004" w:rsidDel="005B0DDB">
          <w:rPr>
            <w:noProof/>
            <w:lang w:val="en-US"/>
          </w:rPr>
          <w:delText>1.3.1.1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9</w:delText>
        </w:r>
      </w:del>
    </w:p>
    <w:p w14:paraId="31287E02" w14:textId="19DA142B" w:rsidR="00920004" w:rsidRPr="00920004" w:rsidDel="005B0DDB" w:rsidRDefault="00920004">
      <w:pPr>
        <w:pStyle w:val="TOC4"/>
        <w:rPr>
          <w:del w:id="68" w:author="phuong vu" w:date="2018-12-01T22:26:00Z"/>
          <w:rFonts w:asciiTheme="minorHAnsi" w:eastAsiaTheme="minorEastAsia" w:hAnsiTheme="minorHAnsi" w:cstheme="minorBidi"/>
          <w:noProof/>
          <w:sz w:val="22"/>
          <w:szCs w:val="22"/>
          <w:lang w:val="en-US"/>
        </w:rPr>
      </w:pPr>
      <w:del w:id="69" w:author="phuong vu" w:date="2018-12-01T22:26:00Z">
        <w:r w:rsidRPr="00920004" w:rsidDel="005B0DDB">
          <w:rPr>
            <w:noProof/>
            <w:lang w:val="en-US"/>
          </w:rPr>
          <w:delText>1.3.1.2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10</w:delText>
        </w:r>
      </w:del>
    </w:p>
    <w:p w14:paraId="7976D1D0" w14:textId="29587136" w:rsidR="00920004" w:rsidRPr="00920004" w:rsidDel="005B0DDB" w:rsidRDefault="00920004">
      <w:pPr>
        <w:pStyle w:val="TOC4"/>
        <w:rPr>
          <w:del w:id="70" w:author="phuong vu" w:date="2018-12-01T22:26:00Z"/>
          <w:rFonts w:asciiTheme="minorHAnsi" w:eastAsiaTheme="minorEastAsia" w:hAnsiTheme="minorHAnsi" w:cstheme="minorBidi"/>
          <w:noProof/>
          <w:sz w:val="22"/>
          <w:szCs w:val="22"/>
          <w:lang w:val="en-US"/>
        </w:rPr>
      </w:pPr>
      <w:del w:id="71" w:author="phuong vu" w:date="2018-12-01T22:26:00Z">
        <w:r w:rsidRPr="00920004" w:rsidDel="005B0DDB">
          <w:rPr>
            <w:noProof/>
          </w:rPr>
          <w:delText>1.3.1.3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Thay đổi trạng thái đơn hàng</w:delText>
        </w:r>
        <w:r w:rsidRPr="00920004" w:rsidDel="005B0DDB">
          <w:rPr>
            <w:noProof/>
          </w:rPr>
          <w:tab/>
          <w:delText>10</w:delText>
        </w:r>
      </w:del>
    </w:p>
    <w:p w14:paraId="5E5C1684" w14:textId="1284B792" w:rsidR="00920004" w:rsidRPr="00920004" w:rsidDel="005B0DDB" w:rsidRDefault="00920004">
      <w:pPr>
        <w:pStyle w:val="TOC4"/>
        <w:rPr>
          <w:del w:id="72" w:author="phuong vu" w:date="2018-12-01T22:26:00Z"/>
          <w:rFonts w:asciiTheme="minorHAnsi" w:eastAsiaTheme="minorEastAsia" w:hAnsiTheme="minorHAnsi" w:cstheme="minorBidi"/>
          <w:noProof/>
          <w:sz w:val="22"/>
          <w:szCs w:val="22"/>
          <w:lang w:val="en-US"/>
        </w:rPr>
      </w:pPr>
      <w:del w:id="73" w:author="phuong vu" w:date="2018-12-01T22:26:00Z">
        <w:r w:rsidRPr="00920004" w:rsidDel="005B0DDB">
          <w:rPr>
            <w:noProof/>
            <w:lang w:val="en-US"/>
          </w:rPr>
          <w:delText>1.3.1.4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11</w:delText>
        </w:r>
      </w:del>
    </w:p>
    <w:p w14:paraId="0DD8ACD5" w14:textId="61ED98B3" w:rsidR="00920004" w:rsidRPr="00920004" w:rsidDel="005B0DDB" w:rsidRDefault="00920004">
      <w:pPr>
        <w:pStyle w:val="TOC4"/>
        <w:rPr>
          <w:del w:id="74" w:author="phuong vu" w:date="2018-12-01T22:26:00Z"/>
          <w:rFonts w:asciiTheme="minorHAnsi" w:eastAsiaTheme="minorEastAsia" w:hAnsiTheme="minorHAnsi" w:cstheme="minorBidi"/>
          <w:noProof/>
          <w:sz w:val="22"/>
          <w:szCs w:val="22"/>
          <w:lang w:val="en-US"/>
        </w:rPr>
      </w:pPr>
      <w:del w:id="75" w:author="phuong vu" w:date="2018-12-01T22:26:00Z">
        <w:r w:rsidRPr="00920004" w:rsidDel="005B0DDB">
          <w:rPr>
            <w:noProof/>
            <w:lang w:val="en-US"/>
          </w:rPr>
          <w:delText>1.3.1.5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12</w:delText>
        </w:r>
      </w:del>
    </w:p>
    <w:p w14:paraId="4C6B29EA" w14:textId="78AAF05A" w:rsidR="00920004" w:rsidRPr="00920004" w:rsidDel="005B0DDB" w:rsidRDefault="00920004">
      <w:pPr>
        <w:pStyle w:val="TOC3"/>
        <w:tabs>
          <w:tab w:val="left" w:pos="1320"/>
          <w:tab w:val="right" w:leader="dot" w:pos="8777"/>
        </w:tabs>
        <w:rPr>
          <w:del w:id="76" w:author="phuong vu" w:date="2018-12-01T22:26:00Z"/>
          <w:rFonts w:asciiTheme="minorHAnsi" w:eastAsiaTheme="minorEastAsia" w:hAnsiTheme="minorHAnsi" w:cstheme="minorBidi"/>
          <w:noProof/>
          <w:sz w:val="22"/>
          <w:szCs w:val="22"/>
          <w:lang w:val="en-US"/>
        </w:rPr>
      </w:pPr>
      <w:del w:id="77" w:author="phuong vu" w:date="2018-12-01T22:26:00Z">
        <w:r w:rsidRPr="00920004" w:rsidDel="005B0DDB">
          <w:rPr>
            <w:noProof/>
          </w:rPr>
          <w:delText>1.3.2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12</w:delText>
        </w:r>
      </w:del>
    </w:p>
    <w:p w14:paraId="4633DB3C" w14:textId="4C7A2C72" w:rsidR="00920004" w:rsidRPr="00920004" w:rsidDel="005B0DDB" w:rsidRDefault="00920004">
      <w:pPr>
        <w:pStyle w:val="TOC4"/>
        <w:rPr>
          <w:del w:id="78" w:author="phuong vu" w:date="2018-12-01T22:26:00Z"/>
          <w:rFonts w:asciiTheme="minorHAnsi" w:eastAsiaTheme="minorEastAsia" w:hAnsiTheme="minorHAnsi" w:cstheme="minorBidi"/>
          <w:noProof/>
          <w:sz w:val="22"/>
          <w:szCs w:val="22"/>
          <w:lang w:val="en-US"/>
        </w:rPr>
      </w:pPr>
      <w:del w:id="79" w:author="phuong vu" w:date="2018-12-01T22:26:00Z">
        <w:r w:rsidRPr="00920004" w:rsidDel="005B0DDB">
          <w:rPr>
            <w:noProof/>
            <w:lang w:val="en-US"/>
          </w:rPr>
          <w:delText>1.3.2.1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12</w:delText>
        </w:r>
      </w:del>
    </w:p>
    <w:p w14:paraId="4E6E75D9" w14:textId="3444D335" w:rsidR="00920004" w:rsidRPr="00920004" w:rsidDel="005B0DDB" w:rsidRDefault="00920004">
      <w:pPr>
        <w:pStyle w:val="TOC4"/>
        <w:rPr>
          <w:del w:id="80" w:author="phuong vu" w:date="2018-12-01T22:26:00Z"/>
          <w:rFonts w:asciiTheme="minorHAnsi" w:eastAsiaTheme="minorEastAsia" w:hAnsiTheme="minorHAnsi" w:cstheme="minorBidi"/>
          <w:noProof/>
          <w:sz w:val="22"/>
          <w:szCs w:val="22"/>
          <w:lang w:val="en-US"/>
        </w:rPr>
      </w:pPr>
      <w:del w:id="81" w:author="phuong vu" w:date="2018-12-01T22:26:00Z">
        <w:r w:rsidRPr="00920004" w:rsidDel="005B0DDB">
          <w:rPr>
            <w:noProof/>
            <w:lang w:val="en-US"/>
          </w:rPr>
          <w:delText>1.3.2.2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biên nhận</w:delText>
        </w:r>
        <w:r w:rsidRPr="00920004" w:rsidDel="005B0DDB">
          <w:rPr>
            <w:noProof/>
          </w:rPr>
          <w:tab/>
          <w:delText>13</w:delText>
        </w:r>
      </w:del>
    </w:p>
    <w:p w14:paraId="7EABD2A1" w14:textId="677B78DB" w:rsidR="00920004" w:rsidRPr="00920004" w:rsidDel="005B0DDB" w:rsidRDefault="00920004">
      <w:pPr>
        <w:pStyle w:val="TOC4"/>
        <w:rPr>
          <w:del w:id="82" w:author="phuong vu" w:date="2018-12-01T22:26:00Z"/>
          <w:rFonts w:asciiTheme="minorHAnsi" w:eastAsiaTheme="minorEastAsia" w:hAnsiTheme="minorHAnsi" w:cstheme="minorBidi"/>
          <w:noProof/>
          <w:sz w:val="22"/>
          <w:szCs w:val="22"/>
          <w:lang w:val="en-US"/>
        </w:rPr>
      </w:pPr>
      <w:del w:id="83" w:author="phuong vu" w:date="2018-12-01T22:26:00Z">
        <w:r w:rsidRPr="00920004" w:rsidDel="005B0DDB">
          <w:rPr>
            <w:noProof/>
            <w:lang w:val="en-US"/>
          </w:rPr>
          <w:delText>1.3.2.3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13</w:delText>
        </w:r>
      </w:del>
    </w:p>
    <w:p w14:paraId="20BC71A9" w14:textId="75986FC2" w:rsidR="00920004" w:rsidRPr="00920004" w:rsidDel="005B0DDB" w:rsidRDefault="00920004">
      <w:pPr>
        <w:pStyle w:val="TOC4"/>
        <w:rPr>
          <w:del w:id="84" w:author="phuong vu" w:date="2018-12-01T22:26:00Z"/>
          <w:rFonts w:asciiTheme="minorHAnsi" w:eastAsiaTheme="minorEastAsia" w:hAnsiTheme="minorHAnsi" w:cstheme="minorBidi"/>
          <w:noProof/>
          <w:sz w:val="22"/>
          <w:szCs w:val="22"/>
          <w:lang w:val="en-US"/>
        </w:rPr>
      </w:pPr>
      <w:del w:id="85" w:author="phuong vu" w:date="2018-12-01T22:26:00Z">
        <w:r w:rsidRPr="00920004" w:rsidDel="005B0DDB">
          <w:rPr>
            <w:noProof/>
            <w:lang w:val="en-US"/>
          </w:rPr>
          <w:delText>1.3.2.4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thông tin biên nhận</w:delText>
        </w:r>
        <w:r w:rsidRPr="00920004" w:rsidDel="005B0DDB">
          <w:rPr>
            <w:noProof/>
          </w:rPr>
          <w:tab/>
          <w:delText>14</w:delText>
        </w:r>
      </w:del>
    </w:p>
    <w:p w14:paraId="78612DF1" w14:textId="2C227242" w:rsidR="00920004" w:rsidRPr="00920004" w:rsidDel="005B0DDB" w:rsidRDefault="00920004">
      <w:pPr>
        <w:pStyle w:val="TOC3"/>
        <w:tabs>
          <w:tab w:val="left" w:pos="1320"/>
          <w:tab w:val="right" w:leader="dot" w:pos="8777"/>
        </w:tabs>
        <w:rPr>
          <w:del w:id="86" w:author="phuong vu" w:date="2018-12-01T22:26:00Z"/>
          <w:rFonts w:asciiTheme="minorHAnsi" w:eastAsiaTheme="minorEastAsia" w:hAnsiTheme="minorHAnsi" w:cstheme="minorBidi"/>
          <w:noProof/>
          <w:sz w:val="22"/>
          <w:szCs w:val="22"/>
          <w:lang w:val="en-US"/>
        </w:rPr>
      </w:pPr>
      <w:del w:id="87" w:author="phuong vu" w:date="2018-12-01T22:26:00Z">
        <w:r w:rsidRPr="00920004" w:rsidDel="005B0DDB">
          <w:rPr>
            <w:noProof/>
          </w:rPr>
          <w:delText>1.3.3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15</w:delText>
        </w:r>
      </w:del>
    </w:p>
    <w:p w14:paraId="432C76AE" w14:textId="7D0270BF" w:rsidR="00920004" w:rsidRPr="00920004" w:rsidDel="005B0DDB" w:rsidRDefault="00920004">
      <w:pPr>
        <w:pStyle w:val="TOC3"/>
        <w:tabs>
          <w:tab w:val="left" w:pos="1320"/>
          <w:tab w:val="right" w:leader="dot" w:pos="8777"/>
        </w:tabs>
        <w:rPr>
          <w:del w:id="88" w:author="phuong vu" w:date="2018-12-01T22:26:00Z"/>
          <w:rFonts w:asciiTheme="minorHAnsi" w:eastAsiaTheme="minorEastAsia" w:hAnsiTheme="minorHAnsi" w:cstheme="minorBidi"/>
          <w:noProof/>
          <w:sz w:val="22"/>
          <w:szCs w:val="22"/>
          <w:lang w:val="en-US"/>
        </w:rPr>
      </w:pPr>
      <w:del w:id="89" w:author="phuong vu" w:date="2018-12-01T22:26:00Z">
        <w:r w:rsidRPr="00920004" w:rsidDel="005B0DDB">
          <w:rPr>
            <w:noProof/>
          </w:rPr>
          <w:delText>1.3.4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Cập nhật đơn hàng</w:delText>
        </w:r>
        <w:r w:rsidRPr="00920004" w:rsidDel="005B0DDB">
          <w:rPr>
            <w:noProof/>
          </w:rPr>
          <w:tab/>
          <w:delText>16</w:delText>
        </w:r>
      </w:del>
    </w:p>
    <w:p w14:paraId="1BD1BC11" w14:textId="0DBB3149" w:rsidR="00920004" w:rsidRPr="00920004" w:rsidDel="005B0DDB" w:rsidRDefault="00920004">
      <w:pPr>
        <w:pStyle w:val="TOC3"/>
        <w:tabs>
          <w:tab w:val="left" w:pos="1320"/>
          <w:tab w:val="right" w:leader="dot" w:pos="8777"/>
        </w:tabs>
        <w:rPr>
          <w:del w:id="90" w:author="phuong vu" w:date="2018-12-01T22:26:00Z"/>
          <w:rFonts w:asciiTheme="minorHAnsi" w:eastAsiaTheme="minorEastAsia" w:hAnsiTheme="minorHAnsi" w:cstheme="minorBidi"/>
          <w:noProof/>
          <w:sz w:val="22"/>
          <w:szCs w:val="22"/>
          <w:lang w:val="en-US"/>
        </w:rPr>
      </w:pPr>
      <w:del w:id="91" w:author="phuong vu" w:date="2018-12-01T22:26:00Z">
        <w:r w:rsidRPr="00920004" w:rsidDel="005B0DDB">
          <w:rPr>
            <w:noProof/>
          </w:rPr>
          <w:delText>1.3.5</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16</w:delText>
        </w:r>
      </w:del>
    </w:p>
    <w:p w14:paraId="58289D42" w14:textId="58EACB73" w:rsidR="00920004" w:rsidRPr="00920004" w:rsidDel="005B0DDB" w:rsidRDefault="00920004">
      <w:pPr>
        <w:pStyle w:val="TOC3"/>
        <w:tabs>
          <w:tab w:val="left" w:pos="1320"/>
          <w:tab w:val="right" w:leader="dot" w:pos="8777"/>
        </w:tabs>
        <w:rPr>
          <w:del w:id="92" w:author="phuong vu" w:date="2018-12-01T22:26:00Z"/>
          <w:rFonts w:asciiTheme="minorHAnsi" w:eastAsiaTheme="minorEastAsia" w:hAnsiTheme="minorHAnsi" w:cstheme="minorBidi"/>
          <w:noProof/>
          <w:sz w:val="22"/>
          <w:szCs w:val="22"/>
          <w:lang w:val="en-US"/>
        </w:rPr>
      </w:pPr>
      <w:del w:id="93" w:author="phuong vu" w:date="2018-12-01T22:26:00Z">
        <w:r w:rsidRPr="00920004" w:rsidDel="005B0DDB">
          <w:rPr>
            <w:noProof/>
          </w:rPr>
          <w:delText>1.3.6</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16</w:delText>
        </w:r>
      </w:del>
    </w:p>
    <w:p w14:paraId="2925D8F3" w14:textId="091F7CE3" w:rsidR="00920004" w:rsidRPr="00920004" w:rsidDel="005B0DDB" w:rsidRDefault="00920004">
      <w:pPr>
        <w:pStyle w:val="TOC3"/>
        <w:tabs>
          <w:tab w:val="left" w:pos="1320"/>
          <w:tab w:val="right" w:leader="dot" w:pos="8777"/>
        </w:tabs>
        <w:rPr>
          <w:del w:id="94" w:author="phuong vu" w:date="2018-12-01T22:26:00Z"/>
          <w:rFonts w:asciiTheme="minorHAnsi" w:eastAsiaTheme="minorEastAsia" w:hAnsiTheme="minorHAnsi" w:cstheme="minorBidi"/>
          <w:noProof/>
          <w:sz w:val="22"/>
          <w:szCs w:val="22"/>
          <w:lang w:val="en-US"/>
        </w:rPr>
      </w:pPr>
      <w:del w:id="95" w:author="phuong vu" w:date="2018-12-01T22:26:00Z">
        <w:r w:rsidRPr="00920004" w:rsidDel="005B0DDB">
          <w:rPr>
            <w:noProof/>
          </w:rPr>
          <w:delText>1.3.7</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hệ thống</w:delText>
        </w:r>
        <w:r w:rsidRPr="00920004" w:rsidDel="005B0DDB">
          <w:rPr>
            <w:noProof/>
          </w:rPr>
          <w:tab/>
          <w:delText>17</w:delText>
        </w:r>
      </w:del>
    </w:p>
    <w:p w14:paraId="2C00B24D" w14:textId="78537045" w:rsidR="00920004" w:rsidRPr="00920004" w:rsidDel="005B0DDB" w:rsidRDefault="00920004">
      <w:pPr>
        <w:pStyle w:val="TOC3"/>
        <w:tabs>
          <w:tab w:val="left" w:pos="1320"/>
          <w:tab w:val="right" w:leader="dot" w:pos="8777"/>
        </w:tabs>
        <w:rPr>
          <w:del w:id="96" w:author="phuong vu" w:date="2018-12-01T22:26:00Z"/>
          <w:rFonts w:asciiTheme="minorHAnsi" w:eastAsiaTheme="minorEastAsia" w:hAnsiTheme="minorHAnsi" w:cstheme="minorBidi"/>
          <w:noProof/>
          <w:sz w:val="22"/>
          <w:szCs w:val="22"/>
          <w:lang w:val="en-US"/>
        </w:rPr>
      </w:pPr>
      <w:del w:id="97" w:author="phuong vu" w:date="2018-12-01T22:26:00Z">
        <w:r w:rsidRPr="00920004" w:rsidDel="005B0DDB">
          <w:rPr>
            <w:noProof/>
          </w:rPr>
          <w:delText>1.3.8</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xuất hệ thống</w:delText>
        </w:r>
        <w:r w:rsidRPr="00920004" w:rsidDel="005B0DDB">
          <w:rPr>
            <w:noProof/>
          </w:rPr>
          <w:tab/>
          <w:delText>18</w:delText>
        </w:r>
      </w:del>
    </w:p>
    <w:p w14:paraId="31C50D83" w14:textId="74A41C85" w:rsidR="00920004" w:rsidRPr="00920004" w:rsidDel="005B0DDB" w:rsidRDefault="00920004">
      <w:pPr>
        <w:pStyle w:val="TOC2"/>
        <w:tabs>
          <w:tab w:val="left" w:pos="880"/>
          <w:tab w:val="right" w:leader="dot" w:pos="8777"/>
        </w:tabs>
        <w:rPr>
          <w:del w:id="98" w:author="phuong vu" w:date="2018-12-01T22:26:00Z"/>
          <w:rFonts w:asciiTheme="minorHAnsi" w:eastAsiaTheme="minorEastAsia" w:hAnsiTheme="minorHAnsi" w:cstheme="minorBidi"/>
          <w:noProof/>
          <w:sz w:val="22"/>
          <w:szCs w:val="22"/>
          <w:lang w:val="en-US"/>
        </w:rPr>
      </w:pPr>
      <w:del w:id="99" w:author="phuong vu" w:date="2018-12-01T22:26:00Z">
        <w:r w:rsidRPr="00920004" w:rsidDel="005B0DDB">
          <w:rPr>
            <w:noProof/>
          </w:rPr>
          <w:delText>1.4</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phi chức năng</w:delText>
        </w:r>
        <w:r w:rsidRPr="00920004" w:rsidDel="005B0DDB">
          <w:rPr>
            <w:noProof/>
          </w:rPr>
          <w:tab/>
          <w:delText>18</w:delText>
        </w:r>
      </w:del>
    </w:p>
    <w:p w14:paraId="6FA436C0" w14:textId="77E4E280" w:rsidR="00920004" w:rsidRPr="00920004" w:rsidDel="005B0DDB" w:rsidRDefault="00920004">
      <w:pPr>
        <w:pStyle w:val="TOC3"/>
        <w:tabs>
          <w:tab w:val="left" w:pos="1320"/>
          <w:tab w:val="right" w:leader="dot" w:pos="8777"/>
        </w:tabs>
        <w:rPr>
          <w:del w:id="100" w:author="phuong vu" w:date="2018-12-01T22:26:00Z"/>
          <w:rFonts w:asciiTheme="minorHAnsi" w:eastAsiaTheme="minorEastAsia" w:hAnsiTheme="minorHAnsi" w:cstheme="minorBidi"/>
          <w:noProof/>
          <w:sz w:val="22"/>
          <w:szCs w:val="22"/>
          <w:lang w:val="en-US"/>
        </w:rPr>
      </w:pPr>
      <w:del w:id="101" w:author="phuong vu" w:date="2018-12-01T22:26:00Z">
        <w:r w:rsidRPr="00920004" w:rsidDel="005B0DDB">
          <w:rPr>
            <w:noProof/>
          </w:rPr>
          <w:delText>1.4.1</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thực thi</w:delText>
        </w:r>
        <w:r w:rsidRPr="00920004" w:rsidDel="005B0DDB">
          <w:rPr>
            <w:noProof/>
          </w:rPr>
          <w:tab/>
          <w:delText>18</w:delText>
        </w:r>
      </w:del>
    </w:p>
    <w:p w14:paraId="09D54DA1" w14:textId="49D8B7E4" w:rsidR="00920004" w:rsidRPr="00920004" w:rsidDel="005B0DDB" w:rsidRDefault="00920004">
      <w:pPr>
        <w:pStyle w:val="TOC3"/>
        <w:tabs>
          <w:tab w:val="left" w:pos="1320"/>
          <w:tab w:val="right" w:leader="dot" w:pos="8777"/>
        </w:tabs>
        <w:rPr>
          <w:del w:id="102" w:author="phuong vu" w:date="2018-12-01T22:26:00Z"/>
          <w:rFonts w:asciiTheme="minorHAnsi" w:eastAsiaTheme="minorEastAsia" w:hAnsiTheme="minorHAnsi" w:cstheme="minorBidi"/>
          <w:noProof/>
          <w:sz w:val="22"/>
          <w:szCs w:val="22"/>
          <w:lang w:val="en-US"/>
        </w:rPr>
      </w:pPr>
      <w:del w:id="103" w:author="phuong vu" w:date="2018-12-01T22:26:00Z">
        <w:r w:rsidRPr="00920004" w:rsidDel="005B0DDB">
          <w:rPr>
            <w:noProof/>
          </w:rPr>
          <w:delText>1.4.2</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chất lượng phần mềm</w:delText>
        </w:r>
        <w:r w:rsidRPr="00920004" w:rsidDel="005B0DDB">
          <w:rPr>
            <w:noProof/>
          </w:rPr>
          <w:tab/>
          <w:delText>18</w:delText>
        </w:r>
      </w:del>
    </w:p>
    <w:p w14:paraId="570FBFED" w14:textId="3AB28B0F" w:rsidR="00920004" w:rsidRPr="00920004" w:rsidDel="005B0DDB" w:rsidRDefault="00920004">
      <w:pPr>
        <w:pStyle w:val="TOC1"/>
        <w:tabs>
          <w:tab w:val="left" w:pos="1540"/>
        </w:tabs>
        <w:rPr>
          <w:del w:id="104" w:author="phuong vu" w:date="2018-12-01T22:26:00Z"/>
          <w:rFonts w:asciiTheme="minorHAnsi" w:eastAsiaTheme="minorEastAsia" w:hAnsiTheme="minorHAnsi" w:cstheme="minorBidi"/>
          <w:noProof/>
          <w:sz w:val="22"/>
          <w:szCs w:val="22"/>
          <w:lang w:val="en-US"/>
        </w:rPr>
      </w:pPr>
      <w:del w:id="105" w:author="phuong vu" w:date="2018-12-01T22:26:00Z">
        <w:r w:rsidRPr="00920004" w:rsidDel="005B0DDB">
          <w:rPr>
            <w:noProof/>
          </w:rPr>
          <w:delText>CHƯƠNG 2 -</w:delText>
        </w:r>
        <w:r w:rsidRPr="00920004" w:rsidDel="005B0DDB">
          <w:rPr>
            <w:rFonts w:asciiTheme="minorHAnsi" w:eastAsiaTheme="minorEastAsia" w:hAnsiTheme="minorHAnsi" w:cstheme="minorBidi"/>
            <w:noProof/>
            <w:sz w:val="22"/>
            <w:szCs w:val="22"/>
            <w:lang w:val="en-US"/>
          </w:rPr>
          <w:tab/>
        </w:r>
        <w:r w:rsidRPr="00920004" w:rsidDel="005B0DDB">
          <w:rPr>
            <w:noProof/>
          </w:rPr>
          <w:delText>CƠ SỞ LÝ THUYẾT</w:delText>
        </w:r>
        <w:r w:rsidRPr="00920004" w:rsidDel="005B0DDB">
          <w:rPr>
            <w:noProof/>
          </w:rPr>
          <w:tab/>
          <w:delText>20</w:delText>
        </w:r>
      </w:del>
    </w:p>
    <w:p w14:paraId="1242C7E8" w14:textId="535B24BF" w:rsidR="00920004" w:rsidRPr="00920004" w:rsidDel="005B0DDB" w:rsidRDefault="00920004">
      <w:pPr>
        <w:pStyle w:val="TOC2"/>
        <w:tabs>
          <w:tab w:val="left" w:pos="880"/>
          <w:tab w:val="right" w:leader="dot" w:pos="8777"/>
        </w:tabs>
        <w:rPr>
          <w:del w:id="106" w:author="phuong vu" w:date="2018-12-01T22:26:00Z"/>
          <w:rFonts w:asciiTheme="minorHAnsi" w:eastAsiaTheme="minorEastAsia" w:hAnsiTheme="minorHAnsi" w:cstheme="minorBidi"/>
          <w:noProof/>
          <w:sz w:val="22"/>
          <w:szCs w:val="22"/>
          <w:lang w:val="en-US"/>
        </w:rPr>
      </w:pPr>
      <w:del w:id="107" w:author="phuong vu" w:date="2018-12-01T22:26:00Z">
        <w:r w:rsidRPr="00920004" w:rsidDel="005B0DDB">
          <w:rPr>
            <w:noProof/>
          </w:rPr>
          <w:delText>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w:delText>
        </w:r>
        <w:r w:rsidRPr="00920004" w:rsidDel="005B0DDB">
          <w:rPr>
            <w:noProof/>
          </w:rPr>
          <w:delText>ền tảng Android</w:delText>
        </w:r>
        <w:r w:rsidRPr="00920004" w:rsidDel="005B0DDB">
          <w:rPr>
            <w:noProof/>
            <w:lang w:val="en-US"/>
          </w:rPr>
          <w:delText xml:space="preserve"> </w:delText>
        </w:r>
        <w:r w:rsidRPr="00920004" w:rsidDel="005B0DDB">
          <w:rPr>
            <w:noProof/>
            <w:vertAlign w:val="superscript"/>
          </w:rPr>
          <w:delText>[1]</w:delText>
        </w:r>
        <w:r w:rsidRPr="00920004" w:rsidDel="005B0DDB">
          <w:rPr>
            <w:noProof/>
          </w:rPr>
          <w:tab/>
          <w:delText>20</w:delText>
        </w:r>
      </w:del>
    </w:p>
    <w:p w14:paraId="26FBDCD5" w14:textId="3CB64B92" w:rsidR="00920004" w:rsidRPr="00920004" w:rsidDel="005B0DDB" w:rsidRDefault="00920004">
      <w:pPr>
        <w:pStyle w:val="TOC2"/>
        <w:tabs>
          <w:tab w:val="left" w:pos="880"/>
          <w:tab w:val="right" w:leader="dot" w:pos="8777"/>
        </w:tabs>
        <w:rPr>
          <w:del w:id="108" w:author="phuong vu" w:date="2018-12-01T22:26:00Z"/>
          <w:rFonts w:asciiTheme="minorHAnsi" w:eastAsiaTheme="minorEastAsia" w:hAnsiTheme="minorHAnsi" w:cstheme="minorBidi"/>
          <w:noProof/>
          <w:sz w:val="22"/>
          <w:szCs w:val="22"/>
          <w:lang w:val="en-US"/>
        </w:rPr>
      </w:pPr>
      <w:del w:id="109" w:author="phuong vu" w:date="2018-12-01T22:26:00Z">
        <w:r w:rsidRPr="00920004" w:rsidDel="005B0DDB">
          <w:rPr>
            <w:noProof/>
          </w:rPr>
          <w:delText>2.2</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GraphQL </w:delText>
        </w:r>
        <w:r w:rsidRPr="00920004" w:rsidDel="005B0DDB">
          <w:rPr>
            <w:noProof/>
            <w:vertAlign w:val="superscript"/>
          </w:rPr>
          <w:delText>[2]</w:delText>
        </w:r>
        <w:r w:rsidRPr="00920004" w:rsidDel="005B0DDB">
          <w:rPr>
            <w:noProof/>
          </w:rPr>
          <w:tab/>
          <w:delText>20</w:delText>
        </w:r>
      </w:del>
    </w:p>
    <w:p w14:paraId="2753B125" w14:textId="11CBCD18" w:rsidR="00920004" w:rsidRPr="00920004" w:rsidDel="005B0DDB" w:rsidRDefault="00920004">
      <w:pPr>
        <w:pStyle w:val="TOC2"/>
        <w:tabs>
          <w:tab w:val="left" w:pos="880"/>
          <w:tab w:val="right" w:leader="dot" w:pos="8777"/>
        </w:tabs>
        <w:rPr>
          <w:del w:id="110" w:author="phuong vu" w:date="2018-12-01T22:26:00Z"/>
          <w:rFonts w:asciiTheme="minorHAnsi" w:eastAsiaTheme="minorEastAsia" w:hAnsiTheme="minorHAnsi" w:cstheme="minorBidi"/>
          <w:noProof/>
          <w:sz w:val="22"/>
          <w:szCs w:val="22"/>
          <w:lang w:val="en-US"/>
        </w:rPr>
      </w:pPr>
      <w:del w:id="111" w:author="phuong vu" w:date="2018-12-01T22:26:00Z">
        <w:r w:rsidRPr="00920004" w:rsidDel="005B0DDB">
          <w:rPr>
            <w:noProof/>
            <w:lang w:val="da-DK"/>
          </w:rPr>
          <w:delText>2.3</w:delText>
        </w:r>
        <w:r w:rsidRPr="00920004" w:rsidDel="005B0DDB">
          <w:rPr>
            <w:rFonts w:asciiTheme="minorHAnsi" w:eastAsiaTheme="minorEastAsia" w:hAnsiTheme="minorHAnsi" w:cstheme="minorBidi"/>
            <w:noProof/>
            <w:sz w:val="22"/>
            <w:szCs w:val="22"/>
            <w:lang w:val="en-US"/>
          </w:rPr>
          <w:tab/>
        </w:r>
        <w:r w:rsidRPr="00920004" w:rsidDel="005B0DDB">
          <w:rPr>
            <w:noProof/>
            <w:lang w:val="da-DK"/>
          </w:rPr>
          <w:delText xml:space="preserve">Postgraphile </w:delText>
        </w:r>
        <w:r w:rsidRPr="00920004" w:rsidDel="005B0DDB">
          <w:rPr>
            <w:noProof/>
            <w:vertAlign w:val="superscript"/>
            <w:lang w:val="da-DK"/>
          </w:rPr>
          <w:delText>[3][4]</w:delText>
        </w:r>
        <w:r w:rsidRPr="00920004" w:rsidDel="005B0DDB">
          <w:rPr>
            <w:noProof/>
          </w:rPr>
          <w:tab/>
          <w:delText>22</w:delText>
        </w:r>
      </w:del>
    </w:p>
    <w:p w14:paraId="50BFA325" w14:textId="69A5D73F" w:rsidR="00920004" w:rsidRPr="00920004" w:rsidDel="005B0DDB" w:rsidRDefault="00920004">
      <w:pPr>
        <w:pStyle w:val="TOC2"/>
        <w:tabs>
          <w:tab w:val="left" w:pos="880"/>
          <w:tab w:val="right" w:leader="dot" w:pos="8777"/>
        </w:tabs>
        <w:rPr>
          <w:del w:id="112" w:author="phuong vu" w:date="2018-12-01T22:26:00Z"/>
          <w:rFonts w:asciiTheme="minorHAnsi" w:eastAsiaTheme="minorEastAsia" w:hAnsiTheme="minorHAnsi" w:cstheme="minorBidi"/>
          <w:noProof/>
          <w:sz w:val="22"/>
          <w:szCs w:val="22"/>
          <w:lang w:val="en-US"/>
        </w:rPr>
      </w:pPr>
      <w:del w:id="113" w:author="phuong vu" w:date="2018-12-01T22:26:00Z">
        <w:r w:rsidRPr="00920004" w:rsidDel="005B0DDB">
          <w:rPr>
            <w:noProof/>
          </w:rPr>
          <w:delText>2.4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PostgreSQL </w:delText>
        </w:r>
        <w:r w:rsidRPr="00920004" w:rsidDel="005B0DDB">
          <w:rPr>
            <w:noProof/>
            <w:vertAlign w:val="superscript"/>
          </w:rPr>
          <w:delText>[5]</w:delText>
        </w:r>
        <w:r w:rsidRPr="00920004" w:rsidDel="005B0DDB">
          <w:rPr>
            <w:noProof/>
          </w:rPr>
          <w:tab/>
          <w:delText>22</w:delText>
        </w:r>
      </w:del>
    </w:p>
    <w:p w14:paraId="62E29FF3" w14:textId="213C7E51" w:rsidR="00920004" w:rsidRPr="00920004" w:rsidDel="005B0DDB" w:rsidRDefault="00920004">
      <w:pPr>
        <w:pStyle w:val="TOC2"/>
        <w:tabs>
          <w:tab w:val="left" w:pos="880"/>
          <w:tab w:val="right" w:leader="dot" w:pos="8777"/>
        </w:tabs>
        <w:rPr>
          <w:del w:id="114" w:author="phuong vu" w:date="2018-12-01T22:26:00Z"/>
          <w:rFonts w:asciiTheme="minorHAnsi" w:eastAsiaTheme="minorEastAsia" w:hAnsiTheme="minorHAnsi" w:cstheme="minorBidi"/>
          <w:noProof/>
          <w:sz w:val="22"/>
          <w:szCs w:val="22"/>
          <w:lang w:val="en-US"/>
        </w:rPr>
      </w:pPr>
      <w:del w:id="115" w:author="phuong vu" w:date="2018-12-01T22:26:00Z">
        <w:r w:rsidRPr="00920004" w:rsidDel="005B0DDB">
          <w:rPr>
            <w:noProof/>
          </w:rPr>
          <w:delText>2.5</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JSON Web Token </w:delText>
        </w:r>
        <w:r w:rsidRPr="00920004" w:rsidDel="005B0DDB">
          <w:rPr>
            <w:noProof/>
            <w:vertAlign w:val="superscript"/>
          </w:rPr>
          <w:delText>[6]</w:delText>
        </w:r>
        <w:r w:rsidRPr="00920004" w:rsidDel="005B0DDB">
          <w:rPr>
            <w:noProof/>
          </w:rPr>
          <w:tab/>
          <w:delText>23</w:delText>
        </w:r>
      </w:del>
    </w:p>
    <w:p w14:paraId="2B1F217E" w14:textId="15A14B50" w:rsidR="00920004" w:rsidRPr="00920004" w:rsidDel="005B0DDB" w:rsidRDefault="00920004">
      <w:pPr>
        <w:pStyle w:val="TOC2"/>
        <w:tabs>
          <w:tab w:val="left" w:pos="880"/>
          <w:tab w:val="right" w:leader="dot" w:pos="8777"/>
        </w:tabs>
        <w:rPr>
          <w:del w:id="116" w:author="phuong vu" w:date="2018-12-01T22:26:00Z"/>
          <w:rFonts w:asciiTheme="minorHAnsi" w:eastAsiaTheme="minorEastAsia" w:hAnsiTheme="minorHAnsi" w:cstheme="minorBidi"/>
          <w:noProof/>
          <w:sz w:val="22"/>
          <w:szCs w:val="22"/>
          <w:lang w:val="en-US"/>
        </w:rPr>
      </w:pPr>
      <w:del w:id="117" w:author="phuong vu" w:date="2018-12-01T22:26:00Z">
        <w:r w:rsidRPr="00920004" w:rsidDel="005B0DDB">
          <w:rPr>
            <w:noProof/>
          </w:rPr>
          <w:delText>2.6</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ReactJS </w:delText>
        </w:r>
        <w:r w:rsidRPr="00920004" w:rsidDel="005B0DDB">
          <w:rPr>
            <w:noProof/>
            <w:vertAlign w:val="superscript"/>
          </w:rPr>
          <w:delText>[7]</w:delText>
        </w:r>
        <w:r w:rsidRPr="00920004" w:rsidDel="005B0DDB">
          <w:rPr>
            <w:noProof/>
          </w:rPr>
          <w:tab/>
          <w:delText>24</w:delText>
        </w:r>
      </w:del>
    </w:p>
    <w:p w14:paraId="6454AE0C" w14:textId="5144CEF2" w:rsidR="00920004" w:rsidRPr="00920004" w:rsidDel="005B0DDB" w:rsidRDefault="00920004">
      <w:pPr>
        <w:pStyle w:val="TOC2"/>
        <w:tabs>
          <w:tab w:val="left" w:pos="880"/>
          <w:tab w:val="right" w:leader="dot" w:pos="8777"/>
        </w:tabs>
        <w:rPr>
          <w:del w:id="118" w:author="phuong vu" w:date="2018-12-01T22:26:00Z"/>
          <w:rFonts w:asciiTheme="minorHAnsi" w:eastAsiaTheme="minorEastAsia" w:hAnsiTheme="minorHAnsi" w:cstheme="minorBidi"/>
          <w:noProof/>
          <w:sz w:val="22"/>
          <w:szCs w:val="22"/>
          <w:lang w:val="en-US"/>
        </w:rPr>
      </w:pPr>
      <w:del w:id="119" w:author="phuong vu" w:date="2018-12-01T22:26:00Z">
        <w:r w:rsidRPr="00920004" w:rsidDel="005B0DDB">
          <w:rPr>
            <w:noProof/>
          </w:rPr>
          <w:delText>2.7</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Apollo Client </w:delText>
        </w:r>
        <w:r w:rsidRPr="00920004" w:rsidDel="005B0DDB">
          <w:rPr>
            <w:noProof/>
            <w:vertAlign w:val="superscript"/>
          </w:rPr>
          <w:delText>[8]</w:delText>
        </w:r>
        <w:r w:rsidRPr="00920004" w:rsidDel="005B0DDB">
          <w:rPr>
            <w:noProof/>
          </w:rPr>
          <w:tab/>
          <w:delText>24</w:delText>
        </w:r>
      </w:del>
    </w:p>
    <w:p w14:paraId="1FA5E2F2" w14:textId="11AE5516" w:rsidR="00920004" w:rsidRPr="00920004" w:rsidDel="005B0DDB" w:rsidRDefault="00920004">
      <w:pPr>
        <w:pStyle w:val="TOC2"/>
        <w:tabs>
          <w:tab w:val="left" w:pos="880"/>
          <w:tab w:val="right" w:leader="dot" w:pos="8777"/>
        </w:tabs>
        <w:rPr>
          <w:del w:id="120" w:author="phuong vu" w:date="2018-12-01T22:26:00Z"/>
          <w:rFonts w:asciiTheme="minorHAnsi" w:eastAsiaTheme="minorEastAsia" w:hAnsiTheme="minorHAnsi" w:cstheme="minorBidi"/>
          <w:noProof/>
          <w:sz w:val="22"/>
          <w:szCs w:val="22"/>
          <w:lang w:val="en-US"/>
        </w:rPr>
      </w:pPr>
      <w:del w:id="121" w:author="phuong vu" w:date="2018-12-01T22:26:00Z">
        <w:r w:rsidRPr="00920004" w:rsidDel="005B0DDB">
          <w:rPr>
            <w:noProof/>
            <w:lang w:val="en-US"/>
          </w:rPr>
          <w:delText>2.8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Hàng đợi nhiều trạm phục vụ</w:delText>
        </w:r>
        <w:r w:rsidRPr="00920004" w:rsidDel="005B0DDB">
          <w:rPr>
            <w:noProof/>
          </w:rPr>
          <w:tab/>
          <w:delText>25</w:delText>
        </w:r>
      </w:del>
    </w:p>
    <w:p w14:paraId="3A00168F" w14:textId="7AF103B3" w:rsidR="00920004" w:rsidRPr="00920004" w:rsidDel="005B0DDB" w:rsidRDefault="00920004">
      <w:pPr>
        <w:pStyle w:val="TOC1"/>
        <w:tabs>
          <w:tab w:val="left" w:pos="1540"/>
        </w:tabs>
        <w:rPr>
          <w:del w:id="122" w:author="phuong vu" w:date="2018-12-01T22:26:00Z"/>
          <w:rFonts w:asciiTheme="minorHAnsi" w:eastAsiaTheme="minorEastAsia" w:hAnsiTheme="minorHAnsi" w:cstheme="minorBidi"/>
          <w:noProof/>
          <w:sz w:val="22"/>
          <w:szCs w:val="22"/>
          <w:lang w:val="en-US"/>
        </w:rPr>
      </w:pPr>
      <w:del w:id="123" w:author="phuong vu" w:date="2018-12-01T22:26:00Z">
        <w:r w:rsidRPr="00920004" w:rsidDel="005B0DDB">
          <w:rPr>
            <w:noProof/>
          </w:rPr>
          <w:delText>CHƯƠNG 3 -</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VÀ CÀI ĐẶT</w:delText>
        </w:r>
        <w:r w:rsidRPr="00920004" w:rsidDel="005B0DDB">
          <w:rPr>
            <w:noProof/>
          </w:rPr>
          <w:tab/>
          <w:delText>27</w:delText>
        </w:r>
      </w:del>
    </w:p>
    <w:p w14:paraId="306E5214" w14:textId="0BCF3727" w:rsidR="00920004" w:rsidRPr="00920004" w:rsidDel="005B0DDB" w:rsidRDefault="00920004">
      <w:pPr>
        <w:pStyle w:val="TOC3"/>
        <w:tabs>
          <w:tab w:val="left" w:pos="1320"/>
          <w:tab w:val="right" w:leader="dot" w:pos="8777"/>
        </w:tabs>
        <w:rPr>
          <w:del w:id="124" w:author="phuong vu" w:date="2018-12-01T22:26:00Z"/>
          <w:rFonts w:asciiTheme="minorHAnsi" w:eastAsiaTheme="minorEastAsia" w:hAnsiTheme="minorHAnsi" w:cstheme="minorBidi"/>
          <w:noProof/>
          <w:sz w:val="22"/>
          <w:szCs w:val="22"/>
          <w:lang w:val="en-US"/>
        </w:rPr>
      </w:pPr>
      <w:del w:id="125" w:author="phuong vu" w:date="2018-12-01T22:26:00Z">
        <w:r w:rsidRPr="00920004" w:rsidDel="005B0DDB">
          <w:rPr>
            <w:noProof/>
          </w:rPr>
          <w:delText>3.1.1</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Kiến trúc hệ thống</w:delText>
        </w:r>
        <w:r w:rsidRPr="00920004" w:rsidDel="005B0DDB">
          <w:rPr>
            <w:noProof/>
          </w:rPr>
          <w:tab/>
          <w:delText>27</w:delText>
        </w:r>
      </w:del>
    </w:p>
    <w:p w14:paraId="134F92D9" w14:textId="0B1D0231" w:rsidR="00920004" w:rsidRPr="00920004" w:rsidDel="005B0DDB" w:rsidRDefault="00920004">
      <w:pPr>
        <w:pStyle w:val="TOC3"/>
        <w:tabs>
          <w:tab w:val="left" w:pos="1320"/>
          <w:tab w:val="right" w:leader="dot" w:pos="8777"/>
        </w:tabs>
        <w:rPr>
          <w:del w:id="126" w:author="phuong vu" w:date="2018-12-01T22:26:00Z"/>
          <w:rFonts w:asciiTheme="minorHAnsi" w:eastAsiaTheme="minorEastAsia" w:hAnsiTheme="minorHAnsi" w:cstheme="minorBidi"/>
          <w:noProof/>
          <w:sz w:val="22"/>
          <w:szCs w:val="22"/>
          <w:lang w:val="en-US"/>
        </w:rPr>
      </w:pPr>
      <w:del w:id="127" w:author="phuong vu" w:date="2018-12-01T22:26:00Z">
        <w:r w:rsidRPr="00920004" w:rsidDel="005B0DDB">
          <w:rPr>
            <w:noProof/>
          </w:rPr>
          <w:delText>3.1.2</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chức năng hệ thống</w:delText>
        </w:r>
        <w:r w:rsidRPr="00920004" w:rsidDel="005B0DDB">
          <w:rPr>
            <w:noProof/>
          </w:rPr>
          <w:tab/>
          <w:delText>28</w:delText>
        </w:r>
      </w:del>
    </w:p>
    <w:p w14:paraId="6EC1508B" w14:textId="6C779FE2" w:rsidR="00920004" w:rsidRPr="00920004" w:rsidDel="005B0DDB" w:rsidRDefault="00920004">
      <w:pPr>
        <w:pStyle w:val="TOC3"/>
        <w:tabs>
          <w:tab w:val="left" w:pos="1320"/>
          <w:tab w:val="right" w:leader="dot" w:pos="8777"/>
        </w:tabs>
        <w:rPr>
          <w:del w:id="128" w:author="phuong vu" w:date="2018-12-01T22:26:00Z"/>
          <w:rFonts w:asciiTheme="minorHAnsi" w:eastAsiaTheme="minorEastAsia" w:hAnsiTheme="minorHAnsi" w:cstheme="minorBidi"/>
          <w:noProof/>
          <w:sz w:val="22"/>
          <w:szCs w:val="22"/>
          <w:lang w:val="en-US"/>
        </w:rPr>
      </w:pPr>
      <w:del w:id="129" w:author="phuong vu" w:date="2018-12-01T22:26:00Z">
        <w:r w:rsidRPr="00920004" w:rsidDel="005B0DDB">
          <w:rPr>
            <w:noProof/>
          </w:rPr>
          <w:delText>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CDM</w:delText>
        </w:r>
        <w:r w:rsidRPr="00920004" w:rsidDel="005B0DDB">
          <w:rPr>
            <w:noProof/>
          </w:rPr>
          <w:tab/>
          <w:delText>29</w:delText>
        </w:r>
      </w:del>
    </w:p>
    <w:p w14:paraId="093BC9CE" w14:textId="16130900" w:rsidR="00920004" w:rsidRPr="00920004" w:rsidDel="005B0DDB" w:rsidRDefault="00920004">
      <w:pPr>
        <w:pStyle w:val="TOC3"/>
        <w:tabs>
          <w:tab w:val="left" w:pos="1320"/>
          <w:tab w:val="right" w:leader="dot" w:pos="8777"/>
        </w:tabs>
        <w:rPr>
          <w:del w:id="130" w:author="phuong vu" w:date="2018-12-01T22:26:00Z"/>
          <w:rFonts w:asciiTheme="minorHAnsi" w:eastAsiaTheme="minorEastAsia" w:hAnsiTheme="minorHAnsi" w:cstheme="minorBidi"/>
          <w:noProof/>
          <w:sz w:val="22"/>
          <w:szCs w:val="22"/>
          <w:lang w:val="en-US"/>
        </w:rPr>
      </w:pPr>
      <w:del w:id="131" w:author="phuong vu" w:date="2018-12-01T22:26:00Z">
        <w:r w:rsidRPr="00920004" w:rsidDel="005B0DDB">
          <w:rPr>
            <w:noProof/>
          </w:rPr>
          <w:delText>3.1.4</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LDM</w:delText>
        </w:r>
        <w:r w:rsidRPr="00920004" w:rsidDel="005B0DDB">
          <w:rPr>
            <w:noProof/>
          </w:rPr>
          <w:tab/>
          <w:delText>30</w:delText>
        </w:r>
      </w:del>
    </w:p>
    <w:p w14:paraId="55B98720" w14:textId="46D341E6" w:rsidR="00920004" w:rsidRPr="00920004" w:rsidDel="005B0DDB" w:rsidRDefault="00920004">
      <w:pPr>
        <w:pStyle w:val="TOC3"/>
        <w:tabs>
          <w:tab w:val="left" w:pos="1320"/>
          <w:tab w:val="right" w:leader="dot" w:pos="8777"/>
        </w:tabs>
        <w:rPr>
          <w:del w:id="132" w:author="phuong vu" w:date="2018-12-01T22:26:00Z"/>
          <w:rFonts w:asciiTheme="minorHAnsi" w:eastAsiaTheme="minorEastAsia" w:hAnsiTheme="minorHAnsi" w:cstheme="minorBidi"/>
          <w:noProof/>
          <w:sz w:val="22"/>
          <w:szCs w:val="22"/>
          <w:lang w:val="en-US"/>
        </w:rPr>
      </w:pPr>
      <w:del w:id="133" w:author="phuong vu" w:date="2018-12-01T22:26:00Z">
        <w:r w:rsidRPr="00920004" w:rsidDel="005B0DDB">
          <w:rPr>
            <w:noProof/>
          </w:rPr>
          <w:delText>3.1.5</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dữ liệu</w:delText>
        </w:r>
        <w:r w:rsidRPr="00920004" w:rsidDel="005B0DDB">
          <w:rPr>
            <w:noProof/>
          </w:rPr>
          <w:tab/>
          <w:delText>31</w:delText>
        </w:r>
      </w:del>
    </w:p>
    <w:p w14:paraId="4981C5AB" w14:textId="1C7C4F96" w:rsidR="00920004" w:rsidRPr="00920004" w:rsidDel="005B0DDB" w:rsidRDefault="00920004">
      <w:pPr>
        <w:pStyle w:val="TOC3"/>
        <w:tabs>
          <w:tab w:val="left" w:pos="1320"/>
          <w:tab w:val="right" w:leader="dot" w:pos="8777"/>
        </w:tabs>
        <w:rPr>
          <w:del w:id="134" w:author="phuong vu" w:date="2018-12-01T22:26:00Z"/>
          <w:rFonts w:asciiTheme="minorHAnsi" w:eastAsiaTheme="minorEastAsia" w:hAnsiTheme="minorHAnsi" w:cstheme="minorBidi"/>
          <w:noProof/>
          <w:sz w:val="22"/>
          <w:szCs w:val="22"/>
          <w:lang w:val="en-US"/>
        </w:rPr>
      </w:pPr>
      <w:del w:id="135" w:author="phuong vu" w:date="2018-12-01T22:26:00Z">
        <w:r w:rsidRPr="00920004" w:rsidDel="005B0DDB">
          <w:rPr>
            <w:noProof/>
          </w:rPr>
          <w:delText>3.1.6</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theo chức năng</w:delText>
        </w:r>
        <w:r w:rsidRPr="00920004" w:rsidDel="005B0DDB">
          <w:rPr>
            <w:noProof/>
          </w:rPr>
          <w:tab/>
          <w:delText>32</w:delText>
        </w:r>
      </w:del>
    </w:p>
    <w:p w14:paraId="1289124E" w14:textId="79819F2E" w:rsidR="00920004" w:rsidRPr="00920004" w:rsidDel="005B0DDB" w:rsidRDefault="00920004">
      <w:pPr>
        <w:pStyle w:val="TOC4"/>
        <w:rPr>
          <w:del w:id="136" w:author="phuong vu" w:date="2018-12-01T22:26:00Z"/>
          <w:rFonts w:asciiTheme="minorHAnsi" w:eastAsiaTheme="minorEastAsia" w:hAnsiTheme="minorHAnsi" w:cstheme="minorBidi"/>
          <w:noProof/>
          <w:sz w:val="22"/>
          <w:szCs w:val="22"/>
          <w:lang w:val="en-US"/>
        </w:rPr>
      </w:pPr>
      <w:del w:id="137" w:author="phuong vu" w:date="2018-12-01T22:26:00Z">
        <w:r w:rsidRPr="00920004" w:rsidDel="005B0DDB">
          <w:rPr>
            <w:noProof/>
            <w:lang w:val="en-US"/>
          </w:rPr>
          <w:delText>3.1.6.1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đơn hàng</w:delText>
        </w:r>
        <w:r w:rsidRPr="00920004" w:rsidDel="005B0DDB">
          <w:rPr>
            <w:noProof/>
          </w:rPr>
          <w:tab/>
          <w:delText>32</w:delText>
        </w:r>
      </w:del>
    </w:p>
    <w:p w14:paraId="2F90045E" w14:textId="7251F772" w:rsidR="00920004" w:rsidRPr="00920004" w:rsidDel="005B0DDB" w:rsidRDefault="00920004">
      <w:pPr>
        <w:pStyle w:val="TOC4"/>
        <w:rPr>
          <w:del w:id="138" w:author="phuong vu" w:date="2018-12-01T22:26:00Z"/>
          <w:rFonts w:asciiTheme="minorHAnsi" w:eastAsiaTheme="minorEastAsia" w:hAnsiTheme="minorHAnsi" w:cstheme="minorBidi"/>
          <w:noProof/>
          <w:sz w:val="22"/>
          <w:szCs w:val="22"/>
          <w:lang w:val="en-US"/>
        </w:rPr>
      </w:pPr>
      <w:del w:id="139" w:author="phuong vu" w:date="2018-12-01T22:26:00Z">
        <w:r w:rsidRPr="00920004" w:rsidDel="005B0DDB">
          <w:rPr>
            <w:noProof/>
            <w:lang w:val="en-US"/>
          </w:rPr>
          <w:delText>3.1.6.2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biên nhận</w:delText>
        </w:r>
        <w:r w:rsidRPr="00920004" w:rsidDel="005B0DDB">
          <w:rPr>
            <w:noProof/>
          </w:rPr>
          <w:tab/>
          <w:delText>45</w:delText>
        </w:r>
      </w:del>
    </w:p>
    <w:p w14:paraId="43044F4F" w14:textId="218304CD" w:rsidR="00920004" w:rsidRPr="00920004" w:rsidDel="005B0DDB" w:rsidRDefault="00920004">
      <w:pPr>
        <w:pStyle w:val="TOC4"/>
        <w:rPr>
          <w:del w:id="140" w:author="phuong vu" w:date="2018-12-01T22:26:00Z"/>
          <w:rFonts w:asciiTheme="minorHAnsi" w:eastAsiaTheme="minorEastAsia" w:hAnsiTheme="minorHAnsi" w:cstheme="minorBidi"/>
          <w:noProof/>
          <w:sz w:val="22"/>
          <w:szCs w:val="22"/>
          <w:lang w:val="en-US"/>
        </w:rPr>
      </w:pPr>
      <w:del w:id="141" w:author="phuong vu" w:date="2018-12-01T22:26:00Z">
        <w:r w:rsidRPr="00920004" w:rsidDel="005B0DDB">
          <w:rPr>
            <w:noProof/>
            <w:lang w:val="en-US"/>
          </w:rPr>
          <w:delText>3.1.6.3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phân công xử lí đơn hàng</w:delText>
        </w:r>
        <w:r w:rsidRPr="00920004" w:rsidDel="005B0DDB">
          <w:rPr>
            <w:noProof/>
          </w:rPr>
          <w:tab/>
          <w:delText>56</w:delText>
        </w:r>
      </w:del>
    </w:p>
    <w:p w14:paraId="17635647" w14:textId="08D0F1ED" w:rsidR="00920004" w:rsidRPr="00920004" w:rsidDel="005B0DDB" w:rsidRDefault="00920004">
      <w:pPr>
        <w:pStyle w:val="TOC4"/>
        <w:rPr>
          <w:del w:id="142" w:author="phuong vu" w:date="2018-12-01T22:26:00Z"/>
          <w:rFonts w:asciiTheme="minorHAnsi" w:eastAsiaTheme="minorEastAsia" w:hAnsiTheme="minorHAnsi" w:cstheme="minorBidi"/>
          <w:noProof/>
          <w:sz w:val="22"/>
          <w:szCs w:val="22"/>
          <w:lang w:val="en-US"/>
        </w:rPr>
      </w:pPr>
      <w:del w:id="143" w:author="phuong vu" w:date="2018-12-01T22:26:00Z">
        <w:r w:rsidRPr="00920004" w:rsidDel="005B0DDB">
          <w:rPr>
            <w:noProof/>
            <w:lang w:val="en-US"/>
          </w:rPr>
          <w:delText>3.1.6.4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trạng thái máy giặt</w:delText>
        </w:r>
        <w:r w:rsidRPr="00920004" w:rsidDel="005B0DDB">
          <w:rPr>
            <w:noProof/>
          </w:rPr>
          <w:tab/>
          <w:delText>60</w:delText>
        </w:r>
      </w:del>
    </w:p>
    <w:p w14:paraId="58F1ADB2" w14:textId="2271495C" w:rsidR="00920004" w:rsidRPr="00920004" w:rsidDel="005B0DDB" w:rsidRDefault="00920004">
      <w:pPr>
        <w:pStyle w:val="TOC4"/>
        <w:rPr>
          <w:del w:id="144" w:author="phuong vu" w:date="2018-12-01T22:26:00Z"/>
          <w:rFonts w:asciiTheme="minorHAnsi" w:eastAsiaTheme="minorEastAsia" w:hAnsiTheme="minorHAnsi" w:cstheme="minorBidi"/>
          <w:noProof/>
          <w:sz w:val="22"/>
          <w:szCs w:val="22"/>
          <w:lang w:val="en-US"/>
        </w:rPr>
      </w:pPr>
      <w:del w:id="145" w:author="phuong vu" w:date="2018-12-01T22:26:00Z">
        <w:r w:rsidRPr="00920004" w:rsidDel="005B0DDB">
          <w:rPr>
            <w:noProof/>
          </w:rPr>
          <w:delText>3.1.6.5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62</w:delText>
        </w:r>
      </w:del>
    </w:p>
    <w:p w14:paraId="4AA15F94" w14:textId="2EA8E23D" w:rsidR="00920004" w:rsidRPr="00920004" w:rsidDel="005B0DDB" w:rsidRDefault="00920004">
      <w:pPr>
        <w:pStyle w:val="TOC4"/>
        <w:rPr>
          <w:del w:id="146" w:author="phuong vu" w:date="2018-12-01T22:26:00Z"/>
          <w:rFonts w:asciiTheme="minorHAnsi" w:eastAsiaTheme="minorEastAsia" w:hAnsiTheme="minorHAnsi" w:cstheme="minorBidi"/>
          <w:noProof/>
          <w:sz w:val="22"/>
          <w:szCs w:val="22"/>
          <w:lang w:val="en-US"/>
        </w:rPr>
      </w:pPr>
      <w:del w:id="147" w:author="phuong vu" w:date="2018-12-01T22:26:00Z">
        <w:r w:rsidRPr="00920004" w:rsidDel="005B0DDB">
          <w:rPr>
            <w:noProof/>
            <w:lang w:val="en-US"/>
          </w:rPr>
          <w:delText>3.1.6.6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w:delText>
        </w:r>
        <w:r w:rsidRPr="00920004" w:rsidDel="005B0DDB">
          <w:rPr>
            <w:noProof/>
            <w:lang w:val="en-US"/>
          </w:rPr>
          <w:delText xml:space="preserve"> hệ thống</w:delText>
        </w:r>
        <w:r w:rsidRPr="00920004" w:rsidDel="005B0DDB">
          <w:rPr>
            <w:noProof/>
          </w:rPr>
          <w:tab/>
          <w:delText>65</w:delText>
        </w:r>
      </w:del>
    </w:p>
    <w:p w14:paraId="2BDC8968" w14:textId="1E805964" w:rsidR="00920004" w:rsidRPr="00920004" w:rsidDel="005B0DDB" w:rsidRDefault="00920004">
      <w:pPr>
        <w:pStyle w:val="TOC4"/>
        <w:rPr>
          <w:del w:id="148" w:author="phuong vu" w:date="2018-12-01T22:26:00Z"/>
          <w:rFonts w:asciiTheme="minorHAnsi" w:eastAsiaTheme="minorEastAsia" w:hAnsiTheme="minorHAnsi" w:cstheme="minorBidi"/>
          <w:noProof/>
          <w:sz w:val="22"/>
          <w:szCs w:val="22"/>
          <w:lang w:val="en-US"/>
        </w:rPr>
      </w:pPr>
      <w:del w:id="149" w:author="phuong vu" w:date="2018-12-01T22:26:00Z">
        <w:r w:rsidRPr="00920004" w:rsidDel="005B0DDB">
          <w:rPr>
            <w:noProof/>
          </w:rPr>
          <w:delText>3.1.6.7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w:delText>
        </w:r>
        <w:r w:rsidRPr="00920004" w:rsidDel="005B0DDB">
          <w:rPr>
            <w:noProof/>
          </w:rPr>
          <w:delText>ăng xuất hệ thống</w:delText>
        </w:r>
        <w:r w:rsidRPr="00920004" w:rsidDel="005B0DDB">
          <w:rPr>
            <w:noProof/>
          </w:rPr>
          <w:tab/>
          <w:delText>67</w:delText>
        </w:r>
      </w:del>
    </w:p>
    <w:p w14:paraId="4690300D" w14:textId="575E83E6" w:rsidR="00920004" w:rsidRPr="00920004" w:rsidDel="005B0DDB" w:rsidRDefault="00920004">
      <w:pPr>
        <w:pStyle w:val="TOC1"/>
        <w:tabs>
          <w:tab w:val="left" w:pos="1540"/>
        </w:tabs>
        <w:rPr>
          <w:del w:id="150" w:author="phuong vu" w:date="2018-12-01T22:26:00Z"/>
          <w:rFonts w:asciiTheme="minorHAnsi" w:eastAsiaTheme="minorEastAsia" w:hAnsiTheme="minorHAnsi" w:cstheme="minorBidi"/>
          <w:noProof/>
          <w:sz w:val="22"/>
          <w:szCs w:val="22"/>
          <w:lang w:val="en-US"/>
        </w:rPr>
      </w:pPr>
      <w:del w:id="151" w:author="phuong vu" w:date="2018-12-01T22:26:00Z">
        <w:r w:rsidRPr="00920004" w:rsidDel="005B0DDB">
          <w:rPr>
            <w:noProof/>
          </w:rPr>
          <w:delText>CHƯƠNG 4 -</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KIỂM THỬ</w:delText>
        </w:r>
        <w:r w:rsidRPr="00920004" w:rsidDel="005B0DDB">
          <w:rPr>
            <w:noProof/>
          </w:rPr>
          <w:tab/>
          <w:delText>68</w:delText>
        </w:r>
      </w:del>
    </w:p>
    <w:p w14:paraId="24903153" w14:textId="7C99B51C" w:rsidR="00920004" w:rsidRPr="00920004" w:rsidDel="005B0DDB" w:rsidRDefault="00920004">
      <w:pPr>
        <w:pStyle w:val="TOC2"/>
        <w:tabs>
          <w:tab w:val="left" w:pos="880"/>
          <w:tab w:val="right" w:leader="dot" w:pos="8777"/>
        </w:tabs>
        <w:rPr>
          <w:del w:id="152" w:author="phuong vu" w:date="2018-12-01T22:26:00Z"/>
          <w:rFonts w:asciiTheme="minorHAnsi" w:eastAsiaTheme="minorEastAsia" w:hAnsiTheme="minorHAnsi" w:cstheme="minorBidi"/>
          <w:noProof/>
          <w:sz w:val="22"/>
          <w:szCs w:val="22"/>
          <w:lang w:val="en-US"/>
        </w:rPr>
      </w:pPr>
      <w:del w:id="153"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Giới thiệu</w:delText>
        </w:r>
        <w:r w:rsidRPr="00920004" w:rsidDel="005B0DDB">
          <w:rPr>
            <w:noProof/>
          </w:rPr>
          <w:tab/>
          <w:delText>68</w:delText>
        </w:r>
      </w:del>
    </w:p>
    <w:p w14:paraId="4AC10562" w14:textId="2879FC67" w:rsidR="00920004" w:rsidRPr="00920004" w:rsidDel="005B0DDB" w:rsidRDefault="00920004">
      <w:pPr>
        <w:pStyle w:val="TOC3"/>
        <w:tabs>
          <w:tab w:val="left" w:pos="1320"/>
          <w:tab w:val="right" w:leader="dot" w:pos="8777"/>
        </w:tabs>
        <w:rPr>
          <w:del w:id="154" w:author="phuong vu" w:date="2018-12-01T22:26:00Z"/>
          <w:rFonts w:asciiTheme="minorHAnsi" w:eastAsiaTheme="minorEastAsia" w:hAnsiTheme="minorHAnsi" w:cstheme="minorBidi"/>
          <w:noProof/>
          <w:sz w:val="22"/>
          <w:szCs w:val="22"/>
          <w:lang w:val="en-US"/>
        </w:rPr>
      </w:pPr>
      <w:del w:id="155"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Mục tiêu</w:delText>
        </w:r>
        <w:r w:rsidRPr="00920004" w:rsidDel="005B0DDB">
          <w:rPr>
            <w:noProof/>
          </w:rPr>
          <w:tab/>
          <w:delText>68</w:delText>
        </w:r>
      </w:del>
    </w:p>
    <w:p w14:paraId="69F85E56" w14:textId="7500FA62" w:rsidR="00920004" w:rsidRPr="00920004" w:rsidDel="005B0DDB" w:rsidRDefault="00920004">
      <w:pPr>
        <w:pStyle w:val="TOC3"/>
        <w:tabs>
          <w:tab w:val="left" w:pos="1320"/>
          <w:tab w:val="right" w:leader="dot" w:pos="8777"/>
        </w:tabs>
        <w:rPr>
          <w:del w:id="156" w:author="phuong vu" w:date="2018-12-01T22:26:00Z"/>
          <w:rFonts w:asciiTheme="minorHAnsi" w:eastAsiaTheme="minorEastAsia" w:hAnsiTheme="minorHAnsi" w:cstheme="minorBidi"/>
          <w:noProof/>
          <w:sz w:val="22"/>
          <w:szCs w:val="22"/>
          <w:lang w:val="en-US"/>
        </w:rPr>
      </w:pPr>
      <w:del w:id="157"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kiểm thử</w:delText>
        </w:r>
        <w:r w:rsidRPr="00920004" w:rsidDel="005B0DDB">
          <w:rPr>
            <w:noProof/>
          </w:rPr>
          <w:tab/>
          <w:delText>68</w:delText>
        </w:r>
      </w:del>
    </w:p>
    <w:p w14:paraId="7847EBFF" w14:textId="545F96D9" w:rsidR="00920004" w:rsidRPr="00920004" w:rsidDel="005B0DDB" w:rsidRDefault="00920004">
      <w:pPr>
        <w:pStyle w:val="TOC2"/>
        <w:tabs>
          <w:tab w:val="left" w:pos="880"/>
          <w:tab w:val="right" w:leader="dot" w:pos="8777"/>
        </w:tabs>
        <w:rPr>
          <w:del w:id="158" w:author="phuong vu" w:date="2018-12-01T22:26:00Z"/>
          <w:rFonts w:asciiTheme="minorHAnsi" w:eastAsiaTheme="minorEastAsia" w:hAnsiTheme="minorHAnsi" w:cstheme="minorBidi"/>
          <w:noProof/>
          <w:sz w:val="22"/>
          <w:szCs w:val="22"/>
          <w:lang w:val="en-US"/>
        </w:rPr>
      </w:pPr>
      <w:del w:id="159" w:author="phuong vu" w:date="2018-12-01T22:26:00Z">
        <w:r w:rsidRPr="00920004" w:rsidDel="005B0DDB">
          <w:rPr>
            <w:noProof/>
          </w:rPr>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Chi tiết kế hoạch kiểm thử</w:delText>
        </w:r>
        <w:r w:rsidRPr="00920004" w:rsidDel="005B0DDB">
          <w:rPr>
            <w:noProof/>
          </w:rPr>
          <w:tab/>
          <w:delText>68</w:delText>
        </w:r>
      </w:del>
    </w:p>
    <w:p w14:paraId="7A357EE8" w14:textId="75EB7486" w:rsidR="00920004" w:rsidRPr="00920004" w:rsidDel="005B0DDB" w:rsidRDefault="00920004">
      <w:pPr>
        <w:pStyle w:val="TOC3"/>
        <w:tabs>
          <w:tab w:val="left" w:pos="1320"/>
          <w:tab w:val="right" w:leader="dot" w:pos="8777"/>
        </w:tabs>
        <w:rPr>
          <w:del w:id="160" w:author="phuong vu" w:date="2018-12-01T22:26:00Z"/>
          <w:rFonts w:asciiTheme="minorHAnsi" w:eastAsiaTheme="minorEastAsia" w:hAnsiTheme="minorHAnsi" w:cstheme="minorBidi"/>
          <w:noProof/>
          <w:sz w:val="22"/>
          <w:szCs w:val="22"/>
          <w:lang w:val="en-US"/>
        </w:rPr>
      </w:pPr>
      <w:del w:id="161" w:author="phuong vu" w:date="2018-12-01T22:26:00Z">
        <w:r w:rsidRPr="00920004" w:rsidDel="005B0DDB">
          <w:rPr>
            <w:noProof/>
          </w:rPr>
          <w:delText>4.2.1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kiểm thử</w:delText>
        </w:r>
        <w:r w:rsidRPr="00920004" w:rsidDel="005B0DDB">
          <w:rPr>
            <w:noProof/>
          </w:rPr>
          <w:tab/>
          <w:delText>68</w:delText>
        </w:r>
      </w:del>
    </w:p>
    <w:p w14:paraId="7152926C" w14:textId="5781FEF2" w:rsidR="00920004" w:rsidRPr="00920004" w:rsidDel="005B0DDB" w:rsidRDefault="00920004">
      <w:pPr>
        <w:pStyle w:val="TOC3"/>
        <w:tabs>
          <w:tab w:val="left" w:pos="1320"/>
          <w:tab w:val="right" w:leader="dot" w:pos="8777"/>
        </w:tabs>
        <w:rPr>
          <w:del w:id="162" w:author="phuong vu" w:date="2018-12-01T22:26:00Z"/>
          <w:rFonts w:asciiTheme="minorHAnsi" w:eastAsiaTheme="minorEastAsia" w:hAnsiTheme="minorHAnsi" w:cstheme="minorBidi"/>
          <w:noProof/>
          <w:sz w:val="22"/>
          <w:szCs w:val="22"/>
          <w:lang w:val="en-US"/>
        </w:rPr>
      </w:pPr>
      <w:del w:id="163" w:author="phuong vu" w:date="2018-12-01T22:26:00Z">
        <w:r w:rsidRPr="00920004" w:rsidDel="005B0DDB">
          <w:rPr>
            <w:noProof/>
          </w:rPr>
          <w:delText>4.2.2</w:delText>
        </w:r>
        <w:r w:rsidRPr="00920004" w:rsidDel="005B0DDB">
          <w:rPr>
            <w:rFonts w:asciiTheme="minorHAnsi" w:eastAsiaTheme="minorEastAsia" w:hAnsiTheme="minorHAnsi" w:cstheme="minorBidi"/>
            <w:noProof/>
            <w:sz w:val="22"/>
            <w:szCs w:val="22"/>
            <w:lang w:val="en-US"/>
          </w:rPr>
          <w:tab/>
        </w:r>
        <w:r w:rsidRPr="00920004" w:rsidDel="005B0DDB">
          <w:rPr>
            <w:noProof/>
          </w:rPr>
          <w:delText>Tiêu chí kiểm thử</w:delText>
        </w:r>
        <w:r w:rsidRPr="00920004" w:rsidDel="005B0DDB">
          <w:rPr>
            <w:noProof/>
          </w:rPr>
          <w:tab/>
          <w:delText>68</w:delText>
        </w:r>
      </w:del>
    </w:p>
    <w:p w14:paraId="07C83B17" w14:textId="7D77C59F" w:rsidR="00920004" w:rsidRPr="00920004" w:rsidDel="005B0DDB" w:rsidRDefault="00920004">
      <w:pPr>
        <w:pStyle w:val="TOC2"/>
        <w:tabs>
          <w:tab w:val="left" w:pos="880"/>
          <w:tab w:val="right" w:leader="dot" w:pos="8777"/>
        </w:tabs>
        <w:rPr>
          <w:del w:id="164" w:author="phuong vu" w:date="2018-12-01T22:26:00Z"/>
          <w:rFonts w:asciiTheme="minorHAnsi" w:eastAsiaTheme="minorEastAsia" w:hAnsiTheme="minorHAnsi" w:cstheme="minorBidi"/>
          <w:noProof/>
          <w:sz w:val="22"/>
          <w:szCs w:val="22"/>
          <w:lang w:val="en-US"/>
        </w:rPr>
      </w:pPr>
      <w:del w:id="165"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kiểm thử</w:delText>
        </w:r>
        <w:r w:rsidRPr="00920004" w:rsidDel="005B0DDB">
          <w:rPr>
            <w:noProof/>
          </w:rPr>
          <w:tab/>
          <w:delText>69</w:delText>
        </w:r>
      </w:del>
    </w:p>
    <w:p w14:paraId="278F8C97" w14:textId="134C3136" w:rsidR="00920004" w:rsidRPr="00920004" w:rsidDel="005B0DDB" w:rsidRDefault="00920004">
      <w:pPr>
        <w:pStyle w:val="TOC3"/>
        <w:tabs>
          <w:tab w:val="left" w:pos="1320"/>
          <w:tab w:val="right" w:leader="dot" w:pos="8777"/>
        </w:tabs>
        <w:rPr>
          <w:del w:id="166" w:author="phuong vu" w:date="2018-12-01T22:26:00Z"/>
          <w:rFonts w:asciiTheme="minorHAnsi" w:eastAsiaTheme="minorEastAsia" w:hAnsiTheme="minorHAnsi" w:cstheme="minorBidi"/>
          <w:noProof/>
          <w:sz w:val="22"/>
          <w:szCs w:val="22"/>
          <w:lang w:val="en-US"/>
        </w:rPr>
      </w:pPr>
      <w:del w:id="167" w:author="phuong vu" w:date="2018-12-01T22:26:00Z">
        <w:r w:rsidRPr="00920004" w:rsidDel="005B0DDB">
          <w:rPr>
            <w:noProof/>
          </w:rPr>
          <w:delText>4.3.1</w:delText>
        </w:r>
        <w:r w:rsidRPr="00920004" w:rsidDel="005B0DDB">
          <w:rPr>
            <w:rFonts w:asciiTheme="minorHAnsi" w:eastAsiaTheme="minorEastAsia" w:hAnsiTheme="minorHAnsi" w:cstheme="minorBidi"/>
            <w:noProof/>
            <w:sz w:val="22"/>
            <w:szCs w:val="22"/>
            <w:lang w:val="en-US"/>
          </w:rPr>
          <w:tab/>
        </w:r>
        <w:r w:rsidRPr="00920004" w:rsidDel="005B0DDB">
          <w:rPr>
            <w:noProof/>
          </w:rPr>
          <w:delText>Tiến hành kiểm thử</w:delText>
        </w:r>
        <w:r w:rsidRPr="00920004" w:rsidDel="005B0DDB">
          <w:rPr>
            <w:noProof/>
          </w:rPr>
          <w:tab/>
          <w:delText>69</w:delText>
        </w:r>
      </w:del>
    </w:p>
    <w:p w14:paraId="49114F47" w14:textId="7F3ADE37" w:rsidR="00920004" w:rsidRPr="00920004" w:rsidDel="005B0DDB" w:rsidRDefault="00920004">
      <w:pPr>
        <w:pStyle w:val="TOC3"/>
        <w:tabs>
          <w:tab w:val="left" w:pos="1320"/>
          <w:tab w:val="right" w:leader="dot" w:pos="8777"/>
        </w:tabs>
        <w:rPr>
          <w:del w:id="168" w:author="phuong vu" w:date="2018-12-01T22:26:00Z"/>
          <w:rFonts w:asciiTheme="minorHAnsi" w:eastAsiaTheme="minorEastAsia" w:hAnsiTheme="minorHAnsi" w:cstheme="minorBidi"/>
          <w:noProof/>
          <w:sz w:val="22"/>
          <w:szCs w:val="22"/>
          <w:lang w:val="en-US"/>
        </w:rPr>
      </w:pPr>
      <w:del w:id="169" w:author="phuong vu" w:date="2018-12-01T22:26:00Z">
        <w:r w:rsidRPr="00920004" w:rsidDel="005B0DDB">
          <w:rPr>
            <w:noProof/>
          </w:rPr>
          <w:delText>4.3.2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kiểm thử</w:delText>
        </w:r>
        <w:r w:rsidRPr="00920004" w:rsidDel="005B0DDB">
          <w:rPr>
            <w:noProof/>
          </w:rPr>
          <w:tab/>
          <w:delText>69</w:delText>
        </w:r>
      </w:del>
    </w:p>
    <w:p w14:paraId="381B2924" w14:textId="69F48641" w:rsidR="00920004" w:rsidRPr="00920004" w:rsidDel="005B0DDB" w:rsidRDefault="00920004">
      <w:pPr>
        <w:pStyle w:val="TOC3"/>
        <w:tabs>
          <w:tab w:val="left" w:pos="1320"/>
          <w:tab w:val="right" w:leader="dot" w:pos="8777"/>
        </w:tabs>
        <w:rPr>
          <w:del w:id="170" w:author="phuong vu" w:date="2018-12-01T22:26:00Z"/>
          <w:rFonts w:asciiTheme="minorHAnsi" w:eastAsiaTheme="minorEastAsia" w:hAnsiTheme="minorHAnsi" w:cstheme="minorBidi"/>
          <w:noProof/>
          <w:sz w:val="22"/>
          <w:szCs w:val="22"/>
          <w:lang w:val="en-US"/>
        </w:rPr>
      </w:pPr>
      <w:del w:id="171" w:author="phuong vu" w:date="2018-12-01T22:26:00Z">
        <w:r w:rsidRPr="00920004" w:rsidDel="005B0DDB">
          <w:rPr>
            <w:noProof/>
          </w:rPr>
          <w:delText>4.3.3</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 hoạch dự đoán và chi phí</w:delText>
        </w:r>
        <w:r w:rsidRPr="00920004" w:rsidDel="005B0DDB">
          <w:rPr>
            <w:noProof/>
          </w:rPr>
          <w:tab/>
          <w:delText>69</w:delText>
        </w:r>
      </w:del>
    </w:p>
    <w:p w14:paraId="05061576" w14:textId="57F81FFD" w:rsidR="00920004" w:rsidRPr="00920004" w:rsidDel="005B0DDB" w:rsidRDefault="00920004">
      <w:pPr>
        <w:pStyle w:val="TOC3"/>
        <w:tabs>
          <w:tab w:val="left" w:pos="1320"/>
          <w:tab w:val="right" w:leader="dot" w:pos="8777"/>
        </w:tabs>
        <w:rPr>
          <w:del w:id="172" w:author="phuong vu" w:date="2018-12-01T22:26:00Z"/>
          <w:rFonts w:asciiTheme="minorHAnsi" w:eastAsiaTheme="minorEastAsia" w:hAnsiTheme="minorHAnsi" w:cstheme="minorBidi"/>
          <w:noProof/>
          <w:sz w:val="22"/>
          <w:szCs w:val="22"/>
          <w:lang w:val="en-US"/>
        </w:rPr>
      </w:pPr>
      <w:del w:id="173" w:author="phuong vu" w:date="2018-12-01T22:26:00Z">
        <w:r w:rsidRPr="00920004" w:rsidDel="005B0DDB">
          <w:rPr>
            <w:noProof/>
          </w:rPr>
          <w:delText>4.3.4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rủi ro</w:delText>
        </w:r>
        <w:r w:rsidRPr="00920004" w:rsidDel="005B0DDB">
          <w:rPr>
            <w:noProof/>
          </w:rPr>
          <w:tab/>
          <w:delText>69</w:delText>
        </w:r>
      </w:del>
    </w:p>
    <w:p w14:paraId="5571F900" w14:textId="22885995" w:rsidR="00920004" w:rsidRPr="00920004" w:rsidDel="005B0DDB" w:rsidRDefault="00920004">
      <w:pPr>
        <w:pStyle w:val="TOC2"/>
        <w:tabs>
          <w:tab w:val="left" w:pos="880"/>
          <w:tab w:val="right" w:leader="dot" w:pos="8777"/>
        </w:tabs>
        <w:rPr>
          <w:del w:id="174" w:author="phuong vu" w:date="2018-12-01T22:26:00Z"/>
          <w:rFonts w:asciiTheme="minorHAnsi" w:eastAsiaTheme="minorEastAsia" w:hAnsiTheme="minorHAnsi" w:cstheme="minorBidi"/>
          <w:noProof/>
          <w:sz w:val="22"/>
          <w:szCs w:val="22"/>
          <w:lang w:val="en-US"/>
        </w:rPr>
      </w:pPr>
      <w:del w:id="175" w:author="phuong vu" w:date="2018-12-01T22:26:00Z">
        <w:r w:rsidRPr="00920004" w:rsidDel="005B0DDB">
          <w:rPr>
            <w:noProof/>
          </w:rPr>
          <w:delText>4.4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trường hợp kiểm thử</w:delText>
        </w:r>
        <w:r w:rsidRPr="00920004" w:rsidDel="005B0DDB">
          <w:rPr>
            <w:noProof/>
          </w:rPr>
          <w:tab/>
          <w:delText>69</w:delText>
        </w:r>
      </w:del>
    </w:p>
    <w:p w14:paraId="106A6A7E" w14:textId="6B965233" w:rsidR="00920004" w:rsidRPr="00920004" w:rsidDel="005B0DDB" w:rsidRDefault="00920004">
      <w:pPr>
        <w:pStyle w:val="TOC3"/>
        <w:tabs>
          <w:tab w:val="left" w:pos="1320"/>
          <w:tab w:val="right" w:leader="dot" w:pos="8777"/>
        </w:tabs>
        <w:rPr>
          <w:del w:id="176" w:author="phuong vu" w:date="2018-12-01T22:26:00Z"/>
          <w:rFonts w:asciiTheme="minorHAnsi" w:eastAsiaTheme="minorEastAsia" w:hAnsiTheme="minorHAnsi" w:cstheme="minorBidi"/>
          <w:noProof/>
          <w:sz w:val="22"/>
          <w:szCs w:val="22"/>
          <w:lang w:val="en-US"/>
        </w:rPr>
      </w:pPr>
      <w:del w:id="177" w:author="phuong vu" w:date="2018-12-01T22:26:00Z">
        <w:r w:rsidRPr="00920004" w:rsidDel="005B0DDB">
          <w:rPr>
            <w:noProof/>
          </w:rPr>
          <w:delText>4.4.1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69</w:delText>
        </w:r>
      </w:del>
    </w:p>
    <w:p w14:paraId="5D84100E" w14:textId="0224E003" w:rsidR="00920004" w:rsidRPr="00920004" w:rsidDel="005B0DDB" w:rsidRDefault="00920004">
      <w:pPr>
        <w:pStyle w:val="TOC4"/>
        <w:rPr>
          <w:del w:id="178" w:author="phuong vu" w:date="2018-12-01T22:26:00Z"/>
          <w:rFonts w:asciiTheme="minorHAnsi" w:eastAsiaTheme="minorEastAsia" w:hAnsiTheme="minorHAnsi" w:cstheme="minorBidi"/>
          <w:noProof/>
          <w:sz w:val="22"/>
          <w:szCs w:val="22"/>
          <w:lang w:val="en-US"/>
        </w:rPr>
      </w:pPr>
      <w:del w:id="179" w:author="phuong vu" w:date="2018-12-01T22:26:00Z">
        <w:r w:rsidRPr="00920004" w:rsidDel="005B0DDB">
          <w:rPr>
            <w:noProof/>
            <w:lang w:val="en-US"/>
          </w:rPr>
          <w:delText>4.4.1.1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69</w:delText>
        </w:r>
      </w:del>
    </w:p>
    <w:p w14:paraId="2E68D057" w14:textId="22D519C2" w:rsidR="00920004" w:rsidRPr="00920004" w:rsidDel="005B0DDB" w:rsidRDefault="00920004">
      <w:pPr>
        <w:pStyle w:val="TOC4"/>
        <w:rPr>
          <w:del w:id="180" w:author="phuong vu" w:date="2018-12-01T22:26:00Z"/>
          <w:rFonts w:asciiTheme="minorHAnsi" w:eastAsiaTheme="minorEastAsia" w:hAnsiTheme="minorHAnsi" w:cstheme="minorBidi"/>
          <w:noProof/>
          <w:sz w:val="22"/>
          <w:szCs w:val="22"/>
          <w:lang w:val="en-US"/>
        </w:rPr>
      </w:pPr>
      <w:del w:id="181" w:author="phuong vu" w:date="2018-12-01T22:26:00Z">
        <w:r w:rsidRPr="00920004" w:rsidDel="005B0DDB">
          <w:rPr>
            <w:noProof/>
          </w:rPr>
          <w:delText>4.4.1.2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70</w:delText>
        </w:r>
      </w:del>
    </w:p>
    <w:p w14:paraId="060D58A0" w14:textId="56506A72" w:rsidR="00920004" w:rsidRPr="00920004" w:rsidDel="005B0DDB" w:rsidRDefault="00920004">
      <w:pPr>
        <w:pStyle w:val="TOC4"/>
        <w:rPr>
          <w:del w:id="182" w:author="phuong vu" w:date="2018-12-01T22:26:00Z"/>
          <w:rFonts w:asciiTheme="minorHAnsi" w:eastAsiaTheme="minorEastAsia" w:hAnsiTheme="minorHAnsi" w:cstheme="minorBidi"/>
          <w:noProof/>
          <w:sz w:val="22"/>
          <w:szCs w:val="22"/>
          <w:lang w:val="en-US"/>
        </w:rPr>
      </w:pPr>
      <w:del w:id="183" w:author="phuong vu" w:date="2018-12-01T22:26:00Z">
        <w:r w:rsidRPr="00920004" w:rsidDel="005B0DDB">
          <w:rPr>
            <w:noProof/>
            <w:lang w:val="en-US"/>
          </w:rPr>
          <w:delText>4.4.1.3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đơn hàng</w:delText>
        </w:r>
        <w:r w:rsidRPr="00920004" w:rsidDel="005B0DDB">
          <w:rPr>
            <w:noProof/>
          </w:rPr>
          <w:tab/>
          <w:delText>71</w:delText>
        </w:r>
      </w:del>
    </w:p>
    <w:p w14:paraId="490D9C62" w14:textId="1DBD82EA" w:rsidR="00920004" w:rsidRPr="00920004" w:rsidDel="005B0DDB" w:rsidRDefault="00920004">
      <w:pPr>
        <w:pStyle w:val="TOC4"/>
        <w:rPr>
          <w:del w:id="184" w:author="phuong vu" w:date="2018-12-01T22:26:00Z"/>
          <w:rFonts w:asciiTheme="minorHAnsi" w:eastAsiaTheme="minorEastAsia" w:hAnsiTheme="minorHAnsi" w:cstheme="minorBidi"/>
          <w:noProof/>
          <w:sz w:val="22"/>
          <w:szCs w:val="22"/>
          <w:lang w:val="en-US"/>
        </w:rPr>
      </w:pPr>
      <w:del w:id="185" w:author="phuong vu" w:date="2018-12-01T22:26:00Z">
        <w:r w:rsidRPr="00920004" w:rsidDel="005B0DDB">
          <w:rPr>
            <w:noProof/>
            <w:lang w:val="en-US"/>
          </w:rPr>
          <w:delText>4.4.1.4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74</w:delText>
        </w:r>
      </w:del>
    </w:p>
    <w:p w14:paraId="2A354687" w14:textId="3F2AAC3C" w:rsidR="00920004" w:rsidRPr="00920004" w:rsidDel="005B0DDB" w:rsidRDefault="00920004">
      <w:pPr>
        <w:pStyle w:val="TOC4"/>
        <w:rPr>
          <w:del w:id="186" w:author="phuong vu" w:date="2018-12-01T22:26:00Z"/>
          <w:rFonts w:asciiTheme="minorHAnsi" w:eastAsiaTheme="minorEastAsia" w:hAnsiTheme="minorHAnsi" w:cstheme="minorBidi"/>
          <w:noProof/>
          <w:sz w:val="22"/>
          <w:szCs w:val="22"/>
          <w:lang w:val="en-US"/>
        </w:rPr>
      </w:pPr>
      <w:del w:id="187" w:author="phuong vu" w:date="2018-12-01T22:26:00Z">
        <w:r w:rsidRPr="00920004" w:rsidDel="005B0DDB">
          <w:rPr>
            <w:noProof/>
            <w:lang w:val="en-US"/>
          </w:rPr>
          <w:delText>4.4.1.5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75</w:delText>
        </w:r>
      </w:del>
    </w:p>
    <w:p w14:paraId="58DF643C" w14:textId="572DFEB2" w:rsidR="00920004" w:rsidRPr="00920004" w:rsidDel="005B0DDB" w:rsidRDefault="00920004">
      <w:pPr>
        <w:pStyle w:val="TOC3"/>
        <w:tabs>
          <w:tab w:val="left" w:pos="1320"/>
          <w:tab w:val="right" w:leader="dot" w:pos="8777"/>
        </w:tabs>
        <w:rPr>
          <w:del w:id="188" w:author="phuong vu" w:date="2018-12-01T22:26:00Z"/>
          <w:rFonts w:asciiTheme="minorHAnsi" w:eastAsiaTheme="minorEastAsia" w:hAnsiTheme="minorHAnsi" w:cstheme="minorBidi"/>
          <w:noProof/>
          <w:sz w:val="22"/>
          <w:szCs w:val="22"/>
          <w:lang w:val="en-US"/>
        </w:rPr>
      </w:pPr>
      <w:del w:id="189" w:author="phuong vu" w:date="2018-12-01T22:26:00Z">
        <w:r w:rsidRPr="00920004" w:rsidDel="005B0DDB">
          <w:rPr>
            <w:noProof/>
          </w:rPr>
          <w:delText>4.4.2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76</w:delText>
        </w:r>
      </w:del>
    </w:p>
    <w:p w14:paraId="0D153EAC" w14:textId="04A49936" w:rsidR="00920004" w:rsidRPr="00920004" w:rsidDel="005B0DDB" w:rsidRDefault="00920004">
      <w:pPr>
        <w:pStyle w:val="TOC4"/>
        <w:rPr>
          <w:del w:id="190" w:author="phuong vu" w:date="2018-12-01T22:26:00Z"/>
          <w:rFonts w:asciiTheme="minorHAnsi" w:eastAsiaTheme="minorEastAsia" w:hAnsiTheme="minorHAnsi" w:cstheme="minorBidi"/>
          <w:noProof/>
          <w:sz w:val="22"/>
          <w:szCs w:val="22"/>
          <w:lang w:val="en-US"/>
        </w:rPr>
      </w:pPr>
      <w:del w:id="191" w:author="phuong vu" w:date="2018-12-01T22:26:00Z">
        <w:r w:rsidRPr="00920004" w:rsidDel="005B0DDB">
          <w:rPr>
            <w:noProof/>
          </w:rPr>
          <w:delText>4.4.2.1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76</w:delText>
        </w:r>
      </w:del>
    </w:p>
    <w:p w14:paraId="0311FD0B" w14:textId="0E8F1541" w:rsidR="00920004" w:rsidRPr="00920004" w:rsidDel="005B0DDB" w:rsidRDefault="00920004">
      <w:pPr>
        <w:pStyle w:val="TOC4"/>
        <w:rPr>
          <w:del w:id="192" w:author="phuong vu" w:date="2018-12-01T22:26:00Z"/>
          <w:rFonts w:asciiTheme="minorHAnsi" w:eastAsiaTheme="minorEastAsia" w:hAnsiTheme="minorHAnsi" w:cstheme="minorBidi"/>
          <w:noProof/>
          <w:sz w:val="22"/>
          <w:szCs w:val="22"/>
          <w:lang w:val="en-US"/>
        </w:rPr>
      </w:pPr>
      <w:del w:id="193" w:author="phuong vu" w:date="2018-12-01T22:26:00Z">
        <w:r w:rsidRPr="00920004" w:rsidDel="005B0DDB">
          <w:rPr>
            <w:noProof/>
            <w:lang w:val="en-US"/>
          </w:rPr>
          <w:delText>4.4.2.2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77</w:delText>
        </w:r>
      </w:del>
    </w:p>
    <w:p w14:paraId="64253715" w14:textId="5A859352" w:rsidR="00920004" w:rsidRPr="00920004" w:rsidDel="005B0DDB" w:rsidRDefault="00920004">
      <w:pPr>
        <w:pStyle w:val="TOC4"/>
        <w:rPr>
          <w:del w:id="194" w:author="phuong vu" w:date="2018-12-01T22:26:00Z"/>
          <w:rFonts w:asciiTheme="minorHAnsi" w:eastAsiaTheme="minorEastAsia" w:hAnsiTheme="minorHAnsi" w:cstheme="minorBidi"/>
          <w:noProof/>
          <w:sz w:val="22"/>
          <w:szCs w:val="22"/>
          <w:lang w:val="en-US"/>
        </w:rPr>
      </w:pPr>
      <w:del w:id="195" w:author="phuong vu" w:date="2018-12-01T22:26:00Z">
        <w:r w:rsidRPr="00920004" w:rsidDel="005B0DDB">
          <w:rPr>
            <w:noProof/>
            <w:lang w:val="en-US"/>
          </w:rPr>
          <w:delText>4.4.2.3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biên nhận</w:delText>
        </w:r>
        <w:r w:rsidRPr="00920004" w:rsidDel="005B0DDB">
          <w:rPr>
            <w:noProof/>
          </w:rPr>
          <w:tab/>
          <w:delText>78</w:delText>
        </w:r>
      </w:del>
    </w:p>
    <w:p w14:paraId="02BF014B" w14:textId="3868DBDB" w:rsidR="00920004" w:rsidRPr="00920004" w:rsidDel="005B0DDB" w:rsidRDefault="00920004">
      <w:pPr>
        <w:pStyle w:val="TOC3"/>
        <w:tabs>
          <w:tab w:val="left" w:pos="1320"/>
          <w:tab w:val="right" w:leader="dot" w:pos="8777"/>
        </w:tabs>
        <w:rPr>
          <w:del w:id="196" w:author="phuong vu" w:date="2018-12-01T22:26:00Z"/>
          <w:rFonts w:asciiTheme="minorHAnsi" w:eastAsiaTheme="minorEastAsia" w:hAnsiTheme="minorHAnsi" w:cstheme="minorBidi"/>
          <w:noProof/>
          <w:sz w:val="22"/>
          <w:szCs w:val="22"/>
          <w:lang w:val="en-US"/>
        </w:rPr>
      </w:pPr>
      <w:del w:id="197" w:author="phuong vu" w:date="2018-12-01T22:26:00Z">
        <w:r w:rsidRPr="00920004" w:rsidDel="005B0DDB">
          <w:rPr>
            <w:noProof/>
          </w:rPr>
          <w:delText>4.4.3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79</w:delText>
        </w:r>
      </w:del>
    </w:p>
    <w:p w14:paraId="74A14A7F" w14:textId="308C4215" w:rsidR="00920004" w:rsidRPr="00920004" w:rsidDel="005B0DDB" w:rsidRDefault="00920004">
      <w:pPr>
        <w:pStyle w:val="TOC3"/>
        <w:tabs>
          <w:tab w:val="left" w:pos="1320"/>
          <w:tab w:val="right" w:leader="dot" w:pos="8777"/>
        </w:tabs>
        <w:rPr>
          <w:del w:id="198" w:author="phuong vu" w:date="2018-12-01T22:26:00Z"/>
          <w:rFonts w:asciiTheme="minorHAnsi" w:eastAsiaTheme="minorEastAsia" w:hAnsiTheme="minorHAnsi" w:cstheme="minorBidi"/>
          <w:noProof/>
          <w:sz w:val="22"/>
          <w:szCs w:val="22"/>
          <w:lang w:val="en-US"/>
        </w:rPr>
      </w:pPr>
      <w:del w:id="199" w:author="phuong vu" w:date="2018-12-01T22:26:00Z">
        <w:r w:rsidRPr="00920004" w:rsidDel="005B0DDB">
          <w:rPr>
            <w:noProof/>
          </w:rPr>
          <w:delText>4.4.4</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80</w:delText>
        </w:r>
      </w:del>
    </w:p>
    <w:p w14:paraId="6AB3E971" w14:textId="32C31B67" w:rsidR="00920004" w:rsidRPr="00920004" w:rsidDel="005B0DDB" w:rsidRDefault="00920004">
      <w:pPr>
        <w:pStyle w:val="TOC3"/>
        <w:tabs>
          <w:tab w:val="left" w:pos="1320"/>
          <w:tab w:val="right" w:leader="dot" w:pos="8777"/>
        </w:tabs>
        <w:rPr>
          <w:del w:id="200" w:author="phuong vu" w:date="2018-12-01T22:26:00Z"/>
          <w:rFonts w:asciiTheme="minorHAnsi" w:eastAsiaTheme="minorEastAsia" w:hAnsiTheme="minorHAnsi" w:cstheme="minorBidi"/>
          <w:noProof/>
          <w:sz w:val="22"/>
          <w:szCs w:val="22"/>
          <w:lang w:val="en-US"/>
        </w:rPr>
      </w:pPr>
      <w:del w:id="201" w:author="phuong vu" w:date="2018-12-01T22:26:00Z">
        <w:r w:rsidRPr="00920004" w:rsidDel="005B0DDB">
          <w:rPr>
            <w:noProof/>
          </w:rPr>
          <w:delText>4.4.5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81</w:delText>
        </w:r>
      </w:del>
    </w:p>
    <w:p w14:paraId="130F75D6" w14:textId="614D9BF5" w:rsidR="00920004" w:rsidRPr="00920004" w:rsidDel="005B0DDB" w:rsidRDefault="00920004">
      <w:pPr>
        <w:pStyle w:val="TOC3"/>
        <w:tabs>
          <w:tab w:val="left" w:pos="1320"/>
          <w:tab w:val="right" w:leader="dot" w:pos="8777"/>
        </w:tabs>
        <w:rPr>
          <w:del w:id="202" w:author="phuong vu" w:date="2018-12-01T22:26:00Z"/>
          <w:rFonts w:asciiTheme="minorHAnsi" w:eastAsiaTheme="minorEastAsia" w:hAnsiTheme="minorHAnsi" w:cstheme="minorBidi"/>
          <w:noProof/>
          <w:sz w:val="22"/>
          <w:szCs w:val="22"/>
          <w:lang w:val="en-US"/>
        </w:rPr>
      </w:pPr>
      <w:del w:id="203" w:author="phuong vu" w:date="2018-12-01T22:26:00Z">
        <w:r w:rsidRPr="00920004" w:rsidDel="005B0DDB">
          <w:rPr>
            <w:noProof/>
          </w:rPr>
          <w:delText>4.4.6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đăng xuất</w:delText>
        </w:r>
        <w:r w:rsidRPr="00920004" w:rsidDel="005B0DDB">
          <w:rPr>
            <w:noProof/>
          </w:rPr>
          <w:tab/>
          <w:delText>82</w:delText>
        </w:r>
      </w:del>
    </w:p>
    <w:p w14:paraId="532847CA" w14:textId="6ECF6BB5" w:rsidR="00920004" w:rsidRPr="00920004" w:rsidDel="005B0DDB" w:rsidRDefault="00920004">
      <w:pPr>
        <w:pStyle w:val="TOC1"/>
        <w:rPr>
          <w:del w:id="204" w:author="phuong vu" w:date="2018-12-01T22:26:00Z"/>
          <w:rFonts w:asciiTheme="minorHAnsi" w:eastAsiaTheme="minorEastAsia" w:hAnsiTheme="minorHAnsi" w:cstheme="minorBidi"/>
          <w:noProof/>
          <w:sz w:val="22"/>
          <w:szCs w:val="22"/>
          <w:lang w:val="en-US"/>
        </w:rPr>
      </w:pPr>
      <w:del w:id="205" w:author="phuong vu" w:date="2018-12-01T22:26:00Z">
        <w:r w:rsidRPr="00920004" w:rsidDel="005B0DDB">
          <w:rPr>
            <w:noProof/>
          </w:rPr>
          <w:delText>PHẦN KẾT LUẬN</w:delText>
        </w:r>
        <w:r w:rsidRPr="00920004" w:rsidDel="005B0DDB">
          <w:rPr>
            <w:noProof/>
          </w:rPr>
          <w:tab/>
          <w:delText>84</w:delText>
        </w:r>
      </w:del>
    </w:p>
    <w:p w14:paraId="4B57014D" w14:textId="7121769C" w:rsidR="00920004" w:rsidRPr="00920004" w:rsidDel="005B0DDB" w:rsidRDefault="00920004">
      <w:pPr>
        <w:pStyle w:val="TOC2"/>
        <w:tabs>
          <w:tab w:val="left" w:pos="880"/>
          <w:tab w:val="right" w:leader="dot" w:pos="8777"/>
        </w:tabs>
        <w:rPr>
          <w:del w:id="206" w:author="phuong vu" w:date="2018-12-01T22:26:00Z"/>
          <w:rFonts w:asciiTheme="minorHAnsi" w:eastAsiaTheme="minorEastAsia" w:hAnsiTheme="minorHAnsi" w:cstheme="minorBidi"/>
          <w:noProof/>
          <w:sz w:val="22"/>
          <w:szCs w:val="22"/>
          <w:lang w:val="en-US"/>
        </w:rPr>
      </w:pPr>
      <w:del w:id="207"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Kết quả đạt được</w:delText>
        </w:r>
        <w:r w:rsidRPr="00920004" w:rsidDel="005B0DDB">
          <w:rPr>
            <w:noProof/>
          </w:rPr>
          <w:tab/>
          <w:delText>84</w:delText>
        </w:r>
      </w:del>
    </w:p>
    <w:p w14:paraId="63D9B68B" w14:textId="53864FAE" w:rsidR="00920004" w:rsidRPr="00920004" w:rsidDel="005B0DDB" w:rsidRDefault="00920004">
      <w:pPr>
        <w:pStyle w:val="TOC3"/>
        <w:tabs>
          <w:tab w:val="left" w:pos="1320"/>
          <w:tab w:val="right" w:leader="dot" w:pos="8777"/>
        </w:tabs>
        <w:rPr>
          <w:del w:id="208" w:author="phuong vu" w:date="2018-12-01T22:26:00Z"/>
          <w:rFonts w:asciiTheme="minorHAnsi" w:eastAsiaTheme="minorEastAsia" w:hAnsiTheme="minorHAnsi" w:cstheme="minorBidi"/>
          <w:noProof/>
          <w:sz w:val="22"/>
          <w:szCs w:val="22"/>
          <w:lang w:val="en-US"/>
        </w:rPr>
      </w:pPr>
      <w:del w:id="209"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lí thuyết</w:delText>
        </w:r>
        <w:r w:rsidRPr="00920004" w:rsidDel="005B0DDB">
          <w:rPr>
            <w:noProof/>
          </w:rPr>
          <w:tab/>
          <w:delText>84</w:delText>
        </w:r>
      </w:del>
    </w:p>
    <w:p w14:paraId="323CEEF4" w14:textId="31773F74" w:rsidR="00920004" w:rsidRPr="00920004" w:rsidDel="005B0DDB" w:rsidRDefault="00920004">
      <w:pPr>
        <w:pStyle w:val="TOC3"/>
        <w:tabs>
          <w:tab w:val="left" w:pos="1320"/>
          <w:tab w:val="right" w:leader="dot" w:pos="8777"/>
        </w:tabs>
        <w:rPr>
          <w:del w:id="210" w:author="phuong vu" w:date="2018-12-01T22:26:00Z"/>
          <w:rFonts w:asciiTheme="minorHAnsi" w:eastAsiaTheme="minorEastAsia" w:hAnsiTheme="minorHAnsi" w:cstheme="minorBidi"/>
          <w:noProof/>
          <w:sz w:val="22"/>
          <w:szCs w:val="22"/>
          <w:lang w:val="en-US"/>
        </w:rPr>
      </w:pPr>
      <w:del w:id="211"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chức năng</w:delText>
        </w:r>
        <w:r w:rsidRPr="00920004" w:rsidDel="005B0DDB">
          <w:rPr>
            <w:noProof/>
          </w:rPr>
          <w:tab/>
          <w:delText>84</w:delText>
        </w:r>
      </w:del>
    </w:p>
    <w:p w14:paraId="66A7D52A" w14:textId="0F639905" w:rsidR="00920004" w:rsidRPr="00920004" w:rsidDel="005B0DDB" w:rsidRDefault="00920004">
      <w:pPr>
        <w:pStyle w:val="TOC2"/>
        <w:tabs>
          <w:tab w:val="left" w:pos="880"/>
          <w:tab w:val="right" w:leader="dot" w:pos="8777"/>
        </w:tabs>
        <w:rPr>
          <w:del w:id="212" w:author="phuong vu" w:date="2018-12-01T22:26:00Z"/>
          <w:rFonts w:asciiTheme="minorHAnsi" w:eastAsiaTheme="minorEastAsia" w:hAnsiTheme="minorHAnsi" w:cstheme="minorBidi"/>
          <w:noProof/>
          <w:sz w:val="22"/>
          <w:szCs w:val="22"/>
          <w:lang w:val="en-US"/>
        </w:rPr>
      </w:pPr>
      <w:del w:id="213" w:author="phuong vu" w:date="2018-12-01T22:26:00Z">
        <w:r w:rsidRPr="00920004" w:rsidDel="005B0DDB">
          <w:rPr>
            <w:noProof/>
          </w:rPr>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Hạn chế</w:delText>
        </w:r>
        <w:r w:rsidRPr="00920004" w:rsidDel="005B0DDB">
          <w:rPr>
            <w:noProof/>
          </w:rPr>
          <w:tab/>
          <w:delText>84</w:delText>
        </w:r>
      </w:del>
    </w:p>
    <w:p w14:paraId="4FA993E2" w14:textId="46121B1F" w:rsidR="00920004" w:rsidRPr="00920004" w:rsidDel="005B0DDB" w:rsidRDefault="00920004">
      <w:pPr>
        <w:pStyle w:val="TOC2"/>
        <w:tabs>
          <w:tab w:val="left" w:pos="880"/>
          <w:tab w:val="right" w:leader="dot" w:pos="8777"/>
        </w:tabs>
        <w:rPr>
          <w:del w:id="214" w:author="phuong vu" w:date="2018-12-01T22:26:00Z"/>
          <w:rFonts w:asciiTheme="minorHAnsi" w:eastAsiaTheme="minorEastAsia" w:hAnsiTheme="minorHAnsi" w:cstheme="minorBidi"/>
          <w:noProof/>
          <w:sz w:val="22"/>
          <w:szCs w:val="22"/>
          <w:lang w:val="en-US"/>
        </w:rPr>
      </w:pPr>
      <w:del w:id="215"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Hướng phát triển</w:delText>
        </w:r>
        <w:r w:rsidRPr="00920004" w:rsidDel="005B0DDB">
          <w:rPr>
            <w:noProof/>
          </w:rPr>
          <w:tab/>
          <w:delText>84</w:delText>
        </w:r>
      </w:del>
    </w:p>
    <w:p w14:paraId="379B26F5" w14:textId="075904F4" w:rsidR="00920004" w:rsidRPr="00920004" w:rsidDel="005B0DDB" w:rsidRDefault="00920004">
      <w:pPr>
        <w:pStyle w:val="TOC1"/>
        <w:rPr>
          <w:del w:id="216" w:author="phuong vu" w:date="2018-12-01T22:26:00Z"/>
          <w:rFonts w:asciiTheme="minorHAnsi" w:eastAsiaTheme="minorEastAsia" w:hAnsiTheme="minorHAnsi" w:cstheme="minorBidi"/>
          <w:noProof/>
          <w:sz w:val="22"/>
          <w:szCs w:val="22"/>
          <w:lang w:val="en-US"/>
        </w:rPr>
      </w:pPr>
      <w:del w:id="217" w:author="phuong vu" w:date="2018-12-01T22:26:00Z">
        <w:r w:rsidRPr="00920004" w:rsidDel="005B0DDB">
          <w:rPr>
            <w:noProof/>
          </w:rPr>
          <w:delText>PHỤ LỤC</w:delText>
        </w:r>
        <w:r w:rsidRPr="00920004" w:rsidDel="005B0DDB">
          <w:rPr>
            <w:noProof/>
          </w:rPr>
          <w:tab/>
          <w:delText>85</w:delText>
        </w:r>
      </w:del>
    </w:p>
    <w:p w14:paraId="56326762" w14:textId="6E66E534" w:rsidR="00920004" w:rsidRPr="00920004" w:rsidDel="005B0DDB" w:rsidRDefault="00920004">
      <w:pPr>
        <w:pStyle w:val="TOC2"/>
        <w:tabs>
          <w:tab w:val="left" w:pos="660"/>
          <w:tab w:val="right" w:leader="dot" w:pos="8777"/>
        </w:tabs>
        <w:rPr>
          <w:del w:id="218" w:author="phuong vu" w:date="2018-12-01T22:26:00Z"/>
          <w:rFonts w:asciiTheme="minorHAnsi" w:eastAsiaTheme="minorEastAsia" w:hAnsiTheme="minorHAnsi" w:cstheme="minorBidi"/>
          <w:noProof/>
          <w:sz w:val="22"/>
          <w:szCs w:val="22"/>
          <w:lang w:val="en-US"/>
        </w:rPr>
      </w:pPr>
      <w:del w:id="219" w:author="phuong vu" w:date="2018-12-01T22:26:00Z">
        <w:r w:rsidRPr="00920004" w:rsidDel="005B0DDB">
          <w:rPr>
            <w:noProof/>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PDM</w:delText>
        </w:r>
        <w:r w:rsidRPr="00920004" w:rsidDel="005B0DDB">
          <w:rPr>
            <w:noProof/>
          </w:rPr>
          <w:tab/>
          <w:delText>85</w:delText>
        </w:r>
      </w:del>
    </w:p>
    <w:p w14:paraId="66B50765" w14:textId="6F6760A3" w:rsidR="00920004" w:rsidRPr="00920004" w:rsidDel="005B0DDB" w:rsidRDefault="00920004">
      <w:pPr>
        <w:pStyle w:val="TOC2"/>
        <w:tabs>
          <w:tab w:val="left" w:pos="660"/>
          <w:tab w:val="right" w:leader="dot" w:pos="8777"/>
        </w:tabs>
        <w:rPr>
          <w:del w:id="220" w:author="phuong vu" w:date="2018-12-01T22:26:00Z"/>
          <w:rFonts w:asciiTheme="minorHAnsi" w:eastAsiaTheme="minorEastAsia" w:hAnsiTheme="minorHAnsi" w:cstheme="minorBidi"/>
          <w:noProof/>
          <w:sz w:val="22"/>
          <w:szCs w:val="22"/>
          <w:lang w:val="en-US"/>
        </w:rPr>
      </w:pPr>
      <w:del w:id="221" w:author="phuong vu" w:date="2018-12-01T22:26:00Z">
        <w:r w:rsidRPr="00920004" w:rsidDel="005B0DDB">
          <w:rPr>
            <w:noProof/>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rPr>
          <w:delText>Dữ liệu hiển thị danh sách đơn hàng</w:delText>
        </w:r>
        <w:r w:rsidRPr="00920004" w:rsidDel="005B0DDB">
          <w:rPr>
            <w:noProof/>
          </w:rPr>
          <w:tab/>
          <w:delText>96</w:delText>
        </w:r>
      </w:del>
    </w:p>
    <w:p w14:paraId="49E9A401" w14:textId="1EEA476B" w:rsidR="00920004" w:rsidRPr="00920004" w:rsidDel="005B0DDB" w:rsidRDefault="00920004">
      <w:pPr>
        <w:pStyle w:val="TOC1"/>
        <w:rPr>
          <w:del w:id="222" w:author="phuong vu" w:date="2018-12-01T22:26:00Z"/>
          <w:rFonts w:asciiTheme="minorHAnsi" w:eastAsiaTheme="minorEastAsia" w:hAnsiTheme="minorHAnsi" w:cstheme="minorBidi"/>
          <w:noProof/>
          <w:sz w:val="22"/>
          <w:szCs w:val="22"/>
          <w:lang w:val="en-US"/>
        </w:rPr>
      </w:pPr>
      <w:del w:id="223" w:author="phuong vu" w:date="2018-12-01T22:26:00Z">
        <w:r w:rsidRPr="00920004" w:rsidDel="005B0DDB">
          <w:rPr>
            <w:noProof/>
          </w:rPr>
          <w:delText>TÀI LIỆU THAM KHẢO</w:delText>
        </w:r>
        <w:r w:rsidRPr="00920004" w:rsidDel="005B0DDB">
          <w:rPr>
            <w:noProof/>
          </w:rPr>
          <w:tab/>
          <w:delText>97</w:delText>
        </w:r>
      </w:del>
    </w:p>
    <w:p w14:paraId="203EEC5F" w14:textId="421E2BA7" w:rsidR="00D24C07" w:rsidRDefault="00EB1083">
      <w:pPr>
        <w:pStyle w:val="TOC1"/>
        <w:rPr>
          <w:ins w:id="224" w:author="phuong vu" w:date="2018-12-02T08:21:00Z"/>
          <w:rFonts w:asciiTheme="minorHAnsi" w:eastAsiaTheme="minorEastAsia" w:hAnsiTheme="minorHAnsi" w:cstheme="minorBidi"/>
          <w:noProof/>
          <w:sz w:val="22"/>
          <w:szCs w:val="22"/>
          <w:lang w:val="en-US"/>
        </w:rPr>
      </w:pPr>
      <w:del w:id="225" w:author="phuong vu" w:date="2018-12-02T08:19:00Z">
        <w:r w:rsidRPr="00CF739D" w:rsidDel="00D24C07">
          <w:fldChar w:fldCharType="end"/>
        </w:r>
      </w:del>
      <w:ins w:id="226" w:author="phuong vu" w:date="2018-12-02T08:21:00Z">
        <w:r w:rsidR="00D24C07">
          <w:fldChar w:fldCharType="begin"/>
        </w:r>
        <w:r w:rsidR="00D24C07">
          <w:instrText xml:space="preserve"> TOC \o "1-4" \u </w:instrText>
        </w:r>
      </w:ins>
      <w:r w:rsidR="00D24C07">
        <w:fldChar w:fldCharType="separate"/>
      </w:r>
      <w:ins w:id="227" w:author="phuong vu" w:date="2018-12-02T08:21:00Z">
        <w:r w:rsidR="00D24C07">
          <w:rPr>
            <w:noProof/>
          </w:rPr>
          <w:t>NHẬN XÉT CỦA GIÁO VIÊN PHẢN BIỆN</w:t>
        </w:r>
        <w:r w:rsidR="00D24C07">
          <w:rPr>
            <w:noProof/>
          </w:rPr>
          <w:tab/>
        </w:r>
        <w:r w:rsidR="00D24C07">
          <w:rPr>
            <w:noProof/>
          </w:rPr>
          <w:fldChar w:fldCharType="begin"/>
        </w:r>
        <w:r w:rsidR="00D24C07">
          <w:rPr>
            <w:noProof/>
          </w:rPr>
          <w:instrText xml:space="preserve"> PAGEREF _Toc531502200 \h </w:instrText>
        </w:r>
        <w:r w:rsidR="00D24C07">
          <w:rPr>
            <w:noProof/>
          </w:rPr>
        </w:r>
      </w:ins>
      <w:r w:rsidR="00D24C07">
        <w:rPr>
          <w:noProof/>
        </w:rPr>
        <w:fldChar w:fldCharType="separate"/>
      </w:r>
      <w:ins w:id="228" w:author="phuong vu" w:date="2018-12-02T08:21:00Z">
        <w:r w:rsidR="00D24C07">
          <w:rPr>
            <w:noProof/>
          </w:rPr>
          <w:t>iv</w:t>
        </w:r>
        <w:r w:rsidR="00D24C07">
          <w:rPr>
            <w:noProof/>
          </w:rPr>
          <w:fldChar w:fldCharType="end"/>
        </w:r>
      </w:ins>
    </w:p>
    <w:p w14:paraId="28FEAF83" w14:textId="69B7F43D" w:rsidR="00D24C07" w:rsidRDefault="00D24C07">
      <w:pPr>
        <w:pStyle w:val="TOC1"/>
        <w:rPr>
          <w:ins w:id="229" w:author="phuong vu" w:date="2018-12-02T08:21:00Z"/>
          <w:rFonts w:asciiTheme="minorHAnsi" w:eastAsiaTheme="minorEastAsia" w:hAnsiTheme="minorHAnsi" w:cstheme="minorBidi"/>
          <w:noProof/>
          <w:sz w:val="22"/>
          <w:szCs w:val="22"/>
          <w:lang w:val="en-US"/>
        </w:rPr>
      </w:pPr>
      <w:ins w:id="230" w:author="phuong vu" w:date="2018-12-02T08:21:00Z">
        <w:r w:rsidRPr="003827C1">
          <w:rPr>
            <w:rFonts w:eastAsia="Calibri"/>
            <w:noProof/>
          </w:rPr>
          <w:t>LỜI CẢM ƠN</w:t>
        </w:r>
        <w:r>
          <w:rPr>
            <w:noProof/>
          </w:rPr>
          <w:tab/>
        </w:r>
        <w:r>
          <w:rPr>
            <w:noProof/>
          </w:rPr>
          <w:fldChar w:fldCharType="begin"/>
        </w:r>
        <w:r>
          <w:rPr>
            <w:noProof/>
          </w:rPr>
          <w:instrText xml:space="preserve"> PAGEREF _Toc531502201 \h </w:instrText>
        </w:r>
        <w:r>
          <w:rPr>
            <w:noProof/>
          </w:rPr>
        </w:r>
      </w:ins>
      <w:r>
        <w:rPr>
          <w:noProof/>
        </w:rPr>
        <w:fldChar w:fldCharType="separate"/>
      </w:r>
      <w:ins w:id="231" w:author="phuong vu" w:date="2018-12-02T08:21:00Z">
        <w:r>
          <w:rPr>
            <w:noProof/>
          </w:rPr>
          <w:t>v</w:t>
        </w:r>
        <w:r>
          <w:rPr>
            <w:noProof/>
          </w:rPr>
          <w:fldChar w:fldCharType="end"/>
        </w:r>
      </w:ins>
    </w:p>
    <w:p w14:paraId="4D9FF481" w14:textId="4926FB52" w:rsidR="00D24C07" w:rsidRDefault="00D24C07">
      <w:pPr>
        <w:pStyle w:val="TOC1"/>
        <w:rPr>
          <w:ins w:id="232" w:author="phuong vu" w:date="2018-12-02T08:21:00Z"/>
          <w:rFonts w:asciiTheme="minorHAnsi" w:eastAsiaTheme="minorEastAsia" w:hAnsiTheme="minorHAnsi" w:cstheme="minorBidi"/>
          <w:noProof/>
          <w:sz w:val="22"/>
          <w:szCs w:val="22"/>
          <w:lang w:val="en-US"/>
        </w:rPr>
      </w:pPr>
      <w:ins w:id="233" w:author="phuong vu" w:date="2018-12-02T08:21:00Z">
        <w:r>
          <w:rPr>
            <w:noProof/>
          </w:rPr>
          <w:t>MỤC LỤC</w:t>
        </w:r>
        <w:r>
          <w:rPr>
            <w:noProof/>
          </w:rPr>
          <w:tab/>
        </w:r>
        <w:r>
          <w:rPr>
            <w:noProof/>
          </w:rPr>
          <w:fldChar w:fldCharType="begin"/>
        </w:r>
        <w:r>
          <w:rPr>
            <w:noProof/>
          </w:rPr>
          <w:instrText xml:space="preserve"> PAGEREF _Toc531502202 \h </w:instrText>
        </w:r>
        <w:r>
          <w:rPr>
            <w:noProof/>
          </w:rPr>
        </w:r>
      </w:ins>
      <w:r>
        <w:rPr>
          <w:noProof/>
        </w:rPr>
        <w:fldChar w:fldCharType="separate"/>
      </w:r>
      <w:ins w:id="234" w:author="phuong vu" w:date="2018-12-02T08:21:00Z">
        <w:r>
          <w:rPr>
            <w:noProof/>
          </w:rPr>
          <w:t>i</w:t>
        </w:r>
        <w:r>
          <w:rPr>
            <w:noProof/>
          </w:rPr>
          <w:fldChar w:fldCharType="end"/>
        </w:r>
      </w:ins>
    </w:p>
    <w:p w14:paraId="0C73D062" w14:textId="0D20CB82" w:rsidR="00D24C07" w:rsidRDefault="00D24C07">
      <w:pPr>
        <w:pStyle w:val="TOC1"/>
        <w:rPr>
          <w:ins w:id="235" w:author="phuong vu" w:date="2018-12-02T08:21:00Z"/>
          <w:rFonts w:asciiTheme="minorHAnsi" w:eastAsiaTheme="minorEastAsia" w:hAnsiTheme="minorHAnsi" w:cstheme="minorBidi"/>
          <w:noProof/>
          <w:sz w:val="22"/>
          <w:szCs w:val="22"/>
          <w:lang w:val="en-US"/>
        </w:rPr>
      </w:pPr>
      <w:ins w:id="236" w:author="phuong vu" w:date="2018-12-02T08:21:00Z">
        <w:r>
          <w:rPr>
            <w:noProof/>
          </w:rPr>
          <w:t>KÍ HIỆU VÀ VIẾT TẮT</w:t>
        </w:r>
        <w:r>
          <w:rPr>
            <w:noProof/>
          </w:rPr>
          <w:tab/>
        </w:r>
        <w:r>
          <w:rPr>
            <w:noProof/>
          </w:rPr>
          <w:fldChar w:fldCharType="begin"/>
        </w:r>
        <w:r>
          <w:rPr>
            <w:noProof/>
          </w:rPr>
          <w:instrText xml:space="preserve"> PAGEREF _Toc531502203 \h </w:instrText>
        </w:r>
        <w:r>
          <w:rPr>
            <w:noProof/>
          </w:rPr>
        </w:r>
      </w:ins>
      <w:r>
        <w:rPr>
          <w:noProof/>
        </w:rPr>
        <w:fldChar w:fldCharType="separate"/>
      </w:r>
      <w:ins w:id="237" w:author="phuong vu" w:date="2018-12-02T08:21:00Z">
        <w:r>
          <w:rPr>
            <w:noProof/>
          </w:rPr>
          <w:t>v</w:t>
        </w:r>
        <w:r>
          <w:rPr>
            <w:noProof/>
          </w:rPr>
          <w:fldChar w:fldCharType="end"/>
        </w:r>
      </w:ins>
    </w:p>
    <w:p w14:paraId="520DF912" w14:textId="25A02BAF" w:rsidR="00D24C07" w:rsidRDefault="00D24C07">
      <w:pPr>
        <w:pStyle w:val="TOC1"/>
        <w:rPr>
          <w:ins w:id="238" w:author="phuong vu" w:date="2018-12-02T08:21:00Z"/>
          <w:rFonts w:asciiTheme="minorHAnsi" w:eastAsiaTheme="minorEastAsia" w:hAnsiTheme="minorHAnsi" w:cstheme="minorBidi"/>
          <w:noProof/>
          <w:sz w:val="22"/>
          <w:szCs w:val="22"/>
          <w:lang w:val="en-US"/>
        </w:rPr>
      </w:pPr>
      <w:ins w:id="239" w:author="phuong vu" w:date="2018-12-02T08:21:00Z">
        <w:r>
          <w:rPr>
            <w:noProof/>
          </w:rPr>
          <w:t>DANH MỤC HÌNH</w:t>
        </w:r>
        <w:r>
          <w:rPr>
            <w:noProof/>
          </w:rPr>
          <w:tab/>
        </w:r>
        <w:r>
          <w:rPr>
            <w:noProof/>
          </w:rPr>
          <w:fldChar w:fldCharType="begin"/>
        </w:r>
        <w:r>
          <w:rPr>
            <w:noProof/>
          </w:rPr>
          <w:instrText xml:space="preserve"> PAGEREF _Toc531502204 \h </w:instrText>
        </w:r>
        <w:r>
          <w:rPr>
            <w:noProof/>
          </w:rPr>
        </w:r>
      </w:ins>
      <w:r>
        <w:rPr>
          <w:noProof/>
        </w:rPr>
        <w:fldChar w:fldCharType="separate"/>
      </w:r>
      <w:ins w:id="240" w:author="phuong vu" w:date="2018-12-02T08:21:00Z">
        <w:r>
          <w:rPr>
            <w:noProof/>
          </w:rPr>
          <w:t>vi</w:t>
        </w:r>
        <w:r>
          <w:rPr>
            <w:noProof/>
          </w:rPr>
          <w:fldChar w:fldCharType="end"/>
        </w:r>
      </w:ins>
    </w:p>
    <w:p w14:paraId="7D190D97" w14:textId="276D0975" w:rsidR="00D24C07" w:rsidRDefault="00D24C07">
      <w:pPr>
        <w:pStyle w:val="TOC1"/>
        <w:rPr>
          <w:ins w:id="241" w:author="phuong vu" w:date="2018-12-02T08:21:00Z"/>
          <w:rFonts w:asciiTheme="minorHAnsi" w:eastAsiaTheme="minorEastAsia" w:hAnsiTheme="minorHAnsi" w:cstheme="minorBidi"/>
          <w:noProof/>
          <w:sz w:val="22"/>
          <w:szCs w:val="22"/>
          <w:lang w:val="en-US"/>
        </w:rPr>
      </w:pPr>
      <w:ins w:id="242" w:author="phuong vu" w:date="2018-12-02T08:21:00Z">
        <w:r>
          <w:rPr>
            <w:noProof/>
          </w:rPr>
          <w:t>DANH MỤC BẢNG</w:t>
        </w:r>
        <w:r>
          <w:rPr>
            <w:noProof/>
          </w:rPr>
          <w:tab/>
        </w:r>
        <w:r>
          <w:rPr>
            <w:noProof/>
          </w:rPr>
          <w:fldChar w:fldCharType="begin"/>
        </w:r>
        <w:r>
          <w:rPr>
            <w:noProof/>
          </w:rPr>
          <w:instrText xml:space="preserve"> PAGEREF _Toc531502205 \h </w:instrText>
        </w:r>
        <w:r>
          <w:rPr>
            <w:noProof/>
          </w:rPr>
        </w:r>
      </w:ins>
      <w:r>
        <w:rPr>
          <w:noProof/>
        </w:rPr>
        <w:fldChar w:fldCharType="separate"/>
      </w:r>
      <w:ins w:id="243" w:author="phuong vu" w:date="2018-12-02T08:21:00Z">
        <w:r>
          <w:rPr>
            <w:noProof/>
          </w:rPr>
          <w:t>viii</w:t>
        </w:r>
        <w:r>
          <w:rPr>
            <w:noProof/>
          </w:rPr>
          <w:fldChar w:fldCharType="end"/>
        </w:r>
      </w:ins>
    </w:p>
    <w:p w14:paraId="452B42D4" w14:textId="727B6ECB" w:rsidR="00D24C07" w:rsidRDefault="00D24C07">
      <w:pPr>
        <w:pStyle w:val="TOC1"/>
        <w:rPr>
          <w:ins w:id="244" w:author="phuong vu" w:date="2018-12-02T08:21:00Z"/>
          <w:rFonts w:asciiTheme="minorHAnsi" w:eastAsiaTheme="minorEastAsia" w:hAnsiTheme="minorHAnsi" w:cstheme="minorBidi"/>
          <w:noProof/>
          <w:sz w:val="22"/>
          <w:szCs w:val="22"/>
          <w:lang w:val="en-US"/>
        </w:rPr>
      </w:pPr>
      <w:ins w:id="245" w:author="phuong vu" w:date="2018-12-02T08:21:00Z">
        <w:r>
          <w:rPr>
            <w:noProof/>
          </w:rPr>
          <w:t>TÓM TẮT</w:t>
        </w:r>
        <w:r>
          <w:rPr>
            <w:noProof/>
          </w:rPr>
          <w:tab/>
        </w:r>
        <w:r>
          <w:rPr>
            <w:noProof/>
          </w:rPr>
          <w:fldChar w:fldCharType="begin"/>
        </w:r>
        <w:r>
          <w:rPr>
            <w:noProof/>
          </w:rPr>
          <w:instrText xml:space="preserve"> PAGEREF _Toc531502206 \h </w:instrText>
        </w:r>
        <w:r>
          <w:rPr>
            <w:noProof/>
          </w:rPr>
        </w:r>
      </w:ins>
      <w:r>
        <w:rPr>
          <w:noProof/>
        </w:rPr>
        <w:fldChar w:fldCharType="separate"/>
      </w:r>
      <w:ins w:id="246" w:author="phuong vu" w:date="2018-12-02T08:21:00Z">
        <w:r>
          <w:rPr>
            <w:noProof/>
          </w:rPr>
          <w:t>xi</w:t>
        </w:r>
        <w:r>
          <w:rPr>
            <w:noProof/>
          </w:rPr>
          <w:fldChar w:fldCharType="end"/>
        </w:r>
      </w:ins>
    </w:p>
    <w:p w14:paraId="27AFAB4A" w14:textId="30833B9F" w:rsidR="00D24C07" w:rsidRDefault="00D24C07">
      <w:pPr>
        <w:pStyle w:val="TOC1"/>
        <w:rPr>
          <w:ins w:id="247" w:author="phuong vu" w:date="2018-12-02T08:21:00Z"/>
          <w:rFonts w:asciiTheme="minorHAnsi" w:eastAsiaTheme="minorEastAsia" w:hAnsiTheme="minorHAnsi" w:cstheme="minorBidi"/>
          <w:noProof/>
          <w:sz w:val="22"/>
          <w:szCs w:val="22"/>
          <w:lang w:val="en-US"/>
        </w:rPr>
      </w:pPr>
      <w:ins w:id="248" w:author="phuong vu" w:date="2018-12-02T08:21:00Z">
        <w:r>
          <w:rPr>
            <w:noProof/>
          </w:rPr>
          <w:t>ABSTRACT</w:t>
        </w:r>
        <w:r>
          <w:rPr>
            <w:noProof/>
          </w:rPr>
          <w:tab/>
        </w:r>
        <w:r>
          <w:rPr>
            <w:noProof/>
          </w:rPr>
          <w:fldChar w:fldCharType="begin"/>
        </w:r>
        <w:r>
          <w:rPr>
            <w:noProof/>
          </w:rPr>
          <w:instrText xml:space="preserve"> PAGEREF _Toc531502207 \h </w:instrText>
        </w:r>
        <w:r>
          <w:rPr>
            <w:noProof/>
          </w:rPr>
        </w:r>
      </w:ins>
      <w:r>
        <w:rPr>
          <w:noProof/>
        </w:rPr>
        <w:fldChar w:fldCharType="separate"/>
      </w:r>
      <w:ins w:id="249" w:author="phuong vu" w:date="2018-12-02T08:21:00Z">
        <w:r>
          <w:rPr>
            <w:noProof/>
          </w:rPr>
          <w:t>xii</w:t>
        </w:r>
        <w:r>
          <w:rPr>
            <w:noProof/>
          </w:rPr>
          <w:fldChar w:fldCharType="end"/>
        </w:r>
      </w:ins>
    </w:p>
    <w:p w14:paraId="194AFB6B" w14:textId="4A3BAF36" w:rsidR="00D24C07" w:rsidRDefault="00D24C07">
      <w:pPr>
        <w:pStyle w:val="TOC1"/>
        <w:rPr>
          <w:ins w:id="250" w:author="phuong vu" w:date="2018-12-02T08:21:00Z"/>
          <w:rFonts w:asciiTheme="minorHAnsi" w:eastAsiaTheme="minorEastAsia" w:hAnsiTheme="minorHAnsi" w:cstheme="minorBidi"/>
          <w:noProof/>
          <w:sz w:val="22"/>
          <w:szCs w:val="22"/>
          <w:lang w:val="en-US"/>
        </w:rPr>
      </w:pPr>
      <w:ins w:id="251" w:author="phuong vu" w:date="2018-12-02T08:21:00Z">
        <w:r w:rsidRPr="003827C1">
          <w:rPr>
            <w:noProof/>
          </w:rPr>
          <w:t>PHẦN GIỚI THIỆU</w:t>
        </w:r>
        <w:r>
          <w:rPr>
            <w:noProof/>
          </w:rPr>
          <w:tab/>
        </w:r>
        <w:r>
          <w:rPr>
            <w:noProof/>
          </w:rPr>
          <w:fldChar w:fldCharType="begin"/>
        </w:r>
        <w:r>
          <w:rPr>
            <w:noProof/>
          </w:rPr>
          <w:instrText xml:space="preserve"> PAGEREF _Toc531502208 \h </w:instrText>
        </w:r>
        <w:r>
          <w:rPr>
            <w:noProof/>
          </w:rPr>
        </w:r>
      </w:ins>
      <w:r>
        <w:rPr>
          <w:noProof/>
        </w:rPr>
        <w:fldChar w:fldCharType="separate"/>
      </w:r>
      <w:ins w:id="252" w:author="phuong vu" w:date="2018-12-02T08:21:00Z">
        <w:r>
          <w:rPr>
            <w:noProof/>
          </w:rPr>
          <w:t>1</w:t>
        </w:r>
        <w:r>
          <w:rPr>
            <w:noProof/>
          </w:rPr>
          <w:fldChar w:fldCharType="end"/>
        </w:r>
      </w:ins>
    </w:p>
    <w:p w14:paraId="6C9C00EC" w14:textId="68CDD9F6" w:rsidR="00D24C07" w:rsidRDefault="00D24C07">
      <w:pPr>
        <w:pStyle w:val="TOC2"/>
        <w:tabs>
          <w:tab w:val="left" w:pos="660"/>
          <w:tab w:val="right" w:leader="dot" w:pos="8777"/>
        </w:tabs>
        <w:rPr>
          <w:ins w:id="253" w:author="phuong vu" w:date="2018-12-02T08:21:00Z"/>
          <w:rFonts w:asciiTheme="minorHAnsi" w:eastAsiaTheme="minorEastAsia" w:hAnsiTheme="minorHAnsi" w:cstheme="minorBidi"/>
          <w:noProof/>
          <w:sz w:val="22"/>
          <w:szCs w:val="22"/>
          <w:lang w:val="en-US"/>
        </w:rPr>
      </w:pPr>
      <w:ins w:id="254" w:author="phuong vu" w:date="2018-12-02T08:21:00Z">
        <w:r w:rsidRPr="003827C1">
          <w:rPr>
            <w:noProof/>
            <w:lang w:val="en-US"/>
          </w:rPr>
          <w:t>1.</w:t>
        </w:r>
        <w:r>
          <w:rPr>
            <w:rFonts w:asciiTheme="minorHAnsi" w:eastAsiaTheme="minorEastAsia" w:hAnsiTheme="minorHAnsi" w:cstheme="minorBidi"/>
            <w:noProof/>
            <w:sz w:val="22"/>
            <w:szCs w:val="22"/>
            <w:lang w:val="en-US"/>
          </w:rPr>
          <w:tab/>
        </w:r>
        <w:r w:rsidRPr="003827C1">
          <w:rPr>
            <w:noProof/>
            <w:lang w:val="en-US"/>
          </w:rPr>
          <w:t>Đặt vấn đề</w:t>
        </w:r>
        <w:r>
          <w:rPr>
            <w:noProof/>
          </w:rPr>
          <w:tab/>
        </w:r>
        <w:r>
          <w:rPr>
            <w:noProof/>
          </w:rPr>
          <w:fldChar w:fldCharType="begin"/>
        </w:r>
        <w:r>
          <w:rPr>
            <w:noProof/>
          </w:rPr>
          <w:instrText xml:space="preserve"> PAGEREF _Toc531502209 \h </w:instrText>
        </w:r>
        <w:r>
          <w:rPr>
            <w:noProof/>
          </w:rPr>
        </w:r>
      </w:ins>
      <w:r>
        <w:rPr>
          <w:noProof/>
        </w:rPr>
        <w:fldChar w:fldCharType="separate"/>
      </w:r>
      <w:ins w:id="255" w:author="phuong vu" w:date="2018-12-02T08:21:00Z">
        <w:r>
          <w:rPr>
            <w:noProof/>
          </w:rPr>
          <w:t>1</w:t>
        </w:r>
        <w:r>
          <w:rPr>
            <w:noProof/>
          </w:rPr>
          <w:fldChar w:fldCharType="end"/>
        </w:r>
      </w:ins>
    </w:p>
    <w:p w14:paraId="37DC61C2" w14:textId="733B94DF" w:rsidR="00D24C07" w:rsidRDefault="00D24C07">
      <w:pPr>
        <w:pStyle w:val="TOC2"/>
        <w:tabs>
          <w:tab w:val="left" w:pos="660"/>
          <w:tab w:val="right" w:leader="dot" w:pos="8777"/>
        </w:tabs>
        <w:rPr>
          <w:ins w:id="256" w:author="phuong vu" w:date="2018-12-02T08:21:00Z"/>
          <w:rFonts w:asciiTheme="minorHAnsi" w:eastAsiaTheme="minorEastAsia" w:hAnsiTheme="minorHAnsi" w:cstheme="minorBidi"/>
          <w:noProof/>
          <w:sz w:val="22"/>
          <w:szCs w:val="22"/>
          <w:lang w:val="en-US"/>
        </w:rPr>
      </w:pPr>
      <w:ins w:id="257" w:author="phuong vu" w:date="2018-12-02T08:21:00Z">
        <w:r w:rsidRPr="003827C1">
          <w:rPr>
            <w:noProof/>
            <w:lang w:val="en-US"/>
          </w:rPr>
          <w:t>2.</w:t>
        </w:r>
        <w:r>
          <w:rPr>
            <w:rFonts w:asciiTheme="minorHAnsi" w:eastAsiaTheme="minorEastAsia" w:hAnsiTheme="minorHAnsi" w:cstheme="minorBidi"/>
            <w:noProof/>
            <w:sz w:val="22"/>
            <w:szCs w:val="22"/>
            <w:lang w:val="en-US"/>
          </w:rPr>
          <w:tab/>
        </w:r>
        <w:r w:rsidRPr="003827C1">
          <w:rPr>
            <w:noProof/>
            <w:lang w:val="en-US"/>
          </w:rPr>
          <w:t>Lịch sử giải quyết vấn đề</w:t>
        </w:r>
        <w:r>
          <w:rPr>
            <w:noProof/>
          </w:rPr>
          <w:tab/>
        </w:r>
        <w:r>
          <w:rPr>
            <w:noProof/>
          </w:rPr>
          <w:fldChar w:fldCharType="begin"/>
        </w:r>
        <w:r>
          <w:rPr>
            <w:noProof/>
          </w:rPr>
          <w:instrText xml:space="preserve"> PAGEREF _Toc531502210 \h </w:instrText>
        </w:r>
        <w:r>
          <w:rPr>
            <w:noProof/>
          </w:rPr>
        </w:r>
      </w:ins>
      <w:r>
        <w:rPr>
          <w:noProof/>
        </w:rPr>
        <w:fldChar w:fldCharType="separate"/>
      </w:r>
      <w:ins w:id="258" w:author="phuong vu" w:date="2018-12-02T08:21:00Z">
        <w:r>
          <w:rPr>
            <w:noProof/>
          </w:rPr>
          <w:t>1</w:t>
        </w:r>
        <w:r>
          <w:rPr>
            <w:noProof/>
          </w:rPr>
          <w:fldChar w:fldCharType="end"/>
        </w:r>
      </w:ins>
    </w:p>
    <w:p w14:paraId="1C9F2B6B" w14:textId="7136DBDF" w:rsidR="00D24C07" w:rsidRDefault="00D24C07">
      <w:pPr>
        <w:pStyle w:val="TOC2"/>
        <w:tabs>
          <w:tab w:val="left" w:pos="660"/>
          <w:tab w:val="right" w:leader="dot" w:pos="8777"/>
        </w:tabs>
        <w:rPr>
          <w:ins w:id="259" w:author="phuong vu" w:date="2018-12-02T08:21:00Z"/>
          <w:rFonts w:asciiTheme="minorHAnsi" w:eastAsiaTheme="minorEastAsia" w:hAnsiTheme="minorHAnsi" w:cstheme="minorBidi"/>
          <w:noProof/>
          <w:sz w:val="22"/>
          <w:szCs w:val="22"/>
          <w:lang w:val="en-US"/>
        </w:rPr>
      </w:pPr>
      <w:ins w:id="260" w:author="phuong vu" w:date="2018-12-02T08:21:00Z">
        <w:r>
          <w:rPr>
            <w:noProof/>
          </w:rPr>
          <w:t>3.</w:t>
        </w:r>
        <w:r>
          <w:rPr>
            <w:rFonts w:asciiTheme="minorHAnsi" w:eastAsiaTheme="minorEastAsia" w:hAnsiTheme="minorHAnsi" w:cstheme="minorBidi"/>
            <w:noProof/>
            <w:sz w:val="22"/>
            <w:szCs w:val="22"/>
            <w:lang w:val="en-US"/>
          </w:rPr>
          <w:tab/>
        </w:r>
        <w:r>
          <w:rPr>
            <w:noProof/>
          </w:rPr>
          <w:t>Phạm vi đề tài</w:t>
        </w:r>
        <w:r>
          <w:rPr>
            <w:noProof/>
          </w:rPr>
          <w:tab/>
        </w:r>
        <w:r>
          <w:rPr>
            <w:noProof/>
          </w:rPr>
          <w:fldChar w:fldCharType="begin"/>
        </w:r>
        <w:r>
          <w:rPr>
            <w:noProof/>
          </w:rPr>
          <w:instrText xml:space="preserve"> PAGEREF _Toc531502213 \h </w:instrText>
        </w:r>
        <w:r>
          <w:rPr>
            <w:noProof/>
          </w:rPr>
        </w:r>
      </w:ins>
      <w:r>
        <w:rPr>
          <w:noProof/>
        </w:rPr>
        <w:fldChar w:fldCharType="separate"/>
      </w:r>
      <w:ins w:id="261" w:author="phuong vu" w:date="2018-12-02T08:21:00Z">
        <w:r>
          <w:rPr>
            <w:noProof/>
          </w:rPr>
          <w:t>2</w:t>
        </w:r>
        <w:r>
          <w:rPr>
            <w:noProof/>
          </w:rPr>
          <w:fldChar w:fldCharType="end"/>
        </w:r>
      </w:ins>
    </w:p>
    <w:p w14:paraId="2151567B" w14:textId="3549E105" w:rsidR="00D24C07" w:rsidRDefault="00D24C07">
      <w:pPr>
        <w:pStyle w:val="TOC2"/>
        <w:tabs>
          <w:tab w:val="left" w:pos="660"/>
          <w:tab w:val="right" w:leader="dot" w:pos="8777"/>
        </w:tabs>
        <w:rPr>
          <w:ins w:id="262" w:author="phuong vu" w:date="2018-12-02T08:21:00Z"/>
          <w:rFonts w:asciiTheme="minorHAnsi" w:eastAsiaTheme="minorEastAsia" w:hAnsiTheme="minorHAnsi" w:cstheme="minorBidi"/>
          <w:noProof/>
          <w:sz w:val="22"/>
          <w:szCs w:val="22"/>
          <w:lang w:val="en-US"/>
        </w:rPr>
      </w:pPr>
      <w:ins w:id="263" w:author="phuong vu" w:date="2018-12-02T08:21:00Z">
        <w:r>
          <w:rPr>
            <w:noProof/>
          </w:rPr>
          <w:t>4.</w:t>
        </w:r>
        <w:r>
          <w:rPr>
            <w:rFonts w:asciiTheme="minorHAnsi" w:eastAsiaTheme="minorEastAsia" w:hAnsiTheme="minorHAnsi" w:cstheme="minorBidi"/>
            <w:noProof/>
            <w:sz w:val="22"/>
            <w:szCs w:val="22"/>
            <w:lang w:val="en-US"/>
          </w:rPr>
          <w:tab/>
        </w:r>
        <w:r w:rsidRPr="003827C1">
          <w:rPr>
            <w:noProof/>
          </w:rPr>
          <w:t xml:space="preserve">Mục tiêu </w:t>
        </w:r>
        <w:r w:rsidRPr="003827C1">
          <w:rPr>
            <w:noProof/>
            <w:lang w:val="en-US"/>
          </w:rPr>
          <w:t>đề tài</w:t>
        </w:r>
        <w:r>
          <w:rPr>
            <w:noProof/>
          </w:rPr>
          <w:tab/>
        </w:r>
        <w:r>
          <w:rPr>
            <w:noProof/>
          </w:rPr>
          <w:fldChar w:fldCharType="begin"/>
        </w:r>
        <w:r>
          <w:rPr>
            <w:noProof/>
          </w:rPr>
          <w:instrText xml:space="preserve"> PAGEREF _Toc531502214 \h </w:instrText>
        </w:r>
        <w:r>
          <w:rPr>
            <w:noProof/>
          </w:rPr>
        </w:r>
      </w:ins>
      <w:r>
        <w:rPr>
          <w:noProof/>
        </w:rPr>
        <w:fldChar w:fldCharType="separate"/>
      </w:r>
      <w:ins w:id="264" w:author="phuong vu" w:date="2018-12-02T08:21:00Z">
        <w:r>
          <w:rPr>
            <w:noProof/>
          </w:rPr>
          <w:t>2</w:t>
        </w:r>
        <w:r>
          <w:rPr>
            <w:noProof/>
          </w:rPr>
          <w:fldChar w:fldCharType="end"/>
        </w:r>
      </w:ins>
    </w:p>
    <w:p w14:paraId="486F5F69" w14:textId="74D07E5D" w:rsidR="00D24C07" w:rsidRDefault="00D24C07">
      <w:pPr>
        <w:pStyle w:val="TOC2"/>
        <w:tabs>
          <w:tab w:val="left" w:pos="660"/>
          <w:tab w:val="right" w:leader="dot" w:pos="8777"/>
        </w:tabs>
        <w:rPr>
          <w:ins w:id="265" w:author="phuong vu" w:date="2018-12-02T08:21:00Z"/>
          <w:rFonts w:asciiTheme="minorHAnsi" w:eastAsiaTheme="minorEastAsia" w:hAnsiTheme="minorHAnsi" w:cstheme="minorBidi"/>
          <w:noProof/>
          <w:sz w:val="22"/>
          <w:szCs w:val="22"/>
          <w:lang w:val="en-US"/>
        </w:rPr>
      </w:pPr>
      <w:ins w:id="266" w:author="phuong vu" w:date="2018-12-02T08:21:00Z">
        <w:r>
          <w:rPr>
            <w:noProof/>
          </w:rPr>
          <w:t>5.</w:t>
        </w:r>
        <w:r>
          <w:rPr>
            <w:rFonts w:asciiTheme="minorHAnsi" w:eastAsiaTheme="minorEastAsia" w:hAnsiTheme="minorHAnsi" w:cstheme="minorBidi"/>
            <w:noProof/>
            <w:sz w:val="22"/>
            <w:szCs w:val="22"/>
            <w:lang w:val="en-US"/>
          </w:rPr>
          <w:tab/>
        </w:r>
        <w:r w:rsidRPr="003827C1">
          <w:rPr>
            <w:noProof/>
          </w:rPr>
          <w:t>Đối tượng nghiên cứu</w:t>
        </w:r>
        <w:r>
          <w:rPr>
            <w:noProof/>
          </w:rPr>
          <w:tab/>
        </w:r>
        <w:r>
          <w:rPr>
            <w:noProof/>
          </w:rPr>
          <w:fldChar w:fldCharType="begin"/>
        </w:r>
        <w:r>
          <w:rPr>
            <w:noProof/>
          </w:rPr>
          <w:instrText xml:space="preserve"> PAGEREF _Toc531502215 \h </w:instrText>
        </w:r>
        <w:r>
          <w:rPr>
            <w:noProof/>
          </w:rPr>
        </w:r>
      </w:ins>
      <w:r>
        <w:rPr>
          <w:noProof/>
        </w:rPr>
        <w:fldChar w:fldCharType="separate"/>
      </w:r>
      <w:ins w:id="267" w:author="phuong vu" w:date="2018-12-02T08:21:00Z">
        <w:r>
          <w:rPr>
            <w:noProof/>
          </w:rPr>
          <w:t>3</w:t>
        </w:r>
        <w:r>
          <w:rPr>
            <w:noProof/>
          </w:rPr>
          <w:fldChar w:fldCharType="end"/>
        </w:r>
      </w:ins>
    </w:p>
    <w:p w14:paraId="73AC17DB" w14:textId="6976291E" w:rsidR="00D24C07" w:rsidRDefault="00D24C07">
      <w:pPr>
        <w:pStyle w:val="TOC2"/>
        <w:tabs>
          <w:tab w:val="left" w:pos="660"/>
          <w:tab w:val="right" w:leader="dot" w:pos="8777"/>
        </w:tabs>
        <w:rPr>
          <w:ins w:id="268" w:author="phuong vu" w:date="2018-12-02T08:21:00Z"/>
          <w:rFonts w:asciiTheme="minorHAnsi" w:eastAsiaTheme="minorEastAsia" w:hAnsiTheme="minorHAnsi" w:cstheme="minorBidi"/>
          <w:noProof/>
          <w:sz w:val="22"/>
          <w:szCs w:val="22"/>
          <w:lang w:val="en-US"/>
        </w:rPr>
      </w:pPr>
      <w:ins w:id="269" w:author="phuong vu" w:date="2018-12-02T08:21:00Z">
        <w:r w:rsidRPr="003827C1">
          <w:rPr>
            <w:noProof/>
          </w:rPr>
          <w:t>6.</w:t>
        </w:r>
        <w:r>
          <w:rPr>
            <w:rFonts w:asciiTheme="minorHAnsi" w:eastAsiaTheme="minorEastAsia" w:hAnsiTheme="minorHAnsi" w:cstheme="minorBidi"/>
            <w:noProof/>
            <w:sz w:val="22"/>
            <w:szCs w:val="22"/>
            <w:lang w:val="en-US"/>
          </w:rPr>
          <w:tab/>
        </w:r>
        <w:r w:rsidRPr="003827C1">
          <w:rPr>
            <w:noProof/>
          </w:rPr>
          <w:t>Phạm vi nghiên cứu</w:t>
        </w:r>
        <w:r>
          <w:rPr>
            <w:noProof/>
          </w:rPr>
          <w:tab/>
        </w:r>
        <w:r>
          <w:rPr>
            <w:noProof/>
          </w:rPr>
          <w:fldChar w:fldCharType="begin"/>
        </w:r>
        <w:r>
          <w:rPr>
            <w:noProof/>
          </w:rPr>
          <w:instrText xml:space="preserve"> PAGEREF _Toc531502216 \h </w:instrText>
        </w:r>
        <w:r>
          <w:rPr>
            <w:noProof/>
          </w:rPr>
        </w:r>
      </w:ins>
      <w:r>
        <w:rPr>
          <w:noProof/>
        </w:rPr>
        <w:fldChar w:fldCharType="separate"/>
      </w:r>
      <w:ins w:id="270" w:author="phuong vu" w:date="2018-12-02T08:21:00Z">
        <w:r>
          <w:rPr>
            <w:noProof/>
          </w:rPr>
          <w:t>3</w:t>
        </w:r>
        <w:r>
          <w:rPr>
            <w:noProof/>
          </w:rPr>
          <w:fldChar w:fldCharType="end"/>
        </w:r>
      </w:ins>
    </w:p>
    <w:p w14:paraId="2C1C2F29" w14:textId="0A5B7928" w:rsidR="00D24C07" w:rsidRDefault="00D24C07">
      <w:pPr>
        <w:pStyle w:val="TOC2"/>
        <w:tabs>
          <w:tab w:val="left" w:pos="660"/>
          <w:tab w:val="right" w:leader="dot" w:pos="8777"/>
        </w:tabs>
        <w:rPr>
          <w:ins w:id="271" w:author="phuong vu" w:date="2018-12-02T08:21:00Z"/>
          <w:rFonts w:asciiTheme="minorHAnsi" w:eastAsiaTheme="minorEastAsia" w:hAnsiTheme="minorHAnsi" w:cstheme="minorBidi"/>
          <w:noProof/>
          <w:sz w:val="22"/>
          <w:szCs w:val="22"/>
          <w:lang w:val="en-US"/>
        </w:rPr>
      </w:pPr>
      <w:ins w:id="272" w:author="phuong vu" w:date="2018-12-02T08:21:00Z">
        <w:r w:rsidRPr="003827C1">
          <w:rPr>
            <w:noProof/>
            <w:lang w:val="en-US"/>
          </w:rPr>
          <w:t>7.</w:t>
        </w:r>
        <w:r>
          <w:rPr>
            <w:rFonts w:asciiTheme="minorHAnsi" w:eastAsiaTheme="minorEastAsia" w:hAnsiTheme="minorHAnsi" w:cstheme="minorBidi"/>
            <w:noProof/>
            <w:sz w:val="22"/>
            <w:szCs w:val="22"/>
            <w:lang w:val="en-US"/>
          </w:rPr>
          <w:tab/>
        </w:r>
        <w:r w:rsidRPr="003827C1">
          <w:rPr>
            <w:noProof/>
            <w:lang w:val="en-US"/>
          </w:rPr>
          <w:t>Phương pháp nghiên cứu</w:t>
        </w:r>
        <w:r>
          <w:rPr>
            <w:noProof/>
          </w:rPr>
          <w:tab/>
        </w:r>
        <w:r>
          <w:rPr>
            <w:noProof/>
          </w:rPr>
          <w:fldChar w:fldCharType="begin"/>
        </w:r>
        <w:r>
          <w:rPr>
            <w:noProof/>
          </w:rPr>
          <w:instrText xml:space="preserve"> PAGEREF _Toc531502217 \h </w:instrText>
        </w:r>
        <w:r>
          <w:rPr>
            <w:noProof/>
          </w:rPr>
        </w:r>
      </w:ins>
      <w:r>
        <w:rPr>
          <w:noProof/>
        </w:rPr>
        <w:fldChar w:fldCharType="separate"/>
      </w:r>
      <w:ins w:id="273" w:author="phuong vu" w:date="2018-12-02T08:21:00Z">
        <w:r>
          <w:rPr>
            <w:noProof/>
          </w:rPr>
          <w:t>3</w:t>
        </w:r>
        <w:r>
          <w:rPr>
            <w:noProof/>
          </w:rPr>
          <w:fldChar w:fldCharType="end"/>
        </w:r>
      </w:ins>
    </w:p>
    <w:p w14:paraId="504A0273" w14:textId="316ABB4A" w:rsidR="00D24C07" w:rsidRDefault="00D24C07">
      <w:pPr>
        <w:pStyle w:val="TOC2"/>
        <w:tabs>
          <w:tab w:val="left" w:pos="660"/>
          <w:tab w:val="right" w:leader="dot" w:pos="8777"/>
        </w:tabs>
        <w:rPr>
          <w:ins w:id="274" w:author="phuong vu" w:date="2018-12-02T08:21:00Z"/>
          <w:rFonts w:asciiTheme="minorHAnsi" w:eastAsiaTheme="minorEastAsia" w:hAnsiTheme="minorHAnsi" w:cstheme="minorBidi"/>
          <w:noProof/>
          <w:sz w:val="22"/>
          <w:szCs w:val="22"/>
          <w:lang w:val="en-US"/>
        </w:rPr>
      </w:pPr>
      <w:ins w:id="275" w:author="phuong vu" w:date="2018-12-02T08:21:00Z">
        <w:r w:rsidRPr="003827C1">
          <w:rPr>
            <w:noProof/>
            <w:lang w:val="en-US"/>
          </w:rPr>
          <w:t>8.</w:t>
        </w:r>
        <w:r>
          <w:rPr>
            <w:rFonts w:asciiTheme="minorHAnsi" w:eastAsiaTheme="minorEastAsia" w:hAnsiTheme="minorHAnsi" w:cstheme="minorBidi"/>
            <w:noProof/>
            <w:sz w:val="22"/>
            <w:szCs w:val="22"/>
            <w:lang w:val="en-US"/>
          </w:rPr>
          <w:tab/>
        </w:r>
        <w:r w:rsidRPr="003827C1">
          <w:rPr>
            <w:noProof/>
            <w:lang w:val="en-US"/>
          </w:rPr>
          <w:t>Nội dung nghiên cứu</w:t>
        </w:r>
        <w:r>
          <w:rPr>
            <w:noProof/>
          </w:rPr>
          <w:tab/>
        </w:r>
        <w:r>
          <w:rPr>
            <w:noProof/>
          </w:rPr>
          <w:fldChar w:fldCharType="begin"/>
        </w:r>
        <w:r>
          <w:rPr>
            <w:noProof/>
          </w:rPr>
          <w:instrText xml:space="preserve"> PAGEREF _Toc531502218 \h </w:instrText>
        </w:r>
        <w:r>
          <w:rPr>
            <w:noProof/>
          </w:rPr>
        </w:r>
      </w:ins>
      <w:r>
        <w:rPr>
          <w:noProof/>
        </w:rPr>
        <w:fldChar w:fldCharType="separate"/>
      </w:r>
      <w:ins w:id="276" w:author="phuong vu" w:date="2018-12-02T08:21:00Z">
        <w:r>
          <w:rPr>
            <w:noProof/>
          </w:rPr>
          <w:t>4</w:t>
        </w:r>
        <w:r>
          <w:rPr>
            <w:noProof/>
          </w:rPr>
          <w:fldChar w:fldCharType="end"/>
        </w:r>
      </w:ins>
    </w:p>
    <w:p w14:paraId="424CC55A" w14:textId="7C103FB9" w:rsidR="00D24C07" w:rsidRDefault="00D24C07">
      <w:pPr>
        <w:pStyle w:val="TOC2"/>
        <w:tabs>
          <w:tab w:val="left" w:pos="660"/>
          <w:tab w:val="right" w:leader="dot" w:pos="8777"/>
        </w:tabs>
        <w:rPr>
          <w:ins w:id="277" w:author="phuong vu" w:date="2018-12-02T08:21:00Z"/>
          <w:rFonts w:asciiTheme="minorHAnsi" w:eastAsiaTheme="minorEastAsia" w:hAnsiTheme="minorHAnsi" w:cstheme="minorBidi"/>
          <w:noProof/>
          <w:sz w:val="22"/>
          <w:szCs w:val="22"/>
          <w:lang w:val="en-US"/>
        </w:rPr>
      </w:pPr>
      <w:ins w:id="278" w:author="phuong vu" w:date="2018-12-02T08:21:00Z">
        <w:r w:rsidRPr="003827C1">
          <w:rPr>
            <w:noProof/>
            <w:lang w:val="en-US"/>
          </w:rPr>
          <w:t>9.</w:t>
        </w:r>
        <w:r>
          <w:rPr>
            <w:rFonts w:asciiTheme="minorHAnsi" w:eastAsiaTheme="minorEastAsia" w:hAnsiTheme="minorHAnsi" w:cstheme="minorBidi"/>
            <w:noProof/>
            <w:sz w:val="22"/>
            <w:szCs w:val="22"/>
            <w:lang w:val="en-US"/>
          </w:rPr>
          <w:tab/>
        </w:r>
        <w:r w:rsidRPr="003827C1">
          <w:rPr>
            <w:noProof/>
            <w:lang w:val="en-US"/>
          </w:rPr>
          <w:t>Bố cục quyển luận văn</w:t>
        </w:r>
        <w:r>
          <w:rPr>
            <w:noProof/>
          </w:rPr>
          <w:tab/>
        </w:r>
        <w:r>
          <w:rPr>
            <w:noProof/>
          </w:rPr>
          <w:fldChar w:fldCharType="begin"/>
        </w:r>
        <w:r>
          <w:rPr>
            <w:noProof/>
          </w:rPr>
          <w:instrText xml:space="preserve"> PAGEREF _Toc531502219 \h </w:instrText>
        </w:r>
        <w:r>
          <w:rPr>
            <w:noProof/>
          </w:rPr>
        </w:r>
      </w:ins>
      <w:r>
        <w:rPr>
          <w:noProof/>
        </w:rPr>
        <w:fldChar w:fldCharType="separate"/>
      </w:r>
      <w:ins w:id="279" w:author="phuong vu" w:date="2018-12-02T08:21:00Z">
        <w:r>
          <w:rPr>
            <w:noProof/>
          </w:rPr>
          <w:t>4</w:t>
        </w:r>
        <w:r>
          <w:rPr>
            <w:noProof/>
          </w:rPr>
          <w:fldChar w:fldCharType="end"/>
        </w:r>
      </w:ins>
    </w:p>
    <w:p w14:paraId="163BE3CA" w14:textId="14F94730" w:rsidR="00D24C07" w:rsidRDefault="00D24C07">
      <w:pPr>
        <w:pStyle w:val="TOC1"/>
        <w:rPr>
          <w:ins w:id="280" w:author="phuong vu" w:date="2018-12-02T08:21:00Z"/>
          <w:rFonts w:asciiTheme="minorHAnsi" w:eastAsiaTheme="minorEastAsia" w:hAnsiTheme="minorHAnsi" w:cstheme="minorBidi"/>
          <w:noProof/>
          <w:sz w:val="22"/>
          <w:szCs w:val="22"/>
          <w:lang w:val="en-US"/>
        </w:rPr>
      </w:pPr>
      <w:ins w:id="281" w:author="phuong vu" w:date="2018-12-02T08:21:00Z">
        <w:r w:rsidRPr="003827C1">
          <w:rPr>
            <w:noProof/>
          </w:rPr>
          <w:t>PHẦN NỘI DUNG</w:t>
        </w:r>
        <w:r>
          <w:rPr>
            <w:noProof/>
          </w:rPr>
          <w:tab/>
        </w:r>
        <w:r>
          <w:rPr>
            <w:noProof/>
          </w:rPr>
          <w:fldChar w:fldCharType="begin"/>
        </w:r>
        <w:r>
          <w:rPr>
            <w:noProof/>
          </w:rPr>
          <w:instrText xml:space="preserve"> PAGEREF _Toc531502220 \h </w:instrText>
        </w:r>
        <w:r>
          <w:rPr>
            <w:noProof/>
          </w:rPr>
        </w:r>
      </w:ins>
      <w:r>
        <w:rPr>
          <w:noProof/>
        </w:rPr>
        <w:fldChar w:fldCharType="separate"/>
      </w:r>
      <w:ins w:id="282" w:author="phuong vu" w:date="2018-12-02T08:21:00Z">
        <w:r>
          <w:rPr>
            <w:noProof/>
          </w:rPr>
          <w:t>6</w:t>
        </w:r>
        <w:r>
          <w:rPr>
            <w:noProof/>
          </w:rPr>
          <w:fldChar w:fldCharType="end"/>
        </w:r>
      </w:ins>
    </w:p>
    <w:p w14:paraId="129E8AE9" w14:textId="6DF9CF59" w:rsidR="00D24C07" w:rsidRDefault="00D24C07">
      <w:pPr>
        <w:pStyle w:val="TOC1"/>
        <w:tabs>
          <w:tab w:val="left" w:pos="1540"/>
        </w:tabs>
        <w:rPr>
          <w:ins w:id="283" w:author="phuong vu" w:date="2018-12-02T08:21:00Z"/>
          <w:rFonts w:asciiTheme="minorHAnsi" w:eastAsiaTheme="minorEastAsia" w:hAnsiTheme="minorHAnsi" w:cstheme="minorBidi"/>
          <w:noProof/>
          <w:sz w:val="22"/>
          <w:szCs w:val="22"/>
          <w:lang w:val="en-US"/>
        </w:rPr>
      </w:pPr>
      <w:ins w:id="284" w:author="phuong vu" w:date="2018-12-02T08:21:00Z">
        <w:r w:rsidRPr="003827C1">
          <w:rPr>
            <w:noProof/>
          </w:rPr>
          <w:t>CHƯƠNG 1 -</w:t>
        </w:r>
        <w:r>
          <w:rPr>
            <w:rFonts w:asciiTheme="minorHAnsi" w:eastAsiaTheme="minorEastAsia" w:hAnsiTheme="minorHAnsi" w:cstheme="minorBidi"/>
            <w:noProof/>
            <w:sz w:val="22"/>
            <w:szCs w:val="22"/>
            <w:lang w:val="en-US"/>
          </w:rPr>
          <w:tab/>
        </w:r>
        <w:r w:rsidRPr="003827C1">
          <w:rPr>
            <w:noProof/>
          </w:rPr>
          <w:t>ĐẶC TẢ YÊU CẦU</w:t>
        </w:r>
        <w:r>
          <w:rPr>
            <w:noProof/>
          </w:rPr>
          <w:tab/>
        </w:r>
        <w:r>
          <w:rPr>
            <w:noProof/>
          </w:rPr>
          <w:fldChar w:fldCharType="begin"/>
        </w:r>
        <w:r>
          <w:rPr>
            <w:noProof/>
          </w:rPr>
          <w:instrText xml:space="preserve"> PAGEREF _Toc531502221 \h </w:instrText>
        </w:r>
        <w:r>
          <w:rPr>
            <w:noProof/>
          </w:rPr>
        </w:r>
      </w:ins>
      <w:r>
        <w:rPr>
          <w:noProof/>
        </w:rPr>
        <w:fldChar w:fldCharType="separate"/>
      </w:r>
      <w:ins w:id="285" w:author="phuong vu" w:date="2018-12-02T08:21:00Z">
        <w:r>
          <w:rPr>
            <w:noProof/>
          </w:rPr>
          <w:t>6</w:t>
        </w:r>
        <w:r>
          <w:rPr>
            <w:noProof/>
          </w:rPr>
          <w:fldChar w:fldCharType="end"/>
        </w:r>
      </w:ins>
    </w:p>
    <w:p w14:paraId="6743CDE8" w14:textId="7E927A22" w:rsidR="00D24C07" w:rsidRDefault="00D24C07">
      <w:pPr>
        <w:pStyle w:val="TOC2"/>
        <w:tabs>
          <w:tab w:val="left" w:pos="880"/>
          <w:tab w:val="right" w:leader="dot" w:pos="8777"/>
        </w:tabs>
        <w:rPr>
          <w:ins w:id="286" w:author="phuong vu" w:date="2018-12-02T08:21:00Z"/>
          <w:rFonts w:asciiTheme="minorHAnsi" w:eastAsiaTheme="minorEastAsia" w:hAnsiTheme="minorHAnsi" w:cstheme="minorBidi"/>
          <w:noProof/>
          <w:sz w:val="22"/>
          <w:szCs w:val="22"/>
          <w:lang w:val="en-US"/>
        </w:rPr>
      </w:pPr>
      <w:ins w:id="287" w:author="phuong vu" w:date="2018-12-02T08:21:00Z">
        <w:r w:rsidRPr="003827C1">
          <w:rPr>
            <w:noProof/>
          </w:rPr>
          <w:t>1.1</w:t>
        </w:r>
        <w:r>
          <w:rPr>
            <w:rFonts w:asciiTheme="minorHAnsi" w:eastAsiaTheme="minorEastAsia" w:hAnsiTheme="minorHAnsi" w:cstheme="minorBidi"/>
            <w:noProof/>
            <w:sz w:val="22"/>
            <w:szCs w:val="22"/>
            <w:lang w:val="en-US"/>
          </w:rPr>
          <w:tab/>
        </w:r>
        <w:r w:rsidRPr="003827C1">
          <w:rPr>
            <w:noProof/>
          </w:rPr>
          <w:t>Tổng quan về hệ thống</w:t>
        </w:r>
        <w:r>
          <w:rPr>
            <w:noProof/>
          </w:rPr>
          <w:tab/>
        </w:r>
        <w:r>
          <w:rPr>
            <w:noProof/>
          </w:rPr>
          <w:fldChar w:fldCharType="begin"/>
        </w:r>
        <w:r>
          <w:rPr>
            <w:noProof/>
          </w:rPr>
          <w:instrText xml:space="preserve"> PAGEREF _Toc531502222 \h </w:instrText>
        </w:r>
        <w:r>
          <w:rPr>
            <w:noProof/>
          </w:rPr>
        </w:r>
      </w:ins>
      <w:r>
        <w:rPr>
          <w:noProof/>
        </w:rPr>
        <w:fldChar w:fldCharType="separate"/>
      </w:r>
      <w:ins w:id="288" w:author="phuong vu" w:date="2018-12-02T08:21:00Z">
        <w:r>
          <w:rPr>
            <w:noProof/>
          </w:rPr>
          <w:t>6</w:t>
        </w:r>
        <w:r>
          <w:rPr>
            <w:noProof/>
          </w:rPr>
          <w:fldChar w:fldCharType="end"/>
        </w:r>
      </w:ins>
    </w:p>
    <w:p w14:paraId="2F3F1F24" w14:textId="312159B2" w:rsidR="00D24C07" w:rsidRDefault="00D24C07">
      <w:pPr>
        <w:pStyle w:val="TOC3"/>
        <w:tabs>
          <w:tab w:val="left" w:pos="1320"/>
          <w:tab w:val="right" w:leader="dot" w:pos="8777"/>
        </w:tabs>
        <w:rPr>
          <w:ins w:id="289" w:author="phuong vu" w:date="2018-12-02T08:21:00Z"/>
          <w:rFonts w:asciiTheme="minorHAnsi" w:eastAsiaTheme="minorEastAsia" w:hAnsiTheme="minorHAnsi" w:cstheme="minorBidi"/>
          <w:noProof/>
          <w:sz w:val="22"/>
          <w:szCs w:val="22"/>
          <w:lang w:val="en-US"/>
        </w:rPr>
      </w:pPr>
      <w:ins w:id="290" w:author="phuong vu" w:date="2018-12-02T08:21:00Z">
        <w:r>
          <w:rPr>
            <w:noProof/>
          </w:rPr>
          <w:t>1.1.1</w:t>
        </w:r>
        <w:r>
          <w:rPr>
            <w:rFonts w:asciiTheme="minorHAnsi" w:eastAsiaTheme="minorEastAsia" w:hAnsiTheme="minorHAnsi" w:cstheme="minorBidi"/>
            <w:noProof/>
            <w:sz w:val="22"/>
            <w:szCs w:val="22"/>
            <w:lang w:val="en-US"/>
          </w:rPr>
          <w:tab/>
        </w:r>
        <w:r>
          <w:rPr>
            <w:noProof/>
          </w:rPr>
          <w:t>Cách hoạt động của hệ thống</w:t>
        </w:r>
        <w:r>
          <w:rPr>
            <w:noProof/>
          </w:rPr>
          <w:tab/>
        </w:r>
        <w:r>
          <w:rPr>
            <w:noProof/>
          </w:rPr>
          <w:fldChar w:fldCharType="begin"/>
        </w:r>
        <w:r>
          <w:rPr>
            <w:noProof/>
          </w:rPr>
          <w:instrText xml:space="preserve"> PAGEREF _Toc531502223 \h </w:instrText>
        </w:r>
        <w:r>
          <w:rPr>
            <w:noProof/>
          </w:rPr>
        </w:r>
      </w:ins>
      <w:r>
        <w:rPr>
          <w:noProof/>
        </w:rPr>
        <w:fldChar w:fldCharType="separate"/>
      </w:r>
      <w:ins w:id="291" w:author="phuong vu" w:date="2018-12-02T08:21:00Z">
        <w:r>
          <w:rPr>
            <w:noProof/>
          </w:rPr>
          <w:t>6</w:t>
        </w:r>
        <w:r>
          <w:rPr>
            <w:noProof/>
          </w:rPr>
          <w:fldChar w:fldCharType="end"/>
        </w:r>
      </w:ins>
    </w:p>
    <w:p w14:paraId="239A6419" w14:textId="337BC077" w:rsidR="00D24C07" w:rsidRDefault="00D24C07">
      <w:pPr>
        <w:pStyle w:val="TOC3"/>
        <w:tabs>
          <w:tab w:val="left" w:pos="1320"/>
          <w:tab w:val="right" w:leader="dot" w:pos="8777"/>
        </w:tabs>
        <w:rPr>
          <w:ins w:id="292" w:author="phuong vu" w:date="2018-12-02T08:21:00Z"/>
          <w:rFonts w:asciiTheme="minorHAnsi" w:eastAsiaTheme="minorEastAsia" w:hAnsiTheme="minorHAnsi" w:cstheme="minorBidi"/>
          <w:noProof/>
          <w:sz w:val="22"/>
          <w:szCs w:val="22"/>
          <w:lang w:val="en-US"/>
        </w:rPr>
      </w:pPr>
      <w:ins w:id="293" w:author="phuong vu" w:date="2018-12-02T08:21:00Z">
        <w:r>
          <w:rPr>
            <w:noProof/>
          </w:rPr>
          <w:t>1.1.2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_Toc531502224 \h </w:instrText>
        </w:r>
        <w:r>
          <w:rPr>
            <w:noProof/>
          </w:rPr>
        </w:r>
      </w:ins>
      <w:r>
        <w:rPr>
          <w:noProof/>
        </w:rPr>
        <w:fldChar w:fldCharType="separate"/>
      </w:r>
      <w:ins w:id="294" w:author="phuong vu" w:date="2018-12-02T08:21:00Z">
        <w:r>
          <w:rPr>
            <w:noProof/>
          </w:rPr>
          <w:t>7</w:t>
        </w:r>
        <w:r>
          <w:rPr>
            <w:noProof/>
          </w:rPr>
          <w:fldChar w:fldCharType="end"/>
        </w:r>
      </w:ins>
    </w:p>
    <w:p w14:paraId="74FED983" w14:textId="12C30069" w:rsidR="00D24C07" w:rsidRDefault="00D24C07">
      <w:pPr>
        <w:pStyle w:val="TOC3"/>
        <w:tabs>
          <w:tab w:val="left" w:pos="1320"/>
          <w:tab w:val="right" w:leader="dot" w:pos="8777"/>
        </w:tabs>
        <w:rPr>
          <w:ins w:id="295" w:author="phuong vu" w:date="2018-12-02T08:21:00Z"/>
          <w:rFonts w:asciiTheme="minorHAnsi" w:eastAsiaTheme="minorEastAsia" w:hAnsiTheme="minorHAnsi" w:cstheme="minorBidi"/>
          <w:noProof/>
          <w:sz w:val="22"/>
          <w:szCs w:val="22"/>
          <w:lang w:val="en-US"/>
        </w:rPr>
      </w:pPr>
      <w:ins w:id="296" w:author="phuong vu" w:date="2018-12-02T08:21:00Z">
        <w:r>
          <w:rPr>
            <w:noProof/>
          </w:rPr>
          <w:t>1.1.3</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_Toc531502225 \h </w:instrText>
        </w:r>
        <w:r>
          <w:rPr>
            <w:noProof/>
          </w:rPr>
        </w:r>
      </w:ins>
      <w:r>
        <w:rPr>
          <w:noProof/>
        </w:rPr>
        <w:fldChar w:fldCharType="separate"/>
      </w:r>
      <w:ins w:id="297" w:author="phuong vu" w:date="2018-12-02T08:21:00Z">
        <w:r>
          <w:rPr>
            <w:noProof/>
          </w:rPr>
          <w:t>8</w:t>
        </w:r>
        <w:r>
          <w:rPr>
            <w:noProof/>
          </w:rPr>
          <w:fldChar w:fldCharType="end"/>
        </w:r>
      </w:ins>
    </w:p>
    <w:p w14:paraId="6FEB6CE6" w14:textId="78BBCCB3" w:rsidR="00D24C07" w:rsidRDefault="00D24C07">
      <w:pPr>
        <w:pStyle w:val="TOC2"/>
        <w:tabs>
          <w:tab w:val="left" w:pos="880"/>
          <w:tab w:val="right" w:leader="dot" w:pos="8777"/>
        </w:tabs>
        <w:rPr>
          <w:ins w:id="298" w:author="phuong vu" w:date="2018-12-02T08:21:00Z"/>
          <w:rFonts w:asciiTheme="minorHAnsi" w:eastAsiaTheme="minorEastAsia" w:hAnsiTheme="minorHAnsi" w:cstheme="minorBidi"/>
          <w:noProof/>
          <w:sz w:val="22"/>
          <w:szCs w:val="22"/>
          <w:lang w:val="en-US"/>
        </w:rPr>
      </w:pPr>
      <w:ins w:id="299" w:author="phuong vu" w:date="2018-12-02T08:21:00Z">
        <w:r>
          <w:rPr>
            <w:noProof/>
          </w:rPr>
          <w:t>1.2</w:t>
        </w:r>
        <w:r>
          <w:rPr>
            <w:rFonts w:asciiTheme="minorHAnsi" w:eastAsiaTheme="minorEastAsia" w:hAnsiTheme="minorHAnsi" w:cstheme="minorBidi"/>
            <w:noProof/>
            <w:sz w:val="22"/>
            <w:szCs w:val="22"/>
            <w:lang w:val="en-US"/>
          </w:rPr>
          <w:tab/>
        </w:r>
        <w:r w:rsidRPr="003827C1">
          <w:rPr>
            <w:noProof/>
          </w:rPr>
          <w:t>Môi trường vận hành</w:t>
        </w:r>
        <w:r>
          <w:rPr>
            <w:noProof/>
          </w:rPr>
          <w:tab/>
        </w:r>
        <w:r>
          <w:rPr>
            <w:noProof/>
          </w:rPr>
          <w:fldChar w:fldCharType="begin"/>
        </w:r>
        <w:r>
          <w:rPr>
            <w:noProof/>
          </w:rPr>
          <w:instrText xml:space="preserve"> PAGEREF _Toc531502226 \h </w:instrText>
        </w:r>
        <w:r>
          <w:rPr>
            <w:noProof/>
          </w:rPr>
        </w:r>
      </w:ins>
      <w:r>
        <w:rPr>
          <w:noProof/>
        </w:rPr>
        <w:fldChar w:fldCharType="separate"/>
      </w:r>
      <w:ins w:id="300" w:author="phuong vu" w:date="2018-12-02T08:21:00Z">
        <w:r>
          <w:rPr>
            <w:noProof/>
          </w:rPr>
          <w:t>9</w:t>
        </w:r>
        <w:r>
          <w:rPr>
            <w:noProof/>
          </w:rPr>
          <w:fldChar w:fldCharType="end"/>
        </w:r>
      </w:ins>
    </w:p>
    <w:p w14:paraId="35BDAC91" w14:textId="025108F2" w:rsidR="00D24C07" w:rsidRDefault="00D24C07">
      <w:pPr>
        <w:pStyle w:val="TOC2"/>
        <w:tabs>
          <w:tab w:val="left" w:pos="880"/>
          <w:tab w:val="right" w:leader="dot" w:pos="8777"/>
        </w:tabs>
        <w:rPr>
          <w:ins w:id="301" w:author="phuong vu" w:date="2018-12-02T08:21:00Z"/>
          <w:rFonts w:asciiTheme="minorHAnsi" w:eastAsiaTheme="minorEastAsia" w:hAnsiTheme="minorHAnsi" w:cstheme="minorBidi"/>
          <w:noProof/>
          <w:sz w:val="22"/>
          <w:szCs w:val="22"/>
          <w:lang w:val="en-US"/>
        </w:rPr>
      </w:pPr>
      <w:ins w:id="302" w:author="phuong vu" w:date="2018-12-02T08:21:00Z">
        <w:r>
          <w:rPr>
            <w:noProof/>
          </w:rPr>
          <w:t>1.3</w:t>
        </w:r>
        <w:r>
          <w:rPr>
            <w:rFonts w:asciiTheme="minorHAnsi" w:eastAsiaTheme="minorEastAsia" w:hAnsiTheme="minorHAnsi" w:cstheme="minorBidi"/>
            <w:noProof/>
            <w:sz w:val="22"/>
            <w:szCs w:val="22"/>
            <w:lang w:val="en-US"/>
          </w:rPr>
          <w:tab/>
        </w:r>
        <w:r w:rsidRPr="003827C1">
          <w:rPr>
            <w:noProof/>
          </w:rPr>
          <w:t>Yêu cầu chức năng</w:t>
        </w:r>
        <w:r>
          <w:rPr>
            <w:noProof/>
          </w:rPr>
          <w:tab/>
        </w:r>
        <w:r>
          <w:rPr>
            <w:noProof/>
          </w:rPr>
          <w:fldChar w:fldCharType="begin"/>
        </w:r>
        <w:r>
          <w:rPr>
            <w:noProof/>
          </w:rPr>
          <w:instrText xml:space="preserve"> PAGEREF _Toc531502227 \h </w:instrText>
        </w:r>
        <w:r>
          <w:rPr>
            <w:noProof/>
          </w:rPr>
        </w:r>
      </w:ins>
      <w:r>
        <w:rPr>
          <w:noProof/>
        </w:rPr>
        <w:fldChar w:fldCharType="separate"/>
      </w:r>
      <w:ins w:id="303" w:author="phuong vu" w:date="2018-12-02T08:21:00Z">
        <w:r>
          <w:rPr>
            <w:noProof/>
          </w:rPr>
          <w:t>9</w:t>
        </w:r>
        <w:r>
          <w:rPr>
            <w:noProof/>
          </w:rPr>
          <w:fldChar w:fldCharType="end"/>
        </w:r>
      </w:ins>
    </w:p>
    <w:p w14:paraId="4891F7A3" w14:textId="5368DFCF" w:rsidR="00D24C07" w:rsidRDefault="00D24C07">
      <w:pPr>
        <w:pStyle w:val="TOC3"/>
        <w:tabs>
          <w:tab w:val="left" w:pos="1320"/>
          <w:tab w:val="right" w:leader="dot" w:pos="8777"/>
        </w:tabs>
        <w:rPr>
          <w:ins w:id="304" w:author="phuong vu" w:date="2018-12-02T08:21:00Z"/>
          <w:rFonts w:asciiTheme="minorHAnsi" w:eastAsiaTheme="minorEastAsia" w:hAnsiTheme="minorHAnsi" w:cstheme="minorBidi"/>
          <w:noProof/>
          <w:sz w:val="22"/>
          <w:szCs w:val="22"/>
          <w:lang w:val="en-US"/>
        </w:rPr>
      </w:pPr>
      <w:ins w:id="305" w:author="phuong vu" w:date="2018-12-02T08:21:00Z">
        <w:r>
          <w:rPr>
            <w:noProof/>
          </w:rPr>
          <w:t>1.3.1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_Toc531502228 \h </w:instrText>
        </w:r>
        <w:r>
          <w:rPr>
            <w:noProof/>
          </w:rPr>
        </w:r>
      </w:ins>
      <w:r>
        <w:rPr>
          <w:noProof/>
        </w:rPr>
        <w:fldChar w:fldCharType="separate"/>
      </w:r>
      <w:ins w:id="306" w:author="phuong vu" w:date="2018-12-02T08:21:00Z">
        <w:r>
          <w:rPr>
            <w:noProof/>
          </w:rPr>
          <w:t>9</w:t>
        </w:r>
        <w:r>
          <w:rPr>
            <w:noProof/>
          </w:rPr>
          <w:fldChar w:fldCharType="end"/>
        </w:r>
      </w:ins>
    </w:p>
    <w:p w14:paraId="22D61490" w14:textId="52658A89" w:rsidR="00D24C07" w:rsidRDefault="00D24C07">
      <w:pPr>
        <w:pStyle w:val="TOC4"/>
        <w:tabs>
          <w:tab w:val="left" w:pos="1760"/>
          <w:tab w:val="right" w:leader="dot" w:pos="8777"/>
        </w:tabs>
        <w:rPr>
          <w:ins w:id="307" w:author="phuong vu" w:date="2018-12-02T08:21:00Z"/>
          <w:rFonts w:asciiTheme="minorHAnsi" w:eastAsiaTheme="minorEastAsia" w:hAnsiTheme="minorHAnsi" w:cstheme="minorBidi"/>
          <w:noProof/>
          <w:sz w:val="22"/>
          <w:szCs w:val="22"/>
          <w:lang w:val="en-US"/>
        </w:rPr>
      </w:pPr>
      <w:ins w:id="308" w:author="phuong vu" w:date="2018-12-02T08:21:00Z">
        <w:r w:rsidRPr="003827C1">
          <w:rPr>
            <w:noProof/>
            <w:lang w:val="en-US"/>
          </w:rPr>
          <w:t>1.3.1.1</w:t>
        </w:r>
        <w:r>
          <w:rPr>
            <w:rFonts w:asciiTheme="minorHAnsi" w:eastAsiaTheme="minorEastAsia" w:hAnsiTheme="minorHAnsi" w:cstheme="minorBidi"/>
            <w:noProof/>
            <w:sz w:val="22"/>
            <w:szCs w:val="22"/>
            <w:lang w:val="en-US"/>
          </w:rPr>
          <w:tab/>
        </w:r>
        <w:r w:rsidRPr="003827C1">
          <w:rPr>
            <w:noProof/>
            <w:lang w:val="en-US"/>
          </w:rPr>
          <w:t>Xem danh sách đơn hàng theo trạng thái</w:t>
        </w:r>
        <w:r>
          <w:rPr>
            <w:noProof/>
          </w:rPr>
          <w:tab/>
        </w:r>
        <w:r>
          <w:rPr>
            <w:noProof/>
          </w:rPr>
          <w:fldChar w:fldCharType="begin"/>
        </w:r>
        <w:r>
          <w:rPr>
            <w:noProof/>
          </w:rPr>
          <w:instrText xml:space="preserve"> PAGEREF _Toc531502229 \h </w:instrText>
        </w:r>
        <w:r>
          <w:rPr>
            <w:noProof/>
          </w:rPr>
        </w:r>
      </w:ins>
      <w:r>
        <w:rPr>
          <w:noProof/>
        </w:rPr>
        <w:fldChar w:fldCharType="separate"/>
      </w:r>
      <w:ins w:id="309" w:author="phuong vu" w:date="2018-12-02T08:21:00Z">
        <w:r>
          <w:rPr>
            <w:noProof/>
          </w:rPr>
          <w:t>9</w:t>
        </w:r>
        <w:r>
          <w:rPr>
            <w:noProof/>
          </w:rPr>
          <w:fldChar w:fldCharType="end"/>
        </w:r>
      </w:ins>
    </w:p>
    <w:p w14:paraId="09DFA4D1" w14:textId="1FDF11D2" w:rsidR="00D24C07" w:rsidRDefault="00D24C07">
      <w:pPr>
        <w:pStyle w:val="TOC4"/>
        <w:tabs>
          <w:tab w:val="left" w:pos="1760"/>
          <w:tab w:val="right" w:leader="dot" w:pos="8777"/>
        </w:tabs>
        <w:rPr>
          <w:ins w:id="310" w:author="phuong vu" w:date="2018-12-02T08:21:00Z"/>
          <w:rFonts w:asciiTheme="minorHAnsi" w:eastAsiaTheme="minorEastAsia" w:hAnsiTheme="minorHAnsi" w:cstheme="minorBidi"/>
          <w:noProof/>
          <w:sz w:val="22"/>
          <w:szCs w:val="22"/>
          <w:lang w:val="en-US"/>
        </w:rPr>
      </w:pPr>
      <w:ins w:id="311" w:author="phuong vu" w:date="2018-12-02T08:21:00Z">
        <w:r w:rsidRPr="003827C1">
          <w:rPr>
            <w:noProof/>
            <w:lang w:val="en-US"/>
          </w:rPr>
          <w:t>1.3.1.2</w:t>
        </w:r>
        <w:r>
          <w:rPr>
            <w:rFonts w:asciiTheme="minorHAnsi" w:eastAsiaTheme="minorEastAsia" w:hAnsiTheme="minorHAnsi" w:cstheme="minorBidi"/>
            <w:noProof/>
            <w:sz w:val="22"/>
            <w:szCs w:val="22"/>
            <w:lang w:val="en-US"/>
          </w:rPr>
          <w:tab/>
        </w:r>
        <w:r w:rsidRPr="003827C1">
          <w:rPr>
            <w:noProof/>
            <w:lang w:val="en-US"/>
          </w:rPr>
          <w:t>Xem chi tiết đơn hàng</w:t>
        </w:r>
        <w:r>
          <w:rPr>
            <w:noProof/>
          </w:rPr>
          <w:tab/>
        </w:r>
        <w:r>
          <w:rPr>
            <w:noProof/>
          </w:rPr>
          <w:fldChar w:fldCharType="begin"/>
        </w:r>
        <w:r>
          <w:rPr>
            <w:noProof/>
          </w:rPr>
          <w:instrText xml:space="preserve"> PAGEREF _Toc531502230 \h </w:instrText>
        </w:r>
        <w:r>
          <w:rPr>
            <w:noProof/>
          </w:rPr>
        </w:r>
      </w:ins>
      <w:r>
        <w:rPr>
          <w:noProof/>
        </w:rPr>
        <w:fldChar w:fldCharType="separate"/>
      </w:r>
      <w:ins w:id="312" w:author="phuong vu" w:date="2018-12-02T08:21:00Z">
        <w:r>
          <w:rPr>
            <w:noProof/>
          </w:rPr>
          <w:t>10</w:t>
        </w:r>
        <w:r>
          <w:rPr>
            <w:noProof/>
          </w:rPr>
          <w:fldChar w:fldCharType="end"/>
        </w:r>
      </w:ins>
    </w:p>
    <w:p w14:paraId="63C2AADC" w14:textId="4E251EFC" w:rsidR="00D24C07" w:rsidRDefault="00D24C07">
      <w:pPr>
        <w:pStyle w:val="TOC4"/>
        <w:tabs>
          <w:tab w:val="left" w:pos="1760"/>
          <w:tab w:val="right" w:leader="dot" w:pos="8777"/>
        </w:tabs>
        <w:rPr>
          <w:ins w:id="313" w:author="phuong vu" w:date="2018-12-02T08:21:00Z"/>
          <w:rFonts w:asciiTheme="minorHAnsi" w:eastAsiaTheme="minorEastAsia" w:hAnsiTheme="minorHAnsi" w:cstheme="minorBidi"/>
          <w:noProof/>
          <w:sz w:val="22"/>
          <w:szCs w:val="22"/>
          <w:lang w:val="en-US"/>
        </w:rPr>
      </w:pPr>
      <w:ins w:id="314" w:author="phuong vu" w:date="2018-12-02T08:21:00Z">
        <w:r>
          <w:rPr>
            <w:noProof/>
          </w:rPr>
          <w:t>1.3.1.3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_Toc531502231 \h </w:instrText>
        </w:r>
        <w:r>
          <w:rPr>
            <w:noProof/>
          </w:rPr>
        </w:r>
      </w:ins>
      <w:r>
        <w:rPr>
          <w:noProof/>
        </w:rPr>
        <w:fldChar w:fldCharType="separate"/>
      </w:r>
      <w:ins w:id="315" w:author="phuong vu" w:date="2018-12-02T08:21:00Z">
        <w:r>
          <w:rPr>
            <w:noProof/>
          </w:rPr>
          <w:t>10</w:t>
        </w:r>
        <w:r>
          <w:rPr>
            <w:noProof/>
          </w:rPr>
          <w:fldChar w:fldCharType="end"/>
        </w:r>
      </w:ins>
    </w:p>
    <w:p w14:paraId="3E2197F5" w14:textId="05AEF68A" w:rsidR="00D24C07" w:rsidRDefault="00D24C07">
      <w:pPr>
        <w:pStyle w:val="TOC4"/>
        <w:tabs>
          <w:tab w:val="left" w:pos="1760"/>
          <w:tab w:val="right" w:leader="dot" w:pos="8777"/>
        </w:tabs>
        <w:rPr>
          <w:ins w:id="316" w:author="phuong vu" w:date="2018-12-02T08:21:00Z"/>
          <w:rFonts w:asciiTheme="minorHAnsi" w:eastAsiaTheme="minorEastAsia" w:hAnsiTheme="minorHAnsi" w:cstheme="minorBidi"/>
          <w:noProof/>
          <w:sz w:val="22"/>
          <w:szCs w:val="22"/>
          <w:lang w:val="en-US"/>
        </w:rPr>
      </w:pPr>
      <w:ins w:id="317" w:author="phuong vu" w:date="2018-12-02T08:21:00Z">
        <w:r w:rsidRPr="003827C1">
          <w:rPr>
            <w:noProof/>
            <w:lang w:val="en-US"/>
          </w:rPr>
          <w:t>1.3.1.4</w:t>
        </w:r>
        <w:r>
          <w:rPr>
            <w:rFonts w:asciiTheme="minorHAnsi" w:eastAsiaTheme="minorEastAsia" w:hAnsiTheme="minorHAnsi" w:cstheme="minorBidi"/>
            <w:noProof/>
            <w:sz w:val="22"/>
            <w:szCs w:val="22"/>
            <w:lang w:val="en-US"/>
          </w:rPr>
          <w:tab/>
        </w:r>
        <w:r w:rsidRPr="003827C1">
          <w:rPr>
            <w:noProof/>
            <w:lang w:val="en-US"/>
          </w:rPr>
          <w:t>Tạo hóa đơn đơn hàng</w:t>
        </w:r>
        <w:r>
          <w:rPr>
            <w:noProof/>
          </w:rPr>
          <w:tab/>
        </w:r>
        <w:r>
          <w:rPr>
            <w:noProof/>
          </w:rPr>
          <w:fldChar w:fldCharType="begin"/>
        </w:r>
        <w:r>
          <w:rPr>
            <w:noProof/>
          </w:rPr>
          <w:instrText xml:space="preserve"> PAGEREF _Toc531502232 \h </w:instrText>
        </w:r>
        <w:r>
          <w:rPr>
            <w:noProof/>
          </w:rPr>
        </w:r>
      </w:ins>
      <w:r>
        <w:rPr>
          <w:noProof/>
        </w:rPr>
        <w:fldChar w:fldCharType="separate"/>
      </w:r>
      <w:ins w:id="318" w:author="phuong vu" w:date="2018-12-02T08:21:00Z">
        <w:r>
          <w:rPr>
            <w:noProof/>
          </w:rPr>
          <w:t>11</w:t>
        </w:r>
        <w:r>
          <w:rPr>
            <w:noProof/>
          </w:rPr>
          <w:fldChar w:fldCharType="end"/>
        </w:r>
      </w:ins>
    </w:p>
    <w:p w14:paraId="29CF6A45" w14:textId="70CBED37" w:rsidR="00D24C07" w:rsidRDefault="00D24C07">
      <w:pPr>
        <w:pStyle w:val="TOC4"/>
        <w:tabs>
          <w:tab w:val="left" w:pos="1760"/>
          <w:tab w:val="right" w:leader="dot" w:pos="8777"/>
        </w:tabs>
        <w:rPr>
          <w:ins w:id="319" w:author="phuong vu" w:date="2018-12-02T08:21:00Z"/>
          <w:rFonts w:asciiTheme="minorHAnsi" w:eastAsiaTheme="minorEastAsia" w:hAnsiTheme="minorHAnsi" w:cstheme="minorBidi"/>
          <w:noProof/>
          <w:sz w:val="22"/>
          <w:szCs w:val="22"/>
          <w:lang w:val="en-US"/>
        </w:rPr>
      </w:pPr>
      <w:ins w:id="320" w:author="phuong vu" w:date="2018-12-02T08:21:00Z">
        <w:r w:rsidRPr="003827C1">
          <w:rPr>
            <w:noProof/>
            <w:lang w:val="en-US"/>
          </w:rPr>
          <w:t>1.3.1.5</w:t>
        </w:r>
        <w:r>
          <w:rPr>
            <w:rFonts w:asciiTheme="minorHAnsi" w:eastAsiaTheme="minorEastAsia" w:hAnsiTheme="minorHAnsi" w:cstheme="minorBidi"/>
            <w:noProof/>
            <w:sz w:val="22"/>
            <w:szCs w:val="22"/>
            <w:lang w:val="en-US"/>
          </w:rPr>
          <w:tab/>
        </w:r>
        <w:r w:rsidRPr="003827C1">
          <w:rPr>
            <w:noProof/>
            <w:lang w:val="en-US"/>
          </w:rPr>
          <w:t>Cập nhật hóa đơn</w:t>
        </w:r>
        <w:r>
          <w:rPr>
            <w:noProof/>
          </w:rPr>
          <w:tab/>
        </w:r>
        <w:r>
          <w:rPr>
            <w:noProof/>
          </w:rPr>
          <w:fldChar w:fldCharType="begin"/>
        </w:r>
        <w:r>
          <w:rPr>
            <w:noProof/>
          </w:rPr>
          <w:instrText xml:space="preserve"> PAGEREF _Toc531502233 \h </w:instrText>
        </w:r>
        <w:r>
          <w:rPr>
            <w:noProof/>
          </w:rPr>
        </w:r>
      </w:ins>
      <w:r>
        <w:rPr>
          <w:noProof/>
        </w:rPr>
        <w:fldChar w:fldCharType="separate"/>
      </w:r>
      <w:ins w:id="321" w:author="phuong vu" w:date="2018-12-02T08:21:00Z">
        <w:r>
          <w:rPr>
            <w:noProof/>
          </w:rPr>
          <w:t>12</w:t>
        </w:r>
        <w:r>
          <w:rPr>
            <w:noProof/>
          </w:rPr>
          <w:fldChar w:fldCharType="end"/>
        </w:r>
      </w:ins>
    </w:p>
    <w:p w14:paraId="152CB1DC" w14:textId="3BD824CA" w:rsidR="00D24C07" w:rsidRDefault="00D24C07">
      <w:pPr>
        <w:pStyle w:val="TOC3"/>
        <w:tabs>
          <w:tab w:val="left" w:pos="1320"/>
          <w:tab w:val="right" w:leader="dot" w:pos="8777"/>
        </w:tabs>
        <w:rPr>
          <w:ins w:id="322" w:author="phuong vu" w:date="2018-12-02T08:21:00Z"/>
          <w:rFonts w:asciiTheme="minorHAnsi" w:eastAsiaTheme="minorEastAsia" w:hAnsiTheme="minorHAnsi" w:cstheme="minorBidi"/>
          <w:noProof/>
          <w:sz w:val="22"/>
          <w:szCs w:val="22"/>
          <w:lang w:val="en-US"/>
        </w:rPr>
      </w:pPr>
      <w:ins w:id="323" w:author="phuong vu" w:date="2018-12-02T08:21:00Z">
        <w:r>
          <w:rPr>
            <w:noProof/>
          </w:rPr>
          <w:lastRenderedPageBreak/>
          <w:t>1.3.2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_Toc531502234 \h </w:instrText>
        </w:r>
        <w:r>
          <w:rPr>
            <w:noProof/>
          </w:rPr>
        </w:r>
      </w:ins>
      <w:r>
        <w:rPr>
          <w:noProof/>
        </w:rPr>
        <w:fldChar w:fldCharType="separate"/>
      </w:r>
      <w:ins w:id="324" w:author="phuong vu" w:date="2018-12-02T08:21:00Z">
        <w:r>
          <w:rPr>
            <w:noProof/>
          </w:rPr>
          <w:t>12</w:t>
        </w:r>
        <w:r>
          <w:rPr>
            <w:noProof/>
          </w:rPr>
          <w:fldChar w:fldCharType="end"/>
        </w:r>
      </w:ins>
    </w:p>
    <w:p w14:paraId="6EB001C3" w14:textId="058BEEA7" w:rsidR="00D24C07" w:rsidRDefault="00D24C07">
      <w:pPr>
        <w:pStyle w:val="TOC4"/>
        <w:tabs>
          <w:tab w:val="left" w:pos="1760"/>
          <w:tab w:val="right" w:leader="dot" w:pos="8777"/>
        </w:tabs>
        <w:rPr>
          <w:ins w:id="325" w:author="phuong vu" w:date="2018-12-02T08:21:00Z"/>
          <w:rFonts w:asciiTheme="minorHAnsi" w:eastAsiaTheme="minorEastAsia" w:hAnsiTheme="minorHAnsi" w:cstheme="minorBidi"/>
          <w:noProof/>
          <w:sz w:val="22"/>
          <w:szCs w:val="22"/>
          <w:lang w:val="en-US"/>
        </w:rPr>
      </w:pPr>
      <w:ins w:id="326" w:author="phuong vu" w:date="2018-12-02T08:21:00Z">
        <w:r w:rsidRPr="003827C1">
          <w:rPr>
            <w:noProof/>
            <w:lang w:val="en-US"/>
          </w:rPr>
          <w:t>1.3.2.1</w:t>
        </w:r>
        <w:r>
          <w:rPr>
            <w:rFonts w:asciiTheme="minorHAnsi" w:eastAsiaTheme="minorEastAsia" w:hAnsiTheme="minorHAnsi" w:cstheme="minorBidi"/>
            <w:noProof/>
            <w:sz w:val="22"/>
            <w:szCs w:val="22"/>
            <w:lang w:val="en-US"/>
          </w:rPr>
          <w:tab/>
        </w:r>
        <w:r w:rsidRPr="003827C1">
          <w:rPr>
            <w:noProof/>
            <w:lang w:val="en-US"/>
          </w:rPr>
          <w:t>Xem danh sách biên nhận theo trạng thái</w:t>
        </w:r>
        <w:r>
          <w:rPr>
            <w:noProof/>
          </w:rPr>
          <w:tab/>
        </w:r>
        <w:r>
          <w:rPr>
            <w:noProof/>
          </w:rPr>
          <w:fldChar w:fldCharType="begin"/>
        </w:r>
        <w:r>
          <w:rPr>
            <w:noProof/>
          </w:rPr>
          <w:instrText xml:space="preserve"> PAGEREF _Toc531502235 \h </w:instrText>
        </w:r>
        <w:r>
          <w:rPr>
            <w:noProof/>
          </w:rPr>
        </w:r>
      </w:ins>
      <w:r>
        <w:rPr>
          <w:noProof/>
        </w:rPr>
        <w:fldChar w:fldCharType="separate"/>
      </w:r>
      <w:ins w:id="327" w:author="phuong vu" w:date="2018-12-02T08:21:00Z">
        <w:r>
          <w:rPr>
            <w:noProof/>
          </w:rPr>
          <w:t>12</w:t>
        </w:r>
        <w:r>
          <w:rPr>
            <w:noProof/>
          </w:rPr>
          <w:fldChar w:fldCharType="end"/>
        </w:r>
      </w:ins>
    </w:p>
    <w:p w14:paraId="7140828F" w14:textId="21AC4F08" w:rsidR="00D24C07" w:rsidRDefault="00D24C07">
      <w:pPr>
        <w:pStyle w:val="TOC4"/>
        <w:tabs>
          <w:tab w:val="left" w:pos="1760"/>
          <w:tab w:val="right" w:leader="dot" w:pos="8777"/>
        </w:tabs>
        <w:rPr>
          <w:ins w:id="328" w:author="phuong vu" w:date="2018-12-02T08:21:00Z"/>
          <w:rFonts w:asciiTheme="minorHAnsi" w:eastAsiaTheme="minorEastAsia" w:hAnsiTheme="minorHAnsi" w:cstheme="minorBidi"/>
          <w:noProof/>
          <w:sz w:val="22"/>
          <w:szCs w:val="22"/>
          <w:lang w:val="en-US"/>
        </w:rPr>
      </w:pPr>
      <w:ins w:id="329" w:author="phuong vu" w:date="2018-12-02T08:21:00Z">
        <w:r w:rsidRPr="003827C1">
          <w:rPr>
            <w:noProof/>
            <w:lang w:val="en-US"/>
          </w:rPr>
          <w:t>1.3.2.2</w:t>
        </w:r>
        <w:r>
          <w:rPr>
            <w:rFonts w:asciiTheme="minorHAnsi" w:eastAsiaTheme="minorEastAsia" w:hAnsiTheme="minorHAnsi" w:cstheme="minorBidi"/>
            <w:noProof/>
            <w:sz w:val="22"/>
            <w:szCs w:val="22"/>
            <w:lang w:val="en-US"/>
          </w:rPr>
          <w:tab/>
        </w:r>
        <w:r w:rsidRPr="003827C1">
          <w:rPr>
            <w:noProof/>
            <w:lang w:val="en-US"/>
          </w:rPr>
          <w:t>Xem chi tiết biên nhận</w:t>
        </w:r>
        <w:r>
          <w:rPr>
            <w:noProof/>
          </w:rPr>
          <w:tab/>
        </w:r>
        <w:r>
          <w:rPr>
            <w:noProof/>
          </w:rPr>
          <w:fldChar w:fldCharType="begin"/>
        </w:r>
        <w:r>
          <w:rPr>
            <w:noProof/>
          </w:rPr>
          <w:instrText xml:space="preserve"> PAGEREF _Toc531502236 \h </w:instrText>
        </w:r>
        <w:r>
          <w:rPr>
            <w:noProof/>
          </w:rPr>
        </w:r>
      </w:ins>
      <w:r>
        <w:rPr>
          <w:noProof/>
        </w:rPr>
        <w:fldChar w:fldCharType="separate"/>
      </w:r>
      <w:ins w:id="330" w:author="phuong vu" w:date="2018-12-02T08:21:00Z">
        <w:r>
          <w:rPr>
            <w:noProof/>
          </w:rPr>
          <w:t>13</w:t>
        </w:r>
        <w:r>
          <w:rPr>
            <w:noProof/>
          </w:rPr>
          <w:fldChar w:fldCharType="end"/>
        </w:r>
      </w:ins>
    </w:p>
    <w:p w14:paraId="52DD975E" w14:textId="04A4FC55" w:rsidR="00D24C07" w:rsidRDefault="00D24C07">
      <w:pPr>
        <w:pStyle w:val="TOC4"/>
        <w:tabs>
          <w:tab w:val="left" w:pos="1760"/>
          <w:tab w:val="right" w:leader="dot" w:pos="8777"/>
        </w:tabs>
        <w:rPr>
          <w:ins w:id="331" w:author="phuong vu" w:date="2018-12-02T08:21:00Z"/>
          <w:rFonts w:asciiTheme="minorHAnsi" w:eastAsiaTheme="minorEastAsia" w:hAnsiTheme="minorHAnsi" w:cstheme="minorBidi"/>
          <w:noProof/>
          <w:sz w:val="22"/>
          <w:szCs w:val="22"/>
          <w:lang w:val="en-US"/>
        </w:rPr>
      </w:pPr>
      <w:ins w:id="332" w:author="phuong vu" w:date="2018-12-02T08:21:00Z">
        <w:r w:rsidRPr="003827C1">
          <w:rPr>
            <w:noProof/>
            <w:lang w:val="en-US"/>
          </w:rPr>
          <w:t>1.3.2.3</w:t>
        </w:r>
        <w:r>
          <w:rPr>
            <w:rFonts w:asciiTheme="minorHAnsi" w:eastAsiaTheme="minorEastAsia" w:hAnsiTheme="minorHAnsi" w:cstheme="minorBidi"/>
            <w:noProof/>
            <w:sz w:val="22"/>
            <w:szCs w:val="22"/>
            <w:lang w:val="en-US"/>
          </w:rPr>
          <w:tab/>
        </w:r>
        <w:r w:rsidRPr="003827C1">
          <w:rPr>
            <w:noProof/>
            <w:lang w:val="en-US"/>
          </w:rPr>
          <w:t>Thay đổi trạng thái biên nhận</w:t>
        </w:r>
        <w:r>
          <w:rPr>
            <w:noProof/>
          </w:rPr>
          <w:tab/>
        </w:r>
        <w:r>
          <w:rPr>
            <w:noProof/>
          </w:rPr>
          <w:fldChar w:fldCharType="begin"/>
        </w:r>
        <w:r>
          <w:rPr>
            <w:noProof/>
          </w:rPr>
          <w:instrText xml:space="preserve"> PAGEREF _Toc531502237 \h </w:instrText>
        </w:r>
        <w:r>
          <w:rPr>
            <w:noProof/>
          </w:rPr>
        </w:r>
      </w:ins>
      <w:r>
        <w:rPr>
          <w:noProof/>
        </w:rPr>
        <w:fldChar w:fldCharType="separate"/>
      </w:r>
      <w:ins w:id="333" w:author="phuong vu" w:date="2018-12-02T08:21:00Z">
        <w:r>
          <w:rPr>
            <w:noProof/>
          </w:rPr>
          <w:t>13</w:t>
        </w:r>
        <w:r>
          <w:rPr>
            <w:noProof/>
          </w:rPr>
          <w:fldChar w:fldCharType="end"/>
        </w:r>
      </w:ins>
    </w:p>
    <w:p w14:paraId="1A04CEE3" w14:textId="458477C6" w:rsidR="00D24C07" w:rsidRDefault="00D24C07">
      <w:pPr>
        <w:pStyle w:val="TOC4"/>
        <w:tabs>
          <w:tab w:val="left" w:pos="1760"/>
          <w:tab w:val="right" w:leader="dot" w:pos="8777"/>
        </w:tabs>
        <w:rPr>
          <w:ins w:id="334" w:author="phuong vu" w:date="2018-12-02T08:21:00Z"/>
          <w:rFonts w:asciiTheme="minorHAnsi" w:eastAsiaTheme="minorEastAsia" w:hAnsiTheme="minorHAnsi" w:cstheme="minorBidi"/>
          <w:noProof/>
          <w:sz w:val="22"/>
          <w:szCs w:val="22"/>
          <w:lang w:val="en-US"/>
        </w:rPr>
      </w:pPr>
      <w:ins w:id="335" w:author="phuong vu" w:date="2018-12-02T08:21:00Z">
        <w:r w:rsidRPr="003827C1">
          <w:rPr>
            <w:noProof/>
            <w:lang w:val="en-US"/>
          </w:rPr>
          <w:t>1.3.2.4</w:t>
        </w:r>
        <w:r>
          <w:rPr>
            <w:rFonts w:asciiTheme="minorHAnsi" w:eastAsiaTheme="minorEastAsia" w:hAnsiTheme="minorHAnsi" w:cstheme="minorBidi"/>
            <w:noProof/>
            <w:sz w:val="22"/>
            <w:szCs w:val="22"/>
            <w:lang w:val="en-US"/>
          </w:rPr>
          <w:tab/>
        </w:r>
        <w:r w:rsidRPr="003827C1">
          <w:rPr>
            <w:noProof/>
            <w:lang w:val="en-US"/>
          </w:rPr>
          <w:t>Cập nhật thông tin biên nhận</w:t>
        </w:r>
        <w:r>
          <w:rPr>
            <w:noProof/>
          </w:rPr>
          <w:tab/>
        </w:r>
        <w:r>
          <w:rPr>
            <w:noProof/>
          </w:rPr>
          <w:fldChar w:fldCharType="begin"/>
        </w:r>
        <w:r>
          <w:rPr>
            <w:noProof/>
          </w:rPr>
          <w:instrText xml:space="preserve"> PAGEREF _Toc531502238 \h </w:instrText>
        </w:r>
        <w:r>
          <w:rPr>
            <w:noProof/>
          </w:rPr>
        </w:r>
      </w:ins>
      <w:r>
        <w:rPr>
          <w:noProof/>
        </w:rPr>
        <w:fldChar w:fldCharType="separate"/>
      </w:r>
      <w:ins w:id="336" w:author="phuong vu" w:date="2018-12-02T08:21:00Z">
        <w:r>
          <w:rPr>
            <w:noProof/>
          </w:rPr>
          <w:t>14</w:t>
        </w:r>
        <w:r>
          <w:rPr>
            <w:noProof/>
          </w:rPr>
          <w:fldChar w:fldCharType="end"/>
        </w:r>
      </w:ins>
    </w:p>
    <w:p w14:paraId="458196DB" w14:textId="5890FDC5" w:rsidR="00D24C07" w:rsidRDefault="00D24C07">
      <w:pPr>
        <w:pStyle w:val="TOC3"/>
        <w:tabs>
          <w:tab w:val="left" w:pos="1320"/>
          <w:tab w:val="right" w:leader="dot" w:pos="8777"/>
        </w:tabs>
        <w:rPr>
          <w:ins w:id="337" w:author="phuong vu" w:date="2018-12-02T08:21:00Z"/>
          <w:rFonts w:asciiTheme="minorHAnsi" w:eastAsiaTheme="minorEastAsia" w:hAnsiTheme="minorHAnsi" w:cstheme="minorBidi"/>
          <w:noProof/>
          <w:sz w:val="22"/>
          <w:szCs w:val="22"/>
          <w:lang w:val="en-US"/>
        </w:rPr>
      </w:pPr>
      <w:ins w:id="338" w:author="phuong vu" w:date="2018-12-02T08:21:00Z">
        <w:r>
          <w:rPr>
            <w:noProof/>
          </w:rPr>
          <w:t>1.3.3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_Toc531502239 \h </w:instrText>
        </w:r>
        <w:r>
          <w:rPr>
            <w:noProof/>
          </w:rPr>
        </w:r>
      </w:ins>
      <w:r>
        <w:rPr>
          <w:noProof/>
        </w:rPr>
        <w:fldChar w:fldCharType="separate"/>
      </w:r>
      <w:ins w:id="339" w:author="phuong vu" w:date="2018-12-02T08:21:00Z">
        <w:r>
          <w:rPr>
            <w:noProof/>
          </w:rPr>
          <w:t>15</w:t>
        </w:r>
        <w:r>
          <w:rPr>
            <w:noProof/>
          </w:rPr>
          <w:fldChar w:fldCharType="end"/>
        </w:r>
      </w:ins>
    </w:p>
    <w:p w14:paraId="178538D6" w14:textId="6386B579" w:rsidR="00D24C07" w:rsidRDefault="00D24C07">
      <w:pPr>
        <w:pStyle w:val="TOC3"/>
        <w:tabs>
          <w:tab w:val="left" w:pos="1320"/>
          <w:tab w:val="right" w:leader="dot" w:pos="8777"/>
        </w:tabs>
        <w:rPr>
          <w:ins w:id="340" w:author="phuong vu" w:date="2018-12-02T08:21:00Z"/>
          <w:rFonts w:asciiTheme="minorHAnsi" w:eastAsiaTheme="minorEastAsia" w:hAnsiTheme="minorHAnsi" w:cstheme="minorBidi"/>
          <w:noProof/>
          <w:sz w:val="22"/>
          <w:szCs w:val="22"/>
          <w:lang w:val="en-US"/>
        </w:rPr>
      </w:pPr>
      <w:ins w:id="341" w:author="phuong vu" w:date="2018-12-02T08:21:00Z">
        <w:r>
          <w:rPr>
            <w:noProof/>
          </w:rPr>
          <w:t>1.3.4</w:t>
        </w:r>
        <w:r>
          <w:rPr>
            <w:rFonts w:asciiTheme="minorHAnsi" w:eastAsiaTheme="minorEastAsia" w:hAnsiTheme="minorHAnsi" w:cstheme="minorBidi"/>
            <w:noProof/>
            <w:sz w:val="22"/>
            <w:szCs w:val="22"/>
            <w:lang w:val="en-US"/>
          </w:rPr>
          <w:tab/>
        </w:r>
        <w:r>
          <w:rPr>
            <w:noProof/>
          </w:rPr>
          <w:t>Cập nhật đơn hàng</w:t>
        </w:r>
        <w:r>
          <w:rPr>
            <w:noProof/>
          </w:rPr>
          <w:tab/>
        </w:r>
        <w:r>
          <w:rPr>
            <w:noProof/>
          </w:rPr>
          <w:fldChar w:fldCharType="begin"/>
        </w:r>
        <w:r>
          <w:rPr>
            <w:noProof/>
          </w:rPr>
          <w:instrText xml:space="preserve"> PAGEREF _Toc531502240 \h </w:instrText>
        </w:r>
        <w:r>
          <w:rPr>
            <w:noProof/>
          </w:rPr>
        </w:r>
      </w:ins>
      <w:r>
        <w:rPr>
          <w:noProof/>
        </w:rPr>
        <w:fldChar w:fldCharType="separate"/>
      </w:r>
      <w:ins w:id="342" w:author="phuong vu" w:date="2018-12-02T08:21:00Z">
        <w:r>
          <w:rPr>
            <w:noProof/>
          </w:rPr>
          <w:t>16</w:t>
        </w:r>
        <w:r>
          <w:rPr>
            <w:noProof/>
          </w:rPr>
          <w:fldChar w:fldCharType="end"/>
        </w:r>
      </w:ins>
    </w:p>
    <w:p w14:paraId="6CE22515" w14:textId="656022B0" w:rsidR="00D24C07" w:rsidRDefault="00D24C07">
      <w:pPr>
        <w:pStyle w:val="TOC3"/>
        <w:tabs>
          <w:tab w:val="left" w:pos="1320"/>
          <w:tab w:val="right" w:leader="dot" w:pos="8777"/>
        </w:tabs>
        <w:rPr>
          <w:ins w:id="343" w:author="phuong vu" w:date="2018-12-02T08:21:00Z"/>
          <w:rFonts w:asciiTheme="minorHAnsi" w:eastAsiaTheme="minorEastAsia" w:hAnsiTheme="minorHAnsi" w:cstheme="minorBidi"/>
          <w:noProof/>
          <w:sz w:val="22"/>
          <w:szCs w:val="22"/>
          <w:lang w:val="en-US"/>
        </w:rPr>
      </w:pPr>
      <w:ins w:id="344" w:author="phuong vu" w:date="2018-12-02T08:21:00Z">
        <w:r>
          <w:rPr>
            <w:noProof/>
          </w:rPr>
          <w:t>1.3.5</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_Toc531502241 \h </w:instrText>
        </w:r>
        <w:r>
          <w:rPr>
            <w:noProof/>
          </w:rPr>
        </w:r>
      </w:ins>
      <w:r>
        <w:rPr>
          <w:noProof/>
        </w:rPr>
        <w:fldChar w:fldCharType="separate"/>
      </w:r>
      <w:ins w:id="345" w:author="phuong vu" w:date="2018-12-02T08:21:00Z">
        <w:r>
          <w:rPr>
            <w:noProof/>
          </w:rPr>
          <w:t>16</w:t>
        </w:r>
        <w:r>
          <w:rPr>
            <w:noProof/>
          </w:rPr>
          <w:fldChar w:fldCharType="end"/>
        </w:r>
      </w:ins>
    </w:p>
    <w:p w14:paraId="3AB59170" w14:textId="53F8164A" w:rsidR="00D24C07" w:rsidRDefault="00D24C07">
      <w:pPr>
        <w:pStyle w:val="TOC3"/>
        <w:tabs>
          <w:tab w:val="left" w:pos="1320"/>
          <w:tab w:val="right" w:leader="dot" w:pos="8777"/>
        </w:tabs>
        <w:rPr>
          <w:ins w:id="346" w:author="phuong vu" w:date="2018-12-02T08:21:00Z"/>
          <w:rFonts w:asciiTheme="minorHAnsi" w:eastAsiaTheme="minorEastAsia" w:hAnsiTheme="minorHAnsi" w:cstheme="minorBidi"/>
          <w:noProof/>
          <w:sz w:val="22"/>
          <w:szCs w:val="22"/>
          <w:lang w:val="en-US"/>
        </w:rPr>
      </w:pPr>
      <w:ins w:id="347" w:author="phuong vu" w:date="2018-12-02T08:21:00Z">
        <w:r>
          <w:rPr>
            <w:noProof/>
          </w:rPr>
          <w:t>1.3.6</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_Toc531502242 \h </w:instrText>
        </w:r>
        <w:r>
          <w:rPr>
            <w:noProof/>
          </w:rPr>
        </w:r>
      </w:ins>
      <w:r>
        <w:rPr>
          <w:noProof/>
        </w:rPr>
        <w:fldChar w:fldCharType="separate"/>
      </w:r>
      <w:ins w:id="348" w:author="phuong vu" w:date="2018-12-02T08:21:00Z">
        <w:r>
          <w:rPr>
            <w:noProof/>
          </w:rPr>
          <w:t>16</w:t>
        </w:r>
        <w:r>
          <w:rPr>
            <w:noProof/>
          </w:rPr>
          <w:fldChar w:fldCharType="end"/>
        </w:r>
      </w:ins>
    </w:p>
    <w:p w14:paraId="6299446F" w14:textId="3B270FF4" w:rsidR="00D24C07" w:rsidRDefault="00D24C07">
      <w:pPr>
        <w:pStyle w:val="TOC3"/>
        <w:tabs>
          <w:tab w:val="left" w:pos="1320"/>
          <w:tab w:val="right" w:leader="dot" w:pos="8777"/>
        </w:tabs>
        <w:rPr>
          <w:ins w:id="349" w:author="phuong vu" w:date="2018-12-02T08:21:00Z"/>
          <w:rFonts w:asciiTheme="minorHAnsi" w:eastAsiaTheme="minorEastAsia" w:hAnsiTheme="minorHAnsi" w:cstheme="minorBidi"/>
          <w:noProof/>
          <w:sz w:val="22"/>
          <w:szCs w:val="22"/>
          <w:lang w:val="en-US"/>
        </w:rPr>
      </w:pPr>
      <w:ins w:id="350" w:author="phuong vu" w:date="2018-12-02T08:21:00Z">
        <w:r>
          <w:rPr>
            <w:noProof/>
          </w:rPr>
          <w:t>1.3.7</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_Toc531502243 \h </w:instrText>
        </w:r>
        <w:r>
          <w:rPr>
            <w:noProof/>
          </w:rPr>
        </w:r>
      </w:ins>
      <w:r>
        <w:rPr>
          <w:noProof/>
        </w:rPr>
        <w:fldChar w:fldCharType="separate"/>
      </w:r>
      <w:ins w:id="351" w:author="phuong vu" w:date="2018-12-02T08:21:00Z">
        <w:r>
          <w:rPr>
            <w:noProof/>
          </w:rPr>
          <w:t>17</w:t>
        </w:r>
        <w:r>
          <w:rPr>
            <w:noProof/>
          </w:rPr>
          <w:fldChar w:fldCharType="end"/>
        </w:r>
      </w:ins>
    </w:p>
    <w:p w14:paraId="2CE352DB" w14:textId="5BD9F5E3" w:rsidR="00D24C07" w:rsidRDefault="00D24C07">
      <w:pPr>
        <w:pStyle w:val="TOC3"/>
        <w:tabs>
          <w:tab w:val="left" w:pos="1320"/>
          <w:tab w:val="right" w:leader="dot" w:pos="8777"/>
        </w:tabs>
        <w:rPr>
          <w:ins w:id="352" w:author="phuong vu" w:date="2018-12-02T08:21:00Z"/>
          <w:rFonts w:asciiTheme="minorHAnsi" w:eastAsiaTheme="minorEastAsia" w:hAnsiTheme="minorHAnsi" w:cstheme="minorBidi"/>
          <w:noProof/>
          <w:sz w:val="22"/>
          <w:szCs w:val="22"/>
          <w:lang w:val="en-US"/>
        </w:rPr>
      </w:pPr>
      <w:ins w:id="353" w:author="phuong vu" w:date="2018-12-02T08:21:00Z">
        <w:r>
          <w:rPr>
            <w:noProof/>
          </w:rPr>
          <w:t>1.3.8</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_Toc531502244 \h </w:instrText>
        </w:r>
        <w:r>
          <w:rPr>
            <w:noProof/>
          </w:rPr>
        </w:r>
      </w:ins>
      <w:r>
        <w:rPr>
          <w:noProof/>
        </w:rPr>
        <w:fldChar w:fldCharType="separate"/>
      </w:r>
      <w:ins w:id="354" w:author="phuong vu" w:date="2018-12-02T08:21:00Z">
        <w:r>
          <w:rPr>
            <w:noProof/>
          </w:rPr>
          <w:t>18</w:t>
        </w:r>
        <w:r>
          <w:rPr>
            <w:noProof/>
          </w:rPr>
          <w:fldChar w:fldCharType="end"/>
        </w:r>
      </w:ins>
    </w:p>
    <w:p w14:paraId="27EE710E" w14:textId="27140059" w:rsidR="00D24C07" w:rsidRDefault="00D24C07">
      <w:pPr>
        <w:pStyle w:val="TOC2"/>
        <w:tabs>
          <w:tab w:val="left" w:pos="880"/>
          <w:tab w:val="right" w:leader="dot" w:pos="8777"/>
        </w:tabs>
        <w:rPr>
          <w:ins w:id="355" w:author="phuong vu" w:date="2018-12-02T08:21:00Z"/>
          <w:rFonts w:asciiTheme="minorHAnsi" w:eastAsiaTheme="minorEastAsia" w:hAnsiTheme="minorHAnsi" w:cstheme="minorBidi"/>
          <w:noProof/>
          <w:sz w:val="22"/>
          <w:szCs w:val="22"/>
          <w:lang w:val="en-US"/>
        </w:rPr>
      </w:pPr>
      <w:ins w:id="356" w:author="phuong vu" w:date="2018-12-02T08:21:00Z">
        <w:r>
          <w:rPr>
            <w:noProof/>
          </w:rPr>
          <w:t>1.4</w:t>
        </w:r>
        <w:r>
          <w:rPr>
            <w:rFonts w:asciiTheme="minorHAnsi" w:eastAsiaTheme="minorEastAsia" w:hAnsiTheme="minorHAnsi" w:cstheme="minorBidi"/>
            <w:noProof/>
            <w:sz w:val="22"/>
            <w:szCs w:val="22"/>
            <w:lang w:val="en-US"/>
          </w:rPr>
          <w:tab/>
        </w:r>
        <w:r w:rsidRPr="003827C1">
          <w:rPr>
            <w:noProof/>
          </w:rPr>
          <w:t>Yêu cầu phi chức năng</w:t>
        </w:r>
        <w:r>
          <w:rPr>
            <w:noProof/>
          </w:rPr>
          <w:tab/>
        </w:r>
        <w:r>
          <w:rPr>
            <w:noProof/>
          </w:rPr>
          <w:fldChar w:fldCharType="begin"/>
        </w:r>
        <w:r>
          <w:rPr>
            <w:noProof/>
          </w:rPr>
          <w:instrText xml:space="preserve"> PAGEREF _Toc531502245 \h </w:instrText>
        </w:r>
        <w:r>
          <w:rPr>
            <w:noProof/>
          </w:rPr>
        </w:r>
      </w:ins>
      <w:r>
        <w:rPr>
          <w:noProof/>
        </w:rPr>
        <w:fldChar w:fldCharType="separate"/>
      </w:r>
      <w:ins w:id="357" w:author="phuong vu" w:date="2018-12-02T08:21:00Z">
        <w:r>
          <w:rPr>
            <w:noProof/>
          </w:rPr>
          <w:t>18</w:t>
        </w:r>
        <w:r>
          <w:rPr>
            <w:noProof/>
          </w:rPr>
          <w:fldChar w:fldCharType="end"/>
        </w:r>
      </w:ins>
    </w:p>
    <w:p w14:paraId="0173E33B" w14:textId="21651477" w:rsidR="00D24C07" w:rsidRDefault="00D24C07">
      <w:pPr>
        <w:pStyle w:val="TOC3"/>
        <w:tabs>
          <w:tab w:val="left" w:pos="1320"/>
          <w:tab w:val="right" w:leader="dot" w:pos="8777"/>
        </w:tabs>
        <w:rPr>
          <w:ins w:id="358" w:author="phuong vu" w:date="2018-12-02T08:21:00Z"/>
          <w:rFonts w:asciiTheme="minorHAnsi" w:eastAsiaTheme="minorEastAsia" w:hAnsiTheme="minorHAnsi" w:cstheme="minorBidi"/>
          <w:noProof/>
          <w:sz w:val="22"/>
          <w:szCs w:val="22"/>
          <w:lang w:val="en-US"/>
        </w:rPr>
      </w:pPr>
      <w:ins w:id="359" w:author="phuong vu" w:date="2018-12-02T08:21:00Z">
        <w:r>
          <w:rPr>
            <w:noProof/>
          </w:rPr>
          <w:t>1.4.1</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_Toc531502246 \h </w:instrText>
        </w:r>
        <w:r>
          <w:rPr>
            <w:noProof/>
          </w:rPr>
        </w:r>
      </w:ins>
      <w:r>
        <w:rPr>
          <w:noProof/>
        </w:rPr>
        <w:fldChar w:fldCharType="separate"/>
      </w:r>
      <w:ins w:id="360" w:author="phuong vu" w:date="2018-12-02T08:21:00Z">
        <w:r>
          <w:rPr>
            <w:noProof/>
          </w:rPr>
          <w:t>18</w:t>
        </w:r>
        <w:r>
          <w:rPr>
            <w:noProof/>
          </w:rPr>
          <w:fldChar w:fldCharType="end"/>
        </w:r>
      </w:ins>
    </w:p>
    <w:p w14:paraId="55E10A4D" w14:textId="1A7E7831" w:rsidR="00D24C07" w:rsidRDefault="00D24C07">
      <w:pPr>
        <w:pStyle w:val="TOC3"/>
        <w:tabs>
          <w:tab w:val="left" w:pos="1320"/>
          <w:tab w:val="right" w:leader="dot" w:pos="8777"/>
        </w:tabs>
        <w:rPr>
          <w:ins w:id="361" w:author="phuong vu" w:date="2018-12-02T08:21:00Z"/>
          <w:rFonts w:asciiTheme="minorHAnsi" w:eastAsiaTheme="minorEastAsia" w:hAnsiTheme="minorHAnsi" w:cstheme="minorBidi"/>
          <w:noProof/>
          <w:sz w:val="22"/>
          <w:szCs w:val="22"/>
          <w:lang w:val="en-US"/>
        </w:rPr>
      </w:pPr>
      <w:ins w:id="362" w:author="phuong vu" w:date="2018-12-02T08:21:00Z">
        <w:r>
          <w:rPr>
            <w:noProof/>
          </w:rPr>
          <w:t>1.4.2</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_Toc531502247 \h </w:instrText>
        </w:r>
        <w:r>
          <w:rPr>
            <w:noProof/>
          </w:rPr>
        </w:r>
      </w:ins>
      <w:r>
        <w:rPr>
          <w:noProof/>
        </w:rPr>
        <w:fldChar w:fldCharType="separate"/>
      </w:r>
      <w:ins w:id="363" w:author="phuong vu" w:date="2018-12-02T08:21:00Z">
        <w:r>
          <w:rPr>
            <w:noProof/>
          </w:rPr>
          <w:t>18</w:t>
        </w:r>
        <w:r>
          <w:rPr>
            <w:noProof/>
          </w:rPr>
          <w:fldChar w:fldCharType="end"/>
        </w:r>
      </w:ins>
    </w:p>
    <w:p w14:paraId="35550AD6" w14:textId="7D918683" w:rsidR="00D24C07" w:rsidRDefault="00D24C07">
      <w:pPr>
        <w:pStyle w:val="TOC1"/>
        <w:tabs>
          <w:tab w:val="left" w:pos="1540"/>
        </w:tabs>
        <w:rPr>
          <w:ins w:id="364" w:author="phuong vu" w:date="2018-12-02T08:21:00Z"/>
          <w:rFonts w:asciiTheme="minorHAnsi" w:eastAsiaTheme="minorEastAsia" w:hAnsiTheme="minorHAnsi" w:cstheme="minorBidi"/>
          <w:noProof/>
          <w:sz w:val="22"/>
          <w:szCs w:val="22"/>
          <w:lang w:val="en-US"/>
        </w:rPr>
      </w:pPr>
      <w:ins w:id="365" w:author="phuong vu" w:date="2018-12-02T08:21:00Z">
        <w:r w:rsidRPr="003827C1">
          <w:rPr>
            <w:noProof/>
          </w:rPr>
          <w:t>CHƯƠNG 2 -</w:t>
        </w:r>
        <w:r>
          <w:rPr>
            <w:rFonts w:asciiTheme="minorHAnsi" w:eastAsiaTheme="minorEastAsia" w:hAnsiTheme="minorHAnsi" w:cstheme="minorBidi"/>
            <w:noProof/>
            <w:sz w:val="22"/>
            <w:szCs w:val="22"/>
            <w:lang w:val="en-US"/>
          </w:rPr>
          <w:tab/>
        </w:r>
        <w:r w:rsidRPr="003827C1">
          <w:rPr>
            <w:noProof/>
          </w:rPr>
          <w:t>CƠ SỞ LÝ THUYẾT</w:t>
        </w:r>
        <w:r>
          <w:rPr>
            <w:noProof/>
          </w:rPr>
          <w:tab/>
        </w:r>
        <w:r>
          <w:rPr>
            <w:noProof/>
          </w:rPr>
          <w:fldChar w:fldCharType="begin"/>
        </w:r>
        <w:r>
          <w:rPr>
            <w:noProof/>
          </w:rPr>
          <w:instrText xml:space="preserve"> PAGEREF _Toc531502248 \h </w:instrText>
        </w:r>
        <w:r>
          <w:rPr>
            <w:noProof/>
          </w:rPr>
        </w:r>
      </w:ins>
      <w:r>
        <w:rPr>
          <w:noProof/>
        </w:rPr>
        <w:fldChar w:fldCharType="separate"/>
      </w:r>
      <w:ins w:id="366" w:author="phuong vu" w:date="2018-12-02T08:21:00Z">
        <w:r>
          <w:rPr>
            <w:noProof/>
          </w:rPr>
          <w:t>20</w:t>
        </w:r>
        <w:r>
          <w:rPr>
            <w:noProof/>
          </w:rPr>
          <w:fldChar w:fldCharType="end"/>
        </w:r>
      </w:ins>
    </w:p>
    <w:p w14:paraId="1A8D7109" w14:textId="2312C6B1" w:rsidR="00D24C07" w:rsidRDefault="00D24C07">
      <w:pPr>
        <w:pStyle w:val="TOC2"/>
        <w:tabs>
          <w:tab w:val="left" w:pos="880"/>
          <w:tab w:val="right" w:leader="dot" w:pos="8777"/>
        </w:tabs>
        <w:rPr>
          <w:ins w:id="367" w:author="phuong vu" w:date="2018-12-02T08:21:00Z"/>
          <w:rFonts w:asciiTheme="minorHAnsi" w:eastAsiaTheme="minorEastAsia" w:hAnsiTheme="minorHAnsi" w:cstheme="minorBidi"/>
          <w:noProof/>
          <w:sz w:val="22"/>
          <w:szCs w:val="22"/>
          <w:lang w:val="en-US"/>
        </w:rPr>
      </w:pPr>
      <w:ins w:id="368" w:author="phuong vu" w:date="2018-12-02T08:21:00Z">
        <w:r w:rsidRPr="003827C1">
          <w:rPr>
            <w:noProof/>
          </w:rPr>
          <w:t>2.1</w:t>
        </w:r>
        <w:r>
          <w:rPr>
            <w:rFonts w:asciiTheme="minorHAnsi" w:eastAsiaTheme="minorEastAsia" w:hAnsiTheme="minorHAnsi" w:cstheme="minorBidi"/>
            <w:noProof/>
            <w:sz w:val="22"/>
            <w:szCs w:val="22"/>
            <w:lang w:val="en-US"/>
          </w:rPr>
          <w:tab/>
        </w:r>
        <w:r w:rsidRPr="003827C1">
          <w:rPr>
            <w:noProof/>
            <w:lang w:val="en-US"/>
          </w:rPr>
          <w:t>N</w:t>
        </w:r>
        <w:r w:rsidRPr="003827C1">
          <w:rPr>
            <w:noProof/>
          </w:rPr>
          <w:t>ền tảng Android</w:t>
        </w:r>
        <w:r w:rsidRPr="003827C1">
          <w:rPr>
            <w:noProof/>
            <w:lang w:val="en-US"/>
          </w:rPr>
          <w:t xml:space="preserve"> </w:t>
        </w:r>
        <w:r w:rsidRPr="003827C1">
          <w:rPr>
            <w:noProof/>
            <w:vertAlign w:val="superscript"/>
          </w:rPr>
          <w:t>[1]</w:t>
        </w:r>
        <w:r>
          <w:rPr>
            <w:noProof/>
          </w:rPr>
          <w:tab/>
        </w:r>
        <w:r>
          <w:rPr>
            <w:noProof/>
          </w:rPr>
          <w:fldChar w:fldCharType="begin"/>
        </w:r>
        <w:r>
          <w:rPr>
            <w:noProof/>
          </w:rPr>
          <w:instrText xml:space="preserve"> PAGEREF _Toc531502249 \h </w:instrText>
        </w:r>
        <w:r>
          <w:rPr>
            <w:noProof/>
          </w:rPr>
        </w:r>
      </w:ins>
      <w:r>
        <w:rPr>
          <w:noProof/>
        </w:rPr>
        <w:fldChar w:fldCharType="separate"/>
      </w:r>
      <w:ins w:id="369" w:author="phuong vu" w:date="2018-12-02T08:21:00Z">
        <w:r>
          <w:rPr>
            <w:noProof/>
          </w:rPr>
          <w:t>20</w:t>
        </w:r>
        <w:r>
          <w:rPr>
            <w:noProof/>
          </w:rPr>
          <w:fldChar w:fldCharType="end"/>
        </w:r>
      </w:ins>
    </w:p>
    <w:p w14:paraId="3F363013" w14:textId="4CEB8930" w:rsidR="00D24C07" w:rsidRDefault="00D24C07">
      <w:pPr>
        <w:pStyle w:val="TOC2"/>
        <w:tabs>
          <w:tab w:val="left" w:pos="880"/>
          <w:tab w:val="right" w:leader="dot" w:pos="8777"/>
        </w:tabs>
        <w:rPr>
          <w:ins w:id="370" w:author="phuong vu" w:date="2018-12-02T08:21:00Z"/>
          <w:rFonts w:asciiTheme="minorHAnsi" w:eastAsiaTheme="minorEastAsia" w:hAnsiTheme="minorHAnsi" w:cstheme="minorBidi"/>
          <w:noProof/>
          <w:sz w:val="22"/>
          <w:szCs w:val="22"/>
          <w:lang w:val="en-US"/>
        </w:rPr>
      </w:pPr>
      <w:ins w:id="371" w:author="phuong vu" w:date="2018-12-02T08:21:00Z">
        <w:r w:rsidRPr="003827C1">
          <w:rPr>
            <w:noProof/>
          </w:rPr>
          <w:t>2.2</w:t>
        </w:r>
        <w:r>
          <w:rPr>
            <w:rFonts w:asciiTheme="minorHAnsi" w:eastAsiaTheme="minorEastAsia" w:hAnsiTheme="minorHAnsi" w:cstheme="minorBidi"/>
            <w:noProof/>
            <w:sz w:val="22"/>
            <w:szCs w:val="22"/>
            <w:lang w:val="en-US"/>
          </w:rPr>
          <w:tab/>
        </w:r>
        <w:r w:rsidRPr="003827C1">
          <w:rPr>
            <w:noProof/>
          </w:rPr>
          <w:t xml:space="preserve">GraphQL </w:t>
        </w:r>
        <w:r w:rsidRPr="003827C1">
          <w:rPr>
            <w:noProof/>
            <w:vertAlign w:val="superscript"/>
          </w:rPr>
          <w:t>[2]</w:t>
        </w:r>
        <w:r>
          <w:rPr>
            <w:noProof/>
          </w:rPr>
          <w:tab/>
        </w:r>
        <w:r>
          <w:rPr>
            <w:noProof/>
          </w:rPr>
          <w:fldChar w:fldCharType="begin"/>
        </w:r>
        <w:r>
          <w:rPr>
            <w:noProof/>
          </w:rPr>
          <w:instrText xml:space="preserve"> PAGEREF _Toc531502250 \h </w:instrText>
        </w:r>
        <w:r>
          <w:rPr>
            <w:noProof/>
          </w:rPr>
        </w:r>
      </w:ins>
      <w:r>
        <w:rPr>
          <w:noProof/>
        </w:rPr>
        <w:fldChar w:fldCharType="separate"/>
      </w:r>
      <w:ins w:id="372" w:author="phuong vu" w:date="2018-12-02T08:21:00Z">
        <w:r>
          <w:rPr>
            <w:noProof/>
          </w:rPr>
          <w:t>20</w:t>
        </w:r>
        <w:r>
          <w:rPr>
            <w:noProof/>
          </w:rPr>
          <w:fldChar w:fldCharType="end"/>
        </w:r>
      </w:ins>
    </w:p>
    <w:p w14:paraId="1CDF1F86" w14:textId="76DB32C8" w:rsidR="00D24C07" w:rsidRDefault="00D24C07">
      <w:pPr>
        <w:pStyle w:val="TOC2"/>
        <w:tabs>
          <w:tab w:val="left" w:pos="880"/>
          <w:tab w:val="right" w:leader="dot" w:pos="8777"/>
        </w:tabs>
        <w:rPr>
          <w:ins w:id="373" w:author="phuong vu" w:date="2018-12-02T08:21:00Z"/>
          <w:rFonts w:asciiTheme="minorHAnsi" w:eastAsiaTheme="minorEastAsia" w:hAnsiTheme="minorHAnsi" w:cstheme="minorBidi"/>
          <w:noProof/>
          <w:sz w:val="22"/>
          <w:szCs w:val="22"/>
          <w:lang w:val="en-US"/>
        </w:rPr>
      </w:pPr>
      <w:ins w:id="374" w:author="phuong vu" w:date="2018-12-02T08:21:00Z">
        <w:r w:rsidRPr="003827C1">
          <w:rPr>
            <w:noProof/>
            <w:lang w:val="da-DK"/>
          </w:rPr>
          <w:t>2.3</w:t>
        </w:r>
        <w:r>
          <w:rPr>
            <w:rFonts w:asciiTheme="minorHAnsi" w:eastAsiaTheme="minorEastAsia" w:hAnsiTheme="minorHAnsi" w:cstheme="minorBidi"/>
            <w:noProof/>
            <w:sz w:val="22"/>
            <w:szCs w:val="22"/>
            <w:lang w:val="en-US"/>
          </w:rPr>
          <w:tab/>
        </w:r>
        <w:r w:rsidRPr="003827C1">
          <w:rPr>
            <w:noProof/>
            <w:lang w:val="da-DK"/>
          </w:rPr>
          <w:t xml:space="preserve">Postgraphile </w:t>
        </w:r>
        <w:r w:rsidRPr="003827C1">
          <w:rPr>
            <w:noProof/>
            <w:vertAlign w:val="superscript"/>
            <w:lang w:val="da-DK"/>
          </w:rPr>
          <w:t>[3][4]</w:t>
        </w:r>
        <w:r>
          <w:rPr>
            <w:noProof/>
          </w:rPr>
          <w:tab/>
        </w:r>
        <w:r>
          <w:rPr>
            <w:noProof/>
          </w:rPr>
          <w:fldChar w:fldCharType="begin"/>
        </w:r>
        <w:r>
          <w:rPr>
            <w:noProof/>
          </w:rPr>
          <w:instrText xml:space="preserve"> PAGEREF _Toc531502251 \h </w:instrText>
        </w:r>
        <w:r>
          <w:rPr>
            <w:noProof/>
          </w:rPr>
        </w:r>
      </w:ins>
      <w:r>
        <w:rPr>
          <w:noProof/>
        </w:rPr>
        <w:fldChar w:fldCharType="separate"/>
      </w:r>
      <w:ins w:id="375" w:author="phuong vu" w:date="2018-12-02T08:21:00Z">
        <w:r>
          <w:rPr>
            <w:noProof/>
          </w:rPr>
          <w:t>22</w:t>
        </w:r>
        <w:r>
          <w:rPr>
            <w:noProof/>
          </w:rPr>
          <w:fldChar w:fldCharType="end"/>
        </w:r>
      </w:ins>
    </w:p>
    <w:p w14:paraId="36C90A42" w14:textId="33BD06A2" w:rsidR="00D24C07" w:rsidRDefault="00D24C07">
      <w:pPr>
        <w:pStyle w:val="TOC2"/>
        <w:tabs>
          <w:tab w:val="left" w:pos="880"/>
          <w:tab w:val="right" w:leader="dot" w:pos="8777"/>
        </w:tabs>
        <w:rPr>
          <w:ins w:id="376" w:author="phuong vu" w:date="2018-12-02T08:21:00Z"/>
          <w:rFonts w:asciiTheme="minorHAnsi" w:eastAsiaTheme="minorEastAsia" w:hAnsiTheme="minorHAnsi" w:cstheme="minorBidi"/>
          <w:noProof/>
          <w:sz w:val="22"/>
          <w:szCs w:val="22"/>
          <w:lang w:val="en-US"/>
        </w:rPr>
      </w:pPr>
      <w:ins w:id="377" w:author="phuong vu" w:date="2018-12-02T08:21:00Z">
        <w:r w:rsidRPr="003827C1">
          <w:rPr>
            <w:noProof/>
          </w:rPr>
          <w:t>2.4</w:t>
        </w:r>
        <w:r>
          <w:rPr>
            <w:rFonts w:asciiTheme="minorHAnsi" w:eastAsiaTheme="minorEastAsia" w:hAnsiTheme="minorHAnsi" w:cstheme="minorBidi"/>
            <w:noProof/>
            <w:sz w:val="22"/>
            <w:szCs w:val="22"/>
            <w:lang w:val="en-US"/>
          </w:rPr>
          <w:tab/>
        </w:r>
        <w:r w:rsidRPr="003827C1">
          <w:rPr>
            <w:noProof/>
          </w:rPr>
          <w:t xml:space="preserve">PostgreSQL </w:t>
        </w:r>
        <w:r w:rsidRPr="003827C1">
          <w:rPr>
            <w:noProof/>
            <w:vertAlign w:val="superscript"/>
          </w:rPr>
          <w:t>[5]</w:t>
        </w:r>
        <w:r>
          <w:rPr>
            <w:noProof/>
          </w:rPr>
          <w:tab/>
        </w:r>
        <w:r>
          <w:rPr>
            <w:noProof/>
          </w:rPr>
          <w:fldChar w:fldCharType="begin"/>
        </w:r>
        <w:r>
          <w:rPr>
            <w:noProof/>
          </w:rPr>
          <w:instrText xml:space="preserve"> PAGEREF _Toc531502252 \h </w:instrText>
        </w:r>
        <w:r>
          <w:rPr>
            <w:noProof/>
          </w:rPr>
        </w:r>
      </w:ins>
      <w:r>
        <w:rPr>
          <w:noProof/>
        </w:rPr>
        <w:fldChar w:fldCharType="separate"/>
      </w:r>
      <w:ins w:id="378" w:author="phuong vu" w:date="2018-12-02T08:21:00Z">
        <w:r>
          <w:rPr>
            <w:noProof/>
          </w:rPr>
          <w:t>22</w:t>
        </w:r>
        <w:r>
          <w:rPr>
            <w:noProof/>
          </w:rPr>
          <w:fldChar w:fldCharType="end"/>
        </w:r>
      </w:ins>
    </w:p>
    <w:p w14:paraId="599B50C1" w14:textId="7057F9BC" w:rsidR="00D24C07" w:rsidRDefault="00D24C07">
      <w:pPr>
        <w:pStyle w:val="TOC2"/>
        <w:tabs>
          <w:tab w:val="left" w:pos="880"/>
          <w:tab w:val="right" w:leader="dot" w:pos="8777"/>
        </w:tabs>
        <w:rPr>
          <w:ins w:id="379" w:author="phuong vu" w:date="2018-12-02T08:21:00Z"/>
          <w:rFonts w:asciiTheme="minorHAnsi" w:eastAsiaTheme="minorEastAsia" w:hAnsiTheme="minorHAnsi" w:cstheme="minorBidi"/>
          <w:noProof/>
          <w:sz w:val="22"/>
          <w:szCs w:val="22"/>
          <w:lang w:val="en-US"/>
        </w:rPr>
      </w:pPr>
      <w:ins w:id="380" w:author="phuong vu" w:date="2018-12-02T08:21:00Z">
        <w:r w:rsidRPr="003827C1">
          <w:rPr>
            <w:noProof/>
          </w:rPr>
          <w:t>2.5</w:t>
        </w:r>
        <w:r>
          <w:rPr>
            <w:rFonts w:asciiTheme="minorHAnsi" w:eastAsiaTheme="minorEastAsia" w:hAnsiTheme="minorHAnsi" w:cstheme="minorBidi"/>
            <w:noProof/>
            <w:sz w:val="22"/>
            <w:szCs w:val="22"/>
            <w:lang w:val="en-US"/>
          </w:rPr>
          <w:tab/>
        </w:r>
        <w:r w:rsidRPr="003827C1">
          <w:rPr>
            <w:noProof/>
          </w:rPr>
          <w:t xml:space="preserve">JSON Web Token </w:t>
        </w:r>
        <w:r w:rsidRPr="003827C1">
          <w:rPr>
            <w:noProof/>
            <w:vertAlign w:val="superscript"/>
          </w:rPr>
          <w:t>[6]</w:t>
        </w:r>
        <w:r>
          <w:rPr>
            <w:noProof/>
          </w:rPr>
          <w:tab/>
        </w:r>
        <w:r>
          <w:rPr>
            <w:noProof/>
          </w:rPr>
          <w:fldChar w:fldCharType="begin"/>
        </w:r>
        <w:r>
          <w:rPr>
            <w:noProof/>
          </w:rPr>
          <w:instrText xml:space="preserve"> PAGEREF _Toc531502253 \h </w:instrText>
        </w:r>
        <w:r>
          <w:rPr>
            <w:noProof/>
          </w:rPr>
        </w:r>
      </w:ins>
      <w:r>
        <w:rPr>
          <w:noProof/>
        </w:rPr>
        <w:fldChar w:fldCharType="separate"/>
      </w:r>
      <w:ins w:id="381" w:author="phuong vu" w:date="2018-12-02T08:21:00Z">
        <w:r>
          <w:rPr>
            <w:noProof/>
          </w:rPr>
          <w:t>23</w:t>
        </w:r>
        <w:r>
          <w:rPr>
            <w:noProof/>
          </w:rPr>
          <w:fldChar w:fldCharType="end"/>
        </w:r>
      </w:ins>
    </w:p>
    <w:p w14:paraId="3675E098" w14:textId="5FE8CE8C" w:rsidR="00D24C07" w:rsidRDefault="00D24C07">
      <w:pPr>
        <w:pStyle w:val="TOC2"/>
        <w:tabs>
          <w:tab w:val="left" w:pos="880"/>
          <w:tab w:val="right" w:leader="dot" w:pos="8777"/>
        </w:tabs>
        <w:rPr>
          <w:ins w:id="382" w:author="phuong vu" w:date="2018-12-02T08:21:00Z"/>
          <w:rFonts w:asciiTheme="minorHAnsi" w:eastAsiaTheme="minorEastAsia" w:hAnsiTheme="minorHAnsi" w:cstheme="minorBidi"/>
          <w:noProof/>
          <w:sz w:val="22"/>
          <w:szCs w:val="22"/>
          <w:lang w:val="en-US"/>
        </w:rPr>
      </w:pPr>
      <w:ins w:id="383" w:author="phuong vu" w:date="2018-12-02T08:21:00Z">
        <w:r w:rsidRPr="003827C1">
          <w:rPr>
            <w:noProof/>
          </w:rPr>
          <w:t>2.6</w:t>
        </w:r>
        <w:r>
          <w:rPr>
            <w:rFonts w:asciiTheme="minorHAnsi" w:eastAsiaTheme="minorEastAsia" w:hAnsiTheme="minorHAnsi" w:cstheme="minorBidi"/>
            <w:noProof/>
            <w:sz w:val="22"/>
            <w:szCs w:val="22"/>
            <w:lang w:val="en-US"/>
          </w:rPr>
          <w:tab/>
        </w:r>
        <w:r w:rsidRPr="003827C1">
          <w:rPr>
            <w:noProof/>
          </w:rPr>
          <w:t xml:space="preserve">ReactJS </w:t>
        </w:r>
        <w:r w:rsidRPr="003827C1">
          <w:rPr>
            <w:noProof/>
            <w:vertAlign w:val="superscript"/>
          </w:rPr>
          <w:t>[7]</w:t>
        </w:r>
        <w:r>
          <w:rPr>
            <w:noProof/>
          </w:rPr>
          <w:tab/>
        </w:r>
        <w:r>
          <w:rPr>
            <w:noProof/>
          </w:rPr>
          <w:fldChar w:fldCharType="begin"/>
        </w:r>
        <w:r>
          <w:rPr>
            <w:noProof/>
          </w:rPr>
          <w:instrText xml:space="preserve"> PAGEREF _Toc531502254 \h </w:instrText>
        </w:r>
        <w:r>
          <w:rPr>
            <w:noProof/>
          </w:rPr>
        </w:r>
      </w:ins>
      <w:r>
        <w:rPr>
          <w:noProof/>
        </w:rPr>
        <w:fldChar w:fldCharType="separate"/>
      </w:r>
      <w:ins w:id="384" w:author="phuong vu" w:date="2018-12-02T08:21:00Z">
        <w:r>
          <w:rPr>
            <w:noProof/>
          </w:rPr>
          <w:t>24</w:t>
        </w:r>
        <w:r>
          <w:rPr>
            <w:noProof/>
          </w:rPr>
          <w:fldChar w:fldCharType="end"/>
        </w:r>
      </w:ins>
    </w:p>
    <w:p w14:paraId="6335F0F2" w14:textId="1C9B630C" w:rsidR="00D24C07" w:rsidRDefault="00D24C07">
      <w:pPr>
        <w:pStyle w:val="TOC2"/>
        <w:tabs>
          <w:tab w:val="left" w:pos="880"/>
          <w:tab w:val="right" w:leader="dot" w:pos="8777"/>
        </w:tabs>
        <w:rPr>
          <w:ins w:id="385" w:author="phuong vu" w:date="2018-12-02T08:21:00Z"/>
          <w:rFonts w:asciiTheme="minorHAnsi" w:eastAsiaTheme="minorEastAsia" w:hAnsiTheme="minorHAnsi" w:cstheme="minorBidi"/>
          <w:noProof/>
          <w:sz w:val="22"/>
          <w:szCs w:val="22"/>
          <w:lang w:val="en-US"/>
        </w:rPr>
      </w:pPr>
      <w:ins w:id="386" w:author="phuong vu" w:date="2018-12-02T08:21:00Z">
        <w:r w:rsidRPr="003827C1">
          <w:rPr>
            <w:noProof/>
          </w:rPr>
          <w:t>2.7</w:t>
        </w:r>
        <w:r>
          <w:rPr>
            <w:rFonts w:asciiTheme="minorHAnsi" w:eastAsiaTheme="minorEastAsia" w:hAnsiTheme="minorHAnsi" w:cstheme="minorBidi"/>
            <w:noProof/>
            <w:sz w:val="22"/>
            <w:szCs w:val="22"/>
            <w:lang w:val="en-US"/>
          </w:rPr>
          <w:tab/>
        </w:r>
        <w:r w:rsidRPr="003827C1">
          <w:rPr>
            <w:noProof/>
          </w:rPr>
          <w:t xml:space="preserve">Apollo Client </w:t>
        </w:r>
        <w:r w:rsidRPr="003827C1">
          <w:rPr>
            <w:noProof/>
            <w:vertAlign w:val="superscript"/>
          </w:rPr>
          <w:t>[8]</w:t>
        </w:r>
        <w:r>
          <w:rPr>
            <w:noProof/>
          </w:rPr>
          <w:tab/>
        </w:r>
        <w:r>
          <w:rPr>
            <w:noProof/>
          </w:rPr>
          <w:fldChar w:fldCharType="begin"/>
        </w:r>
        <w:r>
          <w:rPr>
            <w:noProof/>
          </w:rPr>
          <w:instrText xml:space="preserve"> PAGEREF _Toc531502255 \h </w:instrText>
        </w:r>
        <w:r>
          <w:rPr>
            <w:noProof/>
          </w:rPr>
        </w:r>
      </w:ins>
      <w:r>
        <w:rPr>
          <w:noProof/>
        </w:rPr>
        <w:fldChar w:fldCharType="separate"/>
      </w:r>
      <w:ins w:id="387" w:author="phuong vu" w:date="2018-12-02T08:21:00Z">
        <w:r>
          <w:rPr>
            <w:noProof/>
          </w:rPr>
          <w:t>24</w:t>
        </w:r>
        <w:r>
          <w:rPr>
            <w:noProof/>
          </w:rPr>
          <w:fldChar w:fldCharType="end"/>
        </w:r>
      </w:ins>
    </w:p>
    <w:p w14:paraId="276969EE" w14:textId="2983302A" w:rsidR="00D24C07" w:rsidRDefault="00D24C07">
      <w:pPr>
        <w:pStyle w:val="TOC2"/>
        <w:tabs>
          <w:tab w:val="left" w:pos="880"/>
          <w:tab w:val="right" w:leader="dot" w:pos="8777"/>
        </w:tabs>
        <w:rPr>
          <w:ins w:id="388" w:author="phuong vu" w:date="2018-12-02T08:21:00Z"/>
          <w:rFonts w:asciiTheme="minorHAnsi" w:eastAsiaTheme="minorEastAsia" w:hAnsiTheme="minorHAnsi" w:cstheme="minorBidi"/>
          <w:noProof/>
          <w:sz w:val="22"/>
          <w:szCs w:val="22"/>
          <w:lang w:val="en-US"/>
        </w:rPr>
      </w:pPr>
      <w:ins w:id="389" w:author="phuong vu" w:date="2018-12-02T08:21:00Z">
        <w:r w:rsidRPr="003827C1">
          <w:rPr>
            <w:noProof/>
            <w:lang w:val="en-US"/>
          </w:rPr>
          <w:t>2.8</w:t>
        </w:r>
        <w:r>
          <w:rPr>
            <w:rFonts w:asciiTheme="minorHAnsi" w:eastAsiaTheme="minorEastAsia" w:hAnsiTheme="minorHAnsi" w:cstheme="minorBidi"/>
            <w:noProof/>
            <w:sz w:val="22"/>
            <w:szCs w:val="22"/>
            <w:lang w:val="en-US"/>
          </w:rPr>
          <w:tab/>
        </w:r>
        <w:r w:rsidRPr="003827C1">
          <w:rPr>
            <w:noProof/>
            <w:lang w:val="en-US"/>
          </w:rPr>
          <w:t>Hàng đợi nhiều trạm phục vụ</w:t>
        </w:r>
        <w:r>
          <w:rPr>
            <w:noProof/>
          </w:rPr>
          <w:tab/>
        </w:r>
        <w:r>
          <w:rPr>
            <w:noProof/>
          </w:rPr>
          <w:fldChar w:fldCharType="begin"/>
        </w:r>
        <w:r>
          <w:rPr>
            <w:noProof/>
          </w:rPr>
          <w:instrText xml:space="preserve"> PAGEREF _Toc531502256 \h </w:instrText>
        </w:r>
        <w:r>
          <w:rPr>
            <w:noProof/>
          </w:rPr>
        </w:r>
      </w:ins>
      <w:r>
        <w:rPr>
          <w:noProof/>
        </w:rPr>
        <w:fldChar w:fldCharType="separate"/>
      </w:r>
      <w:ins w:id="390" w:author="phuong vu" w:date="2018-12-02T08:21:00Z">
        <w:r>
          <w:rPr>
            <w:noProof/>
          </w:rPr>
          <w:t>25</w:t>
        </w:r>
        <w:r>
          <w:rPr>
            <w:noProof/>
          </w:rPr>
          <w:fldChar w:fldCharType="end"/>
        </w:r>
      </w:ins>
    </w:p>
    <w:p w14:paraId="12118629" w14:textId="55B6A9C8" w:rsidR="00D24C07" w:rsidRDefault="00D24C07">
      <w:pPr>
        <w:pStyle w:val="TOC1"/>
        <w:tabs>
          <w:tab w:val="left" w:pos="1540"/>
        </w:tabs>
        <w:rPr>
          <w:ins w:id="391" w:author="phuong vu" w:date="2018-12-02T08:21:00Z"/>
          <w:rFonts w:asciiTheme="minorHAnsi" w:eastAsiaTheme="minorEastAsia" w:hAnsiTheme="minorHAnsi" w:cstheme="minorBidi"/>
          <w:noProof/>
          <w:sz w:val="22"/>
          <w:szCs w:val="22"/>
          <w:lang w:val="en-US"/>
        </w:rPr>
      </w:pPr>
      <w:ins w:id="392" w:author="phuong vu" w:date="2018-12-02T08:21:00Z">
        <w:r w:rsidRPr="003827C1">
          <w:rPr>
            <w:noProof/>
          </w:rPr>
          <w:t>CHƯƠNG 3 -</w:t>
        </w:r>
        <w:r>
          <w:rPr>
            <w:rFonts w:asciiTheme="minorHAnsi" w:eastAsiaTheme="minorEastAsia" w:hAnsiTheme="minorHAnsi" w:cstheme="minorBidi"/>
            <w:noProof/>
            <w:sz w:val="22"/>
            <w:szCs w:val="22"/>
            <w:lang w:val="en-US"/>
          </w:rPr>
          <w:tab/>
        </w:r>
        <w:r w:rsidRPr="003827C1">
          <w:rPr>
            <w:noProof/>
          </w:rPr>
          <w:t>THIẾT KẾ VÀ CÀI ĐẶT</w:t>
        </w:r>
        <w:r>
          <w:rPr>
            <w:noProof/>
          </w:rPr>
          <w:tab/>
        </w:r>
        <w:r>
          <w:rPr>
            <w:noProof/>
          </w:rPr>
          <w:fldChar w:fldCharType="begin"/>
        </w:r>
        <w:r>
          <w:rPr>
            <w:noProof/>
          </w:rPr>
          <w:instrText xml:space="preserve"> PAGEREF _Toc531502257 \h </w:instrText>
        </w:r>
        <w:r>
          <w:rPr>
            <w:noProof/>
          </w:rPr>
        </w:r>
      </w:ins>
      <w:r>
        <w:rPr>
          <w:noProof/>
        </w:rPr>
        <w:fldChar w:fldCharType="separate"/>
      </w:r>
      <w:ins w:id="393" w:author="phuong vu" w:date="2018-12-02T08:21:00Z">
        <w:r>
          <w:rPr>
            <w:noProof/>
          </w:rPr>
          <w:t>27</w:t>
        </w:r>
        <w:r>
          <w:rPr>
            <w:noProof/>
          </w:rPr>
          <w:fldChar w:fldCharType="end"/>
        </w:r>
      </w:ins>
    </w:p>
    <w:p w14:paraId="45549D4C" w14:textId="262581F5" w:rsidR="00D24C07" w:rsidRDefault="00D24C07">
      <w:pPr>
        <w:pStyle w:val="TOC3"/>
        <w:tabs>
          <w:tab w:val="left" w:pos="1320"/>
          <w:tab w:val="right" w:leader="dot" w:pos="8777"/>
        </w:tabs>
        <w:rPr>
          <w:ins w:id="394" w:author="phuong vu" w:date="2018-12-02T08:21:00Z"/>
          <w:rFonts w:asciiTheme="minorHAnsi" w:eastAsiaTheme="minorEastAsia" w:hAnsiTheme="minorHAnsi" w:cstheme="minorBidi"/>
          <w:noProof/>
          <w:sz w:val="22"/>
          <w:szCs w:val="22"/>
          <w:lang w:val="en-US"/>
        </w:rPr>
      </w:pPr>
      <w:ins w:id="395" w:author="phuong vu" w:date="2018-12-02T08:21:00Z">
        <w:r>
          <w:rPr>
            <w:noProof/>
          </w:rPr>
          <w:t>3.1.1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_Toc531502258 \h </w:instrText>
        </w:r>
        <w:r>
          <w:rPr>
            <w:noProof/>
          </w:rPr>
        </w:r>
      </w:ins>
      <w:r>
        <w:rPr>
          <w:noProof/>
        </w:rPr>
        <w:fldChar w:fldCharType="separate"/>
      </w:r>
      <w:ins w:id="396" w:author="phuong vu" w:date="2018-12-02T08:21:00Z">
        <w:r>
          <w:rPr>
            <w:noProof/>
          </w:rPr>
          <w:t>27</w:t>
        </w:r>
        <w:r>
          <w:rPr>
            <w:noProof/>
          </w:rPr>
          <w:fldChar w:fldCharType="end"/>
        </w:r>
      </w:ins>
    </w:p>
    <w:p w14:paraId="5A23549C" w14:textId="67BEB336" w:rsidR="00D24C07" w:rsidRDefault="00D24C07">
      <w:pPr>
        <w:pStyle w:val="TOC3"/>
        <w:tabs>
          <w:tab w:val="left" w:pos="1320"/>
          <w:tab w:val="right" w:leader="dot" w:pos="8777"/>
        </w:tabs>
        <w:rPr>
          <w:ins w:id="397" w:author="phuong vu" w:date="2018-12-02T08:21:00Z"/>
          <w:rFonts w:asciiTheme="minorHAnsi" w:eastAsiaTheme="minorEastAsia" w:hAnsiTheme="minorHAnsi" w:cstheme="minorBidi"/>
          <w:noProof/>
          <w:sz w:val="22"/>
          <w:szCs w:val="22"/>
          <w:lang w:val="en-US"/>
        </w:rPr>
      </w:pPr>
      <w:ins w:id="398" w:author="phuong vu" w:date="2018-12-02T08:21:00Z">
        <w:r>
          <w:rPr>
            <w:noProof/>
          </w:rPr>
          <w:t>3.1.2</w:t>
        </w:r>
        <w:r>
          <w:rPr>
            <w:rFonts w:asciiTheme="minorHAnsi" w:eastAsiaTheme="minorEastAsia" w:hAnsiTheme="minorHAnsi" w:cstheme="minorBidi"/>
            <w:noProof/>
            <w:sz w:val="22"/>
            <w:szCs w:val="22"/>
            <w:lang w:val="en-US"/>
          </w:rPr>
          <w:tab/>
        </w:r>
        <w:r>
          <w:rPr>
            <w:noProof/>
          </w:rPr>
          <w:t>Sơ đồ chức năng hệ thống</w:t>
        </w:r>
        <w:r>
          <w:rPr>
            <w:noProof/>
          </w:rPr>
          <w:tab/>
        </w:r>
        <w:r>
          <w:rPr>
            <w:noProof/>
          </w:rPr>
          <w:fldChar w:fldCharType="begin"/>
        </w:r>
        <w:r>
          <w:rPr>
            <w:noProof/>
          </w:rPr>
          <w:instrText xml:space="preserve"> PAGEREF _Toc531502259 \h </w:instrText>
        </w:r>
        <w:r>
          <w:rPr>
            <w:noProof/>
          </w:rPr>
        </w:r>
      </w:ins>
      <w:r>
        <w:rPr>
          <w:noProof/>
        </w:rPr>
        <w:fldChar w:fldCharType="separate"/>
      </w:r>
      <w:ins w:id="399" w:author="phuong vu" w:date="2018-12-02T08:21:00Z">
        <w:r>
          <w:rPr>
            <w:noProof/>
          </w:rPr>
          <w:t>28</w:t>
        </w:r>
        <w:r>
          <w:rPr>
            <w:noProof/>
          </w:rPr>
          <w:fldChar w:fldCharType="end"/>
        </w:r>
      </w:ins>
    </w:p>
    <w:p w14:paraId="1871C302" w14:textId="3961A372" w:rsidR="00D24C07" w:rsidRDefault="00D24C07">
      <w:pPr>
        <w:pStyle w:val="TOC3"/>
        <w:tabs>
          <w:tab w:val="left" w:pos="1320"/>
          <w:tab w:val="right" w:leader="dot" w:pos="8777"/>
        </w:tabs>
        <w:rPr>
          <w:ins w:id="400" w:author="phuong vu" w:date="2018-12-02T08:21:00Z"/>
          <w:rFonts w:asciiTheme="minorHAnsi" w:eastAsiaTheme="minorEastAsia" w:hAnsiTheme="minorHAnsi" w:cstheme="minorBidi"/>
          <w:noProof/>
          <w:sz w:val="22"/>
          <w:szCs w:val="22"/>
          <w:lang w:val="en-US"/>
        </w:rPr>
      </w:pPr>
      <w:ins w:id="401" w:author="phuong vu" w:date="2018-12-02T08:21:00Z">
        <w:r>
          <w:rPr>
            <w:noProof/>
          </w:rPr>
          <w:t>3.1.3</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_Toc531502260 \h </w:instrText>
        </w:r>
        <w:r>
          <w:rPr>
            <w:noProof/>
          </w:rPr>
        </w:r>
      </w:ins>
      <w:r>
        <w:rPr>
          <w:noProof/>
        </w:rPr>
        <w:fldChar w:fldCharType="separate"/>
      </w:r>
      <w:ins w:id="402" w:author="phuong vu" w:date="2018-12-02T08:21:00Z">
        <w:r>
          <w:rPr>
            <w:noProof/>
          </w:rPr>
          <w:t>29</w:t>
        </w:r>
        <w:r>
          <w:rPr>
            <w:noProof/>
          </w:rPr>
          <w:fldChar w:fldCharType="end"/>
        </w:r>
      </w:ins>
    </w:p>
    <w:p w14:paraId="5F52F180" w14:textId="592BD661" w:rsidR="00D24C07" w:rsidRDefault="00D24C07">
      <w:pPr>
        <w:pStyle w:val="TOC3"/>
        <w:tabs>
          <w:tab w:val="left" w:pos="1320"/>
          <w:tab w:val="right" w:leader="dot" w:pos="8777"/>
        </w:tabs>
        <w:rPr>
          <w:ins w:id="403" w:author="phuong vu" w:date="2018-12-02T08:21:00Z"/>
          <w:rFonts w:asciiTheme="minorHAnsi" w:eastAsiaTheme="minorEastAsia" w:hAnsiTheme="minorHAnsi" w:cstheme="minorBidi"/>
          <w:noProof/>
          <w:sz w:val="22"/>
          <w:szCs w:val="22"/>
          <w:lang w:val="en-US"/>
        </w:rPr>
      </w:pPr>
      <w:ins w:id="404" w:author="phuong vu" w:date="2018-12-02T08:21:00Z">
        <w:r>
          <w:rPr>
            <w:noProof/>
          </w:rPr>
          <w:t>3.1.4</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_Toc531502261 \h </w:instrText>
        </w:r>
        <w:r>
          <w:rPr>
            <w:noProof/>
          </w:rPr>
        </w:r>
      </w:ins>
      <w:r>
        <w:rPr>
          <w:noProof/>
        </w:rPr>
        <w:fldChar w:fldCharType="separate"/>
      </w:r>
      <w:ins w:id="405" w:author="phuong vu" w:date="2018-12-02T08:21:00Z">
        <w:r>
          <w:rPr>
            <w:noProof/>
          </w:rPr>
          <w:t>30</w:t>
        </w:r>
        <w:r>
          <w:rPr>
            <w:noProof/>
          </w:rPr>
          <w:fldChar w:fldCharType="end"/>
        </w:r>
      </w:ins>
    </w:p>
    <w:p w14:paraId="0C07AA2C" w14:textId="40157DE3" w:rsidR="00D24C07" w:rsidRDefault="00D24C07">
      <w:pPr>
        <w:pStyle w:val="TOC3"/>
        <w:tabs>
          <w:tab w:val="left" w:pos="1320"/>
          <w:tab w:val="right" w:leader="dot" w:pos="8777"/>
        </w:tabs>
        <w:rPr>
          <w:ins w:id="406" w:author="phuong vu" w:date="2018-12-02T08:21:00Z"/>
          <w:rFonts w:asciiTheme="minorHAnsi" w:eastAsiaTheme="minorEastAsia" w:hAnsiTheme="minorHAnsi" w:cstheme="minorBidi"/>
          <w:noProof/>
          <w:sz w:val="22"/>
          <w:szCs w:val="22"/>
          <w:lang w:val="en-US"/>
        </w:rPr>
      </w:pPr>
      <w:ins w:id="407" w:author="phuong vu" w:date="2018-12-02T08:21:00Z">
        <w:r>
          <w:rPr>
            <w:noProof/>
          </w:rPr>
          <w:t>3.1.5</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_Toc531502262 \h </w:instrText>
        </w:r>
        <w:r>
          <w:rPr>
            <w:noProof/>
          </w:rPr>
        </w:r>
      </w:ins>
      <w:r>
        <w:rPr>
          <w:noProof/>
        </w:rPr>
        <w:fldChar w:fldCharType="separate"/>
      </w:r>
      <w:ins w:id="408" w:author="phuong vu" w:date="2018-12-02T08:21:00Z">
        <w:r>
          <w:rPr>
            <w:noProof/>
          </w:rPr>
          <w:t>31</w:t>
        </w:r>
        <w:r>
          <w:rPr>
            <w:noProof/>
          </w:rPr>
          <w:fldChar w:fldCharType="end"/>
        </w:r>
      </w:ins>
    </w:p>
    <w:p w14:paraId="1D181854" w14:textId="3389ABF8" w:rsidR="00D24C07" w:rsidRDefault="00D24C07">
      <w:pPr>
        <w:pStyle w:val="TOC3"/>
        <w:tabs>
          <w:tab w:val="left" w:pos="1320"/>
          <w:tab w:val="right" w:leader="dot" w:pos="8777"/>
        </w:tabs>
        <w:rPr>
          <w:ins w:id="409" w:author="phuong vu" w:date="2018-12-02T08:21:00Z"/>
          <w:rFonts w:asciiTheme="minorHAnsi" w:eastAsiaTheme="minorEastAsia" w:hAnsiTheme="minorHAnsi" w:cstheme="minorBidi"/>
          <w:noProof/>
          <w:sz w:val="22"/>
          <w:szCs w:val="22"/>
          <w:lang w:val="en-US"/>
        </w:rPr>
      </w:pPr>
      <w:ins w:id="410" w:author="phuong vu" w:date="2018-12-02T08:21:00Z">
        <w:r>
          <w:rPr>
            <w:noProof/>
          </w:rPr>
          <w:t>3.1.6</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_Toc531502263 \h </w:instrText>
        </w:r>
        <w:r>
          <w:rPr>
            <w:noProof/>
          </w:rPr>
        </w:r>
      </w:ins>
      <w:r>
        <w:rPr>
          <w:noProof/>
        </w:rPr>
        <w:fldChar w:fldCharType="separate"/>
      </w:r>
      <w:ins w:id="411" w:author="phuong vu" w:date="2018-12-02T08:21:00Z">
        <w:r>
          <w:rPr>
            <w:noProof/>
          </w:rPr>
          <w:t>32</w:t>
        </w:r>
        <w:r>
          <w:rPr>
            <w:noProof/>
          </w:rPr>
          <w:fldChar w:fldCharType="end"/>
        </w:r>
      </w:ins>
    </w:p>
    <w:p w14:paraId="406A06C9" w14:textId="6731A0C4" w:rsidR="00D24C07" w:rsidRDefault="00D24C07">
      <w:pPr>
        <w:pStyle w:val="TOC4"/>
        <w:tabs>
          <w:tab w:val="left" w:pos="1760"/>
          <w:tab w:val="right" w:leader="dot" w:pos="8777"/>
        </w:tabs>
        <w:rPr>
          <w:ins w:id="412" w:author="phuong vu" w:date="2018-12-02T08:21:00Z"/>
          <w:rFonts w:asciiTheme="minorHAnsi" w:eastAsiaTheme="minorEastAsia" w:hAnsiTheme="minorHAnsi" w:cstheme="minorBidi"/>
          <w:noProof/>
          <w:sz w:val="22"/>
          <w:szCs w:val="22"/>
          <w:lang w:val="en-US"/>
        </w:rPr>
      </w:pPr>
      <w:ins w:id="413" w:author="phuong vu" w:date="2018-12-02T08:21:00Z">
        <w:r w:rsidRPr="003827C1">
          <w:rPr>
            <w:noProof/>
            <w:lang w:val="en-US"/>
          </w:rPr>
          <w:t>3.1.6.1</w:t>
        </w:r>
        <w:r>
          <w:rPr>
            <w:rFonts w:asciiTheme="minorHAnsi" w:eastAsiaTheme="minorEastAsia" w:hAnsiTheme="minorHAnsi" w:cstheme="minorBidi"/>
            <w:noProof/>
            <w:sz w:val="22"/>
            <w:szCs w:val="22"/>
            <w:lang w:val="en-US"/>
          </w:rPr>
          <w:tab/>
        </w:r>
        <w:r w:rsidRPr="003827C1">
          <w:rPr>
            <w:noProof/>
            <w:lang w:val="en-US"/>
          </w:rPr>
          <w:t>Quản lí đơn hàng</w:t>
        </w:r>
        <w:r>
          <w:rPr>
            <w:noProof/>
          </w:rPr>
          <w:tab/>
        </w:r>
        <w:r>
          <w:rPr>
            <w:noProof/>
          </w:rPr>
          <w:fldChar w:fldCharType="begin"/>
        </w:r>
        <w:r>
          <w:rPr>
            <w:noProof/>
          </w:rPr>
          <w:instrText xml:space="preserve"> PAGEREF _Toc531502264 \h </w:instrText>
        </w:r>
        <w:r>
          <w:rPr>
            <w:noProof/>
          </w:rPr>
        </w:r>
      </w:ins>
      <w:r>
        <w:rPr>
          <w:noProof/>
        </w:rPr>
        <w:fldChar w:fldCharType="separate"/>
      </w:r>
      <w:ins w:id="414" w:author="phuong vu" w:date="2018-12-02T08:21:00Z">
        <w:r>
          <w:rPr>
            <w:noProof/>
          </w:rPr>
          <w:t>32</w:t>
        </w:r>
        <w:r>
          <w:rPr>
            <w:noProof/>
          </w:rPr>
          <w:fldChar w:fldCharType="end"/>
        </w:r>
      </w:ins>
    </w:p>
    <w:p w14:paraId="3E9336AB" w14:textId="1512D0D0" w:rsidR="00D24C07" w:rsidRDefault="00D24C07">
      <w:pPr>
        <w:pStyle w:val="TOC4"/>
        <w:tabs>
          <w:tab w:val="left" w:pos="1760"/>
          <w:tab w:val="right" w:leader="dot" w:pos="8777"/>
        </w:tabs>
        <w:rPr>
          <w:ins w:id="415" w:author="phuong vu" w:date="2018-12-02T08:21:00Z"/>
          <w:rFonts w:asciiTheme="minorHAnsi" w:eastAsiaTheme="minorEastAsia" w:hAnsiTheme="minorHAnsi" w:cstheme="minorBidi"/>
          <w:noProof/>
          <w:sz w:val="22"/>
          <w:szCs w:val="22"/>
          <w:lang w:val="en-US"/>
        </w:rPr>
      </w:pPr>
      <w:ins w:id="416" w:author="phuong vu" w:date="2018-12-02T08:21:00Z">
        <w:r w:rsidRPr="003827C1">
          <w:rPr>
            <w:noProof/>
            <w:lang w:val="en-US"/>
          </w:rPr>
          <w:t>3.1.6.2</w:t>
        </w:r>
        <w:r>
          <w:rPr>
            <w:rFonts w:asciiTheme="minorHAnsi" w:eastAsiaTheme="minorEastAsia" w:hAnsiTheme="minorHAnsi" w:cstheme="minorBidi"/>
            <w:noProof/>
            <w:sz w:val="22"/>
            <w:szCs w:val="22"/>
            <w:lang w:val="en-US"/>
          </w:rPr>
          <w:tab/>
        </w:r>
        <w:r w:rsidRPr="003827C1">
          <w:rPr>
            <w:noProof/>
            <w:lang w:val="en-US"/>
          </w:rPr>
          <w:t>Quản lí biên nhận</w:t>
        </w:r>
        <w:r>
          <w:rPr>
            <w:noProof/>
          </w:rPr>
          <w:tab/>
        </w:r>
        <w:r>
          <w:rPr>
            <w:noProof/>
          </w:rPr>
          <w:fldChar w:fldCharType="begin"/>
        </w:r>
        <w:r>
          <w:rPr>
            <w:noProof/>
          </w:rPr>
          <w:instrText xml:space="preserve"> PAGEREF _Toc531502265 \h </w:instrText>
        </w:r>
        <w:r>
          <w:rPr>
            <w:noProof/>
          </w:rPr>
        </w:r>
      </w:ins>
      <w:r>
        <w:rPr>
          <w:noProof/>
        </w:rPr>
        <w:fldChar w:fldCharType="separate"/>
      </w:r>
      <w:ins w:id="417" w:author="phuong vu" w:date="2018-12-02T08:21:00Z">
        <w:r>
          <w:rPr>
            <w:noProof/>
          </w:rPr>
          <w:t>46</w:t>
        </w:r>
        <w:r>
          <w:rPr>
            <w:noProof/>
          </w:rPr>
          <w:fldChar w:fldCharType="end"/>
        </w:r>
      </w:ins>
    </w:p>
    <w:p w14:paraId="30A51C4F" w14:textId="4F16B884" w:rsidR="00D24C07" w:rsidRDefault="00D24C07">
      <w:pPr>
        <w:pStyle w:val="TOC4"/>
        <w:tabs>
          <w:tab w:val="left" w:pos="1760"/>
          <w:tab w:val="right" w:leader="dot" w:pos="8777"/>
        </w:tabs>
        <w:rPr>
          <w:ins w:id="418" w:author="phuong vu" w:date="2018-12-02T08:21:00Z"/>
          <w:rFonts w:asciiTheme="minorHAnsi" w:eastAsiaTheme="minorEastAsia" w:hAnsiTheme="minorHAnsi" w:cstheme="minorBidi"/>
          <w:noProof/>
          <w:sz w:val="22"/>
          <w:szCs w:val="22"/>
          <w:lang w:val="en-US"/>
        </w:rPr>
      </w:pPr>
      <w:ins w:id="419" w:author="phuong vu" w:date="2018-12-02T08:21:00Z">
        <w:r w:rsidRPr="003827C1">
          <w:rPr>
            <w:noProof/>
            <w:lang w:val="en-US"/>
          </w:rPr>
          <w:t>3.1.6.3</w:t>
        </w:r>
        <w:r>
          <w:rPr>
            <w:rFonts w:asciiTheme="minorHAnsi" w:eastAsiaTheme="minorEastAsia" w:hAnsiTheme="minorHAnsi" w:cstheme="minorBidi"/>
            <w:noProof/>
            <w:sz w:val="22"/>
            <w:szCs w:val="22"/>
            <w:lang w:val="en-US"/>
          </w:rPr>
          <w:tab/>
        </w:r>
        <w:r w:rsidRPr="003827C1">
          <w:rPr>
            <w:noProof/>
            <w:lang w:val="en-US"/>
          </w:rPr>
          <w:t>Quản lí phân công xử lí đơn hàng</w:t>
        </w:r>
        <w:r>
          <w:rPr>
            <w:noProof/>
          </w:rPr>
          <w:tab/>
        </w:r>
        <w:r>
          <w:rPr>
            <w:noProof/>
          </w:rPr>
          <w:fldChar w:fldCharType="begin"/>
        </w:r>
        <w:r>
          <w:rPr>
            <w:noProof/>
          </w:rPr>
          <w:instrText xml:space="preserve"> PAGEREF _Toc531502266 \h </w:instrText>
        </w:r>
        <w:r>
          <w:rPr>
            <w:noProof/>
          </w:rPr>
        </w:r>
      </w:ins>
      <w:r>
        <w:rPr>
          <w:noProof/>
        </w:rPr>
        <w:fldChar w:fldCharType="separate"/>
      </w:r>
      <w:ins w:id="420" w:author="phuong vu" w:date="2018-12-02T08:21:00Z">
        <w:r>
          <w:rPr>
            <w:noProof/>
          </w:rPr>
          <w:t>57</w:t>
        </w:r>
        <w:r>
          <w:rPr>
            <w:noProof/>
          </w:rPr>
          <w:fldChar w:fldCharType="end"/>
        </w:r>
      </w:ins>
    </w:p>
    <w:p w14:paraId="493BC28A" w14:textId="30AA8536" w:rsidR="00D24C07" w:rsidRDefault="00D24C07">
      <w:pPr>
        <w:pStyle w:val="TOC4"/>
        <w:tabs>
          <w:tab w:val="left" w:pos="1760"/>
          <w:tab w:val="right" w:leader="dot" w:pos="8777"/>
        </w:tabs>
        <w:rPr>
          <w:ins w:id="421" w:author="phuong vu" w:date="2018-12-02T08:21:00Z"/>
          <w:rFonts w:asciiTheme="minorHAnsi" w:eastAsiaTheme="minorEastAsia" w:hAnsiTheme="minorHAnsi" w:cstheme="minorBidi"/>
          <w:noProof/>
          <w:sz w:val="22"/>
          <w:szCs w:val="22"/>
          <w:lang w:val="en-US"/>
        </w:rPr>
      </w:pPr>
      <w:ins w:id="422" w:author="phuong vu" w:date="2018-12-02T08:21:00Z">
        <w:r w:rsidRPr="003827C1">
          <w:rPr>
            <w:noProof/>
            <w:lang w:val="en-US"/>
          </w:rPr>
          <w:t>3.1.6.4</w:t>
        </w:r>
        <w:r>
          <w:rPr>
            <w:rFonts w:asciiTheme="minorHAnsi" w:eastAsiaTheme="minorEastAsia" w:hAnsiTheme="minorHAnsi" w:cstheme="minorBidi"/>
            <w:noProof/>
            <w:sz w:val="22"/>
            <w:szCs w:val="22"/>
            <w:lang w:val="en-US"/>
          </w:rPr>
          <w:tab/>
        </w:r>
        <w:r w:rsidRPr="003827C1">
          <w:rPr>
            <w:noProof/>
            <w:lang w:val="en-US"/>
          </w:rPr>
          <w:t>Quản lí trạng thái máy giặt</w:t>
        </w:r>
        <w:r>
          <w:rPr>
            <w:noProof/>
          </w:rPr>
          <w:tab/>
        </w:r>
        <w:r>
          <w:rPr>
            <w:noProof/>
          </w:rPr>
          <w:fldChar w:fldCharType="begin"/>
        </w:r>
        <w:r>
          <w:rPr>
            <w:noProof/>
          </w:rPr>
          <w:instrText xml:space="preserve"> PAGEREF _Toc531502267 \h </w:instrText>
        </w:r>
        <w:r>
          <w:rPr>
            <w:noProof/>
          </w:rPr>
        </w:r>
      </w:ins>
      <w:r>
        <w:rPr>
          <w:noProof/>
        </w:rPr>
        <w:fldChar w:fldCharType="separate"/>
      </w:r>
      <w:ins w:id="423" w:author="phuong vu" w:date="2018-12-02T08:21:00Z">
        <w:r>
          <w:rPr>
            <w:noProof/>
          </w:rPr>
          <w:t>61</w:t>
        </w:r>
        <w:r>
          <w:rPr>
            <w:noProof/>
          </w:rPr>
          <w:fldChar w:fldCharType="end"/>
        </w:r>
      </w:ins>
    </w:p>
    <w:p w14:paraId="14A2F8AF" w14:textId="7ACD6D41" w:rsidR="00D24C07" w:rsidRDefault="00D24C07">
      <w:pPr>
        <w:pStyle w:val="TOC4"/>
        <w:tabs>
          <w:tab w:val="left" w:pos="1760"/>
          <w:tab w:val="right" w:leader="dot" w:pos="8777"/>
        </w:tabs>
        <w:rPr>
          <w:ins w:id="424" w:author="phuong vu" w:date="2018-12-02T08:21:00Z"/>
          <w:rFonts w:asciiTheme="minorHAnsi" w:eastAsiaTheme="minorEastAsia" w:hAnsiTheme="minorHAnsi" w:cstheme="minorBidi"/>
          <w:noProof/>
          <w:sz w:val="22"/>
          <w:szCs w:val="22"/>
          <w:lang w:val="en-US"/>
        </w:rPr>
      </w:pPr>
      <w:ins w:id="425" w:author="phuong vu" w:date="2018-12-02T08:21:00Z">
        <w:r w:rsidRPr="003827C1">
          <w:rPr>
            <w:noProof/>
          </w:rPr>
          <w:t>3.1.6.5</w:t>
        </w:r>
        <w:r>
          <w:rPr>
            <w:rFonts w:asciiTheme="minorHAnsi" w:eastAsiaTheme="minorEastAsia" w:hAnsiTheme="minorHAnsi" w:cstheme="minorBidi"/>
            <w:noProof/>
            <w:sz w:val="22"/>
            <w:szCs w:val="22"/>
            <w:lang w:val="en-US"/>
          </w:rPr>
          <w:tab/>
        </w:r>
        <w:r w:rsidRPr="003827C1">
          <w:rPr>
            <w:noProof/>
          </w:rPr>
          <w:t>Tìm kiếm đơn hàng</w:t>
        </w:r>
        <w:r>
          <w:rPr>
            <w:noProof/>
          </w:rPr>
          <w:tab/>
        </w:r>
        <w:r>
          <w:rPr>
            <w:noProof/>
          </w:rPr>
          <w:fldChar w:fldCharType="begin"/>
        </w:r>
        <w:r>
          <w:rPr>
            <w:noProof/>
          </w:rPr>
          <w:instrText xml:space="preserve"> PAGEREF _Toc531502268 \h </w:instrText>
        </w:r>
        <w:r>
          <w:rPr>
            <w:noProof/>
          </w:rPr>
        </w:r>
      </w:ins>
      <w:r>
        <w:rPr>
          <w:noProof/>
        </w:rPr>
        <w:fldChar w:fldCharType="separate"/>
      </w:r>
      <w:ins w:id="426" w:author="phuong vu" w:date="2018-12-02T08:21:00Z">
        <w:r>
          <w:rPr>
            <w:noProof/>
          </w:rPr>
          <w:t>63</w:t>
        </w:r>
        <w:r>
          <w:rPr>
            <w:noProof/>
          </w:rPr>
          <w:fldChar w:fldCharType="end"/>
        </w:r>
      </w:ins>
    </w:p>
    <w:p w14:paraId="4B2B0F2A" w14:textId="2D799653" w:rsidR="00D24C07" w:rsidRDefault="00D24C07">
      <w:pPr>
        <w:pStyle w:val="TOC4"/>
        <w:tabs>
          <w:tab w:val="left" w:pos="1760"/>
          <w:tab w:val="right" w:leader="dot" w:pos="8777"/>
        </w:tabs>
        <w:rPr>
          <w:ins w:id="427" w:author="phuong vu" w:date="2018-12-02T08:21:00Z"/>
          <w:rFonts w:asciiTheme="minorHAnsi" w:eastAsiaTheme="minorEastAsia" w:hAnsiTheme="minorHAnsi" w:cstheme="minorBidi"/>
          <w:noProof/>
          <w:sz w:val="22"/>
          <w:szCs w:val="22"/>
          <w:lang w:val="en-US"/>
        </w:rPr>
      </w:pPr>
      <w:ins w:id="428" w:author="phuong vu" w:date="2018-12-02T08:21:00Z">
        <w:r w:rsidRPr="003827C1">
          <w:rPr>
            <w:noProof/>
            <w:lang w:val="en-US"/>
          </w:rPr>
          <w:lastRenderedPageBreak/>
          <w:t>3.1.6.6</w:t>
        </w:r>
        <w:r>
          <w:rPr>
            <w:rFonts w:asciiTheme="minorHAnsi" w:eastAsiaTheme="minorEastAsia" w:hAnsiTheme="minorHAnsi" w:cstheme="minorBidi"/>
            <w:noProof/>
            <w:sz w:val="22"/>
            <w:szCs w:val="22"/>
            <w:lang w:val="en-US"/>
          </w:rPr>
          <w:tab/>
        </w:r>
        <w:r w:rsidRPr="003827C1">
          <w:rPr>
            <w:noProof/>
          </w:rPr>
          <w:t>Đăng nhập</w:t>
        </w:r>
        <w:r w:rsidRPr="003827C1">
          <w:rPr>
            <w:noProof/>
            <w:lang w:val="en-US"/>
          </w:rPr>
          <w:t xml:space="preserve"> hệ thống</w:t>
        </w:r>
        <w:r>
          <w:rPr>
            <w:noProof/>
          </w:rPr>
          <w:tab/>
        </w:r>
        <w:r>
          <w:rPr>
            <w:noProof/>
          </w:rPr>
          <w:fldChar w:fldCharType="begin"/>
        </w:r>
        <w:r>
          <w:rPr>
            <w:noProof/>
          </w:rPr>
          <w:instrText xml:space="preserve"> PAGEREF _Toc531502269 \h </w:instrText>
        </w:r>
        <w:r>
          <w:rPr>
            <w:noProof/>
          </w:rPr>
        </w:r>
      </w:ins>
      <w:r>
        <w:rPr>
          <w:noProof/>
        </w:rPr>
        <w:fldChar w:fldCharType="separate"/>
      </w:r>
      <w:ins w:id="429" w:author="phuong vu" w:date="2018-12-02T08:21:00Z">
        <w:r>
          <w:rPr>
            <w:noProof/>
          </w:rPr>
          <w:t>66</w:t>
        </w:r>
        <w:r>
          <w:rPr>
            <w:noProof/>
          </w:rPr>
          <w:fldChar w:fldCharType="end"/>
        </w:r>
      </w:ins>
    </w:p>
    <w:p w14:paraId="4DF1A3EF" w14:textId="13209955" w:rsidR="00D24C07" w:rsidRDefault="00D24C07">
      <w:pPr>
        <w:pStyle w:val="TOC4"/>
        <w:tabs>
          <w:tab w:val="left" w:pos="1760"/>
          <w:tab w:val="right" w:leader="dot" w:pos="8777"/>
        </w:tabs>
        <w:rPr>
          <w:ins w:id="430" w:author="phuong vu" w:date="2018-12-02T08:21:00Z"/>
          <w:rFonts w:asciiTheme="minorHAnsi" w:eastAsiaTheme="minorEastAsia" w:hAnsiTheme="minorHAnsi" w:cstheme="minorBidi"/>
          <w:noProof/>
          <w:sz w:val="22"/>
          <w:szCs w:val="22"/>
          <w:lang w:val="en-US"/>
        </w:rPr>
      </w:pPr>
      <w:ins w:id="431" w:author="phuong vu" w:date="2018-12-02T08:21:00Z">
        <w:r w:rsidRPr="003827C1">
          <w:rPr>
            <w:noProof/>
          </w:rPr>
          <w:t>3.1.6.7</w:t>
        </w:r>
        <w:r>
          <w:rPr>
            <w:rFonts w:asciiTheme="minorHAnsi" w:eastAsiaTheme="minorEastAsia" w:hAnsiTheme="minorHAnsi" w:cstheme="minorBidi"/>
            <w:noProof/>
            <w:sz w:val="22"/>
            <w:szCs w:val="22"/>
            <w:lang w:val="en-US"/>
          </w:rPr>
          <w:tab/>
        </w:r>
        <w:r w:rsidRPr="003827C1">
          <w:rPr>
            <w:noProof/>
            <w:lang w:val="en-US"/>
          </w:rPr>
          <w:t>Đ</w:t>
        </w:r>
        <w:r w:rsidRPr="003827C1">
          <w:rPr>
            <w:noProof/>
          </w:rPr>
          <w:t>ăng xuất hệ thống</w:t>
        </w:r>
        <w:r>
          <w:rPr>
            <w:noProof/>
          </w:rPr>
          <w:tab/>
        </w:r>
        <w:r>
          <w:rPr>
            <w:noProof/>
          </w:rPr>
          <w:fldChar w:fldCharType="begin"/>
        </w:r>
        <w:r>
          <w:rPr>
            <w:noProof/>
          </w:rPr>
          <w:instrText xml:space="preserve"> PAGEREF _Toc531502270 \h </w:instrText>
        </w:r>
        <w:r>
          <w:rPr>
            <w:noProof/>
          </w:rPr>
        </w:r>
      </w:ins>
      <w:r>
        <w:rPr>
          <w:noProof/>
        </w:rPr>
        <w:fldChar w:fldCharType="separate"/>
      </w:r>
      <w:ins w:id="432" w:author="phuong vu" w:date="2018-12-02T08:21:00Z">
        <w:r>
          <w:rPr>
            <w:noProof/>
          </w:rPr>
          <w:t>68</w:t>
        </w:r>
        <w:r>
          <w:rPr>
            <w:noProof/>
          </w:rPr>
          <w:fldChar w:fldCharType="end"/>
        </w:r>
      </w:ins>
    </w:p>
    <w:p w14:paraId="4A2AF452" w14:textId="5B8EE371" w:rsidR="00D24C07" w:rsidRDefault="00D24C07">
      <w:pPr>
        <w:pStyle w:val="TOC1"/>
        <w:tabs>
          <w:tab w:val="left" w:pos="1540"/>
        </w:tabs>
        <w:rPr>
          <w:ins w:id="433" w:author="phuong vu" w:date="2018-12-02T08:21:00Z"/>
          <w:rFonts w:asciiTheme="minorHAnsi" w:eastAsiaTheme="minorEastAsia" w:hAnsiTheme="minorHAnsi" w:cstheme="minorBidi"/>
          <w:noProof/>
          <w:sz w:val="22"/>
          <w:szCs w:val="22"/>
          <w:lang w:val="en-US"/>
        </w:rPr>
      </w:pPr>
      <w:ins w:id="434" w:author="phuong vu" w:date="2018-12-02T08:21:00Z">
        <w:r w:rsidRPr="003827C1">
          <w:rPr>
            <w:noProof/>
          </w:rPr>
          <w:t>CHƯƠNG 4 -</w:t>
        </w:r>
        <w:r>
          <w:rPr>
            <w:rFonts w:asciiTheme="minorHAnsi" w:eastAsiaTheme="minorEastAsia" w:hAnsiTheme="minorHAnsi" w:cstheme="minorBidi"/>
            <w:noProof/>
            <w:sz w:val="22"/>
            <w:szCs w:val="22"/>
            <w:lang w:val="en-US"/>
          </w:rPr>
          <w:tab/>
        </w:r>
        <w:r w:rsidRPr="003827C1">
          <w:rPr>
            <w:noProof/>
          </w:rPr>
          <w:t>KIỂM THỬ</w:t>
        </w:r>
        <w:r>
          <w:rPr>
            <w:noProof/>
          </w:rPr>
          <w:tab/>
        </w:r>
        <w:r>
          <w:rPr>
            <w:noProof/>
          </w:rPr>
          <w:fldChar w:fldCharType="begin"/>
        </w:r>
        <w:r>
          <w:rPr>
            <w:noProof/>
          </w:rPr>
          <w:instrText xml:space="preserve"> PAGEREF _Toc531502271 \h </w:instrText>
        </w:r>
        <w:r>
          <w:rPr>
            <w:noProof/>
          </w:rPr>
        </w:r>
      </w:ins>
      <w:r>
        <w:rPr>
          <w:noProof/>
        </w:rPr>
        <w:fldChar w:fldCharType="separate"/>
      </w:r>
      <w:ins w:id="435" w:author="phuong vu" w:date="2018-12-02T08:21:00Z">
        <w:r>
          <w:rPr>
            <w:noProof/>
          </w:rPr>
          <w:t>69</w:t>
        </w:r>
        <w:r>
          <w:rPr>
            <w:noProof/>
          </w:rPr>
          <w:fldChar w:fldCharType="end"/>
        </w:r>
      </w:ins>
    </w:p>
    <w:p w14:paraId="6CEBC83A" w14:textId="2A321D68" w:rsidR="00D24C07" w:rsidRDefault="00D24C07">
      <w:pPr>
        <w:pStyle w:val="TOC2"/>
        <w:tabs>
          <w:tab w:val="left" w:pos="880"/>
          <w:tab w:val="right" w:leader="dot" w:pos="8777"/>
        </w:tabs>
        <w:rPr>
          <w:ins w:id="436" w:author="phuong vu" w:date="2018-12-02T08:21:00Z"/>
          <w:rFonts w:asciiTheme="minorHAnsi" w:eastAsiaTheme="minorEastAsia" w:hAnsiTheme="minorHAnsi" w:cstheme="minorBidi"/>
          <w:noProof/>
          <w:sz w:val="22"/>
          <w:szCs w:val="22"/>
          <w:lang w:val="en-US"/>
        </w:rPr>
      </w:pPr>
      <w:ins w:id="437" w:author="phuong vu" w:date="2018-12-02T08:21:00Z">
        <w:r w:rsidRPr="003827C1">
          <w:rPr>
            <w:noProof/>
          </w:rPr>
          <w:t>4.1</w:t>
        </w:r>
        <w:r>
          <w:rPr>
            <w:rFonts w:asciiTheme="minorHAnsi" w:eastAsiaTheme="minorEastAsia" w:hAnsiTheme="minorHAnsi" w:cstheme="minorBidi"/>
            <w:noProof/>
            <w:sz w:val="22"/>
            <w:szCs w:val="22"/>
            <w:lang w:val="en-US"/>
          </w:rPr>
          <w:tab/>
        </w:r>
        <w:r w:rsidRPr="003827C1">
          <w:rPr>
            <w:noProof/>
          </w:rPr>
          <w:t>Giới thiệu</w:t>
        </w:r>
        <w:r>
          <w:rPr>
            <w:noProof/>
          </w:rPr>
          <w:tab/>
        </w:r>
        <w:r>
          <w:rPr>
            <w:noProof/>
          </w:rPr>
          <w:fldChar w:fldCharType="begin"/>
        </w:r>
        <w:r>
          <w:rPr>
            <w:noProof/>
          </w:rPr>
          <w:instrText xml:space="preserve"> PAGEREF _Toc531502272 \h </w:instrText>
        </w:r>
        <w:r>
          <w:rPr>
            <w:noProof/>
          </w:rPr>
        </w:r>
      </w:ins>
      <w:r>
        <w:rPr>
          <w:noProof/>
        </w:rPr>
        <w:fldChar w:fldCharType="separate"/>
      </w:r>
      <w:ins w:id="438" w:author="phuong vu" w:date="2018-12-02T08:21:00Z">
        <w:r>
          <w:rPr>
            <w:noProof/>
          </w:rPr>
          <w:t>69</w:t>
        </w:r>
        <w:r>
          <w:rPr>
            <w:noProof/>
          </w:rPr>
          <w:fldChar w:fldCharType="end"/>
        </w:r>
      </w:ins>
    </w:p>
    <w:p w14:paraId="2C6D3C21" w14:textId="64FF4429" w:rsidR="00D24C07" w:rsidRDefault="00D24C07">
      <w:pPr>
        <w:pStyle w:val="TOC3"/>
        <w:tabs>
          <w:tab w:val="left" w:pos="1320"/>
          <w:tab w:val="right" w:leader="dot" w:pos="8777"/>
        </w:tabs>
        <w:rPr>
          <w:ins w:id="439" w:author="phuong vu" w:date="2018-12-02T08:21:00Z"/>
          <w:rFonts w:asciiTheme="minorHAnsi" w:eastAsiaTheme="minorEastAsia" w:hAnsiTheme="minorHAnsi" w:cstheme="minorBidi"/>
          <w:noProof/>
          <w:sz w:val="22"/>
          <w:szCs w:val="22"/>
          <w:lang w:val="en-US"/>
        </w:rPr>
      </w:pPr>
      <w:ins w:id="440" w:author="phuong vu" w:date="2018-12-02T08:21:00Z">
        <w:r>
          <w:rPr>
            <w:noProof/>
          </w:rPr>
          <w:t>4.1.1</w:t>
        </w:r>
        <w:r>
          <w:rPr>
            <w:rFonts w:asciiTheme="minorHAnsi" w:eastAsiaTheme="minorEastAsia" w:hAnsiTheme="minorHAnsi" w:cstheme="minorBidi"/>
            <w:noProof/>
            <w:sz w:val="22"/>
            <w:szCs w:val="22"/>
            <w:lang w:val="en-US"/>
          </w:rPr>
          <w:tab/>
        </w:r>
        <w:r>
          <w:rPr>
            <w:noProof/>
          </w:rPr>
          <w:t>Mục tiêu</w:t>
        </w:r>
        <w:r>
          <w:rPr>
            <w:noProof/>
          </w:rPr>
          <w:tab/>
        </w:r>
        <w:r>
          <w:rPr>
            <w:noProof/>
          </w:rPr>
          <w:fldChar w:fldCharType="begin"/>
        </w:r>
        <w:r>
          <w:rPr>
            <w:noProof/>
          </w:rPr>
          <w:instrText xml:space="preserve"> PAGEREF _Toc531502273 \h </w:instrText>
        </w:r>
        <w:r>
          <w:rPr>
            <w:noProof/>
          </w:rPr>
        </w:r>
      </w:ins>
      <w:r>
        <w:rPr>
          <w:noProof/>
        </w:rPr>
        <w:fldChar w:fldCharType="separate"/>
      </w:r>
      <w:ins w:id="441" w:author="phuong vu" w:date="2018-12-02T08:21:00Z">
        <w:r>
          <w:rPr>
            <w:noProof/>
          </w:rPr>
          <w:t>69</w:t>
        </w:r>
        <w:r>
          <w:rPr>
            <w:noProof/>
          </w:rPr>
          <w:fldChar w:fldCharType="end"/>
        </w:r>
      </w:ins>
    </w:p>
    <w:p w14:paraId="75A8768E" w14:textId="1099927F" w:rsidR="00D24C07" w:rsidRDefault="00D24C07">
      <w:pPr>
        <w:pStyle w:val="TOC3"/>
        <w:tabs>
          <w:tab w:val="left" w:pos="1320"/>
          <w:tab w:val="right" w:leader="dot" w:pos="8777"/>
        </w:tabs>
        <w:rPr>
          <w:ins w:id="442" w:author="phuong vu" w:date="2018-12-02T08:21:00Z"/>
          <w:rFonts w:asciiTheme="minorHAnsi" w:eastAsiaTheme="minorEastAsia" w:hAnsiTheme="minorHAnsi" w:cstheme="minorBidi"/>
          <w:noProof/>
          <w:sz w:val="22"/>
          <w:szCs w:val="22"/>
          <w:lang w:val="en-US"/>
        </w:rPr>
      </w:pPr>
      <w:ins w:id="443" w:author="phuong vu" w:date="2018-12-02T08:21:00Z">
        <w:r>
          <w:rPr>
            <w:noProof/>
          </w:rPr>
          <w:t>4.1.2</w:t>
        </w:r>
        <w:r>
          <w:rPr>
            <w:rFonts w:asciiTheme="minorHAnsi" w:eastAsiaTheme="minorEastAsia" w:hAnsiTheme="minorHAnsi" w:cstheme="minorBidi"/>
            <w:noProof/>
            <w:sz w:val="22"/>
            <w:szCs w:val="22"/>
            <w:lang w:val="en-US"/>
          </w:rPr>
          <w:tab/>
        </w:r>
        <w:r>
          <w:rPr>
            <w:noProof/>
          </w:rPr>
          <w:t>Phạm vi kiểm thử</w:t>
        </w:r>
        <w:r>
          <w:rPr>
            <w:noProof/>
          </w:rPr>
          <w:tab/>
        </w:r>
        <w:r>
          <w:rPr>
            <w:noProof/>
          </w:rPr>
          <w:fldChar w:fldCharType="begin"/>
        </w:r>
        <w:r>
          <w:rPr>
            <w:noProof/>
          </w:rPr>
          <w:instrText xml:space="preserve"> PAGEREF _Toc531502274 \h </w:instrText>
        </w:r>
        <w:r>
          <w:rPr>
            <w:noProof/>
          </w:rPr>
        </w:r>
      </w:ins>
      <w:r>
        <w:rPr>
          <w:noProof/>
        </w:rPr>
        <w:fldChar w:fldCharType="separate"/>
      </w:r>
      <w:ins w:id="444" w:author="phuong vu" w:date="2018-12-02T08:21:00Z">
        <w:r>
          <w:rPr>
            <w:noProof/>
          </w:rPr>
          <w:t>69</w:t>
        </w:r>
        <w:r>
          <w:rPr>
            <w:noProof/>
          </w:rPr>
          <w:fldChar w:fldCharType="end"/>
        </w:r>
      </w:ins>
    </w:p>
    <w:p w14:paraId="5AD92B1B" w14:textId="3F3C652D" w:rsidR="00D24C07" w:rsidRDefault="00D24C07">
      <w:pPr>
        <w:pStyle w:val="TOC2"/>
        <w:tabs>
          <w:tab w:val="left" w:pos="880"/>
          <w:tab w:val="right" w:leader="dot" w:pos="8777"/>
        </w:tabs>
        <w:rPr>
          <w:ins w:id="445" w:author="phuong vu" w:date="2018-12-02T08:21:00Z"/>
          <w:rFonts w:asciiTheme="minorHAnsi" w:eastAsiaTheme="minorEastAsia" w:hAnsiTheme="minorHAnsi" w:cstheme="minorBidi"/>
          <w:noProof/>
          <w:sz w:val="22"/>
          <w:szCs w:val="22"/>
          <w:lang w:val="en-US"/>
        </w:rPr>
      </w:pPr>
      <w:ins w:id="446" w:author="phuong vu" w:date="2018-12-02T08:21:00Z">
        <w:r w:rsidRPr="003827C1">
          <w:rPr>
            <w:noProof/>
          </w:rPr>
          <w:t>4.2</w:t>
        </w:r>
        <w:r>
          <w:rPr>
            <w:rFonts w:asciiTheme="minorHAnsi" w:eastAsiaTheme="minorEastAsia" w:hAnsiTheme="minorHAnsi" w:cstheme="minorBidi"/>
            <w:noProof/>
            <w:sz w:val="22"/>
            <w:szCs w:val="22"/>
            <w:lang w:val="en-US"/>
          </w:rPr>
          <w:tab/>
        </w:r>
        <w:r w:rsidRPr="003827C1">
          <w:rPr>
            <w:noProof/>
          </w:rPr>
          <w:t>Chi tiết kế hoạch kiểm thử</w:t>
        </w:r>
        <w:r>
          <w:rPr>
            <w:noProof/>
          </w:rPr>
          <w:tab/>
        </w:r>
        <w:r>
          <w:rPr>
            <w:noProof/>
          </w:rPr>
          <w:fldChar w:fldCharType="begin"/>
        </w:r>
        <w:r>
          <w:rPr>
            <w:noProof/>
          </w:rPr>
          <w:instrText xml:space="preserve"> PAGEREF _Toc531502275 \h </w:instrText>
        </w:r>
        <w:r>
          <w:rPr>
            <w:noProof/>
          </w:rPr>
        </w:r>
      </w:ins>
      <w:r>
        <w:rPr>
          <w:noProof/>
        </w:rPr>
        <w:fldChar w:fldCharType="separate"/>
      </w:r>
      <w:ins w:id="447" w:author="phuong vu" w:date="2018-12-02T08:21:00Z">
        <w:r>
          <w:rPr>
            <w:noProof/>
          </w:rPr>
          <w:t>69</w:t>
        </w:r>
        <w:r>
          <w:rPr>
            <w:noProof/>
          </w:rPr>
          <w:fldChar w:fldCharType="end"/>
        </w:r>
      </w:ins>
    </w:p>
    <w:p w14:paraId="58579F05" w14:textId="7C7DE91A" w:rsidR="00D24C07" w:rsidRDefault="00D24C07">
      <w:pPr>
        <w:pStyle w:val="TOC3"/>
        <w:tabs>
          <w:tab w:val="left" w:pos="1320"/>
          <w:tab w:val="right" w:leader="dot" w:pos="8777"/>
        </w:tabs>
        <w:rPr>
          <w:ins w:id="448" w:author="phuong vu" w:date="2018-12-02T08:21:00Z"/>
          <w:rFonts w:asciiTheme="minorHAnsi" w:eastAsiaTheme="minorEastAsia" w:hAnsiTheme="minorHAnsi" w:cstheme="minorBidi"/>
          <w:noProof/>
          <w:sz w:val="22"/>
          <w:szCs w:val="22"/>
          <w:lang w:val="en-US"/>
        </w:rPr>
      </w:pPr>
      <w:ins w:id="449" w:author="phuong vu" w:date="2018-12-02T08:21:00Z">
        <w:r>
          <w:rPr>
            <w:noProof/>
          </w:rPr>
          <w:t>4.2.1</w:t>
        </w:r>
        <w:r>
          <w:rPr>
            <w:rFonts w:asciiTheme="minorHAnsi" w:eastAsiaTheme="minorEastAsia" w:hAnsiTheme="minorHAnsi" w:cstheme="minorBidi"/>
            <w:noProof/>
            <w:sz w:val="22"/>
            <w:szCs w:val="22"/>
            <w:lang w:val="en-US"/>
          </w:rPr>
          <w:tab/>
        </w:r>
        <w:r>
          <w:rPr>
            <w:noProof/>
          </w:rPr>
          <w:t>Các chức năng kiểm thử</w:t>
        </w:r>
        <w:r>
          <w:rPr>
            <w:noProof/>
          </w:rPr>
          <w:tab/>
        </w:r>
        <w:r>
          <w:rPr>
            <w:noProof/>
          </w:rPr>
          <w:fldChar w:fldCharType="begin"/>
        </w:r>
        <w:r>
          <w:rPr>
            <w:noProof/>
          </w:rPr>
          <w:instrText xml:space="preserve"> PAGEREF _Toc531502276 \h </w:instrText>
        </w:r>
        <w:r>
          <w:rPr>
            <w:noProof/>
          </w:rPr>
        </w:r>
      </w:ins>
      <w:r>
        <w:rPr>
          <w:noProof/>
        </w:rPr>
        <w:fldChar w:fldCharType="separate"/>
      </w:r>
      <w:ins w:id="450" w:author="phuong vu" w:date="2018-12-02T08:21:00Z">
        <w:r>
          <w:rPr>
            <w:noProof/>
          </w:rPr>
          <w:t>69</w:t>
        </w:r>
        <w:r>
          <w:rPr>
            <w:noProof/>
          </w:rPr>
          <w:fldChar w:fldCharType="end"/>
        </w:r>
      </w:ins>
    </w:p>
    <w:p w14:paraId="347C7874" w14:textId="274BCDC5" w:rsidR="00D24C07" w:rsidRDefault="00D24C07">
      <w:pPr>
        <w:pStyle w:val="TOC3"/>
        <w:tabs>
          <w:tab w:val="left" w:pos="1320"/>
          <w:tab w:val="right" w:leader="dot" w:pos="8777"/>
        </w:tabs>
        <w:rPr>
          <w:ins w:id="451" w:author="phuong vu" w:date="2018-12-02T08:21:00Z"/>
          <w:rFonts w:asciiTheme="minorHAnsi" w:eastAsiaTheme="minorEastAsia" w:hAnsiTheme="minorHAnsi" w:cstheme="minorBidi"/>
          <w:noProof/>
          <w:sz w:val="22"/>
          <w:szCs w:val="22"/>
          <w:lang w:val="en-US"/>
        </w:rPr>
      </w:pPr>
      <w:ins w:id="452" w:author="phuong vu" w:date="2018-12-02T08:21:00Z">
        <w:r>
          <w:rPr>
            <w:noProof/>
          </w:rPr>
          <w:t>4.2.2</w:t>
        </w:r>
        <w:r>
          <w:rPr>
            <w:rFonts w:asciiTheme="minorHAnsi" w:eastAsiaTheme="minorEastAsia" w:hAnsiTheme="minorHAnsi" w:cstheme="minorBidi"/>
            <w:noProof/>
            <w:sz w:val="22"/>
            <w:szCs w:val="22"/>
            <w:lang w:val="en-US"/>
          </w:rPr>
          <w:tab/>
        </w:r>
        <w:r>
          <w:rPr>
            <w:noProof/>
          </w:rPr>
          <w:t>Tiêu chí kiểm thử</w:t>
        </w:r>
        <w:r>
          <w:rPr>
            <w:noProof/>
          </w:rPr>
          <w:tab/>
        </w:r>
        <w:r>
          <w:rPr>
            <w:noProof/>
          </w:rPr>
          <w:fldChar w:fldCharType="begin"/>
        </w:r>
        <w:r>
          <w:rPr>
            <w:noProof/>
          </w:rPr>
          <w:instrText xml:space="preserve"> PAGEREF _Toc531502277 \h </w:instrText>
        </w:r>
        <w:r>
          <w:rPr>
            <w:noProof/>
          </w:rPr>
        </w:r>
      </w:ins>
      <w:r>
        <w:rPr>
          <w:noProof/>
        </w:rPr>
        <w:fldChar w:fldCharType="separate"/>
      </w:r>
      <w:ins w:id="453" w:author="phuong vu" w:date="2018-12-02T08:21:00Z">
        <w:r>
          <w:rPr>
            <w:noProof/>
          </w:rPr>
          <w:t>69</w:t>
        </w:r>
        <w:r>
          <w:rPr>
            <w:noProof/>
          </w:rPr>
          <w:fldChar w:fldCharType="end"/>
        </w:r>
      </w:ins>
    </w:p>
    <w:p w14:paraId="2625DABA" w14:textId="5C0F06B6" w:rsidR="00D24C07" w:rsidRDefault="00D24C07">
      <w:pPr>
        <w:pStyle w:val="TOC2"/>
        <w:tabs>
          <w:tab w:val="left" w:pos="880"/>
          <w:tab w:val="right" w:leader="dot" w:pos="8777"/>
        </w:tabs>
        <w:rPr>
          <w:ins w:id="454" w:author="phuong vu" w:date="2018-12-02T08:21:00Z"/>
          <w:rFonts w:asciiTheme="minorHAnsi" w:eastAsiaTheme="minorEastAsia" w:hAnsiTheme="minorHAnsi" w:cstheme="minorBidi"/>
          <w:noProof/>
          <w:sz w:val="22"/>
          <w:szCs w:val="22"/>
          <w:lang w:val="en-US"/>
        </w:rPr>
      </w:pPr>
      <w:ins w:id="455" w:author="phuong vu" w:date="2018-12-02T08:21:00Z">
        <w:r w:rsidRPr="003827C1">
          <w:rPr>
            <w:noProof/>
          </w:rPr>
          <w:t>4.3</w:t>
        </w:r>
        <w:r>
          <w:rPr>
            <w:rFonts w:asciiTheme="minorHAnsi" w:eastAsiaTheme="minorEastAsia" w:hAnsiTheme="minorHAnsi" w:cstheme="minorBidi"/>
            <w:noProof/>
            <w:sz w:val="22"/>
            <w:szCs w:val="22"/>
            <w:lang w:val="en-US"/>
          </w:rPr>
          <w:tab/>
        </w:r>
        <w:r w:rsidRPr="003827C1">
          <w:rPr>
            <w:noProof/>
          </w:rPr>
          <w:t>Quản lí kiểm thử</w:t>
        </w:r>
        <w:r>
          <w:rPr>
            <w:noProof/>
          </w:rPr>
          <w:tab/>
        </w:r>
        <w:r>
          <w:rPr>
            <w:noProof/>
          </w:rPr>
          <w:fldChar w:fldCharType="begin"/>
        </w:r>
        <w:r>
          <w:rPr>
            <w:noProof/>
          </w:rPr>
          <w:instrText xml:space="preserve"> PAGEREF _Toc531502278 \h </w:instrText>
        </w:r>
        <w:r>
          <w:rPr>
            <w:noProof/>
          </w:rPr>
        </w:r>
      </w:ins>
      <w:r>
        <w:rPr>
          <w:noProof/>
        </w:rPr>
        <w:fldChar w:fldCharType="separate"/>
      </w:r>
      <w:ins w:id="456" w:author="phuong vu" w:date="2018-12-02T08:21:00Z">
        <w:r>
          <w:rPr>
            <w:noProof/>
          </w:rPr>
          <w:t>70</w:t>
        </w:r>
        <w:r>
          <w:rPr>
            <w:noProof/>
          </w:rPr>
          <w:fldChar w:fldCharType="end"/>
        </w:r>
      </w:ins>
    </w:p>
    <w:p w14:paraId="1544CA38" w14:textId="752EFF21" w:rsidR="00D24C07" w:rsidRDefault="00D24C07">
      <w:pPr>
        <w:pStyle w:val="TOC3"/>
        <w:tabs>
          <w:tab w:val="left" w:pos="1320"/>
          <w:tab w:val="right" w:leader="dot" w:pos="8777"/>
        </w:tabs>
        <w:rPr>
          <w:ins w:id="457" w:author="phuong vu" w:date="2018-12-02T08:21:00Z"/>
          <w:rFonts w:asciiTheme="minorHAnsi" w:eastAsiaTheme="minorEastAsia" w:hAnsiTheme="minorHAnsi" w:cstheme="minorBidi"/>
          <w:noProof/>
          <w:sz w:val="22"/>
          <w:szCs w:val="22"/>
          <w:lang w:val="en-US"/>
        </w:rPr>
      </w:pPr>
      <w:ins w:id="458" w:author="phuong vu" w:date="2018-12-02T08:21:00Z">
        <w:r>
          <w:rPr>
            <w:noProof/>
          </w:rPr>
          <w:t>4.3.1</w:t>
        </w:r>
        <w:r>
          <w:rPr>
            <w:rFonts w:asciiTheme="minorHAnsi" w:eastAsiaTheme="minorEastAsia" w:hAnsiTheme="minorHAnsi" w:cstheme="minorBidi"/>
            <w:noProof/>
            <w:sz w:val="22"/>
            <w:szCs w:val="22"/>
            <w:lang w:val="en-US"/>
          </w:rPr>
          <w:tab/>
        </w:r>
        <w:r>
          <w:rPr>
            <w:noProof/>
          </w:rPr>
          <w:t>Tiến hành kiểm thử</w:t>
        </w:r>
        <w:r>
          <w:rPr>
            <w:noProof/>
          </w:rPr>
          <w:tab/>
        </w:r>
        <w:r>
          <w:rPr>
            <w:noProof/>
          </w:rPr>
          <w:fldChar w:fldCharType="begin"/>
        </w:r>
        <w:r>
          <w:rPr>
            <w:noProof/>
          </w:rPr>
          <w:instrText xml:space="preserve"> PAGEREF _Toc531502279 \h </w:instrText>
        </w:r>
        <w:r>
          <w:rPr>
            <w:noProof/>
          </w:rPr>
        </w:r>
      </w:ins>
      <w:r>
        <w:rPr>
          <w:noProof/>
        </w:rPr>
        <w:fldChar w:fldCharType="separate"/>
      </w:r>
      <w:ins w:id="459" w:author="phuong vu" w:date="2018-12-02T08:21:00Z">
        <w:r>
          <w:rPr>
            <w:noProof/>
          </w:rPr>
          <w:t>70</w:t>
        </w:r>
        <w:r>
          <w:rPr>
            <w:noProof/>
          </w:rPr>
          <w:fldChar w:fldCharType="end"/>
        </w:r>
      </w:ins>
    </w:p>
    <w:p w14:paraId="0B0E861C" w14:textId="3261A3A0" w:rsidR="00D24C07" w:rsidRDefault="00D24C07">
      <w:pPr>
        <w:pStyle w:val="TOC3"/>
        <w:tabs>
          <w:tab w:val="left" w:pos="1320"/>
          <w:tab w:val="right" w:leader="dot" w:pos="8777"/>
        </w:tabs>
        <w:rPr>
          <w:ins w:id="460" w:author="phuong vu" w:date="2018-12-02T08:21:00Z"/>
          <w:rFonts w:asciiTheme="minorHAnsi" w:eastAsiaTheme="minorEastAsia" w:hAnsiTheme="minorHAnsi" w:cstheme="minorBidi"/>
          <w:noProof/>
          <w:sz w:val="22"/>
          <w:szCs w:val="22"/>
          <w:lang w:val="en-US"/>
        </w:rPr>
      </w:pPr>
      <w:ins w:id="461" w:author="phuong vu" w:date="2018-12-02T08:21:00Z">
        <w:r>
          <w:rPr>
            <w:noProof/>
          </w:rPr>
          <w:t>4.3.2</w:t>
        </w:r>
        <w:r>
          <w:rPr>
            <w:rFonts w:asciiTheme="minorHAnsi" w:eastAsiaTheme="minorEastAsia" w:hAnsiTheme="minorHAnsi" w:cstheme="minorBidi"/>
            <w:noProof/>
            <w:sz w:val="22"/>
            <w:szCs w:val="22"/>
            <w:lang w:val="en-US"/>
          </w:rPr>
          <w:tab/>
        </w:r>
        <w:r>
          <w:rPr>
            <w:noProof/>
          </w:rPr>
          <w:t>Môi trường kiểm thử</w:t>
        </w:r>
        <w:r>
          <w:rPr>
            <w:noProof/>
          </w:rPr>
          <w:tab/>
        </w:r>
        <w:r>
          <w:rPr>
            <w:noProof/>
          </w:rPr>
          <w:fldChar w:fldCharType="begin"/>
        </w:r>
        <w:r>
          <w:rPr>
            <w:noProof/>
          </w:rPr>
          <w:instrText xml:space="preserve"> PAGEREF _Toc531502280 \h </w:instrText>
        </w:r>
        <w:r>
          <w:rPr>
            <w:noProof/>
          </w:rPr>
        </w:r>
      </w:ins>
      <w:r>
        <w:rPr>
          <w:noProof/>
        </w:rPr>
        <w:fldChar w:fldCharType="separate"/>
      </w:r>
      <w:ins w:id="462" w:author="phuong vu" w:date="2018-12-02T08:21:00Z">
        <w:r>
          <w:rPr>
            <w:noProof/>
          </w:rPr>
          <w:t>70</w:t>
        </w:r>
        <w:r>
          <w:rPr>
            <w:noProof/>
          </w:rPr>
          <w:fldChar w:fldCharType="end"/>
        </w:r>
      </w:ins>
    </w:p>
    <w:p w14:paraId="473BA9C0" w14:textId="12C126CC" w:rsidR="00D24C07" w:rsidRDefault="00D24C07">
      <w:pPr>
        <w:pStyle w:val="TOC3"/>
        <w:tabs>
          <w:tab w:val="left" w:pos="1320"/>
          <w:tab w:val="right" w:leader="dot" w:pos="8777"/>
        </w:tabs>
        <w:rPr>
          <w:ins w:id="463" w:author="phuong vu" w:date="2018-12-02T08:21:00Z"/>
          <w:rFonts w:asciiTheme="minorHAnsi" w:eastAsiaTheme="minorEastAsia" w:hAnsiTheme="minorHAnsi" w:cstheme="minorBidi"/>
          <w:noProof/>
          <w:sz w:val="22"/>
          <w:szCs w:val="22"/>
          <w:lang w:val="en-US"/>
        </w:rPr>
      </w:pPr>
      <w:ins w:id="464" w:author="phuong vu" w:date="2018-12-02T08:21:00Z">
        <w:r>
          <w:rPr>
            <w:noProof/>
          </w:rPr>
          <w:t>4.3.3</w:t>
        </w:r>
        <w:r>
          <w:rPr>
            <w:rFonts w:asciiTheme="minorHAnsi" w:eastAsiaTheme="minorEastAsia" w:hAnsiTheme="minorHAnsi" w:cstheme="minorBidi"/>
            <w:noProof/>
            <w:sz w:val="22"/>
            <w:szCs w:val="22"/>
            <w:lang w:val="en-US"/>
          </w:rPr>
          <w:tab/>
        </w:r>
        <w:r>
          <w:rPr>
            <w:noProof/>
          </w:rPr>
          <w:t>Kế hoạch dự đoán và chi phí</w:t>
        </w:r>
        <w:r>
          <w:rPr>
            <w:noProof/>
          </w:rPr>
          <w:tab/>
        </w:r>
        <w:r>
          <w:rPr>
            <w:noProof/>
          </w:rPr>
          <w:fldChar w:fldCharType="begin"/>
        </w:r>
        <w:r>
          <w:rPr>
            <w:noProof/>
          </w:rPr>
          <w:instrText xml:space="preserve"> PAGEREF _Toc531502281 \h </w:instrText>
        </w:r>
        <w:r>
          <w:rPr>
            <w:noProof/>
          </w:rPr>
        </w:r>
      </w:ins>
      <w:r>
        <w:rPr>
          <w:noProof/>
        </w:rPr>
        <w:fldChar w:fldCharType="separate"/>
      </w:r>
      <w:ins w:id="465" w:author="phuong vu" w:date="2018-12-02T08:21:00Z">
        <w:r>
          <w:rPr>
            <w:noProof/>
          </w:rPr>
          <w:t>70</w:t>
        </w:r>
        <w:r>
          <w:rPr>
            <w:noProof/>
          </w:rPr>
          <w:fldChar w:fldCharType="end"/>
        </w:r>
      </w:ins>
    </w:p>
    <w:p w14:paraId="56EC12D3" w14:textId="4224DD9D" w:rsidR="00D24C07" w:rsidRDefault="00D24C07">
      <w:pPr>
        <w:pStyle w:val="TOC3"/>
        <w:tabs>
          <w:tab w:val="left" w:pos="1320"/>
          <w:tab w:val="right" w:leader="dot" w:pos="8777"/>
        </w:tabs>
        <w:rPr>
          <w:ins w:id="466" w:author="phuong vu" w:date="2018-12-02T08:21:00Z"/>
          <w:rFonts w:asciiTheme="minorHAnsi" w:eastAsiaTheme="minorEastAsia" w:hAnsiTheme="minorHAnsi" w:cstheme="minorBidi"/>
          <w:noProof/>
          <w:sz w:val="22"/>
          <w:szCs w:val="22"/>
          <w:lang w:val="en-US"/>
        </w:rPr>
      </w:pPr>
      <w:ins w:id="467" w:author="phuong vu" w:date="2018-12-02T08:21:00Z">
        <w:r>
          <w:rPr>
            <w:noProof/>
          </w:rPr>
          <w:t>4.3.4</w:t>
        </w:r>
        <w:r>
          <w:rPr>
            <w:rFonts w:asciiTheme="minorHAnsi" w:eastAsiaTheme="minorEastAsia" w:hAnsiTheme="minorHAnsi" w:cstheme="minorBidi"/>
            <w:noProof/>
            <w:sz w:val="22"/>
            <w:szCs w:val="22"/>
            <w:lang w:val="en-US"/>
          </w:rPr>
          <w:tab/>
        </w:r>
        <w:r>
          <w:rPr>
            <w:noProof/>
          </w:rPr>
          <w:t>Các rủi ro</w:t>
        </w:r>
        <w:r>
          <w:rPr>
            <w:noProof/>
          </w:rPr>
          <w:tab/>
        </w:r>
        <w:r>
          <w:rPr>
            <w:noProof/>
          </w:rPr>
          <w:fldChar w:fldCharType="begin"/>
        </w:r>
        <w:r>
          <w:rPr>
            <w:noProof/>
          </w:rPr>
          <w:instrText xml:space="preserve"> PAGEREF _Toc531502282 \h </w:instrText>
        </w:r>
        <w:r>
          <w:rPr>
            <w:noProof/>
          </w:rPr>
        </w:r>
      </w:ins>
      <w:r>
        <w:rPr>
          <w:noProof/>
        </w:rPr>
        <w:fldChar w:fldCharType="separate"/>
      </w:r>
      <w:ins w:id="468" w:author="phuong vu" w:date="2018-12-02T08:21:00Z">
        <w:r>
          <w:rPr>
            <w:noProof/>
          </w:rPr>
          <w:t>70</w:t>
        </w:r>
        <w:r>
          <w:rPr>
            <w:noProof/>
          </w:rPr>
          <w:fldChar w:fldCharType="end"/>
        </w:r>
      </w:ins>
    </w:p>
    <w:p w14:paraId="399B0DF5" w14:textId="0C40D276" w:rsidR="00D24C07" w:rsidRDefault="00D24C07">
      <w:pPr>
        <w:pStyle w:val="TOC2"/>
        <w:tabs>
          <w:tab w:val="left" w:pos="880"/>
          <w:tab w:val="right" w:leader="dot" w:pos="8777"/>
        </w:tabs>
        <w:rPr>
          <w:ins w:id="469" w:author="phuong vu" w:date="2018-12-02T08:21:00Z"/>
          <w:rFonts w:asciiTheme="minorHAnsi" w:eastAsiaTheme="minorEastAsia" w:hAnsiTheme="minorHAnsi" w:cstheme="minorBidi"/>
          <w:noProof/>
          <w:sz w:val="22"/>
          <w:szCs w:val="22"/>
          <w:lang w:val="en-US"/>
        </w:rPr>
      </w:pPr>
      <w:ins w:id="470" w:author="phuong vu" w:date="2018-12-02T08:21:00Z">
        <w:r>
          <w:rPr>
            <w:noProof/>
          </w:rPr>
          <w:t>4.4</w:t>
        </w:r>
        <w:r>
          <w:rPr>
            <w:rFonts w:asciiTheme="minorHAnsi" w:eastAsiaTheme="minorEastAsia" w:hAnsiTheme="minorHAnsi" w:cstheme="minorBidi"/>
            <w:noProof/>
            <w:sz w:val="22"/>
            <w:szCs w:val="22"/>
            <w:lang w:val="en-US"/>
          </w:rPr>
          <w:tab/>
        </w:r>
        <w:r w:rsidRPr="003827C1">
          <w:rPr>
            <w:noProof/>
          </w:rPr>
          <w:t>Các trường hợp kiểm thử</w:t>
        </w:r>
        <w:r>
          <w:rPr>
            <w:noProof/>
          </w:rPr>
          <w:tab/>
        </w:r>
        <w:r>
          <w:rPr>
            <w:noProof/>
          </w:rPr>
          <w:fldChar w:fldCharType="begin"/>
        </w:r>
        <w:r>
          <w:rPr>
            <w:noProof/>
          </w:rPr>
          <w:instrText xml:space="preserve"> PAGEREF _Toc531502283 \h </w:instrText>
        </w:r>
        <w:r>
          <w:rPr>
            <w:noProof/>
          </w:rPr>
        </w:r>
      </w:ins>
      <w:r>
        <w:rPr>
          <w:noProof/>
        </w:rPr>
        <w:fldChar w:fldCharType="separate"/>
      </w:r>
      <w:ins w:id="471" w:author="phuong vu" w:date="2018-12-02T08:21:00Z">
        <w:r>
          <w:rPr>
            <w:noProof/>
          </w:rPr>
          <w:t>70</w:t>
        </w:r>
        <w:r>
          <w:rPr>
            <w:noProof/>
          </w:rPr>
          <w:fldChar w:fldCharType="end"/>
        </w:r>
      </w:ins>
    </w:p>
    <w:p w14:paraId="0C7339A9" w14:textId="3D50A886" w:rsidR="00D24C07" w:rsidRDefault="00D24C07">
      <w:pPr>
        <w:pStyle w:val="TOC3"/>
        <w:tabs>
          <w:tab w:val="left" w:pos="1320"/>
          <w:tab w:val="right" w:leader="dot" w:pos="8777"/>
        </w:tabs>
        <w:rPr>
          <w:ins w:id="472" w:author="phuong vu" w:date="2018-12-02T08:21:00Z"/>
          <w:rFonts w:asciiTheme="minorHAnsi" w:eastAsiaTheme="minorEastAsia" w:hAnsiTheme="minorHAnsi" w:cstheme="minorBidi"/>
          <w:noProof/>
          <w:sz w:val="22"/>
          <w:szCs w:val="22"/>
          <w:lang w:val="en-US"/>
        </w:rPr>
      </w:pPr>
      <w:ins w:id="473" w:author="phuong vu" w:date="2018-12-02T08:21:00Z">
        <w:r>
          <w:rPr>
            <w:noProof/>
          </w:rPr>
          <w:t>4.4.1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_Toc531502284 \h </w:instrText>
        </w:r>
        <w:r>
          <w:rPr>
            <w:noProof/>
          </w:rPr>
        </w:r>
      </w:ins>
      <w:r>
        <w:rPr>
          <w:noProof/>
        </w:rPr>
        <w:fldChar w:fldCharType="separate"/>
      </w:r>
      <w:ins w:id="474" w:author="phuong vu" w:date="2018-12-02T08:21:00Z">
        <w:r>
          <w:rPr>
            <w:noProof/>
          </w:rPr>
          <w:t>70</w:t>
        </w:r>
        <w:r>
          <w:rPr>
            <w:noProof/>
          </w:rPr>
          <w:fldChar w:fldCharType="end"/>
        </w:r>
      </w:ins>
    </w:p>
    <w:p w14:paraId="3B77D113" w14:textId="6BBDBBFD" w:rsidR="00D24C07" w:rsidRDefault="00D24C07">
      <w:pPr>
        <w:pStyle w:val="TOC4"/>
        <w:tabs>
          <w:tab w:val="left" w:pos="1760"/>
          <w:tab w:val="right" w:leader="dot" w:pos="8777"/>
        </w:tabs>
        <w:rPr>
          <w:ins w:id="475" w:author="phuong vu" w:date="2018-12-02T08:21:00Z"/>
          <w:rFonts w:asciiTheme="minorHAnsi" w:eastAsiaTheme="minorEastAsia" w:hAnsiTheme="minorHAnsi" w:cstheme="minorBidi"/>
          <w:noProof/>
          <w:sz w:val="22"/>
          <w:szCs w:val="22"/>
          <w:lang w:val="en-US"/>
        </w:rPr>
      </w:pPr>
      <w:ins w:id="476" w:author="phuong vu" w:date="2018-12-02T08:21:00Z">
        <w:r w:rsidRPr="003827C1">
          <w:rPr>
            <w:noProof/>
            <w:lang w:val="en-US"/>
          </w:rPr>
          <w:t>4.4.1.1</w:t>
        </w:r>
        <w:r>
          <w:rPr>
            <w:rFonts w:asciiTheme="minorHAnsi" w:eastAsiaTheme="minorEastAsia" w:hAnsiTheme="minorHAnsi" w:cstheme="minorBidi"/>
            <w:noProof/>
            <w:sz w:val="22"/>
            <w:szCs w:val="22"/>
            <w:lang w:val="en-US"/>
          </w:rPr>
          <w:tab/>
        </w:r>
        <w:r w:rsidRPr="003827C1">
          <w:rPr>
            <w:noProof/>
            <w:lang w:val="en-US"/>
          </w:rPr>
          <w:t>Xem danh sách đơn hàng theo trạng thái</w:t>
        </w:r>
        <w:r>
          <w:rPr>
            <w:noProof/>
          </w:rPr>
          <w:tab/>
        </w:r>
        <w:r>
          <w:rPr>
            <w:noProof/>
          </w:rPr>
          <w:fldChar w:fldCharType="begin"/>
        </w:r>
        <w:r>
          <w:rPr>
            <w:noProof/>
          </w:rPr>
          <w:instrText xml:space="preserve"> PAGEREF _Toc531502285 \h </w:instrText>
        </w:r>
        <w:r>
          <w:rPr>
            <w:noProof/>
          </w:rPr>
        </w:r>
      </w:ins>
      <w:r>
        <w:rPr>
          <w:noProof/>
        </w:rPr>
        <w:fldChar w:fldCharType="separate"/>
      </w:r>
      <w:ins w:id="477" w:author="phuong vu" w:date="2018-12-02T08:21:00Z">
        <w:r>
          <w:rPr>
            <w:noProof/>
          </w:rPr>
          <w:t>70</w:t>
        </w:r>
        <w:r>
          <w:rPr>
            <w:noProof/>
          </w:rPr>
          <w:fldChar w:fldCharType="end"/>
        </w:r>
      </w:ins>
    </w:p>
    <w:p w14:paraId="7E9CA715" w14:textId="5924B706" w:rsidR="00D24C07" w:rsidRDefault="00D24C07">
      <w:pPr>
        <w:pStyle w:val="TOC4"/>
        <w:tabs>
          <w:tab w:val="left" w:pos="1760"/>
          <w:tab w:val="right" w:leader="dot" w:pos="8777"/>
        </w:tabs>
        <w:rPr>
          <w:ins w:id="478" w:author="phuong vu" w:date="2018-12-02T08:21:00Z"/>
          <w:rFonts w:asciiTheme="minorHAnsi" w:eastAsiaTheme="minorEastAsia" w:hAnsiTheme="minorHAnsi" w:cstheme="minorBidi"/>
          <w:noProof/>
          <w:sz w:val="22"/>
          <w:szCs w:val="22"/>
          <w:lang w:val="en-US"/>
        </w:rPr>
      </w:pPr>
      <w:ins w:id="479" w:author="phuong vu" w:date="2018-12-02T08:21:00Z">
        <w:r>
          <w:rPr>
            <w:noProof/>
          </w:rPr>
          <w:t>4.4.1.2</w:t>
        </w:r>
        <w:r>
          <w:rPr>
            <w:rFonts w:asciiTheme="minorHAnsi" w:eastAsiaTheme="minorEastAsia" w:hAnsiTheme="minorHAnsi" w:cstheme="minorBidi"/>
            <w:noProof/>
            <w:sz w:val="22"/>
            <w:szCs w:val="22"/>
            <w:lang w:val="en-US"/>
          </w:rPr>
          <w:tab/>
        </w:r>
        <w:r w:rsidRPr="003827C1">
          <w:rPr>
            <w:noProof/>
            <w:lang w:val="en-US"/>
          </w:rPr>
          <w:t>Xem chi tiết đơn hàng</w:t>
        </w:r>
        <w:r>
          <w:rPr>
            <w:noProof/>
          </w:rPr>
          <w:tab/>
        </w:r>
        <w:r>
          <w:rPr>
            <w:noProof/>
          </w:rPr>
          <w:fldChar w:fldCharType="begin"/>
        </w:r>
        <w:r>
          <w:rPr>
            <w:noProof/>
          </w:rPr>
          <w:instrText xml:space="preserve"> PAGEREF _Toc531502286 \h </w:instrText>
        </w:r>
        <w:r>
          <w:rPr>
            <w:noProof/>
          </w:rPr>
        </w:r>
      </w:ins>
      <w:r>
        <w:rPr>
          <w:noProof/>
        </w:rPr>
        <w:fldChar w:fldCharType="separate"/>
      </w:r>
      <w:ins w:id="480" w:author="phuong vu" w:date="2018-12-02T08:21:00Z">
        <w:r>
          <w:rPr>
            <w:noProof/>
          </w:rPr>
          <w:t>71</w:t>
        </w:r>
        <w:r>
          <w:rPr>
            <w:noProof/>
          </w:rPr>
          <w:fldChar w:fldCharType="end"/>
        </w:r>
      </w:ins>
    </w:p>
    <w:p w14:paraId="5AC2C105" w14:textId="15F43EB5" w:rsidR="00D24C07" w:rsidRDefault="00D24C07">
      <w:pPr>
        <w:pStyle w:val="TOC4"/>
        <w:tabs>
          <w:tab w:val="left" w:pos="1760"/>
          <w:tab w:val="right" w:leader="dot" w:pos="8777"/>
        </w:tabs>
        <w:rPr>
          <w:ins w:id="481" w:author="phuong vu" w:date="2018-12-02T08:21:00Z"/>
          <w:rFonts w:asciiTheme="minorHAnsi" w:eastAsiaTheme="minorEastAsia" w:hAnsiTheme="minorHAnsi" w:cstheme="minorBidi"/>
          <w:noProof/>
          <w:sz w:val="22"/>
          <w:szCs w:val="22"/>
          <w:lang w:val="en-US"/>
        </w:rPr>
      </w:pPr>
      <w:ins w:id="482" w:author="phuong vu" w:date="2018-12-02T08:21:00Z">
        <w:r w:rsidRPr="003827C1">
          <w:rPr>
            <w:noProof/>
            <w:lang w:val="en-US"/>
          </w:rPr>
          <w:t>4.4.1.3</w:t>
        </w:r>
        <w:r>
          <w:rPr>
            <w:rFonts w:asciiTheme="minorHAnsi" w:eastAsiaTheme="minorEastAsia" w:hAnsiTheme="minorHAnsi" w:cstheme="minorBidi"/>
            <w:noProof/>
            <w:sz w:val="22"/>
            <w:szCs w:val="22"/>
            <w:lang w:val="en-US"/>
          </w:rPr>
          <w:tab/>
        </w:r>
        <w:r w:rsidRPr="003827C1">
          <w:rPr>
            <w:noProof/>
            <w:lang w:val="en-US"/>
          </w:rPr>
          <w:t>Thay đổi trạng thái đơn hàng</w:t>
        </w:r>
        <w:r>
          <w:rPr>
            <w:noProof/>
          </w:rPr>
          <w:tab/>
        </w:r>
        <w:r>
          <w:rPr>
            <w:noProof/>
          </w:rPr>
          <w:fldChar w:fldCharType="begin"/>
        </w:r>
        <w:r>
          <w:rPr>
            <w:noProof/>
          </w:rPr>
          <w:instrText xml:space="preserve"> PAGEREF _Toc531502287 \h </w:instrText>
        </w:r>
        <w:r>
          <w:rPr>
            <w:noProof/>
          </w:rPr>
        </w:r>
      </w:ins>
      <w:r>
        <w:rPr>
          <w:noProof/>
        </w:rPr>
        <w:fldChar w:fldCharType="separate"/>
      </w:r>
      <w:ins w:id="483" w:author="phuong vu" w:date="2018-12-02T08:21:00Z">
        <w:r>
          <w:rPr>
            <w:noProof/>
          </w:rPr>
          <w:t>72</w:t>
        </w:r>
        <w:r>
          <w:rPr>
            <w:noProof/>
          </w:rPr>
          <w:fldChar w:fldCharType="end"/>
        </w:r>
      </w:ins>
    </w:p>
    <w:p w14:paraId="7C73C856" w14:textId="213427B0" w:rsidR="00D24C07" w:rsidRDefault="00D24C07">
      <w:pPr>
        <w:pStyle w:val="TOC4"/>
        <w:tabs>
          <w:tab w:val="left" w:pos="1760"/>
          <w:tab w:val="right" w:leader="dot" w:pos="8777"/>
        </w:tabs>
        <w:rPr>
          <w:ins w:id="484" w:author="phuong vu" w:date="2018-12-02T08:21:00Z"/>
          <w:rFonts w:asciiTheme="minorHAnsi" w:eastAsiaTheme="minorEastAsia" w:hAnsiTheme="minorHAnsi" w:cstheme="minorBidi"/>
          <w:noProof/>
          <w:sz w:val="22"/>
          <w:szCs w:val="22"/>
          <w:lang w:val="en-US"/>
        </w:rPr>
      </w:pPr>
      <w:ins w:id="485" w:author="phuong vu" w:date="2018-12-02T08:21:00Z">
        <w:r w:rsidRPr="003827C1">
          <w:rPr>
            <w:noProof/>
            <w:lang w:val="en-US"/>
          </w:rPr>
          <w:t>4.4.1.4</w:t>
        </w:r>
        <w:r>
          <w:rPr>
            <w:rFonts w:asciiTheme="minorHAnsi" w:eastAsiaTheme="minorEastAsia" w:hAnsiTheme="minorHAnsi" w:cstheme="minorBidi"/>
            <w:noProof/>
            <w:sz w:val="22"/>
            <w:szCs w:val="22"/>
            <w:lang w:val="en-US"/>
          </w:rPr>
          <w:tab/>
        </w:r>
        <w:r w:rsidRPr="003827C1">
          <w:rPr>
            <w:noProof/>
            <w:lang w:val="en-US"/>
          </w:rPr>
          <w:t>Tạo hóa đơn đơn hàng</w:t>
        </w:r>
        <w:r>
          <w:rPr>
            <w:noProof/>
          </w:rPr>
          <w:tab/>
        </w:r>
        <w:r>
          <w:rPr>
            <w:noProof/>
          </w:rPr>
          <w:fldChar w:fldCharType="begin"/>
        </w:r>
        <w:r>
          <w:rPr>
            <w:noProof/>
          </w:rPr>
          <w:instrText xml:space="preserve"> PAGEREF _Toc531502288 \h </w:instrText>
        </w:r>
        <w:r>
          <w:rPr>
            <w:noProof/>
          </w:rPr>
        </w:r>
      </w:ins>
      <w:r>
        <w:rPr>
          <w:noProof/>
        </w:rPr>
        <w:fldChar w:fldCharType="separate"/>
      </w:r>
      <w:ins w:id="486" w:author="phuong vu" w:date="2018-12-02T08:21:00Z">
        <w:r>
          <w:rPr>
            <w:noProof/>
          </w:rPr>
          <w:t>75</w:t>
        </w:r>
        <w:r>
          <w:rPr>
            <w:noProof/>
          </w:rPr>
          <w:fldChar w:fldCharType="end"/>
        </w:r>
      </w:ins>
    </w:p>
    <w:p w14:paraId="00D97E30" w14:textId="356EA17D" w:rsidR="00D24C07" w:rsidRDefault="00D24C07">
      <w:pPr>
        <w:pStyle w:val="TOC4"/>
        <w:tabs>
          <w:tab w:val="left" w:pos="1760"/>
          <w:tab w:val="right" w:leader="dot" w:pos="8777"/>
        </w:tabs>
        <w:rPr>
          <w:ins w:id="487" w:author="phuong vu" w:date="2018-12-02T08:21:00Z"/>
          <w:rFonts w:asciiTheme="minorHAnsi" w:eastAsiaTheme="minorEastAsia" w:hAnsiTheme="minorHAnsi" w:cstheme="minorBidi"/>
          <w:noProof/>
          <w:sz w:val="22"/>
          <w:szCs w:val="22"/>
          <w:lang w:val="en-US"/>
        </w:rPr>
      </w:pPr>
      <w:ins w:id="488" w:author="phuong vu" w:date="2018-12-02T08:21:00Z">
        <w:r w:rsidRPr="003827C1">
          <w:rPr>
            <w:noProof/>
            <w:lang w:val="en-US"/>
          </w:rPr>
          <w:t>4.4.1.5</w:t>
        </w:r>
        <w:r>
          <w:rPr>
            <w:rFonts w:asciiTheme="minorHAnsi" w:eastAsiaTheme="minorEastAsia" w:hAnsiTheme="minorHAnsi" w:cstheme="minorBidi"/>
            <w:noProof/>
            <w:sz w:val="22"/>
            <w:szCs w:val="22"/>
            <w:lang w:val="en-US"/>
          </w:rPr>
          <w:tab/>
        </w:r>
        <w:r w:rsidRPr="003827C1">
          <w:rPr>
            <w:noProof/>
            <w:lang w:val="en-US"/>
          </w:rPr>
          <w:t>Cập nhật hóa đơn</w:t>
        </w:r>
        <w:r>
          <w:rPr>
            <w:noProof/>
          </w:rPr>
          <w:tab/>
        </w:r>
        <w:r>
          <w:rPr>
            <w:noProof/>
          </w:rPr>
          <w:fldChar w:fldCharType="begin"/>
        </w:r>
        <w:r>
          <w:rPr>
            <w:noProof/>
          </w:rPr>
          <w:instrText xml:space="preserve"> PAGEREF _Toc531502289 \h </w:instrText>
        </w:r>
        <w:r>
          <w:rPr>
            <w:noProof/>
          </w:rPr>
        </w:r>
      </w:ins>
      <w:r>
        <w:rPr>
          <w:noProof/>
        </w:rPr>
        <w:fldChar w:fldCharType="separate"/>
      </w:r>
      <w:ins w:id="489" w:author="phuong vu" w:date="2018-12-02T08:21:00Z">
        <w:r>
          <w:rPr>
            <w:noProof/>
          </w:rPr>
          <w:t>76</w:t>
        </w:r>
        <w:r>
          <w:rPr>
            <w:noProof/>
          </w:rPr>
          <w:fldChar w:fldCharType="end"/>
        </w:r>
      </w:ins>
    </w:p>
    <w:p w14:paraId="32CA9D21" w14:textId="4DBE2CD5" w:rsidR="00D24C07" w:rsidRDefault="00D24C07">
      <w:pPr>
        <w:pStyle w:val="TOC3"/>
        <w:tabs>
          <w:tab w:val="left" w:pos="1320"/>
          <w:tab w:val="right" w:leader="dot" w:pos="8777"/>
        </w:tabs>
        <w:rPr>
          <w:ins w:id="490" w:author="phuong vu" w:date="2018-12-02T08:21:00Z"/>
          <w:rFonts w:asciiTheme="minorHAnsi" w:eastAsiaTheme="minorEastAsia" w:hAnsiTheme="minorHAnsi" w:cstheme="minorBidi"/>
          <w:noProof/>
          <w:sz w:val="22"/>
          <w:szCs w:val="22"/>
          <w:lang w:val="en-US"/>
        </w:rPr>
      </w:pPr>
      <w:ins w:id="491" w:author="phuong vu" w:date="2018-12-02T08:21:00Z">
        <w:r>
          <w:rPr>
            <w:noProof/>
          </w:rPr>
          <w:t>4.4.2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_Toc531502290 \h </w:instrText>
        </w:r>
        <w:r>
          <w:rPr>
            <w:noProof/>
          </w:rPr>
        </w:r>
      </w:ins>
      <w:r>
        <w:rPr>
          <w:noProof/>
        </w:rPr>
        <w:fldChar w:fldCharType="separate"/>
      </w:r>
      <w:ins w:id="492" w:author="phuong vu" w:date="2018-12-02T08:21:00Z">
        <w:r>
          <w:rPr>
            <w:noProof/>
          </w:rPr>
          <w:t>77</w:t>
        </w:r>
        <w:r>
          <w:rPr>
            <w:noProof/>
          </w:rPr>
          <w:fldChar w:fldCharType="end"/>
        </w:r>
      </w:ins>
    </w:p>
    <w:p w14:paraId="21FABC7B" w14:textId="187A0F64" w:rsidR="00D24C07" w:rsidRDefault="00D24C07">
      <w:pPr>
        <w:pStyle w:val="TOC4"/>
        <w:tabs>
          <w:tab w:val="left" w:pos="1760"/>
          <w:tab w:val="right" w:leader="dot" w:pos="8777"/>
        </w:tabs>
        <w:rPr>
          <w:ins w:id="493" w:author="phuong vu" w:date="2018-12-02T08:21:00Z"/>
          <w:rFonts w:asciiTheme="minorHAnsi" w:eastAsiaTheme="minorEastAsia" w:hAnsiTheme="minorHAnsi" w:cstheme="minorBidi"/>
          <w:noProof/>
          <w:sz w:val="22"/>
          <w:szCs w:val="22"/>
          <w:lang w:val="en-US"/>
        </w:rPr>
      </w:pPr>
      <w:ins w:id="494" w:author="phuong vu" w:date="2018-12-02T08:21:00Z">
        <w:r>
          <w:rPr>
            <w:noProof/>
          </w:rPr>
          <w:t>4.4.2.1</w:t>
        </w:r>
        <w:r>
          <w:rPr>
            <w:rFonts w:asciiTheme="minorHAnsi" w:eastAsiaTheme="minorEastAsia" w:hAnsiTheme="minorHAnsi" w:cstheme="minorBidi"/>
            <w:noProof/>
            <w:sz w:val="22"/>
            <w:szCs w:val="22"/>
            <w:lang w:val="en-US"/>
          </w:rPr>
          <w:tab/>
        </w:r>
        <w:r w:rsidRPr="003827C1">
          <w:rPr>
            <w:noProof/>
            <w:lang w:val="en-US"/>
          </w:rPr>
          <w:t>Xem danh sách biên nhận theo trạng thái</w:t>
        </w:r>
        <w:r>
          <w:rPr>
            <w:noProof/>
          </w:rPr>
          <w:tab/>
        </w:r>
        <w:r>
          <w:rPr>
            <w:noProof/>
          </w:rPr>
          <w:fldChar w:fldCharType="begin"/>
        </w:r>
        <w:r>
          <w:rPr>
            <w:noProof/>
          </w:rPr>
          <w:instrText xml:space="preserve"> PAGEREF _Toc531502291 \h </w:instrText>
        </w:r>
        <w:r>
          <w:rPr>
            <w:noProof/>
          </w:rPr>
        </w:r>
      </w:ins>
      <w:r>
        <w:rPr>
          <w:noProof/>
        </w:rPr>
        <w:fldChar w:fldCharType="separate"/>
      </w:r>
      <w:ins w:id="495" w:author="phuong vu" w:date="2018-12-02T08:21:00Z">
        <w:r>
          <w:rPr>
            <w:noProof/>
          </w:rPr>
          <w:t>77</w:t>
        </w:r>
        <w:r>
          <w:rPr>
            <w:noProof/>
          </w:rPr>
          <w:fldChar w:fldCharType="end"/>
        </w:r>
      </w:ins>
    </w:p>
    <w:p w14:paraId="2B1D7039" w14:textId="1E75ED4E" w:rsidR="00D24C07" w:rsidRDefault="00D24C07">
      <w:pPr>
        <w:pStyle w:val="TOC4"/>
        <w:tabs>
          <w:tab w:val="left" w:pos="1760"/>
          <w:tab w:val="right" w:leader="dot" w:pos="8777"/>
        </w:tabs>
        <w:rPr>
          <w:ins w:id="496" w:author="phuong vu" w:date="2018-12-02T08:21:00Z"/>
          <w:rFonts w:asciiTheme="minorHAnsi" w:eastAsiaTheme="minorEastAsia" w:hAnsiTheme="minorHAnsi" w:cstheme="minorBidi"/>
          <w:noProof/>
          <w:sz w:val="22"/>
          <w:szCs w:val="22"/>
          <w:lang w:val="en-US"/>
        </w:rPr>
      </w:pPr>
      <w:ins w:id="497" w:author="phuong vu" w:date="2018-12-02T08:21:00Z">
        <w:r w:rsidRPr="003827C1">
          <w:rPr>
            <w:noProof/>
            <w:lang w:val="en-US"/>
          </w:rPr>
          <w:t>4.4.2.2</w:t>
        </w:r>
        <w:r>
          <w:rPr>
            <w:rFonts w:asciiTheme="minorHAnsi" w:eastAsiaTheme="minorEastAsia" w:hAnsiTheme="minorHAnsi" w:cstheme="minorBidi"/>
            <w:noProof/>
            <w:sz w:val="22"/>
            <w:szCs w:val="22"/>
            <w:lang w:val="en-US"/>
          </w:rPr>
          <w:tab/>
        </w:r>
        <w:r w:rsidRPr="003827C1">
          <w:rPr>
            <w:noProof/>
            <w:lang w:val="en-US"/>
          </w:rPr>
          <w:t>Thay đổi trạng thái biên nhận</w:t>
        </w:r>
        <w:r>
          <w:rPr>
            <w:noProof/>
          </w:rPr>
          <w:tab/>
        </w:r>
        <w:r>
          <w:rPr>
            <w:noProof/>
          </w:rPr>
          <w:fldChar w:fldCharType="begin"/>
        </w:r>
        <w:r>
          <w:rPr>
            <w:noProof/>
          </w:rPr>
          <w:instrText xml:space="preserve"> PAGEREF _Toc531502292 \h </w:instrText>
        </w:r>
        <w:r>
          <w:rPr>
            <w:noProof/>
          </w:rPr>
        </w:r>
      </w:ins>
      <w:r>
        <w:rPr>
          <w:noProof/>
        </w:rPr>
        <w:fldChar w:fldCharType="separate"/>
      </w:r>
      <w:ins w:id="498" w:author="phuong vu" w:date="2018-12-02T08:21:00Z">
        <w:r>
          <w:rPr>
            <w:noProof/>
          </w:rPr>
          <w:t>78</w:t>
        </w:r>
        <w:r>
          <w:rPr>
            <w:noProof/>
          </w:rPr>
          <w:fldChar w:fldCharType="end"/>
        </w:r>
      </w:ins>
    </w:p>
    <w:p w14:paraId="2366F903" w14:textId="57039897" w:rsidR="00D24C07" w:rsidRDefault="00D24C07">
      <w:pPr>
        <w:pStyle w:val="TOC4"/>
        <w:tabs>
          <w:tab w:val="left" w:pos="1760"/>
          <w:tab w:val="right" w:leader="dot" w:pos="8777"/>
        </w:tabs>
        <w:rPr>
          <w:ins w:id="499" w:author="phuong vu" w:date="2018-12-02T08:21:00Z"/>
          <w:rFonts w:asciiTheme="minorHAnsi" w:eastAsiaTheme="minorEastAsia" w:hAnsiTheme="minorHAnsi" w:cstheme="minorBidi"/>
          <w:noProof/>
          <w:sz w:val="22"/>
          <w:szCs w:val="22"/>
          <w:lang w:val="en-US"/>
        </w:rPr>
      </w:pPr>
      <w:ins w:id="500" w:author="phuong vu" w:date="2018-12-02T08:21:00Z">
        <w:r w:rsidRPr="003827C1">
          <w:rPr>
            <w:noProof/>
            <w:lang w:val="en-US"/>
          </w:rPr>
          <w:t>4.4.2.3</w:t>
        </w:r>
        <w:r>
          <w:rPr>
            <w:rFonts w:asciiTheme="minorHAnsi" w:eastAsiaTheme="minorEastAsia" w:hAnsiTheme="minorHAnsi" w:cstheme="minorBidi"/>
            <w:noProof/>
            <w:sz w:val="22"/>
            <w:szCs w:val="22"/>
            <w:lang w:val="en-US"/>
          </w:rPr>
          <w:tab/>
        </w:r>
        <w:r w:rsidRPr="003827C1">
          <w:rPr>
            <w:noProof/>
            <w:lang w:val="en-US"/>
          </w:rPr>
          <w:t>Cập nhật biên nhận</w:t>
        </w:r>
        <w:r>
          <w:rPr>
            <w:noProof/>
          </w:rPr>
          <w:tab/>
        </w:r>
        <w:r>
          <w:rPr>
            <w:noProof/>
          </w:rPr>
          <w:fldChar w:fldCharType="begin"/>
        </w:r>
        <w:r>
          <w:rPr>
            <w:noProof/>
          </w:rPr>
          <w:instrText xml:space="preserve"> PAGEREF _Toc531502293 \h </w:instrText>
        </w:r>
        <w:r>
          <w:rPr>
            <w:noProof/>
          </w:rPr>
        </w:r>
      </w:ins>
      <w:r>
        <w:rPr>
          <w:noProof/>
        </w:rPr>
        <w:fldChar w:fldCharType="separate"/>
      </w:r>
      <w:ins w:id="501" w:author="phuong vu" w:date="2018-12-02T08:21:00Z">
        <w:r>
          <w:rPr>
            <w:noProof/>
          </w:rPr>
          <w:t>79</w:t>
        </w:r>
        <w:r>
          <w:rPr>
            <w:noProof/>
          </w:rPr>
          <w:fldChar w:fldCharType="end"/>
        </w:r>
      </w:ins>
    </w:p>
    <w:p w14:paraId="406BB00F" w14:textId="5D443D8D" w:rsidR="00D24C07" w:rsidRDefault="00D24C07">
      <w:pPr>
        <w:pStyle w:val="TOC3"/>
        <w:tabs>
          <w:tab w:val="left" w:pos="1320"/>
          <w:tab w:val="right" w:leader="dot" w:pos="8777"/>
        </w:tabs>
        <w:rPr>
          <w:ins w:id="502" w:author="phuong vu" w:date="2018-12-02T08:21:00Z"/>
          <w:rFonts w:asciiTheme="minorHAnsi" w:eastAsiaTheme="minorEastAsia" w:hAnsiTheme="minorHAnsi" w:cstheme="minorBidi"/>
          <w:noProof/>
          <w:sz w:val="22"/>
          <w:szCs w:val="22"/>
          <w:lang w:val="en-US"/>
        </w:rPr>
      </w:pPr>
      <w:ins w:id="503" w:author="phuong vu" w:date="2018-12-02T08:21:00Z">
        <w:r>
          <w:rPr>
            <w:noProof/>
          </w:rPr>
          <w:t>4.4.3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_Toc531502294 \h </w:instrText>
        </w:r>
        <w:r>
          <w:rPr>
            <w:noProof/>
          </w:rPr>
        </w:r>
      </w:ins>
      <w:r>
        <w:rPr>
          <w:noProof/>
        </w:rPr>
        <w:fldChar w:fldCharType="separate"/>
      </w:r>
      <w:ins w:id="504" w:author="phuong vu" w:date="2018-12-02T08:21:00Z">
        <w:r>
          <w:rPr>
            <w:noProof/>
          </w:rPr>
          <w:t>80</w:t>
        </w:r>
        <w:r>
          <w:rPr>
            <w:noProof/>
          </w:rPr>
          <w:fldChar w:fldCharType="end"/>
        </w:r>
      </w:ins>
    </w:p>
    <w:p w14:paraId="7E4E07F9" w14:textId="728814EE" w:rsidR="00D24C07" w:rsidRDefault="00D24C07">
      <w:pPr>
        <w:pStyle w:val="TOC3"/>
        <w:tabs>
          <w:tab w:val="left" w:pos="1320"/>
          <w:tab w:val="right" w:leader="dot" w:pos="8777"/>
        </w:tabs>
        <w:rPr>
          <w:ins w:id="505" w:author="phuong vu" w:date="2018-12-02T08:21:00Z"/>
          <w:rFonts w:asciiTheme="minorHAnsi" w:eastAsiaTheme="minorEastAsia" w:hAnsiTheme="minorHAnsi" w:cstheme="minorBidi"/>
          <w:noProof/>
          <w:sz w:val="22"/>
          <w:szCs w:val="22"/>
          <w:lang w:val="en-US"/>
        </w:rPr>
      </w:pPr>
      <w:ins w:id="506" w:author="phuong vu" w:date="2018-12-02T08:21:00Z">
        <w:r>
          <w:rPr>
            <w:noProof/>
          </w:rPr>
          <w:t>4.4.4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_Toc531502295 \h </w:instrText>
        </w:r>
        <w:r>
          <w:rPr>
            <w:noProof/>
          </w:rPr>
        </w:r>
      </w:ins>
      <w:r>
        <w:rPr>
          <w:noProof/>
        </w:rPr>
        <w:fldChar w:fldCharType="separate"/>
      </w:r>
      <w:ins w:id="507" w:author="phuong vu" w:date="2018-12-02T08:21:00Z">
        <w:r>
          <w:rPr>
            <w:noProof/>
          </w:rPr>
          <w:t>81</w:t>
        </w:r>
        <w:r>
          <w:rPr>
            <w:noProof/>
          </w:rPr>
          <w:fldChar w:fldCharType="end"/>
        </w:r>
      </w:ins>
    </w:p>
    <w:p w14:paraId="1294DFC9" w14:textId="4AC0E296" w:rsidR="00D24C07" w:rsidRDefault="00D24C07">
      <w:pPr>
        <w:pStyle w:val="TOC3"/>
        <w:tabs>
          <w:tab w:val="left" w:pos="1320"/>
          <w:tab w:val="right" w:leader="dot" w:pos="8777"/>
        </w:tabs>
        <w:rPr>
          <w:ins w:id="508" w:author="phuong vu" w:date="2018-12-02T08:21:00Z"/>
          <w:rFonts w:asciiTheme="minorHAnsi" w:eastAsiaTheme="minorEastAsia" w:hAnsiTheme="minorHAnsi" w:cstheme="minorBidi"/>
          <w:noProof/>
          <w:sz w:val="22"/>
          <w:szCs w:val="22"/>
          <w:lang w:val="en-US"/>
        </w:rPr>
      </w:pPr>
      <w:ins w:id="509" w:author="phuong vu" w:date="2018-12-02T08:21:00Z">
        <w:r>
          <w:rPr>
            <w:noProof/>
          </w:rPr>
          <w:t>4.4.5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_Toc531502296 \h </w:instrText>
        </w:r>
        <w:r>
          <w:rPr>
            <w:noProof/>
          </w:rPr>
        </w:r>
      </w:ins>
      <w:r>
        <w:rPr>
          <w:noProof/>
        </w:rPr>
        <w:fldChar w:fldCharType="separate"/>
      </w:r>
      <w:ins w:id="510" w:author="phuong vu" w:date="2018-12-02T08:21:00Z">
        <w:r>
          <w:rPr>
            <w:noProof/>
          </w:rPr>
          <w:t>82</w:t>
        </w:r>
        <w:r>
          <w:rPr>
            <w:noProof/>
          </w:rPr>
          <w:fldChar w:fldCharType="end"/>
        </w:r>
      </w:ins>
    </w:p>
    <w:p w14:paraId="7459CD1A" w14:textId="65F007A9" w:rsidR="00D24C07" w:rsidRDefault="00D24C07">
      <w:pPr>
        <w:pStyle w:val="TOC3"/>
        <w:tabs>
          <w:tab w:val="left" w:pos="1320"/>
          <w:tab w:val="right" w:leader="dot" w:pos="8777"/>
        </w:tabs>
        <w:rPr>
          <w:ins w:id="511" w:author="phuong vu" w:date="2018-12-02T08:21:00Z"/>
          <w:rFonts w:asciiTheme="minorHAnsi" w:eastAsiaTheme="minorEastAsia" w:hAnsiTheme="minorHAnsi" w:cstheme="minorBidi"/>
          <w:noProof/>
          <w:sz w:val="22"/>
          <w:szCs w:val="22"/>
          <w:lang w:val="en-US"/>
        </w:rPr>
      </w:pPr>
      <w:ins w:id="512" w:author="phuong vu" w:date="2018-12-02T08:21:00Z">
        <w:r>
          <w:rPr>
            <w:noProof/>
          </w:rPr>
          <w:t>4.4.6</w:t>
        </w:r>
        <w:r>
          <w:rPr>
            <w:rFonts w:asciiTheme="minorHAnsi" w:eastAsiaTheme="minorEastAsia" w:hAnsiTheme="minorHAnsi" w:cstheme="minorBidi"/>
            <w:noProof/>
            <w:sz w:val="22"/>
            <w:szCs w:val="22"/>
            <w:lang w:val="en-US"/>
          </w:rPr>
          <w:tab/>
        </w:r>
        <w:r>
          <w:rPr>
            <w:noProof/>
          </w:rPr>
          <w:t>Đăng nhập, đăng xuất</w:t>
        </w:r>
        <w:r>
          <w:rPr>
            <w:noProof/>
          </w:rPr>
          <w:tab/>
        </w:r>
        <w:r>
          <w:rPr>
            <w:noProof/>
          </w:rPr>
          <w:fldChar w:fldCharType="begin"/>
        </w:r>
        <w:r>
          <w:rPr>
            <w:noProof/>
          </w:rPr>
          <w:instrText xml:space="preserve"> PAGEREF _Toc531502297 \h </w:instrText>
        </w:r>
        <w:r>
          <w:rPr>
            <w:noProof/>
          </w:rPr>
        </w:r>
      </w:ins>
      <w:r>
        <w:rPr>
          <w:noProof/>
        </w:rPr>
        <w:fldChar w:fldCharType="separate"/>
      </w:r>
      <w:ins w:id="513" w:author="phuong vu" w:date="2018-12-02T08:21:00Z">
        <w:r>
          <w:rPr>
            <w:noProof/>
          </w:rPr>
          <w:t>83</w:t>
        </w:r>
        <w:r>
          <w:rPr>
            <w:noProof/>
          </w:rPr>
          <w:fldChar w:fldCharType="end"/>
        </w:r>
      </w:ins>
    </w:p>
    <w:p w14:paraId="341E494B" w14:textId="2CD7FD90" w:rsidR="00D24C07" w:rsidRDefault="00D24C07">
      <w:pPr>
        <w:pStyle w:val="TOC1"/>
        <w:rPr>
          <w:ins w:id="514" w:author="phuong vu" w:date="2018-12-02T08:21:00Z"/>
          <w:rFonts w:asciiTheme="minorHAnsi" w:eastAsiaTheme="minorEastAsia" w:hAnsiTheme="minorHAnsi" w:cstheme="minorBidi"/>
          <w:noProof/>
          <w:sz w:val="22"/>
          <w:szCs w:val="22"/>
          <w:lang w:val="en-US"/>
        </w:rPr>
      </w:pPr>
      <w:ins w:id="515" w:author="phuong vu" w:date="2018-12-02T08:21:00Z">
        <w:r>
          <w:rPr>
            <w:noProof/>
          </w:rPr>
          <w:t>PHẦN KẾT LUẬN</w:t>
        </w:r>
        <w:r>
          <w:rPr>
            <w:noProof/>
          </w:rPr>
          <w:tab/>
        </w:r>
        <w:r>
          <w:rPr>
            <w:noProof/>
          </w:rPr>
          <w:fldChar w:fldCharType="begin"/>
        </w:r>
        <w:r>
          <w:rPr>
            <w:noProof/>
          </w:rPr>
          <w:instrText xml:space="preserve"> PAGEREF _Toc531502298 \h </w:instrText>
        </w:r>
        <w:r>
          <w:rPr>
            <w:noProof/>
          </w:rPr>
        </w:r>
      </w:ins>
      <w:r>
        <w:rPr>
          <w:noProof/>
        </w:rPr>
        <w:fldChar w:fldCharType="separate"/>
      </w:r>
      <w:ins w:id="516" w:author="phuong vu" w:date="2018-12-02T08:21:00Z">
        <w:r>
          <w:rPr>
            <w:noProof/>
          </w:rPr>
          <w:t>85</w:t>
        </w:r>
        <w:r>
          <w:rPr>
            <w:noProof/>
          </w:rPr>
          <w:fldChar w:fldCharType="end"/>
        </w:r>
      </w:ins>
    </w:p>
    <w:p w14:paraId="08EE9CFD" w14:textId="5BD1FC53" w:rsidR="00D24C07" w:rsidRDefault="00D24C07">
      <w:pPr>
        <w:pStyle w:val="TOC2"/>
        <w:tabs>
          <w:tab w:val="left" w:pos="880"/>
          <w:tab w:val="right" w:leader="dot" w:pos="8777"/>
        </w:tabs>
        <w:rPr>
          <w:ins w:id="517" w:author="phuong vu" w:date="2018-12-02T08:21:00Z"/>
          <w:rFonts w:asciiTheme="minorHAnsi" w:eastAsiaTheme="minorEastAsia" w:hAnsiTheme="minorHAnsi" w:cstheme="minorBidi"/>
          <w:noProof/>
          <w:sz w:val="22"/>
          <w:szCs w:val="22"/>
          <w:lang w:val="en-US"/>
        </w:rPr>
      </w:pPr>
      <w:ins w:id="518" w:author="phuong vu" w:date="2018-12-02T08:21:00Z">
        <w:r>
          <w:rPr>
            <w:noProof/>
          </w:rPr>
          <w:t>4.1</w:t>
        </w:r>
        <w:r>
          <w:rPr>
            <w:rFonts w:asciiTheme="minorHAnsi" w:eastAsiaTheme="minorEastAsia" w:hAnsiTheme="minorHAnsi" w:cstheme="minorBidi"/>
            <w:noProof/>
            <w:sz w:val="22"/>
            <w:szCs w:val="22"/>
            <w:lang w:val="en-US"/>
          </w:rPr>
          <w:tab/>
        </w:r>
        <w:r>
          <w:rPr>
            <w:noProof/>
          </w:rPr>
          <w:t>Kết quả đạt được</w:t>
        </w:r>
        <w:r>
          <w:rPr>
            <w:noProof/>
          </w:rPr>
          <w:tab/>
        </w:r>
        <w:r>
          <w:rPr>
            <w:noProof/>
          </w:rPr>
          <w:fldChar w:fldCharType="begin"/>
        </w:r>
        <w:r>
          <w:rPr>
            <w:noProof/>
          </w:rPr>
          <w:instrText xml:space="preserve"> PAGEREF _Toc531502299 \h </w:instrText>
        </w:r>
        <w:r>
          <w:rPr>
            <w:noProof/>
          </w:rPr>
        </w:r>
      </w:ins>
      <w:r>
        <w:rPr>
          <w:noProof/>
        </w:rPr>
        <w:fldChar w:fldCharType="separate"/>
      </w:r>
      <w:ins w:id="519" w:author="phuong vu" w:date="2018-12-02T08:21:00Z">
        <w:r>
          <w:rPr>
            <w:noProof/>
          </w:rPr>
          <w:t>85</w:t>
        </w:r>
        <w:r>
          <w:rPr>
            <w:noProof/>
          </w:rPr>
          <w:fldChar w:fldCharType="end"/>
        </w:r>
      </w:ins>
    </w:p>
    <w:p w14:paraId="4509481D" w14:textId="6ACE45CF" w:rsidR="00D24C07" w:rsidRDefault="00D24C07">
      <w:pPr>
        <w:pStyle w:val="TOC3"/>
        <w:tabs>
          <w:tab w:val="left" w:pos="1320"/>
          <w:tab w:val="right" w:leader="dot" w:pos="8777"/>
        </w:tabs>
        <w:rPr>
          <w:ins w:id="520" w:author="phuong vu" w:date="2018-12-02T08:21:00Z"/>
          <w:rFonts w:asciiTheme="minorHAnsi" w:eastAsiaTheme="minorEastAsia" w:hAnsiTheme="minorHAnsi" w:cstheme="minorBidi"/>
          <w:noProof/>
          <w:sz w:val="22"/>
          <w:szCs w:val="22"/>
          <w:lang w:val="en-US"/>
        </w:rPr>
      </w:pPr>
      <w:ins w:id="521" w:author="phuong vu" w:date="2018-12-02T08:21:00Z">
        <w:r>
          <w:rPr>
            <w:noProof/>
          </w:rPr>
          <w:t>4.1.1</w:t>
        </w:r>
        <w:r>
          <w:rPr>
            <w:rFonts w:asciiTheme="minorHAnsi" w:eastAsiaTheme="minorEastAsia" w:hAnsiTheme="minorHAnsi" w:cstheme="minorBidi"/>
            <w:noProof/>
            <w:sz w:val="22"/>
            <w:szCs w:val="22"/>
            <w:lang w:val="en-US"/>
          </w:rPr>
          <w:tab/>
        </w:r>
        <w:r>
          <w:rPr>
            <w:noProof/>
          </w:rPr>
          <w:t>Về lí thuyết</w:t>
        </w:r>
        <w:r>
          <w:rPr>
            <w:noProof/>
          </w:rPr>
          <w:tab/>
        </w:r>
        <w:r>
          <w:rPr>
            <w:noProof/>
          </w:rPr>
          <w:fldChar w:fldCharType="begin"/>
        </w:r>
        <w:r>
          <w:rPr>
            <w:noProof/>
          </w:rPr>
          <w:instrText xml:space="preserve"> PAGEREF _Toc531502300 \h </w:instrText>
        </w:r>
        <w:r>
          <w:rPr>
            <w:noProof/>
          </w:rPr>
        </w:r>
      </w:ins>
      <w:r>
        <w:rPr>
          <w:noProof/>
        </w:rPr>
        <w:fldChar w:fldCharType="separate"/>
      </w:r>
      <w:ins w:id="522" w:author="phuong vu" w:date="2018-12-02T08:21:00Z">
        <w:r>
          <w:rPr>
            <w:noProof/>
          </w:rPr>
          <w:t>85</w:t>
        </w:r>
        <w:r>
          <w:rPr>
            <w:noProof/>
          </w:rPr>
          <w:fldChar w:fldCharType="end"/>
        </w:r>
      </w:ins>
    </w:p>
    <w:p w14:paraId="10204ED7" w14:textId="0EEB6A30" w:rsidR="00D24C07" w:rsidRDefault="00D24C07">
      <w:pPr>
        <w:pStyle w:val="TOC3"/>
        <w:tabs>
          <w:tab w:val="left" w:pos="1320"/>
          <w:tab w:val="right" w:leader="dot" w:pos="8777"/>
        </w:tabs>
        <w:rPr>
          <w:ins w:id="523" w:author="phuong vu" w:date="2018-12-02T08:21:00Z"/>
          <w:rFonts w:asciiTheme="minorHAnsi" w:eastAsiaTheme="minorEastAsia" w:hAnsiTheme="minorHAnsi" w:cstheme="minorBidi"/>
          <w:noProof/>
          <w:sz w:val="22"/>
          <w:szCs w:val="22"/>
          <w:lang w:val="en-US"/>
        </w:rPr>
      </w:pPr>
      <w:ins w:id="524" w:author="phuong vu" w:date="2018-12-02T08:21:00Z">
        <w:r>
          <w:rPr>
            <w:noProof/>
          </w:rPr>
          <w:t>4.1.2</w:t>
        </w:r>
        <w:r>
          <w:rPr>
            <w:rFonts w:asciiTheme="minorHAnsi" w:eastAsiaTheme="minorEastAsia" w:hAnsiTheme="minorHAnsi" w:cstheme="minorBidi"/>
            <w:noProof/>
            <w:sz w:val="22"/>
            <w:szCs w:val="22"/>
            <w:lang w:val="en-US"/>
          </w:rPr>
          <w:tab/>
        </w:r>
        <w:r>
          <w:rPr>
            <w:noProof/>
          </w:rPr>
          <w:t>Về chức năng</w:t>
        </w:r>
        <w:r>
          <w:rPr>
            <w:noProof/>
          </w:rPr>
          <w:tab/>
        </w:r>
        <w:r>
          <w:rPr>
            <w:noProof/>
          </w:rPr>
          <w:fldChar w:fldCharType="begin"/>
        </w:r>
        <w:r>
          <w:rPr>
            <w:noProof/>
          </w:rPr>
          <w:instrText xml:space="preserve"> PAGEREF _Toc531502301 \h </w:instrText>
        </w:r>
        <w:r>
          <w:rPr>
            <w:noProof/>
          </w:rPr>
        </w:r>
      </w:ins>
      <w:r>
        <w:rPr>
          <w:noProof/>
        </w:rPr>
        <w:fldChar w:fldCharType="separate"/>
      </w:r>
      <w:ins w:id="525" w:author="phuong vu" w:date="2018-12-02T08:21:00Z">
        <w:r>
          <w:rPr>
            <w:noProof/>
          </w:rPr>
          <w:t>85</w:t>
        </w:r>
        <w:r>
          <w:rPr>
            <w:noProof/>
          </w:rPr>
          <w:fldChar w:fldCharType="end"/>
        </w:r>
      </w:ins>
    </w:p>
    <w:p w14:paraId="427D3A77" w14:textId="5BE648D1" w:rsidR="00D24C07" w:rsidRDefault="00D24C07">
      <w:pPr>
        <w:pStyle w:val="TOC2"/>
        <w:tabs>
          <w:tab w:val="left" w:pos="880"/>
          <w:tab w:val="right" w:leader="dot" w:pos="8777"/>
        </w:tabs>
        <w:rPr>
          <w:ins w:id="526" w:author="phuong vu" w:date="2018-12-02T08:21:00Z"/>
          <w:rFonts w:asciiTheme="minorHAnsi" w:eastAsiaTheme="minorEastAsia" w:hAnsiTheme="minorHAnsi" w:cstheme="minorBidi"/>
          <w:noProof/>
          <w:sz w:val="22"/>
          <w:szCs w:val="22"/>
          <w:lang w:val="en-US"/>
        </w:rPr>
      </w:pPr>
      <w:ins w:id="527" w:author="phuong vu" w:date="2018-12-02T08:21:00Z">
        <w:r w:rsidRPr="003827C1">
          <w:rPr>
            <w:noProof/>
          </w:rPr>
          <w:lastRenderedPageBreak/>
          <w:t>4.2</w:t>
        </w:r>
        <w:r>
          <w:rPr>
            <w:rFonts w:asciiTheme="minorHAnsi" w:eastAsiaTheme="minorEastAsia" w:hAnsiTheme="minorHAnsi" w:cstheme="minorBidi"/>
            <w:noProof/>
            <w:sz w:val="22"/>
            <w:szCs w:val="22"/>
            <w:lang w:val="en-US"/>
          </w:rPr>
          <w:tab/>
        </w:r>
        <w:r w:rsidRPr="003827C1">
          <w:rPr>
            <w:noProof/>
          </w:rPr>
          <w:t>Hạn chế</w:t>
        </w:r>
        <w:r>
          <w:rPr>
            <w:noProof/>
          </w:rPr>
          <w:tab/>
        </w:r>
        <w:r>
          <w:rPr>
            <w:noProof/>
          </w:rPr>
          <w:fldChar w:fldCharType="begin"/>
        </w:r>
        <w:r>
          <w:rPr>
            <w:noProof/>
          </w:rPr>
          <w:instrText xml:space="preserve"> PAGEREF _Toc531502302 \h </w:instrText>
        </w:r>
        <w:r>
          <w:rPr>
            <w:noProof/>
          </w:rPr>
        </w:r>
      </w:ins>
      <w:r>
        <w:rPr>
          <w:noProof/>
        </w:rPr>
        <w:fldChar w:fldCharType="separate"/>
      </w:r>
      <w:ins w:id="528" w:author="phuong vu" w:date="2018-12-02T08:21:00Z">
        <w:r>
          <w:rPr>
            <w:noProof/>
          </w:rPr>
          <w:t>85</w:t>
        </w:r>
        <w:r>
          <w:rPr>
            <w:noProof/>
          </w:rPr>
          <w:fldChar w:fldCharType="end"/>
        </w:r>
      </w:ins>
    </w:p>
    <w:p w14:paraId="5938AF16" w14:textId="3685F7B7" w:rsidR="00D24C07" w:rsidRDefault="00D24C07">
      <w:pPr>
        <w:pStyle w:val="TOC2"/>
        <w:tabs>
          <w:tab w:val="left" w:pos="880"/>
          <w:tab w:val="right" w:leader="dot" w:pos="8777"/>
        </w:tabs>
        <w:rPr>
          <w:ins w:id="529" w:author="phuong vu" w:date="2018-12-02T08:21:00Z"/>
          <w:rFonts w:asciiTheme="minorHAnsi" w:eastAsiaTheme="minorEastAsia" w:hAnsiTheme="minorHAnsi" w:cstheme="minorBidi"/>
          <w:noProof/>
          <w:sz w:val="22"/>
          <w:szCs w:val="22"/>
          <w:lang w:val="en-US"/>
        </w:rPr>
      </w:pPr>
      <w:ins w:id="530" w:author="phuong vu" w:date="2018-12-02T08:21:00Z">
        <w:r w:rsidRPr="003827C1">
          <w:rPr>
            <w:noProof/>
          </w:rPr>
          <w:t>4.3</w:t>
        </w:r>
        <w:r>
          <w:rPr>
            <w:rFonts w:asciiTheme="minorHAnsi" w:eastAsiaTheme="minorEastAsia" w:hAnsiTheme="minorHAnsi" w:cstheme="minorBidi"/>
            <w:noProof/>
            <w:sz w:val="22"/>
            <w:szCs w:val="22"/>
            <w:lang w:val="en-US"/>
          </w:rPr>
          <w:tab/>
        </w:r>
        <w:r w:rsidRPr="003827C1">
          <w:rPr>
            <w:noProof/>
          </w:rPr>
          <w:t>Hướng phát triển</w:t>
        </w:r>
        <w:r>
          <w:rPr>
            <w:noProof/>
          </w:rPr>
          <w:tab/>
        </w:r>
        <w:r>
          <w:rPr>
            <w:noProof/>
          </w:rPr>
          <w:fldChar w:fldCharType="begin"/>
        </w:r>
        <w:r>
          <w:rPr>
            <w:noProof/>
          </w:rPr>
          <w:instrText xml:space="preserve"> PAGEREF _Toc531502303 \h </w:instrText>
        </w:r>
        <w:r>
          <w:rPr>
            <w:noProof/>
          </w:rPr>
        </w:r>
      </w:ins>
      <w:r>
        <w:rPr>
          <w:noProof/>
        </w:rPr>
        <w:fldChar w:fldCharType="separate"/>
      </w:r>
      <w:ins w:id="531" w:author="phuong vu" w:date="2018-12-02T08:21:00Z">
        <w:r>
          <w:rPr>
            <w:noProof/>
          </w:rPr>
          <w:t>85</w:t>
        </w:r>
        <w:r>
          <w:rPr>
            <w:noProof/>
          </w:rPr>
          <w:fldChar w:fldCharType="end"/>
        </w:r>
      </w:ins>
    </w:p>
    <w:p w14:paraId="6EA1C03F" w14:textId="4DE2CECA" w:rsidR="00D24C07" w:rsidRDefault="00D24C07">
      <w:pPr>
        <w:pStyle w:val="TOC1"/>
        <w:rPr>
          <w:ins w:id="532" w:author="phuong vu" w:date="2018-12-02T08:21:00Z"/>
          <w:rFonts w:asciiTheme="minorHAnsi" w:eastAsiaTheme="minorEastAsia" w:hAnsiTheme="minorHAnsi" w:cstheme="minorBidi"/>
          <w:noProof/>
          <w:sz w:val="22"/>
          <w:szCs w:val="22"/>
          <w:lang w:val="en-US"/>
        </w:rPr>
      </w:pPr>
      <w:ins w:id="533" w:author="phuong vu" w:date="2018-12-02T08:21:00Z">
        <w:r w:rsidRPr="003827C1">
          <w:rPr>
            <w:noProof/>
          </w:rPr>
          <w:t>PHỤ LỤC</w:t>
        </w:r>
        <w:r>
          <w:rPr>
            <w:noProof/>
          </w:rPr>
          <w:tab/>
        </w:r>
        <w:r>
          <w:rPr>
            <w:noProof/>
          </w:rPr>
          <w:fldChar w:fldCharType="begin"/>
        </w:r>
        <w:r>
          <w:rPr>
            <w:noProof/>
          </w:rPr>
          <w:instrText xml:space="preserve"> PAGEREF _Toc531502304 \h </w:instrText>
        </w:r>
        <w:r>
          <w:rPr>
            <w:noProof/>
          </w:rPr>
        </w:r>
      </w:ins>
      <w:r>
        <w:rPr>
          <w:noProof/>
        </w:rPr>
        <w:fldChar w:fldCharType="separate"/>
      </w:r>
      <w:ins w:id="534" w:author="phuong vu" w:date="2018-12-02T08:21:00Z">
        <w:r>
          <w:rPr>
            <w:noProof/>
          </w:rPr>
          <w:t>86</w:t>
        </w:r>
        <w:r>
          <w:rPr>
            <w:noProof/>
          </w:rPr>
          <w:fldChar w:fldCharType="end"/>
        </w:r>
      </w:ins>
    </w:p>
    <w:p w14:paraId="4E59283F" w14:textId="4409E122" w:rsidR="00D24C07" w:rsidRDefault="00D24C07">
      <w:pPr>
        <w:pStyle w:val="TOC2"/>
        <w:tabs>
          <w:tab w:val="left" w:pos="660"/>
          <w:tab w:val="right" w:leader="dot" w:pos="8777"/>
        </w:tabs>
        <w:rPr>
          <w:ins w:id="535" w:author="phuong vu" w:date="2018-12-02T08:21:00Z"/>
          <w:rFonts w:asciiTheme="minorHAnsi" w:eastAsiaTheme="minorEastAsia" w:hAnsiTheme="minorHAnsi" w:cstheme="minorBidi"/>
          <w:noProof/>
          <w:sz w:val="22"/>
          <w:szCs w:val="22"/>
          <w:lang w:val="en-US"/>
        </w:rPr>
      </w:pPr>
      <w:ins w:id="536" w:author="phuong vu" w:date="2018-12-02T08:21:00Z">
        <w:r>
          <w:rPr>
            <w:noProof/>
          </w:rPr>
          <w:t>1.</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_Toc531502305 \h </w:instrText>
        </w:r>
        <w:r>
          <w:rPr>
            <w:noProof/>
          </w:rPr>
        </w:r>
      </w:ins>
      <w:r>
        <w:rPr>
          <w:noProof/>
        </w:rPr>
        <w:fldChar w:fldCharType="separate"/>
      </w:r>
      <w:ins w:id="537" w:author="phuong vu" w:date="2018-12-02T08:21:00Z">
        <w:r>
          <w:rPr>
            <w:noProof/>
          </w:rPr>
          <w:t>86</w:t>
        </w:r>
        <w:r>
          <w:rPr>
            <w:noProof/>
          </w:rPr>
          <w:fldChar w:fldCharType="end"/>
        </w:r>
      </w:ins>
    </w:p>
    <w:p w14:paraId="4D69E05D" w14:textId="6FD2EDCA" w:rsidR="00D24C07" w:rsidRDefault="00D24C07">
      <w:pPr>
        <w:pStyle w:val="TOC2"/>
        <w:tabs>
          <w:tab w:val="left" w:pos="660"/>
          <w:tab w:val="right" w:leader="dot" w:pos="8777"/>
        </w:tabs>
        <w:rPr>
          <w:ins w:id="538" w:author="phuong vu" w:date="2018-12-02T08:21:00Z"/>
          <w:rFonts w:asciiTheme="minorHAnsi" w:eastAsiaTheme="minorEastAsia" w:hAnsiTheme="minorHAnsi" w:cstheme="minorBidi"/>
          <w:noProof/>
          <w:sz w:val="22"/>
          <w:szCs w:val="22"/>
          <w:lang w:val="en-US"/>
        </w:rPr>
      </w:pPr>
      <w:ins w:id="539" w:author="phuong vu" w:date="2018-12-02T08:21:00Z">
        <w:r w:rsidRPr="003827C1">
          <w:rPr>
            <w:noProof/>
          </w:rPr>
          <w:t>2.</w:t>
        </w:r>
        <w:r>
          <w:rPr>
            <w:rFonts w:asciiTheme="minorHAnsi" w:eastAsiaTheme="minorEastAsia" w:hAnsiTheme="minorHAnsi" w:cstheme="minorBidi"/>
            <w:noProof/>
            <w:sz w:val="22"/>
            <w:szCs w:val="22"/>
            <w:lang w:val="en-US"/>
          </w:rPr>
          <w:tab/>
        </w:r>
        <w:r w:rsidRPr="003827C1">
          <w:rPr>
            <w:noProof/>
          </w:rPr>
          <w:t>Dữ liệu hiển thị danh sách đơn hàng</w:t>
        </w:r>
        <w:r>
          <w:rPr>
            <w:noProof/>
          </w:rPr>
          <w:tab/>
        </w:r>
        <w:r>
          <w:rPr>
            <w:noProof/>
          </w:rPr>
          <w:fldChar w:fldCharType="begin"/>
        </w:r>
        <w:r>
          <w:rPr>
            <w:noProof/>
          </w:rPr>
          <w:instrText xml:space="preserve"> PAGEREF _Toc531502306 \h </w:instrText>
        </w:r>
        <w:r>
          <w:rPr>
            <w:noProof/>
          </w:rPr>
        </w:r>
      </w:ins>
      <w:r>
        <w:rPr>
          <w:noProof/>
        </w:rPr>
        <w:fldChar w:fldCharType="separate"/>
      </w:r>
      <w:ins w:id="540" w:author="phuong vu" w:date="2018-12-02T08:21:00Z">
        <w:r>
          <w:rPr>
            <w:noProof/>
          </w:rPr>
          <w:t>97</w:t>
        </w:r>
        <w:r>
          <w:rPr>
            <w:noProof/>
          </w:rPr>
          <w:fldChar w:fldCharType="end"/>
        </w:r>
      </w:ins>
    </w:p>
    <w:p w14:paraId="71D123B4" w14:textId="573A21BC" w:rsidR="00D24C07" w:rsidRDefault="00D24C07">
      <w:pPr>
        <w:pStyle w:val="TOC1"/>
        <w:rPr>
          <w:ins w:id="541" w:author="phuong vu" w:date="2018-12-02T08:21:00Z"/>
          <w:rFonts w:asciiTheme="minorHAnsi" w:eastAsiaTheme="minorEastAsia" w:hAnsiTheme="minorHAnsi" w:cstheme="minorBidi"/>
          <w:noProof/>
          <w:sz w:val="22"/>
          <w:szCs w:val="22"/>
          <w:lang w:val="en-US"/>
        </w:rPr>
      </w:pPr>
      <w:ins w:id="542" w:author="phuong vu" w:date="2018-12-02T08:21:00Z">
        <w:r w:rsidRPr="003827C1">
          <w:rPr>
            <w:noProof/>
          </w:rPr>
          <w:t>TÀI LIỆU THAM KHẢO</w:t>
        </w:r>
        <w:r>
          <w:rPr>
            <w:noProof/>
          </w:rPr>
          <w:tab/>
        </w:r>
        <w:r>
          <w:rPr>
            <w:noProof/>
          </w:rPr>
          <w:fldChar w:fldCharType="begin"/>
        </w:r>
        <w:r>
          <w:rPr>
            <w:noProof/>
          </w:rPr>
          <w:instrText xml:space="preserve"> PAGEREF _Toc531502307 \h </w:instrText>
        </w:r>
        <w:r>
          <w:rPr>
            <w:noProof/>
          </w:rPr>
        </w:r>
      </w:ins>
      <w:r>
        <w:rPr>
          <w:noProof/>
        </w:rPr>
        <w:fldChar w:fldCharType="separate"/>
      </w:r>
      <w:ins w:id="543" w:author="phuong vu" w:date="2018-12-02T08:21:00Z">
        <w:r>
          <w:rPr>
            <w:noProof/>
          </w:rPr>
          <w:t>98</w:t>
        </w:r>
        <w:r>
          <w:rPr>
            <w:noProof/>
          </w:rPr>
          <w:fldChar w:fldCharType="end"/>
        </w:r>
      </w:ins>
    </w:p>
    <w:p w14:paraId="2E2017D4" w14:textId="77777777" w:rsidR="00D24C07" w:rsidDel="00D24C07" w:rsidRDefault="00D24C07" w:rsidP="00D24C07">
      <w:pPr>
        <w:pStyle w:val="TOC1"/>
        <w:rPr>
          <w:del w:id="544" w:author="phuong vu" w:date="2018-12-02T08:21:00Z"/>
          <w:noProof/>
        </w:rPr>
      </w:pPr>
    </w:p>
    <w:p w14:paraId="06D7A2ED" w14:textId="1FA8E9DA" w:rsidR="00E913F0" w:rsidRPr="00920004" w:rsidRDefault="00D24C07" w:rsidP="00D24C07">
      <w:pPr>
        <w:pStyle w:val="TOC1"/>
        <w:pPrChange w:id="545" w:author="phuong vu" w:date="2018-12-02T08:21:00Z">
          <w:pPr>
            <w:spacing w:before="240" w:line="0" w:lineRule="atLeast"/>
          </w:pPr>
        </w:pPrChange>
      </w:pPr>
      <w:ins w:id="546" w:author="phuong vu" w:date="2018-12-02T08:21:00Z">
        <w:r>
          <w:fldChar w:fldCharType="end"/>
        </w:r>
      </w:ins>
      <w:r w:rsidR="009F370B" w:rsidRPr="00920004">
        <w:t xml:space="preserve"> </w:t>
      </w:r>
    </w:p>
    <w:p w14:paraId="4C4CB44A" w14:textId="77777777" w:rsidR="001013FF" w:rsidRPr="00920004" w:rsidRDefault="001013FF" w:rsidP="00CF739D">
      <w:pPr>
        <w:spacing w:before="240" w:line="0" w:lineRule="atLeast"/>
        <w:jc w:val="left"/>
        <w:rPr>
          <w:rFonts w:eastAsiaTheme="majorEastAsia"/>
          <w:b/>
          <w:sz w:val="28"/>
        </w:rPr>
      </w:pPr>
      <w:r w:rsidRPr="00920004">
        <w:br w:type="page"/>
      </w:r>
    </w:p>
    <w:p w14:paraId="61E98DC7" w14:textId="43C6718E" w:rsidR="00E913F0" w:rsidRPr="00CF739D" w:rsidRDefault="00E913F0" w:rsidP="00CF739D">
      <w:pPr>
        <w:pStyle w:val="Style1"/>
      </w:pPr>
      <w:bookmarkStart w:id="547" w:name="_Toc531502203"/>
      <w:r w:rsidRPr="00CF739D">
        <w:lastRenderedPageBreak/>
        <w:t>KÍ HIỆU VÀ VIẾT TẮT</w:t>
      </w:r>
      <w:bookmarkEnd w:id="547"/>
    </w:p>
    <w:p w14:paraId="06F0FCBC" w14:textId="77777777" w:rsidR="00E35500" w:rsidRPr="00CF739D" w:rsidRDefault="00E35500" w:rsidP="00CF739D"/>
    <w:p w14:paraId="1750D665" w14:textId="77777777" w:rsidR="00E913F0" w:rsidRPr="00CF739D" w:rsidRDefault="00E913F0" w:rsidP="00CF739D">
      <w:pPr>
        <w:spacing w:before="240" w:line="0" w:lineRule="atLeast"/>
        <w:jc w:val="left"/>
        <w:rPr>
          <w:rFonts w:eastAsiaTheme="majorEastAsia"/>
          <w:b/>
        </w:rPr>
      </w:pPr>
      <w:r w:rsidRPr="00CF739D">
        <w:br w:type="page"/>
      </w:r>
    </w:p>
    <w:p w14:paraId="70DB239B" w14:textId="2EFF2715" w:rsidR="00370B8C" w:rsidRPr="00CF739D" w:rsidRDefault="00370B8C" w:rsidP="00CF739D">
      <w:pPr>
        <w:pStyle w:val="Style1"/>
      </w:pPr>
      <w:bookmarkStart w:id="548" w:name="_Toc531502204"/>
      <w:r w:rsidRPr="00CF739D">
        <w:lastRenderedPageBreak/>
        <w:t xml:space="preserve">DANH </w:t>
      </w:r>
      <w:r w:rsidR="00D33C95" w:rsidRPr="00CF739D">
        <w:t>MỤC</w:t>
      </w:r>
      <w:r w:rsidRPr="00CF739D">
        <w:t xml:space="preserve"> HÌNH</w:t>
      </w:r>
      <w:bookmarkEnd w:id="548"/>
    </w:p>
    <w:p w14:paraId="4003CC98" w14:textId="488AFD0F" w:rsidR="00E35500" w:rsidRPr="00920004" w:rsidRDefault="00B243D7">
      <w:pPr>
        <w:pStyle w:val="TableofFigures"/>
        <w:tabs>
          <w:tab w:val="right" w:leader="dot" w:pos="8777"/>
        </w:tabs>
        <w:rPr>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"Hình" </w:instrText>
      </w:r>
      <w:r w:rsidRPr="00CF739D">
        <w:rPr>
          <w:lang w:val="en-US"/>
        </w:rPr>
        <w:fldChar w:fldCharType="separate"/>
      </w:r>
      <w:hyperlink w:anchor="_Toc531380470" w:history="1">
        <w:r w:rsidR="00E35500" w:rsidRPr="00920004">
          <w:rPr>
            <w:rStyle w:val="Hyperlink"/>
            <w:noProof/>
          </w:rPr>
          <w:t>Hình 1.1 Các bước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_Toc531380470 \h </w:instrText>
        </w:r>
        <w:r w:rsidR="00E35500" w:rsidRPr="00CF739D">
          <w:rPr>
            <w:noProof/>
            <w:webHidden/>
          </w:rPr>
        </w:r>
        <w:r w:rsidR="00E35500" w:rsidRPr="00CF739D">
          <w:rPr>
            <w:noProof/>
            <w:webHidden/>
          </w:rPr>
          <w:fldChar w:fldCharType="separate"/>
        </w:r>
        <w:r w:rsidR="00E35500" w:rsidRPr="00920004">
          <w:rPr>
            <w:noProof/>
            <w:webHidden/>
          </w:rPr>
          <w:t>6</w:t>
        </w:r>
        <w:r w:rsidR="00E35500" w:rsidRPr="00CF739D">
          <w:rPr>
            <w:noProof/>
            <w:webHidden/>
          </w:rPr>
          <w:fldChar w:fldCharType="end"/>
        </w:r>
      </w:hyperlink>
    </w:p>
    <w:p w14:paraId="6CCCAAB3" w14:textId="369B63C9"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71" w:history="1">
        <w:r w:rsidR="00E35500" w:rsidRPr="00920004">
          <w:rPr>
            <w:rStyle w:val="Hyperlink"/>
            <w:noProof/>
          </w:rPr>
          <w:t>Hình 1.2 Các bước 1 đơn hàng được</w:t>
        </w:r>
        <w:r w:rsidR="00E35500" w:rsidRPr="00920004">
          <w:rPr>
            <w:rStyle w:val="Hyperlink"/>
            <w:noProof/>
            <w:lang w:val="en-US"/>
          </w:rPr>
          <w:t xml:space="preserve"> xử lí</w:t>
        </w:r>
        <w:r w:rsidR="00E35500" w:rsidRPr="00920004">
          <w:rPr>
            <w:rStyle w:val="Hyperlink"/>
            <w:noProof/>
          </w:rPr>
          <w:t xml:space="preserve"> trong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_Toc531380471 \h </w:instrText>
        </w:r>
        <w:r w:rsidR="00E35500" w:rsidRPr="00CF739D">
          <w:rPr>
            <w:noProof/>
            <w:webHidden/>
          </w:rPr>
        </w:r>
        <w:r w:rsidR="00E35500" w:rsidRPr="00CF739D">
          <w:rPr>
            <w:noProof/>
            <w:webHidden/>
          </w:rPr>
          <w:fldChar w:fldCharType="separate"/>
        </w:r>
        <w:r w:rsidR="00E35500" w:rsidRPr="00920004">
          <w:rPr>
            <w:noProof/>
            <w:webHidden/>
          </w:rPr>
          <w:t>6</w:t>
        </w:r>
        <w:r w:rsidR="00E35500" w:rsidRPr="00CF739D">
          <w:rPr>
            <w:noProof/>
            <w:webHidden/>
          </w:rPr>
          <w:fldChar w:fldCharType="end"/>
        </w:r>
      </w:hyperlink>
    </w:p>
    <w:p w14:paraId="02BD79CF" w14:textId="0341350D"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72" w:history="1">
        <w:r w:rsidR="00E35500" w:rsidRPr="00920004">
          <w:rPr>
            <w:rStyle w:val="Hyperlink"/>
            <w:noProof/>
          </w:rPr>
          <w:t>Hình 1.3 Giới thiệu chức năng tương ứng với bốn loại người dùng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_Toc531380472 \h </w:instrText>
        </w:r>
        <w:r w:rsidR="00E35500" w:rsidRPr="00CF739D">
          <w:rPr>
            <w:noProof/>
            <w:webHidden/>
          </w:rPr>
        </w:r>
        <w:r w:rsidR="00E35500" w:rsidRPr="00CF739D">
          <w:rPr>
            <w:noProof/>
            <w:webHidden/>
          </w:rPr>
          <w:fldChar w:fldCharType="separate"/>
        </w:r>
        <w:r w:rsidR="00E35500" w:rsidRPr="00920004">
          <w:rPr>
            <w:noProof/>
            <w:webHidden/>
          </w:rPr>
          <w:t>8</w:t>
        </w:r>
        <w:r w:rsidR="00E35500" w:rsidRPr="00CF739D">
          <w:rPr>
            <w:noProof/>
            <w:webHidden/>
          </w:rPr>
          <w:fldChar w:fldCharType="end"/>
        </w:r>
      </w:hyperlink>
    </w:p>
    <w:p w14:paraId="39F6B984" w14:textId="1D8F36E5"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73" w:history="1">
        <w:r w:rsidR="00E35500" w:rsidRPr="00920004">
          <w:rPr>
            <w:rStyle w:val="Hyperlink"/>
            <w:noProof/>
          </w:rPr>
          <w:t>Hình 2.1</w:t>
        </w:r>
        <w:r w:rsidR="00E35500" w:rsidRPr="00920004">
          <w:rPr>
            <w:rStyle w:val="Hyperlink"/>
            <w:noProof/>
            <w:lang w:val="en-US"/>
          </w:rPr>
          <w:t xml:space="preserve"> </w:t>
        </w:r>
        <w:r w:rsidR="00E35500" w:rsidRPr="00920004">
          <w:rPr>
            <w:rStyle w:val="Hyperlink"/>
            <w:noProof/>
          </w:rPr>
          <w:t>Giao diện Android 7.0 Nougat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_Toc531380473 \h </w:instrText>
        </w:r>
        <w:r w:rsidR="00E35500" w:rsidRPr="00CF739D">
          <w:rPr>
            <w:noProof/>
            <w:webHidden/>
          </w:rPr>
        </w:r>
        <w:r w:rsidR="00E35500" w:rsidRPr="00CF739D">
          <w:rPr>
            <w:noProof/>
            <w:webHidden/>
          </w:rPr>
          <w:fldChar w:fldCharType="separate"/>
        </w:r>
        <w:r w:rsidR="00E35500" w:rsidRPr="00920004">
          <w:rPr>
            <w:noProof/>
            <w:webHidden/>
          </w:rPr>
          <w:t>20</w:t>
        </w:r>
        <w:r w:rsidR="00E35500" w:rsidRPr="00CF739D">
          <w:rPr>
            <w:noProof/>
            <w:webHidden/>
          </w:rPr>
          <w:fldChar w:fldCharType="end"/>
        </w:r>
      </w:hyperlink>
    </w:p>
    <w:p w14:paraId="4937C317" w14:textId="367FC12B"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74" w:history="1">
        <w:r w:rsidR="00E35500" w:rsidRPr="00920004">
          <w:rPr>
            <w:rStyle w:val="Hyperlink"/>
            <w:noProof/>
          </w:rPr>
          <w:t>Hình 2.2 Ví dụ về truy vấn dữ liệu</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_Toc531380474 \h </w:instrText>
        </w:r>
        <w:r w:rsidR="00E35500" w:rsidRPr="00CF739D">
          <w:rPr>
            <w:noProof/>
            <w:webHidden/>
          </w:rPr>
        </w:r>
        <w:r w:rsidR="00E35500" w:rsidRPr="00CF739D">
          <w:rPr>
            <w:noProof/>
            <w:webHidden/>
          </w:rPr>
          <w:fldChar w:fldCharType="separate"/>
        </w:r>
        <w:r w:rsidR="00E35500" w:rsidRPr="00920004">
          <w:rPr>
            <w:noProof/>
            <w:webHidden/>
          </w:rPr>
          <w:t>21</w:t>
        </w:r>
        <w:r w:rsidR="00E35500" w:rsidRPr="00CF739D">
          <w:rPr>
            <w:noProof/>
            <w:webHidden/>
          </w:rPr>
          <w:fldChar w:fldCharType="end"/>
        </w:r>
      </w:hyperlink>
    </w:p>
    <w:p w14:paraId="7B44146E" w14:textId="0F7BBA8D"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75" w:history="1">
        <w:r w:rsidR="00E35500" w:rsidRPr="00920004">
          <w:rPr>
            <w:rStyle w:val="Hyperlink"/>
            <w:noProof/>
          </w:rPr>
          <w:t>Hình 2.3 Ví dụ về gọi một mutation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_Toc531380475 \h </w:instrText>
        </w:r>
        <w:r w:rsidR="00E35500" w:rsidRPr="00CF739D">
          <w:rPr>
            <w:noProof/>
            <w:webHidden/>
          </w:rPr>
        </w:r>
        <w:r w:rsidR="00E35500" w:rsidRPr="00CF739D">
          <w:rPr>
            <w:noProof/>
            <w:webHidden/>
          </w:rPr>
          <w:fldChar w:fldCharType="separate"/>
        </w:r>
        <w:r w:rsidR="00E35500" w:rsidRPr="00920004">
          <w:rPr>
            <w:noProof/>
            <w:webHidden/>
          </w:rPr>
          <w:t>21</w:t>
        </w:r>
        <w:r w:rsidR="00E35500" w:rsidRPr="00CF739D">
          <w:rPr>
            <w:noProof/>
            <w:webHidden/>
          </w:rPr>
          <w:fldChar w:fldCharType="end"/>
        </w:r>
      </w:hyperlink>
    </w:p>
    <w:p w14:paraId="7DD0C04F" w14:textId="00169287"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76" w:history="1">
        <w:r w:rsidR="00E35500" w:rsidRPr="00920004">
          <w:rPr>
            <w:rStyle w:val="Hyperlink"/>
            <w:noProof/>
          </w:rPr>
          <w:t>Hình 2.4</w:t>
        </w:r>
        <w:r w:rsidR="00E35500" w:rsidRPr="00920004">
          <w:rPr>
            <w:rStyle w:val="Hyperlink"/>
            <w:noProof/>
            <w:lang w:val="en-US"/>
          </w:rPr>
          <w:t xml:space="preserve"> Các thành phần JWT cần có</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_Toc531380476 \h </w:instrText>
        </w:r>
        <w:r w:rsidR="00E35500" w:rsidRPr="00CF739D">
          <w:rPr>
            <w:noProof/>
            <w:webHidden/>
          </w:rPr>
        </w:r>
        <w:r w:rsidR="00E35500" w:rsidRPr="00CF739D">
          <w:rPr>
            <w:noProof/>
            <w:webHidden/>
          </w:rPr>
          <w:fldChar w:fldCharType="separate"/>
        </w:r>
        <w:r w:rsidR="00E35500" w:rsidRPr="00920004">
          <w:rPr>
            <w:noProof/>
            <w:webHidden/>
          </w:rPr>
          <w:t>23</w:t>
        </w:r>
        <w:r w:rsidR="00E35500" w:rsidRPr="00CF739D">
          <w:rPr>
            <w:noProof/>
            <w:webHidden/>
          </w:rPr>
          <w:fldChar w:fldCharType="end"/>
        </w:r>
      </w:hyperlink>
    </w:p>
    <w:p w14:paraId="4C6E9CBF" w14:textId="630B5B03"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77" w:history="1">
        <w:r w:rsidR="00E35500" w:rsidRPr="00920004">
          <w:rPr>
            <w:rStyle w:val="Hyperlink"/>
            <w:noProof/>
          </w:rPr>
          <w:t>Hình 2.5 Mô phỏng hàng đợi nhiều trạm phục vụ</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_Toc531380477 \h </w:instrText>
        </w:r>
        <w:r w:rsidR="00E35500" w:rsidRPr="00CF739D">
          <w:rPr>
            <w:noProof/>
            <w:webHidden/>
          </w:rPr>
        </w:r>
        <w:r w:rsidR="00E35500" w:rsidRPr="00CF739D">
          <w:rPr>
            <w:noProof/>
            <w:webHidden/>
          </w:rPr>
          <w:fldChar w:fldCharType="separate"/>
        </w:r>
        <w:r w:rsidR="00E35500" w:rsidRPr="00920004">
          <w:rPr>
            <w:noProof/>
            <w:webHidden/>
          </w:rPr>
          <w:t>25</w:t>
        </w:r>
        <w:r w:rsidR="00E35500" w:rsidRPr="00CF739D">
          <w:rPr>
            <w:noProof/>
            <w:webHidden/>
          </w:rPr>
          <w:fldChar w:fldCharType="end"/>
        </w:r>
      </w:hyperlink>
    </w:p>
    <w:p w14:paraId="4A802394" w14:textId="5E7395A9"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78" w:history="1">
        <w:r w:rsidR="00E35500" w:rsidRPr="00920004">
          <w:rPr>
            <w:rStyle w:val="Hyperlink"/>
            <w:noProof/>
          </w:rPr>
          <w:t>Hình 3.1: Các thành phần xây dựng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_Toc531380478 \h </w:instrText>
        </w:r>
        <w:r w:rsidR="00E35500" w:rsidRPr="00CF739D">
          <w:rPr>
            <w:noProof/>
            <w:webHidden/>
          </w:rPr>
        </w:r>
        <w:r w:rsidR="00E35500" w:rsidRPr="00CF739D">
          <w:rPr>
            <w:noProof/>
            <w:webHidden/>
          </w:rPr>
          <w:fldChar w:fldCharType="separate"/>
        </w:r>
        <w:r w:rsidR="00E35500" w:rsidRPr="00920004">
          <w:rPr>
            <w:noProof/>
            <w:webHidden/>
          </w:rPr>
          <w:t>27</w:t>
        </w:r>
        <w:r w:rsidR="00E35500" w:rsidRPr="00CF739D">
          <w:rPr>
            <w:noProof/>
            <w:webHidden/>
          </w:rPr>
          <w:fldChar w:fldCharType="end"/>
        </w:r>
      </w:hyperlink>
    </w:p>
    <w:p w14:paraId="30E1B697" w14:textId="3E1836FE"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r:id="rId23" w:anchor="_Toc531380479" w:history="1">
        <w:r w:rsidR="00E35500" w:rsidRPr="00920004">
          <w:rPr>
            <w:rStyle w:val="Hyperlink"/>
            <w:noProof/>
          </w:rPr>
          <w:t>Hình 3.2</w:t>
        </w:r>
        <w:r w:rsidR="00E35500" w:rsidRPr="00920004">
          <w:rPr>
            <w:rStyle w:val="Hyperlink"/>
            <w:noProof/>
            <w:lang w:val="en-US"/>
          </w:rPr>
          <w:t xml:space="preserve"> Sơ đồ chức năng của hệ thống giặt ủi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_Toc531380479 \h </w:instrText>
        </w:r>
        <w:r w:rsidR="00E35500" w:rsidRPr="00CF739D">
          <w:rPr>
            <w:noProof/>
            <w:webHidden/>
          </w:rPr>
        </w:r>
        <w:r w:rsidR="00E35500" w:rsidRPr="00CF739D">
          <w:rPr>
            <w:noProof/>
            <w:webHidden/>
          </w:rPr>
          <w:fldChar w:fldCharType="separate"/>
        </w:r>
        <w:r w:rsidR="00E35500" w:rsidRPr="00920004">
          <w:rPr>
            <w:noProof/>
            <w:webHidden/>
          </w:rPr>
          <w:t>28</w:t>
        </w:r>
        <w:r w:rsidR="00E35500" w:rsidRPr="00CF739D">
          <w:rPr>
            <w:noProof/>
            <w:webHidden/>
          </w:rPr>
          <w:fldChar w:fldCharType="end"/>
        </w:r>
      </w:hyperlink>
    </w:p>
    <w:p w14:paraId="5E267FD1" w14:textId="01AEFCF6"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80" w:history="1">
        <w:r w:rsidR="00E35500" w:rsidRPr="00920004">
          <w:rPr>
            <w:rStyle w:val="Hyperlink"/>
            <w:noProof/>
          </w:rPr>
          <w:t xml:space="preserve">Hình 3.3 </w:t>
        </w:r>
        <w:r w:rsidR="00E35500" w:rsidRPr="00920004">
          <w:rPr>
            <w:rStyle w:val="Hyperlink"/>
            <w:noProof/>
            <w:lang w:val="en-US"/>
          </w:rPr>
          <w:t>Giới thiệu sơ đồ CDM của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_Toc531380480 \h </w:instrText>
        </w:r>
        <w:r w:rsidR="00E35500" w:rsidRPr="00CF739D">
          <w:rPr>
            <w:noProof/>
            <w:webHidden/>
          </w:rPr>
        </w:r>
        <w:r w:rsidR="00E35500" w:rsidRPr="00CF739D">
          <w:rPr>
            <w:noProof/>
            <w:webHidden/>
          </w:rPr>
          <w:fldChar w:fldCharType="separate"/>
        </w:r>
        <w:r w:rsidR="00E35500" w:rsidRPr="00920004">
          <w:rPr>
            <w:noProof/>
            <w:webHidden/>
          </w:rPr>
          <w:t>29</w:t>
        </w:r>
        <w:r w:rsidR="00E35500" w:rsidRPr="00CF739D">
          <w:rPr>
            <w:noProof/>
            <w:webHidden/>
          </w:rPr>
          <w:fldChar w:fldCharType="end"/>
        </w:r>
      </w:hyperlink>
    </w:p>
    <w:p w14:paraId="06026147" w14:textId="079E969A"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81" w:history="1">
        <w:r w:rsidR="00E35500" w:rsidRPr="00920004">
          <w:rPr>
            <w:rStyle w:val="Hyperlink"/>
            <w:noProof/>
          </w:rPr>
          <w:t>Hình 3.4 Giao diện xem danh sách đơn hàng trạng thái "hoàn tất"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_Toc531380481 \h </w:instrText>
        </w:r>
        <w:r w:rsidR="00E35500" w:rsidRPr="00CF739D">
          <w:rPr>
            <w:noProof/>
            <w:webHidden/>
          </w:rPr>
        </w:r>
        <w:r w:rsidR="00E35500" w:rsidRPr="00CF739D">
          <w:rPr>
            <w:noProof/>
            <w:webHidden/>
          </w:rPr>
          <w:fldChar w:fldCharType="separate"/>
        </w:r>
        <w:r w:rsidR="00E35500" w:rsidRPr="00920004">
          <w:rPr>
            <w:noProof/>
            <w:webHidden/>
          </w:rPr>
          <w:t>32</w:t>
        </w:r>
        <w:r w:rsidR="00E35500" w:rsidRPr="00CF739D">
          <w:rPr>
            <w:noProof/>
            <w:webHidden/>
          </w:rPr>
          <w:fldChar w:fldCharType="end"/>
        </w:r>
      </w:hyperlink>
    </w:p>
    <w:p w14:paraId="245A86EF" w14:textId="15248411"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82" w:history="1">
        <w:r w:rsidR="00E35500" w:rsidRPr="00920004">
          <w:rPr>
            <w:rStyle w:val="Hyperlink"/>
            <w:noProof/>
          </w:rPr>
          <w:t>Hình 3.5 Giao diện xem danh sách đơn hàng khi dữ liệu rỗng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_Toc531380482 \h </w:instrText>
        </w:r>
        <w:r w:rsidR="00E35500" w:rsidRPr="00CF739D">
          <w:rPr>
            <w:noProof/>
            <w:webHidden/>
          </w:rPr>
        </w:r>
        <w:r w:rsidR="00E35500" w:rsidRPr="00CF739D">
          <w:rPr>
            <w:noProof/>
            <w:webHidden/>
          </w:rPr>
          <w:fldChar w:fldCharType="separate"/>
        </w:r>
        <w:r w:rsidR="00E35500" w:rsidRPr="00920004">
          <w:rPr>
            <w:noProof/>
            <w:webHidden/>
          </w:rPr>
          <w:t>33</w:t>
        </w:r>
        <w:r w:rsidR="00E35500" w:rsidRPr="00CF739D">
          <w:rPr>
            <w:noProof/>
            <w:webHidden/>
          </w:rPr>
          <w:fldChar w:fldCharType="end"/>
        </w:r>
      </w:hyperlink>
    </w:p>
    <w:p w14:paraId="3FF743C2" w14:textId="1896CB46"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83" w:history="1">
        <w:r w:rsidR="00E35500" w:rsidRPr="00920004">
          <w:rPr>
            <w:rStyle w:val="Hyperlink"/>
            <w:noProof/>
          </w:rPr>
          <w:t>Hình 3.6 Giao diện xem danh sách đơn hàng đang xử lí</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_Toc531380483 \h </w:instrText>
        </w:r>
        <w:r w:rsidR="00E35500" w:rsidRPr="00CF739D">
          <w:rPr>
            <w:noProof/>
            <w:webHidden/>
          </w:rPr>
        </w:r>
        <w:r w:rsidR="00E35500" w:rsidRPr="00CF739D">
          <w:rPr>
            <w:noProof/>
            <w:webHidden/>
          </w:rPr>
          <w:fldChar w:fldCharType="separate"/>
        </w:r>
        <w:r w:rsidR="00E35500" w:rsidRPr="00920004">
          <w:rPr>
            <w:noProof/>
            <w:webHidden/>
          </w:rPr>
          <w:t>33</w:t>
        </w:r>
        <w:r w:rsidR="00E35500" w:rsidRPr="00CF739D">
          <w:rPr>
            <w:noProof/>
            <w:webHidden/>
          </w:rPr>
          <w:fldChar w:fldCharType="end"/>
        </w:r>
      </w:hyperlink>
    </w:p>
    <w:p w14:paraId="0BEF4784" w14:textId="0F542B94"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84" w:history="1">
        <w:r w:rsidR="00E35500" w:rsidRPr="00920004">
          <w:rPr>
            <w:rStyle w:val="Hyperlink"/>
            <w:noProof/>
          </w:rPr>
          <w:t>Hình 3.7</w:t>
        </w:r>
        <w:r w:rsidR="00E35500" w:rsidRPr="00920004">
          <w:rPr>
            <w:rStyle w:val="Hyperlink"/>
            <w:noProof/>
            <w:lang w:val="en-US"/>
          </w:rPr>
          <w:t xml:space="preserve"> Sơ đồ xử lí xem danh sách đơn hàng theo trạng thái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_Toc531380484 \h </w:instrText>
        </w:r>
        <w:r w:rsidR="00E35500" w:rsidRPr="00CF739D">
          <w:rPr>
            <w:noProof/>
            <w:webHidden/>
          </w:rPr>
        </w:r>
        <w:r w:rsidR="00E35500" w:rsidRPr="00CF739D">
          <w:rPr>
            <w:noProof/>
            <w:webHidden/>
          </w:rPr>
          <w:fldChar w:fldCharType="separate"/>
        </w:r>
        <w:r w:rsidR="00E35500" w:rsidRPr="00920004">
          <w:rPr>
            <w:noProof/>
            <w:webHidden/>
          </w:rPr>
          <w:t>34</w:t>
        </w:r>
        <w:r w:rsidR="00E35500" w:rsidRPr="00CF739D">
          <w:rPr>
            <w:noProof/>
            <w:webHidden/>
          </w:rPr>
          <w:fldChar w:fldCharType="end"/>
        </w:r>
      </w:hyperlink>
    </w:p>
    <w:p w14:paraId="759744DA" w14:textId="530571B1"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85" w:history="1">
        <w:r w:rsidR="00E35500" w:rsidRPr="00920004">
          <w:rPr>
            <w:rStyle w:val="Hyperlink"/>
            <w:noProof/>
          </w:rPr>
          <w:t>Hình 3.8 Giao diện xem chi tiết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_Toc531380485 \h </w:instrText>
        </w:r>
        <w:r w:rsidR="00E35500" w:rsidRPr="00CF739D">
          <w:rPr>
            <w:noProof/>
            <w:webHidden/>
          </w:rPr>
        </w:r>
        <w:r w:rsidR="00E35500" w:rsidRPr="00CF739D">
          <w:rPr>
            <w:noProof/>
            <w:webHidden/>
          </w:rPr>
          <w:fldChar w:fldCharType="separate"/>
        </w:r>
        <w:r w:rsidR="00E35500" w:rsidRPr="00920004">
          <w:rPr>
            <w:noProof/>
            <w:webHidden/>
          </w:rPr>
          <w:t>35</w:t>
        </w:r>
        <w:r w:rsidR="00E35500" w:rsidRPr="00CF739D">
          <w:rPr>
            <w:noProof/>
            <w:webHidden/>
          </w:rPr>
          <w:fldChar w:fldCharType="end"/>
        </w:r>
      </w:hyperlink>
    </w:p>
    <w:p w14:paraId="47395E59" w14:textId="55AED477"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86" w:history="1">
        <w:r w:rsidR="00E35500" w:rsidRPr="00920004">
          <w:rPr>
            <w:rStyle w:val="Hyperlink"/>
            <w:noProof/>
          </w:rPr>
          <w:t>Hình 3.9</w:t>
        </w:r>
        <w:r w:rsidR="00E35500" w:rsidRPr="00920004">
          <w:rPr>
            <w:rStyle w:val="Hyperlink"/>
            <w:noProof/>
            <w:lang w:val="en-US"/>
          </w:rPr>
          <w:t xml:space="preserve"> Sơ đồ xử lí xem chi tiết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_Toc531380486 \h </w:instrText>
        </w:r>
        <w:r w:rsidR="00E35500" w:rsidRPr="00CF739D">
          <w:rPr>
            <w:noProof/>
            <w:webHidden/>
          </w:rPr>
        </w:r>
        <w:r w:rsidR="00E35500" w:rsidRPr="00CF739D">
          <w:rPr>
            <w:noProof/>
            <w:webHidden/>
          </w:rPr>
          <w:fldChar w:fldCharType="separate"/>
        </w:r>
        <w:r w:rsidR="00E35500" w:rsidRPr="00920004">
          <w:rPr>
            <w:noProof/>
            <w:webHidden/>
          </w:rPr>
          <w:t>37</w:t>
        </w:r>
        <w:r w:rsidR="00E35500" w:rsidRPr="00CF739D">
          <w:rPr>
            <w:noProof/>
            <w:webHidden/>
          </w:rPr>
          <w:fldChar w:fldCharType="end"/>
        </w:r>
      </w:hyperlink>
    </w:p>
    <w:p w14:paraId="7EE55F9C" w14:textId="55D90070"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87" w:history="1">
        <w:r w:rsidR="00E35500" w:rsidRPr="00920004">
          <w:rPr>
            <w:rStyle w:val="Hyperlink"/>
            <w:noProof/>
          </w:rPr>
          <w:t>Hình 3.10 Giao diện các chức năng với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_Toc531380487 \h </w:instrText>
        </w:r>
        <w:r w:rsidR="00E35500" w:rsidRPr="00CF739D">
          <w:rPr>
            <w:noProof/>
            <w:webHidden/>
          </w:rPr>
        </w:r>
        <w:r w:rsidR="00E35500" w:rsidRPr="00CF739D">
          <w:rPr>
            <w:noProof/>
            <w:webHidden/>
          </w:rPr>
          <w:fldChar w:fldCharType="separate"/>
        </w:r>
        <w:r w:rsidR="00E35500" w:rsidRPr="00920004">
          <w:rPr>
            <w:noProof/>
            <w:webHidden/>
          </w:rPr>
          <w:t>37</w:t>
        </w:r>
        <w:r w:rsidR="00E35500" w:rsidRPr="00CF739D">
          <w:rPr>
            <w:noProof/>
            <w:webHidden/>
          </w:rPr>
          <w:fldChar w:fldCharType="end"/>
        </w:r>
      </w:hyperlink>
    </w:p>
    <w:p w14:paraId="4091D75D" w14:textId="49D01174"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88" w:history="1">
        <w:r w:rsidR="00E35500" w:rsidRPr="00920004">
          <w:rPr>
            <w:rStyle w:val="Hyperlink"/>
            <w:noProof/>
          </w:rPr>
          <w:t>Hình 3.11 Giao diện các chức năng với trạng thái "đang chờ xử lí"</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_Toc531380488 \h </w:instrText>
        </w:r>
        <w:r w:rsidR="00E35500" w:rsidRPr="00CF739D">
          <w:rPr>
            <w:noProof/>
            <w:webHidden/>
          </w:rPr>
        </w:r>
        <w:r w:rsidR="00E35500" w:rsidRPr="00CF739D">
          <w:rPr>
            <w:noProof/>
            <w:webHidden/>
          </w:rPr>
          <w:fldChar w:fldCharType="separate"/>
        </w:r>
        <w:r w:rsidR="00E35500" w:rsidRPr="00920004">
          <w:rPr>
            <w:noProof/>
            <w:webHidden/>
          </w:rPr>
          <w:t>38</w:t>
        </w:r>
        <w:r w:rsidR="00E35500" w:rsidRPr="00CF739D">
          <w:rPr>
            <w:noProof/>
            <w:webHidden/>
          </w:rPr>
          <w:fldChar w:fldCharType="end"/>
        </w:r>
      </w:hyperlink>
    </w:p>
    <w:p w14:paraId="35FFCFA5" w14:textId="574624C3"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89" w:history="1">
        <w:r w:rsidR="00E35500" w:rsidRPr="00920004">
          <w:rPr>
            <w:rStyle w:val="Hyperlink"/>
            <w:noProof/>
          </w:rPr>
          <w:t>Hình 3.12</w:t>
        </w:r>
        <w:r w:rsidR="00E35500" w:rsidRPr="00920004">
          <w:rPr>
            <w:rStyle w:val="Hyperlink"/>
            <w:noProof/>
            <w:lang w:val="en-US"/>
          </w:rPr>
          <w:t xml:space="preserve"> Sơ đồ xử lí thay đổi trạng thái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_Toc531380489 \h </w:instrText>
        </w:r>
        <w:r w:rsidR="00E35500" w:rsidRPr="00CF739D">
          <w:rPr>
            <w:noProof/>
            <w:webHidden/>
          </w:rPr>
        </w:r>
        <w:r w:rsidR="00E35500" w:rsidRPr="00CF739D">
          <w:rPr>
            <w:noProof/>
            <w:webHidden/>
          </w:rPr>
          <w:fldChar w:fldCharType="separate"/>
        </w:r>
        <w:r w:rsidR="00E35500" w:rsidRPr="00920004">
          <w:rPr>
            <w:noProof/>
            <w:webHidden/>
          </w:rPr>
          <w:t>39</w:t>
        </w:r>
        <w:r w:rsidR="00E35500" w:rsidRPr="00CF739D">
          <w:rPr>
            <w:noProof/>
            <w:webHidden/>
          </w:rPr>
          <w:fldChar w:fldCharType="end"/>
        </w:r>
      </w:hyperlink>
    </w:p>
    <w:p w14:paraId="31CDC402" w14:textId="10475BE5"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90" w:history="1">
        <w:r w:rsidR="00E35500" w:rsidRPr="00920004">
          <w:rPr>
            <w:rStyle w:val="Hyperlink"/>
            <w:noProof/>
          </w:rPr>
          <w:t>Hình 3.13 Giao diện thực hiện chức năng tạo hóa đơn cho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_Toc531380490 \h </w:instrText>
        </w:r>
        <w:r w:rsidR="00E35500" w:rsidRPr="00CF739D">
          <w:rPr>
            <w:noProof/>
            <w:webHidden/>
          </w:rPr>
        </w:r>
        <w:r w:rsidR="00E35500" w:rsidRPr="00CF739D">
          <w:rPr>
            <w:noProof/>
            <w:webHidden/>
          </w:rPr>
          <w:fldChar w:fldCharType="separate"/>
        </w:r>
        <w:r w:rsidR="00E35500" w:rsidRPr="00920004">
          <w:rPr>
            <w:noProof/>
            <w:webHidden/>
          </w:rPr>
          <w:t>40</w:t>
        </w:r>
        <w:r w:rsidR="00E35500" w:rsidRPr="00CF739D">
          <w:rPr>
            <w:noProof/>
            <w:webHidden/>
          </w:rPr>
          <w:fldChar w:fldCharType="end"/>
        </w:r>
      </w:hyperlink>
    </w:p>
    <w:p w14:paraId="3DE55D1D" w14:textId="17DCE900"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91" w:history="1">
        <w:r w:rsidR="00E35500" w:rsidRPr="00920004">
          <w:rPr>
            <w:rStyle w:val="Hyperlink"/>
            <w:noProof/>
          </w:rPr>
          <w:t>Hình 3.14 Giao diện xem hóa đơn của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_Toc531380491 \h </w:instrText>
        </w:r>
        <w:r w:rsidR="00E35500" w:rsidRPr="00CF739D">
          <w:rPr>
            <w:noProof/>
            <w:webHidden/>
          </w:rPr>
        </w:r>
        <w:r w:rsidR="00E35500" w:rsidRPr="00CF739D">
          <w:rPr>
            <w:noProof/>
            <w:webHidden/>
          </w:rPr>
          <w:fldChar w:fldCharType="separate"/>
        </w:r>
        <w:r w:rsidR="00E35500" w:rsidRPr="00920004">
          <w:rPr>
            <w:noProof/>
            <w:webHidden/>
          </w:rPr>
          <w:t>41</w:t>
        </w:r>
        <w:r w:rsidR="00E35500" w:rsidRPr="00CF739D">
          <w:rPr>
            <w:noProof/>
            <w:webHidden/>
          </w:rPr>
          <w:fldChar w:fldCharType="end"/>
        </w:r>
      </w:hyperlink>
    </w:p>
    <w:p w14:paraId="2331F9F4" w14:textId="38941BBC"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92" w:history="1">
        <w:r w:rsidR="00E35500" w:rsidRPr="00920004">
          <w:rPr>
            <w:rStyle w:val="Hyperlink"/>
            <w:noProof/>
          </w:rPr>
          <w:t>Hình 3.15</w:t>
        </w:r>
        <w:r w:rsidR="00E35500" w:rsidRPr="00920004">
          <w:rPr>
            <w:rStyle w:val="Hyperlink"/>
            <w:noProof/>
            <w:lang w:val="en-US"/>
          </w:rPr>
          <w:t xml:space="preserve"> Sơ đồ xử lí tạo hóa đơn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_Toc531380492 \h </w:instrText>
        </w:r>
        <w:r w:rsidR="00E35500" w:rsidRPr="00CF739D">
          <w:rPr>
            <w:noProof/>
            <w:webHidden/>
          </w:rPr>
        </w:r>
        <w:r w:rsidR="00E35500" w:rsidRPr="00CF739D">
          <w:rPr>
            <w:noProof/>
            <w:webHidden/>
          </w:rPr>
          <w:fldChar w:fldCharType="separate"/>
        </w:r>
        <w:r w:rsidR="00E35500" w:rsidRPr="00920004">
          <w:rPr>
            <w:noProof/>
            <w:webHidden/>
          </w:rPr>
          <w:t>42</w:t>
        </w:r>
        <w:r w:rsidR="00E35500" w:rsidRPr="00CF739D">
          <w:rPr>
            <w:noProof/>
            <w:webHidden/>
          </w:rPr>
          <w:fldChar w:fldCharType="end"/>
        </w:r>
      </w:hyperlink>
    </w:p>
    <w:p w14:paraId="4F4EC601" w14:textId="57F960D2"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93" w:history="1">
        <w:r w:rsidR="00E35500" w:rsidRPr="00920004">
          <w:rPr>
            <w:rStyle w:val="Hyperlink"/>
            <w:noProof/>
          </w:rPr>
          <w:t>Hình 3.16 Giao diện cập nhật thông tin hóa đơn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_Toc531380493 \h </w:instrText>
        </w:r>
        <w:r w:rsidR="00E35500" w:rsidRPr="00CF739D">
          <w:rPr>
            <w:noProof/>
            <w:webHidden/>
          </w:rPr>
        </w:r>
        <w:r w:rsidR="00E35500" w:rsidRPr="00CF739D">
          <w:rPr>
            <w:noProof/>
            <w:webHidden/>
          </w:rPr>
          <w:fldChar w:fldCharType="separate"/>
        </w:r>
        <w:r w:rsidR="00E35500" w:rsidRPr="00920004">
          <w:rPr>
            <w:noProof/>
            <w:webHidden/>
          </w:rPr>
          <w:t>43</w:t>
        </w:r>
        <w:r w:rsidR="00E35500" w:rsidRPr="00CF739D">
          <w:rPr>
            <w:noProof/>
            <w:webHidden/>
          </w:rPr>
          <w:fldChar w:fldCharType="end"/>
        </w:r>
      </w:hyperlink>
    </w:p>
    <w:p w14:paraId="1C0EEF54" w14:textId="4EB861BD"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94" w:history="1">
        <w:r w:rsidR="00E35500" w:rsidRPr="00920004">
          <w:rPr>
            <w:rStyle w:val="Hyperlink"/>
            <w:noProof/>
          </w:rPr>
          <w:t>Hình 3.17</w:t>
        </w:r>
        <w:r w:rsidR="00E35500" w:rsidRPr="00920004">
          <w:rPr>
            <w:rStyle w:val="Hyperlink"/>
            <w:noProof/>
            <w:lang w:val="en-US"/>
          </w:rPr>
          <w:t xml:space="preserve"> Sơ đồ xử lí cập nhật hóa đơn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_Toc531380494 \h </w:instrText>
        </w:r>
        <w:r w:rsidR="00E35500" w:rsidRPr="00CF739D">
          <w:rPr>
            <w:noProof/>
            <w:webHidden/>
          </w:rPr>
        </w:r>
        <w:r w:rsidR="00E35500" w:rsidRPr="00CF739D">
          <w:rPr>
            <w:noProof/>
            <w:webHidden/>
          </w:rPr>
          <w:fldChar w:fldCharType="separate"/>
        </w:r>
        <w:r w:rsidR="00E35500" w:rsidRPr="00920004">
          <w:rPr>
            <w:noProof/>
            <w:webHidden/>
          </w:rPr>
          <w:t>44</w:t>
        </w:r>
        <w:r w:rsidR="00E35500" w:rsidRPr="00CF739D">
          <w:rPr>
            <w:noProof/>
            <w:webHidden/>
          </w:rPr>
          <w:fldChar w:fldCharType="end"/>
        </w:r>
      </w:hyperlink>
    </w:p>
    <w:p w14:paraId="040030A0" w14:textId="063D8740"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95" w:history="1">
        <w:r w:rsidR="00E35500" w:rsidRPr="00920004">
          <w:rPr>
            <w:rStyle w:val="Hyperlink"/>
            <w:noProof/>
          </w:rPr>
          <w:t>Hình 3.18 Giao diện xem danh sách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_Toc531380495 \h </w:instrText>
        </w:r>
        <w:r w:rsidR="00E35500" w:rsidRPr="00CF739D">
          <w:rPr>
            <w:noProof/>
            <w:webHidden/>
          </w:rPr>
        </w:r>
        <w:r w:rsidR="00E35500" w:rsidRPr="00CF739D">
          <w:rPr>
            <w:noProof/>
            <w:webHidden/>
          </w:rPr>
          <w:fldChar w:fldCharType="separate"/>
        </w:r>
        <w:r w:rsidR="00E35500" w:rsidRPr="00920004">
          <w:rPr>
            <w:noProof/>
            <w:webHidden/>
          </w:rPr>
          <w:t>45</w:t>
        </w:r>
        <w:r w:rsidR="00E35500" w:rsidRPr="00CF739D">
          <w:rPr>
            <w:noProof/>
            <w:webHidden/>
          </w:rPr>
          <w:fldChar w:fldCharType="end"/>
        </w:r>
      </w:hyperlink>
    </w:p>
    <w:p w14:paraId="16562C11" w14:textId="273F9D7D"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96" w:history="1">
        <w:r w:rsidR="00E35500" w:rsidRPr="00920004">
          <w:rPr>
            <w:rStyle w:val="Hyperlink"/>
            <w:noProof/>
          </w:rPr>
          <w:t>Hình 3.19</w:t>
        </w:r>
        <w:r w:rsidR="00E35500" w:rsidRPr="00920004">
          <w:rPr>
            <w:rStyle w:val="Hyperlink"/>
            <w:noProof/>
            <w:lang w:val="en-US"/>
          </w:rPr>
          <w:t xml:space="preserve"> Sơ đồ xử lí xem danh sách đơn hàng theo trạng thái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_Toc531380496 \h </w:instrText>
        </w:r>
        <w:r w:rsidR="00E35500" w:rsidRPr="00CF739D">
          <w:rPr>
            <w:noProof/>
            <w:webHidden/>
          </w:rPr>
        </w:r>
        <w:r w:rsidR="00E35500" w:rsidRPr="00CF739D">
          <w:rPr>
            <w:noProof/>
            <w:webHidden/>
          </w:rPr>
          <w:fldChar w:fldCharType="separate"/>
        </w:r>
        <w:r w:rsidR="00E35500" w:rsidRPr="00920004">
          <w:rPr>
            <w:noProof/>
            <w:webHidden/>
          </w:rPr>
          <w:t>46</w:t>
        </w:r>
        <w:r w:rsidR="00E35500" w:rsidRPr="00CF739D">
          <w:rPr>
            <w:noProof/>
            <w:webHidden/>
          </w:rPr>
          <w:fldChar w:fldCharType="end"/>
        </w:r>
      </w:hyperlink>
    </w:p>
    <w:p w14:paraId="02E535A9" w14:textId="11BA58E3"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97" w:history="1">
        <w:r w:rsidR="00E35500" w:rsidRPr="00920004">
          <w:rPr>
            <w:rStyle w:val="Hyperlink"/>
            <w:noProof/>
          </w:rPr>
          <w:t>Hình 3.21 Giao diện chi tiết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_Toc531380497 \h </w:instrText>
        </w:r>
        <w:r w:rsidR="00E35500" w:rsidRPr="00CF739D">
          <w:rPr>
            <w:noProof/>
            <w:webHidden/>
          </w:rPr>
        </w:r>
        <w:r w:rsidR="00E35500" w:rsidRPr="00CF739D">
          <w:rPr>
            <w:noProof/>
            <w:webHidden/>
          </w:rPr>
          <w:fldChar w:fldCharType="separate"/>
        </w:r>
        <w:r w:rsidR="00E35500" w:rsidRPr="00920004">
          <w:rPr>
            <w:noProof/>
            <w:webHidden/>
          </w:rPr>
          <w:t>47</w:t>
        </w:r>
        <w:r w:rsidR="00E35500" w:rsidRPr="00CF739D">
          <w:rPr>
            <w:noProof/>
            <w:webHidden/>
          </w:rPr>
          <w:fldChar w:fldCharType="end"/>
        </w:r>
      </w:hyperlink>
    </w:p>
    <w:p w14:paraId="2E4851B0" w14:textId="02258BBC"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r:id="rId24" w:anchor="_Toc531380498" w:history="1">
        <w:r w:rsidR="00E35500" w:rsidRPr="00920004">
          <w:rPr>
            <w:rStyle w:val="Hyperlink"/>
            <w:noProof/>
          </w:rPr>
          <w:t>Hình 3.20</w:t>
        </w:r>
        <w:r w:rsidR="00E35500" w:rsidRPr="00920004">
          <w:rPr>
            <w:rStyle w:val="Hyperlink"/>
            <w:noProof/>
            <w:lang w:val="en-US"/>
          </w:rPr>
          <w:t xml:space="preserve"> Các chức năng ứng với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_Toc531380498 \h </w:instrText>
        </w:r>
        <w:r w:rsidR="00E35500" w:rsidRPr="00CF739D">
          <w:rPr>
            <w:noProof/>
            <w:webHidden/>
          </w:rPr>
        </w:r>
        <w:r w:rsidR="00E35500" w:rsidRPr="00CF739D">
          <w:rPr>
            <w:noProof/>
            <w:webHidden/>
          </w:rPr>
          <w:fldChar w:fldCharType="separate"/>
        </w:r>
        <w:r w:rsidR="00E35500" w:rsidRPr="00920004">
          <w:rPr>
            <w:noProof/>
            <w:webHidden/>
          </w:rPr>
          <w:t>47</w:t>
        </w:r>
        <w:r w:rsidR="00E35500" w:rsidRPr="00CF739D">
          <w:rPr>
            <w:noProof/>
            <w:webHidden/>
          </w:rPr>
          <w:fldChar w:fldCharType="end"/>
        </w:r>
      </w:hyperlink>
    </w:p>
    <w:p w14:paraId="277296BF" w14:textId="676737D2"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499" w:history="1">
        <w:r w:rsidR="00E35500" w:rsidRPr="00920004">
          <w:rPr>
            <w:rStyle w:val="Hyperlink"/>
            <w:noProof/>
          </w:rPr>
          <w:t>Hình 3.22</w:t>
        </w:r>
        <w:r w:rsidR="00E35500" w:rsidRPr="00920004">
          <w:rPr>
            <w:rStyle w:val="Hyperlink"/>
            <w:noProof/>
            <w:lang w:val="en-US"/>
          </w:rPr>
          <w:t xml:space="preserve"> Sơ đồ xử lí xem chi tiết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_Toc531380499 \h </w:instrText>
        </w:r>
        <w:r w:rsidR="00E35500" w:rsidRPr="00CF739D">
          <w:rPr>
            <w:noProof/>
            <w:webHidden/>
          </w:rPr>
        </w:r>
        <w:r w:rsidR="00E35500" w:rsidRPr="00CF739D">
          <w:rPr>
            <w:noProof/>
            <w:webHidden/>
          </w:rPr>
          <w:fldChar w:fldCharType="separate"/>
        </w:r>
        <w:r w:rsidR="00E35500" w:rsidRPr="00920004">
          <w:rPr>
            <w:noProof/>
            <w:webHidden/>
          </w:rPr>
          <w:t>49</w:t>
        </w:r>
        <w:r w:rsidR="00E35500" w:rsidRPr="00CF739D">
          <w:rPr>
            <w:noProof/>
            <w:webHidden/>
          </w:rPr>
          <w:fldChar w:fldCharType="end"/>
        </w:r>
      </w:hyperlink>
    </w:p>
    <w:p w14:paraId="720DE4A4" w14:textId="2296263B"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00" w:history="1">
        <w:r w:rsidR="00E35500" w:rsidRPr="00920004">
          <w:rPr>
            <w:rStyle w:val="Hyperlink"/>
            <w:noProof/>
          </w:rPr>
          <w:t>Hình 3.23 Giao diện thay đổi trạng thái biên nhận khi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_Toc531380500 \h </w:instrText>
        </w:r>
        <w:r w:rsidR="00E35500" w:rsidRPr="00CF739D">
          <w:rPr>
            <w:noProof/>
            <w:webHidden/>
          </w:rPr>
        </w:r>
        <w:r w:rsidR="00E35500" w:rsidRPr="00CF739D">
          <w:rPr>
            <w:noProof/>
            <w:webHidden/>
          </w:rPr>
          <w:fldChar w:fldCharType="separate"/>
        </w:r>
        <w:r w:rsidR="00E35500" w:rsidRPr="00920004">
          <w:rPr>
            <w:noProof/>
            <w:webHidden/>
          </w:rPr>
          <w:t>50</w:t>
        </w:r>
        <w:r w:rsidR="00E35500" w:rsidRPr="00CF739D">
          <w:rPr>
            <w:noProof/>
            <w:webHidden/>
          </w:rPr>
          <w:fldChar w:fldCharType="end"/>
        </w:r>
      </w:hyperlink>
    </w:p>
    <w:p w14:paraId="1A095DD1" w14:textId="18312F9A"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01" w:history="1">
        <w:r w:rsidR="00E35500" w:rsidRPr="00920004">
          <w:rPr>
            <w:rStyle w:val="Hyperlink"/>
            <w:noProof/>
          </w:rPr>
          <w:t>Hình 3.24 Giao diện thay đổi trạng thái biên nhận khi trạng thái "đang chờ trả đồ"</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_Toc531380501 \h </w:instrText>
        </w:r>
        <w:r w:rsidR="00E35500" w:rsidRPr="00CF739D">
          <w:rPr>
            <w:noProof/>
            <w:webHidden/>
          </w:rPr>
        </w:r>
        <w:r w:rsidR="00E35500" w:rsidRPr="00CF739D">
          <w:rPr>
            <w:noProof/>
            <w:webHidden/>
          </w:rPr>
          <w:fldChar w:fldCharType="separate"/>
        </w:r>
        <w:r w:rsidR="00E35500" w:rsidRPr="00920004">
          <w:rPr>
            <w:noProof/>
            <w:webHidden/>
          </w:rPr>
          <w:t>51</w:t>
        </w:r>
        <w:r w:rsidR="00E35500" w:rsidRPr="00CF739D">
          <w:rPr>
            <w:noProof/>
            <w:webHidden/>
          </w:rPr>
          <w:fldChar w:fldCharType="end"/>
        </w:r>
      </w:hyperlink>
    </w:p>
    <w:p w14:paraId="7460E6AD" w14:textId="56861E93"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02" w:history="1">
        <w:r w:rsidR="00E35500" w:rsidRPr="00920004">
          <w:rPr>
            <w:rStyle w:val="Hyperlink"/>
            <w:noProof/>
          </w:rPr>
          <w:t>Hình 3.25</w:t>
        </w:r>
        <w:r w:rsidR="00E35500" w:rsidRPr="00920004">
          <w:rPr>
            <w:rStyle w:val="Hyperlink"/>
            <w:noProof/>
            <w:lang w:val="en-US"/>
          </w:rPr>
          <w:t xml:space="preserve"> Sơ đồ xử lí thay đổi trạng thái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_Toc531380502 \h </w:instrText>
        </w:r>
        <w:r w:rsidR="00E35500" w:rsidRPr="00CF739D">
          <w:rPr>
            <w:noProof/>
            <w:webHidden/>
          </w:rPr>
        </w:r>
        <w:r w:rsidR="00E35500" w:rsidRPr="00CF739D">
          <w:rPr>
            <w:noProof/>
            <w:webHidden/>
          </w:rPr>
          <w:fldChar w:fldCharType="separate"/>
        </w:r>
        <w:r w:rsidR="00E35500" w:rsidRPr="00920004">
          <w:rPr>
            <w:noProof/>
            <w:webHidden/>
          </w:rPr>
          <w:t>52</w:t>
        </w:r>
        <w:r w:rsidR="00E35500" w:rsidRPr="00CF739D">
          <w:rPr>
            <w:noProof/>
            <w:webHidden/>
          </w:rPr>
          <w:fldChar w:fldCharType="end"/>
        </w:r>
      </w:hyperlink>
    </w:p>
    <w:p w14:paraId="447E6D30" w14:textId="5271DEDF"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03" w:history="1">
        <w:r w:rsidR="00E35500" w:rsidRPr="00920004">
          <w:rPr>
            <w:rStyle w:val="Hyperlink"/>
            <w:noProof/>
          </w:rPr>
          <w:t>Hình 3.26 Giao diện cập nhật thông tin biên nhận với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_Toc531380503 \h </w:instrText>
        </w:r>
        <w:r w:rsidR="00E35500" w:rsidRPr="00CF739D">
          <w:rPr>
            <w:noProof/>
            <w:webHidden/>
          </w:rPr>
        </w:r>
        <w:r w:rsidR="00E35500" w:rsidRPr="00CF739D">
          <w:rPr>
            <w:noProof/>
            <w:webHidden/>
          </w:rPr>
          <w:fldChar w:fldCharType="separate"/>
        </w:r>
        <w:r w:rsidR="00E35500" w:rsidRPr="00920004">
          <w:rPr>
            <w:noProof/>
            <w:webHidden/>
          </w:rPr>
          <w:t>53</w:t>
        </w:r>
        <w:r w:rsidR="00E35500" w:rsidRPr="00CF739D">
          <w:rPr>
            <w:noProof/>
            <w:webHidden/>
          </w:rPr>
          <w:fldChar w:fldCharType="end"/>
        </w:r>
      </w:hyperlink>
    </w:p>
    <w:p w14:paraId="412FAB78" w14:textId="4F5342F1"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04" w:history="1">
        <w:r w:rsidR="00E35500" w:rsidRPr="00920004">
          <w:rPr>
            <w:rStyle w:val="Hyperlink"/>
            <w:noProof/>
          </w:rPr>
          <w:t>Hình 3.27 Giao diện cập nhật thông tin biên nhận với trạng thái "đang chờ trả đồ"</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_Toc531380504 \h </w:instrText>
        </w:r>
        <w:r w:rsidR="00E35500" w:rsidRPr="00CF739D">
          <w:rPr>
            <w:noProof/>
            <w:webHidden/>
          </w:rPr>
        </w:r>
        <w:r w:rsidR="00E35500" w:rsidRPr="00CF739D">
          <w:rPr>
            <w:noProof/>
            <w:webHidden/>
          </w:rPr>
          <w:fldChar w:fldCharType="separate"/>
        </w:r>
        <w:r w:rsidR="00E35500" w:rsidRPr="00920004">
          <w:rPr>
            <w:noProof/>
            <w:webHidden/>
          </w:rPr>
          <w:t>53</w:t>
        </w:r>
        <w:r w:rsidR="00E35500" w:rsidRPr="00CF739D">
          <w:rPr>
            <w:noProof/>
            <w:webHidden/>
          </w:rPr>
          <w:fldChar w:fldCharType="end"/>
        </w:r>
      </w:hyperlink>
    </w:p>
    <w:p w14:paraId="5CD1FD0C" w14:textId="6B938964"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05" w:history="1">
        <w:r w:rsidR="00E35500" w:rsidRPr="00920004">
          <w:rPr>
            <w:rStyle w:val="Hyperlink"/>
            <w:noProof/>
          </w:rPr>
          <w:t>Hình 3.28</w:t>
        </w:r>
        <w:r w:rsidR="00E35500" w:rsidRPr="00920004">
          <w:rPr>
            <w:rStyle w:val="Hyperlink"/>
            <w:noProof/>
            <w:lang w:val="en-US"/>
          </w:rPr>
          <w:t xml:space="preserve"> Sơ đồ xử lí cập nhật thông tin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_Toc531380505 \h </w:instrText>
        </w:r>
        <w:r w:rsidR="00E35500" w:rsidRPr="00CF739D">
          <w:rPr>
            <w:noProof/>
            <w:webHidden/>
          </w:rPr>
        </w:r>
        <w:r w:rsidR="00E35500" w:rsidRPr="00CF739D">
          <w:rPr>
            <w:noProof/>
            <w:webHidden/>
          </w:rPr>
          <w:fldChar w:fldCharType="separate"/>
        </w:r>
        <w:r w:rsidR="00E35500" w:rsidRPr="00920004">
          <w:rPr>
            <w:noProof/>
            <w:webHidden/>
          </w:rPr>
          <w:t>55</w:t>
        </w:r>
        <w:r w:rsidR="00E35500" w:rsidRPr="00CF739D">
          <w:rPr>
            <w:noProof/>
            <w:webHidden/>
          </w:rPr>
          <w:fldChar w:fldCharType="end"/>
        </w:r>
      </w:hyperlink>
    </w:p>
    <w:p w14:paraId="7EE5A91F" w14:textId="1821729D"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06" w:history="1">
        <w:r w:rsidR="00E35500" w:rsidRPr="00920004">
          <w:rPr>
            <w:rStyle w:val="Hyperlink"/>
            <w:noProof/>
          </w:rPr>
          <w:t>Hình 3.29 Tổng quan phân công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_Toc531380506 \h </w:instrText>
        </w:r>
        <w:r w:rsidR="00E35500" w:rsidRPr="00CF739D">
          <w:rPr>
            <w:noProof/>
            <w:webHidden/>
          </w:rPr>
        </w:r>
        <w:r w:rsidR="00E35500" w:rsidRPr="00CF739D">
          <w:rPr>
            <w:noProof/>
            <w:webHidden/>
          </w:rPr>
          <w:fldChar w:fldCharType="separate"/>
        </w:r>
        <w:r w:rsidR="00E35500" w:rsidRPr="00920004">
          <w:rPr>
            <w:noProof/>
            <w:webHidden/>
          </w:rPr>
          <w:t>56</w:t>
        </w:r>
        <w:r w:rsidR="00E35500" w:rsidRPr="00CF739D">
          <w:rPr>
            <w:noProof/>
            <w:webHidden/>
          </w:rPr>
          <w:fldChar w:fldCharType="end"/>
        </w:r>
      </w:hyperlink>
    </w:p>
    <w:p w14:paraId="4B95FC74" w14:textId="3733ECB3"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07" w:history="1">
        <w:r w:rsidR="00E35500" w:rsidRPr="00920004">
          <w:rPr>
            <w:rStyle w:val="Hyperlink"/>
            <w:noProof/>
          </w:rPr>
          <w:t>Hình 3.30 Giao diện phân công đơn hàng vào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_Toc531380507 \h </w:instrText>
        </w:r>
        <w:r w:rsidR="00E35500" w:rsidRPr="00CF739D">
          <w:rPr>
            <w:noProof/>
            <w:webHidden/>
          </w:rPr>
        </w:r>
        <w:r w:rsidR="00E35500" w:rsidRPr="00CF739D">
          <w:rPr>
            <w:noProof/>
            <w:webHidden/>
          </w:rPr>
          <w:fldChar w:fldCharType="separate"/>
        </w:r>
        <w:r w:rsidR="00E35500" w:rsidRPr="00920004">
          <w:rPr>
            <w:noProof/>
            <w:webHidden/>
          </w:rPr>
          <w:t>57</w:t>
        </w:r>
        <w:r w:rsidR="00E35500" w:rsidRPr="00CF739D">
          <w:rPr>
            <w:noProof/>
            <w:webHidden/>
          </w:rPr>
          <w:fldChar w:fldCharType="end"/>
        </w:r>
      </w:hyperlink>
    </w:p>
    <w:p w14:paraId="5402C116" w14:textId="745DF4E6"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08" w:history="1">
        <w:r w:rsidR="00E35500" w:rsidRPr="00920004">
          <w:rPr>
            <w:rStyle w:val="Hyperlink"/>
            <w:noProof/>
          </w:rPr>
          <w:t>Hình 3.31</w:t>
        </w:r>
        <w:r w:rsidR="00E35500" w:rsidRPr="00920004">
          <w:rPr>
            <w:rStyle w:val="Hyperlink"/>
            <w:noProof/>
            <w:lang w:val="en-US"/>
          </w:rPr>
          <w:t xml:space="preserve"> Sơ đồ xử lí phân công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_Toc531380508 \h </w:instrText>
        </w:r>
        <w:r w:rsidR="00E35500" w:rsidRPr="00CF739D">
          <w:rPr>
            <w:noProof/>
            <w:webHidden/>
          </w:rPr>
        </w:r>
        <w:r w:rsidR="00E35500" w:rsidRPr="00CF739D">
          <w:rPr>
            <w:noProof/>
            <w:webHidden/>
          </w:rPr>
          <w:fldChar w:fldCharType="separate"/>
        </w:r>
        <w:r w:rsidR="00E35500" w:rsidRPr="00920004">
          <w:rPr>
            <w:noProof/>
            <w:webHidden/>
          </w:rPr>
          <w:t>59</w:t>
        </w:r>
        <w:r w:rsidR="00E35500" w:rsidRPr="00CF739D">
          <w:rPr>
            <w:noProof/>
            <w:webHidden/>
          </w:rPr>
          <w:fldChar w:fldCharType="end"/>
        </w:r>
      </w:hyperlink>
    </w:p>
    <w:p w14:paraId="08B645C2" w14:textId="59F63A1D"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09" w:history="1">
        <w:r w:rsidR="00E35500" w:rsidRPr="00920004">
          <w:rPr>
            <w:rStyle w:val="Hyperlink"/>
            <w:noProof/>
          </w:rPr>
          <w:t>Hình 3.32</w:t>
        </w:r>
        <w:r w:rsidR="00E35500" w:rsidRPr="00920004">
          <w:rPr>
            <w:rStyle w:val="Hyperlink"/>
            <w:noProof/>
            <w:lang w:val="en-US"/>
          </w:rPr>
          <w:t xml:space="preserve"> Giao diện chức năng quản lí trạng thái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_Toc531380509 \h </w:instrText>
        </w:r>
        <w:r w:rsidR="00E35500" w:rsidRPr="00CF739D">
          <w:rPr>
            <w:noProof/>
            <w:webHidden/>
          </w:rPr>
        </w:r>
        <w:r w:rsidR="00E35500" w:rsidRPr="00CF739D">
          <w:rPr>
            <w:noProof/>
            <w:webHidden/>
          </w:rPr>
          <w:fldChar w:fldCharType="separate"/>
        </w:r>
        <w:r w:rsidR="00E35500" w:rsidRPr="00920004">
          <w:rPr>
            <w:noProof/>
            <w:webHidden/>
          </w:rPr>
          <w:t>60</w:t>
        </w:r>
        <w:r w:rsidR="00E35500" w:rsidRPr="00CF739D">
          <w:rPr>
            <w:noProof/>
            <w:webHidden/>
          </w:rPr>
          <w:fldChar w:fldCharType="end"/>
        </w:r>
      </w:hyperlink>
    </w:p>
    <w:p w14:paraId="539ED202" w14:textId="7BD8E1A0"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10" w:history="1">
        <w:r w:rsidR="00E35500" w:rsidRPr="00920004">
          <w:rPr>
            <w:rStyle w:val="Hyperlink"/>
            <w:noProof/>
          </w:rPr>
          <w:t>Hình 3.33</w:t>
        </w:r>
        <w:r w:rsidR="00E35500" w:rsidRPr="00920004">
          <w:rPr>
            <w:rStyle w:val="Hyperlink"/>
            <w:noProof/>
            <w:lang w:val="en-US"/>
          </w:rPr>
          <w:t xml:space="preserve"> Sơ đồ xử lí trạng thái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_Toc531380510 \h </w:instrText>
        </w:r>
        <w:r w:rsidR="00E35500" w:rsidRPr="00CF739D">
          <w:rPr>
            <w:noProof/>
            <w:webHidden/>
          </w:rPr>
        </w:r>
        <w:r w:rsidR="00E35500" w:rsidRPr="00CF739D">
          <w:rPr>
            <w:noProof/>
            <w:webHidden/>
          </w:rPr>
          <w:fldChar w:fldCharType="separate"/>
        </w:r>
        <w:r w:rsidR="00E35500" w:rsidRPr="00920004">
          <w:rPr>
            <w:noProof/>
            <w:webHidden/>
          </w:rPr>
          <w:t>61</w:t>
        </w:r>
        <w:r w:rsidR="00E35500" w:rsidRPr="00CF739D">
          <w:rPr>
            <w:noProof/>
            <w:webHidden/>
          </w:rPr>
          <w:fldChar w:fldCharType="end"/>
        </w:r>
      </w:hyperlink>
    </w:p>
    <w:p w14:paraId="0EEB68DA" w14:textId="6FAB1968"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11" w:history="1">
        <w:r w:rsidR="00E35500" w:rsidRPr="00920004">
          <w:rPr>
            <w:rStyle w:val="Hyperlink"/>
            <w:noProof/>
          </w:rPr>
          <w:t>Hình 3.34 Giao diện tìm kiếm</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_Toc531380511 \h </w:instrText>
        </w:r>
        <w:r w:rsidR="00E35500" w:rsidRPr="00CF739D">
          <w:rPr>
            <w:noProof/>
            <w:webHidden/>
          </w:rPr>
        </w:r>
        <w:r w:rsidR="00E35500" w:rsidRPr="00CF739D">
          <w:rPr>
            <w:noProof/>
            <w:webHidden/>
          </w:rPr>
          <w:fldChar w:fldCharType="separate"/>
        </w:r>
        <w:r w:rsidR="00E35500" w:rsidRPr="00920004">
          <w:rPr>
            <w:noProof/>
            <w:webHidden/>
          </w:rPr>
          <w:t>62</w:t>
        </w:r>
        <w:r w:rsidR="00E35500" w:rsidRPr="00CF739D">
          <w:rPr>
            <w:noProof/>
            <w:webHidden/>
          </w:rPr>
          <w:fldChar w:fldCharType="end"/>
        </w:r>
      </w:hyperlink>
    </w:p>
    <w:p w14:paraId="782229AA" w14:textId="2C5F4069"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12" w:history="1">
        <w:r w:rsidR="00E35500" w:rsidRPr="00920004">
          <w:rPr>
            <w:rStyle w:val="Hyperlink"/>
            <w:noProof/>
          </w:rPr>
          <w:t>Hình 3.35 Giao diện tìm kiếm đơn hàng khi có kêt quả</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_Toc531380512 \h </w:instrText>
        </w:r>
        <w:r w:rsidR="00E35500" w:rsidRPr="00CF739D">
          <w:rPr>
            <w:noProof/>
            <w:webHidden/>
          </w:rPr>
        </w:r>
        <w:r w:rsidR="00E35500" w:rsidRPr="00CF739D">
          <w:rPr>
            <w:noProof/>
            <w:webHidden/>
          </w:rPr>
          <w:fldChar w:fldCharType="separate"/>
        </w:r>
        <w:r w:rsidR="00E35500" w:rsidRPr="00920004">
          <w:rPr>
            <w:noProof/>
            <w:webHidden/>
          </w:rPr>
          <w:t>62</w:t>
        </w:r>
        <w:r w:rsidR="00E35500" w:rsidRPr="00CF739D">
          <w:rPr>
            <w:noProof/>
            <w:webHidden/>
          </w:rPr>
          <w:fldChar w:fldCharType="end"/>
        </w:r>
      </w:hyperlink>
    </w:p>
    <w:p w14:paraId="51A560FC" w14:textId="633502BB"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13" w:history="1">
        <w:r w:rsidR="00E35500" w:rsidRPr="00920004">
          <w:rPr>
            <w:rStyle w:val="Hyperlink"/>
            <w:noProof/>
          </w:rPr>
          <w:t>Hình 3.36 Giao diện tìm kiếm khi QR Code được bật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_Toc531380513 \h </w:instrText>
        </w:r>
        <w:r w:rsidR="00E35500" w:rsidRPr="00CF739D">
          <w:rPr>
            <w:noProof/>
            <w:webHidden/>
          </w:rPr>
        </w:r>
        <w:r w:rsidR="00E35500" w:rsidRPr="00CF739D">
          <w:rPr>
            <w:noProof/>
            <w:webHidden/>
          </w:rPr>
          <w:fldChar w:fldCharType="separate"/>
        </w:r>
        <w:r w:rsidR="00E35500" w:rsidRPr="00920004">
          <w:rPr>
            <w:noProof/>
            <w:webHidden/>
          </w:rPr>
          <w:t>63</w:t>
        </w:r>
        <w:r w:rsidR="00E35500" w:rsidRPr="00CF739D">
          <w:rPr>
            <w:noProof/>
            <w:webHidden/>
          </w:rPr>
          <w:fldChar w:fldCharType="end"/>
        </w:r>
      </w:hyperlink>
    </w:p>
    <w:p w14:paraId="508671B2" w14:textId="0632D21A"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14" w:history="1">
        <w:r w:rsidR="00E35500" w:rsidRPr="00920004">
          <w:rPr>
            <w:rStyle w:val="Hyperlink"/>
            <w:noProof/>
          </w:rPr>
          <w:t>Hình 3.37 Sơ đồ cách xử lí tìm kiếm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_Toc531380514 \h </w:instrText>
        </w:r>
        <w:r w:rsidR="00E35500" w:rsidRPr="00CF739D">
          <w:rPr>
            <w:noProof/>
            <w:webHidden/>
          </w:rPr>
        </w:r>
        <w:r w:rsidR="00E35500" w:rsidRPr="00CF739D">
          <w:rPr>
            <w:noProof/>
            <w:webHidden/>
          </w:rPr>
          <w:fldChar w:fldCharType="separate"/>
        </w:r>
        <w:r w:rsidR="00E35500" w:rsidRPr="00920004">
          <w:rPr>
            <w:noProof/>
            <w:webHidden/>
          </w:rPr>
          <w:t>64</w:t>
        </w:r>
        <w:r w:rsidR="00E35500" w:rsidRPr="00CF739D">
          <w:rPr>
            <w:noProof/>
            <w:webHidden/>
          </w:rPr>
          <w:fldChar w:fldCharType="end"/>
        </w:r>
      </w:hyperlink>
    </w:p>
    <w:p w14:paraId="50C4A4D0" w14:textId="43BE5A17"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r:id="rId25" w:anchor="_Toc531380515" w:history="1">
        <w:r w:rsidR="00E35500" w:rsidRPr="00920004">
          <w:rPr>
            <w:rStyle w:val="Hyperlink"/>
            <w:noProof/>
          </w:rPr>
          <w:t>Hình 3.38</w:t>
        </w:r>
        <w:r w:rsidR="00E35500" w:rsidRPr="00920004">
          <w:rPr>
            <w:rStyle w:val="Hyperlink"/>
            <w:noProof/>
            <w:lang w:val="en-US"/>
          </w:rPr>
          <w:t xml:space="preserve"> Giao diện đăng nhập trên web</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_Toc531380515 \h </w:instrText>
        </w:r>
        <w:r w:rsidR="00E35500" w:rsidRPr="00CF739D">
          <w:rPr>
            <w:noProof/>
            <w:webHidden/>
          </w:rPr>
        </w:r>
        <w:r w:rsidR="00E35500" w:rsidRPr="00CF739D">
          <w:rPr>
            <w:noProof/>
            <w:webHidden/>
          </w:rPr>
          <w:fldChar w:fldCharType="separate"/>
        </w:r>
        <w:r w:rsidR="00E35500" w:rsidRPr="00920004">
          <w:rPr>
            <w:noProof/>
            <w:webHidden/>
          </w:rPr>
          <w:t>65</w:t>
        </w:r>
        <w:r w:rsidR="00E35500" w:rsidRPr="00CF739D">
          <w:rPr>
            <w:noProof/>
            <w:webHidden/>
          </w:rPr>
          <w:fldChar w:fldCharType="end"/>
        </w:r>
      </w:hyperlink>
    </w:p>
    <w:p w14:paraId="22F38FAA" w14:textId="2E4F2BD0"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r:id="rId26" w:anchor="_Toc531380516" w:history="1">
        <w:r w:rsidR="00E35500" w:rsidRPr="00920004">
          <w:rPr>
            <w:rStyle w:val="Hyperlink"/>
            <w:noProof/>
          </w:rPr>
          <w:t>Hình 3.39</w:t>
        </w:r>
        <w:r w:rsidR="00E35500" w:rsidRPr="00920004">
          <w:rPr>
            <w:rStyle w:val="Hyperlink"/>
            <w:noProof/>
            <w:lang w:val="en-US"/>
          </w:rPr>
          <w:t xml:space="preserve"> Giao diện form đăng nhập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_Toc531380516 \h </w:instrText>
        </w:r>
        <w:r w:rsidR="00E35500" w:rsidRPr="00CF739D">
          <w:rPr>
            <w:noProof/>
            <w:webHidden/>
          </w:rPr>
        </w:r>
        <w:r w:rsidR="00E35500" w:rsidRPr="00CF739D">
          <w:rPr>
            <w:noProof/>
            <w:webHidden/>
          </w:rPr>
          <w:fldChar w:fldCharType="separate"/>
        </w:r>
        <w:r w:rsidR="00E35500" w:rsidRPr="00920004">
          <w:rPr>
            <w:noProof/>
            <w:webHidden/>
          </w:rPr>
          <w:t>65</w:t>
        </w:r>
        <w:r w:rsidR="00E35500" w:rsidRPr="00CF739D">
          <w:rPr>
            <w:noProof/>
            <w:webHidden/>
          </w:rPr>
          <w:fldChar w:fldCharType="end"/>
        </w:r>
      </w:hyperlink>
    </w:p>
    <w:p w14:paraId="74DB26E6" w14:textId="7DA6AEBF"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17" w:history="1">
        <w:r w:rsidR="00E35500" w:rsidRPr="00920004">
          <w:rPr>
            <w:rStyle w:val="Hyperlink"/>
            <w:noProof/>
          </w:rPr>
          <w:t>Hình 3.40 Sơ đồ xử lí đăng nhập</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_Toc531380517 \h </w:instrText>
        </w:r>
        <w:r w:rsidR="00E35500" w:rsidRPr="00CF739D">
          <w:rPr>
            <w:noProof/>
            <w:webHidden/>
          </w:rPr>
        </w:r>
        <w:r w:rsidR="00E35500" w:rsidRPr="00CF739D">
          <w:rPr>
            <w:noProof/>
            <w:webHidden/>
          </w:rPr>
          <w:fldChar w:fldCharType="separate"/>
        </w:r>
        <w:r w:rsidR="00E35500" w:rsidRPr="00920004">
          <w:rPr>
            <w:noProof/>
            <w:webHidden/>
          </w:rPr>
          <w:t>66</w:t>
        </w:r>
        <w:r w:rsidR="00E35500" w:rsidRPr="00CF739D">
          <w:rPr>
            <w:noProof/>
            <w:webHidden/>
          </w:rPr>
          <w:fldChar w:fldCharType="end"/>
        </w:r>
      </w:hyperlink>
    </w:p>
    <w:p w14:paraId="167043F6" w14:textId="40CBBCA4"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r:id="rId27" w:anchor="_Toc531380518" w:history="1">
        <w:r w:rsidR="00E35500" w:rsidRPr="00920004">
          <w:rPr>
            <w:rStyle w:val="Hyperlink"/>
            <w:noProof/>
          </w:rPr>
          <w:t>Hình 3.41</w:t>
        </w:r>
        <w:r w:rsidR="00E35500" w:rsidRPr="00920004">
          <w:rPr>
            <w:rStyle w:val="Hyperlink"/>
            <w:noProof/>
            <w:lang w:val="en-US"/>
          </w:rPr>
          <w:t xml:space="preserve"> Giao diện xử lí đăng xuất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_Toc531380518 \h </w:instrText>
        </w:r>
        <w:r w:rsidR="00E35500" w:rsidRPr="00CF739D">
          <w:rPr>
            <w:noProof/>
            <w:webHidden/>
          </w:rPr>
        </w:r>
        <w:r w:rsidR="00E35500" w:rsidRPr="00CF739D">
          <w:rPr>
            <w:noProof/>
            <w:webHidden/>
          </w:rPr>
          <w:fldChar w:fldCharType="separate"/>
        </w:r>
        <w:r w:rsidR="00E35500" w:rsidRPr="00920004">
          <w:rPr>
            <w:noProof/>
            <w:webHidden/>
          </w:rPr>
          <w:t>67</w:t>
        </w:r>
        <w:r w:rsidR="00E35500" w:rsidRPr="00CF739D">
          <w:rPr>
            <w:noProof/>
            <w:webHidden/>
          </w:rPr>
          <w:fldChar w:fldCharType="end"/>
        </w:r>
      </w:hyperlink>
    </w:p>
    <w:p w14:paraId="6BEBF853" w14:textId="5097A2A3"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w:anchor="_Toc531380519" w:history="1">
        <w:r w:rsidR="00E35500" w:rsidRPr="00920004">
          <w:rPr>
            <w:rStyle w:val="Hyperlink"/>
            <w:noProof/>
          </w:rPr>
          <w:t>Hình 3.42 Sơ đồ xử lí đăng xuất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_Toc531380519 \h </w:instrText>
        </w:r>
        <w:r w:rsidR="00E35500" w:rsidRPr="00CF739D">
          <w:rPr>
            <w:noProof/>
            <w:webHidden/>
          </w:rPr>
        </w:r>
        <w:r w:rsidR="00E35500" w:rsidRPr="00CF739D">
          <w:rPr>
            <w:noProof/>
            <w:webHidden/>
          </w:rPr>
          <w:fldChar w:fldCharType="separate"/>
        </w:r>
        <w:r w:rsidR="00E35500" w:rsidRPr="00920004">
          <w:rPr>
            <w:noProof/>
            <w:webHidden/>
          </w:rPr>
          <w:t>67</w:t>
        </w:r>
        <w:r w:rsidR="00E35500" w:rsidRPr="00CF739D">
          <w:rPr>
            <w:noProof/>
            <w:webHidden/>
          </w:rPr>
          <w:fldChar w:fldCharType="end"/>
        </w:r>
      </w:hyperlink>
    </w:p>
    <w:p w14:paraId="56A27EB0" w14:textId="5B8E886A" w:rsidR="00E35500" w:rsidRPr="00920004" w:rsidRDefault="00D24C07">
      <w:pPr>
        <w:pStyle w:val="TableofFigures"/>
        <w:tabs>
          <w:tab w:val="right" w:leader="dot" w:pos="8777"/>
        </w:tabs>
        <w:rPr>
          <w:rFonts w:asciiTheme="minorHAnsi" w:eastAsiaTheme="minorEastAsia" w:hAnsiTheme="minorHAnsi" w:cstheme="minorBidi"/>
          <w:noProof/>
          <w:sz w:val="22"/>
          <w:szCs w:val="22"/>
          <w:lang w:val="en-US"/>
        </w:rPr>
      </w:pPr>
      <w:hyperlink r:id="rId28" w:anchor="_Toc531380520" w:history="1">
        <w:r w:rsidR="00E35500" w:rsidRPr="00920004">
          <w:rPr>
            <w:rStyle w:val="Hyperlink"/>
            <w:noProof/>
          </w:rPr>
          <w:t>Hình 1.1</w:t>
        </w:r>
        <w:r w:rsidR="00E35500" w:rsidRPr="00920004">
          <w:rPr>
            <w:rStyle w:val="Hyperlink"/>
            <w:noProof/>
            <w:lang w:val="en-US"/>
          </w:rPr>
          <w:t xml:space="preserve"> Giao diện đăng kí và cập nhật thông tin tài khoản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_Toc531380520 \h </w:instrText>
        </w:r>
        <w:r w:rsidR="00E35500" w:rsidRPr="00CF739D">
          <w:rPr>
            <w:noProof/>
            <w:webHidden/>
          </w:rPr>
        </w:r>
        <w:r w:rsidR="00E35500" w:rsidRPr="00CF739D">
          <w:rPr>
            <w:noProof/>
            <w:webHidden/>
          </w:rPr>
          <w:fldChar w:fldCharType="separate"/>
        </w:r>
        <w:r w:rsidR="00E35500" w:rsidRPr="00920004">
          <w:rPr>
            <w:noProof/>
            <w:webHidden/>
          </w:rPr>
          <w:t>68</w:t>
        </w:r>
        <w:r w:rsidR="00E35500" w:rsidRPr="00CF739D">
          <w:rPr>
            <w:noProof/>
            <w:webHidden/>
          </w:rPr>
          <w:fldChar w:fldCharType="end"/>
        </w:r>
      </w:hyperlink>
    </w:p>
    <w:p w14:paraId="03B96CBC" w14:textId="19D4DDAA" w:rsidR="00370B8C" w:rsidRPr="00920004" w:rsidRDefault="00B243D7" w:rsidP="00CF739D">
      <w:pPr>
        <w:spacing w:before="240" w:line="0" w:lineRule="atLeast"/>
        <w:jc w:val="left"/>
        <w:rPr>
          <w:lang w:val="en-US"/>
        </w:rPr>
      </w:pPr>
      <w:r w:rsidRPr="00CF739D">
        <w:rPr>
          <w:lang w:val="en-US"/>
        </w:rPr>
        <w:fldChar w:fldCharType="end"/>
      </w:r>
      <w:r w:rsidR="00370B8C" w:rsidRPr="00920004">
        <w:rPr>
          <w:lang w:val="en-US"/>
        </w:rPr>
        <w:br w:type="page"/>
      </w:r>
    </w:p>
    <w:p w14:paraId="0136848E" w14:textId="7074379C" w:rsidR="009F370B" w:rsidRPr="00CF739D" w:rsidRDefault="00370B8C" w:rsidP="00CF739D">
      <w:pPr>
        <w:pStyle w:val="Style1"/>
      </w:pPr>
      <w:bookmarkStart w:id="549" w:name="_Toc531502205"/>
      <w:r w:rsidRPr="00CF739D">
        <w:lastRenderedPageBreak/>
        <w:t>DANH MỤC BẢNG</w:t>
      </w:r>
      <w:bookmarkEnd w:id="549"/>
    </w:p>
    <w:p w14:paraId="34BFD2C8" w14:textId="5B8924C6" w:rsidR="002A009A" w:rsidRDefault="006A2C8A">
      <w:pPr>
        <w:pStyle w:val="TableofFigures"/>
        <w:tabs>
          <w:tab w:val="right" w:leader="dot" w:pos="8777"/>
        </w:tabs>
        <w:rPr>
          <w:ins w:id="550" w:author="phuong vu" w:date="2018-12-02T09:00:00Z"/>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"Bảng" </w:instrText>
      </w:r>
      <w:r w:rsidRPr="00CF739D">
        <w:rPr>
          <w:lang w:val="en-US"/>
        </w:rPr>
        <w:fldChar w:fldCharType="separate"/>
      </w:r>
      <w:ins w:id="551" w:author="phuong vu" w:date="2018-12-02T09:00:00Z">
        <w:r w:rsidR="002A009A" w:rsidRPr="00ED481C">
          <w:rPr>
            <w:rStyle w:val="Hyperlink"/>
            <w:noProof/>
          </w:rPr>
          <w:fldChar w:fldCharType="begin"/>
        </w:r>
        <w:r w:rsidR="002A009A" w:rsidRPr="00ED481C">
          <w:rPr>
            <w:rStyle w:val="Hyperlink"/>
            <w:noProof/>
          </w:rPr>
          <w:instrText xml:space="preserve"> </w:instrText>
        </w:r>
        <w:r w:rsidR="002A009A">
          <w:rPr>
            <w:noProof/>
          </w:rPr>
          <w:instrText>HYPERLINK \l "_Toc531504547"</w:instrText>
        </w:r>
        <w:r w:rsidR="002A009A" w:rsidRPr="00ED481C">
          <w:rPr>
            <w:rStyle w:val="Hyperlink"/>
            <w:noProof/>
          </w:rPr>
          <w:instrText xml:space="preserve"> </w:instrText>
        </w:r>
        <w:r w:rsidR="002A009A" w:rsidRPr="00ED481C">
          <w:rPr>
            <w:rStyle w:val="Hyperlink"/>
            <w:noProof/>
          </w:rPr>
        </w:r>
        <w:r w:rsidR="002A009A" w:rsidRPr="00ED481C">
          <w:rPr>
            <w:rStyle w:val="Hyperlink"/>
            <w:noProof/>
          </w:rPr>
          <w:fldChar w:fldCharType="separate"/>
        </w:r>
        <w:r w:rsidR="002A009A" w:rsidRPr="00ED481C">
          <w:rPr>
            <w:rStyle w:val="Hyperlink"/>
            <w:noProof/>
          </w:rPr>
          <w:t>Bảng 1.1 Các chức năng hệ thống</w:t>
        </w:r>
        <w:r w:rsidR="002A009A">
          <w:rPr>
            <w:noProof/>
            <w:webHidden/>
          </w:rPr>
          <w:tab/>
        </w:r>
        <w:r w:rsidR="002A009A">
          <w:rPr>
            <w:noProof/>
            <w:webHidden/>
          </w:rPr>
          <w:fldChar w:fldCharType="begin"/>
        </w:r>
        <w:r w:rsidR="002A009A">
          <w:rPr>
            <w:noProof/>
            <w:webHidden/>
          </w:rPr>
          <w:instrText xml:space="preserve"> PAGEREF _Toc531504547 \h </w:instrText>
        </w:r>
        <w:r w:rsidR="002A009A">
          <w:rPr>
            <w:noProof/>
            <w:webHidden/>
          </w:rPr>
        </w:r>
      </w:ins>
      <w:r w:rsidR="002A009A">
        <w:rPr>
          <w:noProof/>
          <w:webHidden/>
        </w:rPr>
        <w:fldChar w:fldCharType="separate"/>
      </w:r>
      <w:ins w:id="552" w:author="phuong vu" w:date="2018-12-02T09:00:00Z">
        <w:r w:rsidR="002A009A">
          <w:rPr>
            <w:noProof/>
            <w:webHidden/>
          </w:rPr>
          <w:t>7</w:t>
        </w:r>
        <w:r w:rsidR="002A009A">
          <w:rPr>
            <w:noProof/>
            <w:webHidden/>
          </w:rPr>
          <w:fldChar w:fldCharType="end"/>
        </w:r>
        <w:r w:rsidR="002A009A" w:rsidRPr="00ED481C">
          <w:rPr>
            <w:rStyle w:val="Hyperlink"/>
            <w:noProof/>
          </w:rPr>
          <w:fldChar w:fldCharType="end"/>
        </w:r>
      </w:ins>
    </w:p>
    <w:p w14:paraId="3E060BA3" w14:textId="324D5C97" w:rsidR="002A009A" w:rsidRDefault="002A009A">
      <w:pPr>
        <w:pStyle w:val="TableofFigures"/>
        <w:tabs>
          <w:tab w:val="right" w:leader="dot" w:pos="8777"/>
        </w:tabs>
        <w:rPr>
          <w:ins w:id="553" w:author="phuong vu" w:date="2018-12-02T09:00:00Z"/>
          <w:rFonts w:asciiTheme="minorHAnsi" w:eastAsiaTheme="minorEastAsia" w:hAnsiTheme="minorHAnsi" w:cstheme="minorBidi"/>
          <w:noProof/>
          <w:sz w:val="22"/>
          <w:szCs w:val="22"/>
          <w:lang w:val="en-US"/>
        </w:rPr>
      </w:pPr>
      <w:ins w:id="55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"_Toc531504548"</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1.2</w:t>
        </w:r>
        <w:r w:rsidRPr="00ED481C">
          <w:rPr>
            <w:rStyle w:val="Hyperlink"/>
            <w:noProof/>
            <w:lang w:val="en-US"/>
          </w:rPr>
          <w:t xml:space="preserve"> Chức năng xem danh sách đơn hàng theo trạng thái</w:t>
        </w:r>
        <w:r>
          <w:rPr>
            <w:noProof/>
            <w:webHidden/>
          </w:rPr>
          <w:tab/>
        </w:r>
        <w:r>
          <w:rPr>
            <w:noProof/>
            <w:webHidden/>
          </w:rPr>
          <w:fldChar w:fldCharType="begin"/>
        </w:r>
        <w:r>
          <w:rPr>
            <w:noProof/>
            <w:webHidden/>
          </w:rPr>
          <w:instrText xml:space="preserve"> PAGEREF _Toc531504548 \h </w:instrText>
        </w:r>
        <w:r>
          <w:rPr>
            <w:noProof/>
            <w:webHidden/>
          </w:rPr>
        </w:r>
      </w:ins>
      <w:r>
        <w:rPr>
          <w:noProof/>
          <w:webHidden/>
        </w:rPr>
        <w:fldChar w:fldCharType="separate"/>
      </w:r>
      <w:ins w:id="555" w:author="phuong vu" w:date="2018-12-02T09:00:00Z">
        <w:r>
          <w:rPr>
            <w:noProof/>
            <w:webHidden/>
          </w:rPr>
          <w:t>10</w:t>
        </w:r>
        <w:r>
          <w:rPr>
            <w:noProof/>
            <w:webHidden/>
          </w:rPr>
          <w:fldChar w:fldCharType="end"/>
        </w:r>
        <w:r w:rsidRPr="00ED481C">
          <w:rPr>
            <w:rStyle w:val="Hyperlink"/>
            <w:noProof/>
          </w:rPr>
          <w:fldChar w:fldCharType="end"/>
        </w:r>
      </w:ins>
    </w:p>
    <w:p w14:paraId="08F942E9" w14:textId="44660AF8" w:rsidR="002A009A" w:rsidRDefault="002A009A">
      <w:pPr>
        <w:pStyle w:val="TableofFigures"/>
        <w:tabs>
          <w:tab w:val="right" w:leader="dot" w:pos="8777"/>
        </w:tabs>
        <w:rPr>
          <w:ins w:id="556" w:author="phuong vu" w:date="2018-12-02T09:00:00Z"/>
          <w:rFonts w:asciiTheme="minorHAnsi" w:eastAsiaTheme="minorEastAsia" w:hAnsiTheme="minorHAnsi" w:cstheme="minorBidi"/>
          <w:noProof/>
          <w:sz w:val="22"/>
          <w:szCs w:val="22"/>
          <w:lang w:val="en-US"/>
        </w:rPr>
      </w:pPr>
      <w:ins w:id="55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"_Toc531504549"</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1.3</w:t>
        </w:r>
        <w:r w:rsidRPr="00ED481C">
          <w:rPr>
            <w:rStyle w:val="Hyperlink"/>
            <w:noProof/>
            <w:lang w:val="en-US"/>
          </w:rPr>
          <w:t xml:space="preserve"> Chức năng xem chi tiết đơn hàng</w:t>
        </w:r>
        <w:r>
          <w:rPr>
            <w:noProof/>
            <w:webHidden/>
          </w:rPr>
          <w:tab/>
        </w:r>
        <w:r>
          <w:rPr>
            <w:noProof/>
            <w:webHidden/>
          </w:rPr>
          <w:fldChar w:fldCharType="begin"/>
        </w:r>
        <w:r>
          <w:rPr>
            <w:noProof/>
            <w:webHidden/>
          </w:rPr>
          <w:instrText xml:space="preserve"> PAGEREF _Toc531504549 \h </w:instrText>
        </w:r>
        <w:r>
          <w:rPr>
            <w:noProof/>
            <w:webHidden/>
          </w:rPr>
        </w:r>
      </w:ins>
      <w:r>
        <w:rPr>
          <w:noProof/>
          <w:webHidden/>
        </w:rPr>
        <w:fldChar w:fldCharType="separate"/>
      </w:r>
      <w:ins w:id="558" w:author="phuong vu" w:date="2018-12-02T09:00:00Z">
        <w:r>
          <w:rPr>
            <w:noProof/>
            <w:webHidden/>
          </w:rPr>
          <w:t>11</w:t>
        </w:r>
        <w:r>
          <w:rPr>
            <w:noProof/>
            <w:webHidden/>
          </w:rPr>
          <w:fldChar w:fldCharType="end"/>
        </w:r>
        <w:r w:rsidRPr="00ED481C">
          <w:rPr>
            <w:rStyle w:val="Hyperlink"/>
            <w:noProof/>
          </w:rPr>
          <w:fldChar w:fldCharType="end"/>
        </w:r>
      </w:ins>
    </w:p>
    <w:p w14:paraId="5D889E30" w14:textId="5059DEE0" w:rsidR="002A009A" w:rsidRDefault="002A009A">
      <w:pPr>
        <w:pStyle w:val="TableofFigures"/>
        <w:tabs>
          <w:tab w:val="right" w:leader="dot" w:pos="8777"/>
        </w:tabs>
        <w:rPr>
          <w:ins w:id="559" w:author="phuong vu" w:date="2018-12-02T09:00:00Z"/>
          <w:rFonts w:asciiTheme="minorHAnsi" w:eastAsiaTheme="minorEastAsia" w:hAnsiTheme="minorHAnsi" w:cstheme="minorBidi"/>
          <w:noProof/>
          <w:sz w:val="22"/>
          <w:szCs w:val="22"/>
          <w:lang w:val="en-US"/>
        </w:rPr>
      </w:pPr>
      <w:ins w:id="56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"_Toc531504550"</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1.4 Chức năng thay đổi trạng thái đơn hàng</w:t>
        </w:r>
        <w:r>
          <w:rPr>
            <w:noProof/>
            <w:webHidden/>
          </w:rPr>
          <w:tab/>
        </w:r>
        <w:r>
          <w:rPr>
            <w:noProof/>
            <w:webHidden/>
          </w:rPr>
          <w:fldChar w:fldCharType="begin"/>
        </w:r>
        <w:r>
          <w:rPr>
            <w:noProof/>
            <w:webHidden/>
          </w:rPr>
          <w:instrText xml:space="preserve"> PAGEREF _Toc531504550 \h </w:instrText>
        </w:r>
        <w:r>
          <w:rPr>
            <w:noProof/>
            <w:webHidden/>
          </w:rPr>
        </w:r>
      </w:ins>
      <w:r>
        <w:rPr>
          <w:noProof/>
          <w:webHidden/>
        </w:rPr>
        <w:fldChar w:fldCharType="separate"/>
      </w:r>
      <w:ins w:id="561" w:author="phuong vu" w:date="2018-12-02T09:00:00Z">
        <w:r>
          <w:rPr>
            <w:noProof/>
            <w:webHidden/>
          </w:rPr>
          <w:t>12</w:t>
        </w:r>
        <w:r>
          <w:rPr>
            <w:noProof/>
            <w:webHidden/>
          </w:rPr>
          <w:fldChar w:fldCharType="end"/>
        </w:r>
        <w:r w:rsidRPr="00ED481C">
          <w:rPr>
            <w:rStyle w:val="Hyperlink"/>
            <w:noProof/>
          </w:rPr>
          <w:fldChar w:fldCharType="end"/>
        </w:r>
      </w:ins>
    </w:p>
    <w:p w14:paraId="5D298475" w14:textId="2FA0AEB4" w:rsidR="002A009A" w:rsidRDefault="002A009A">
      <w:pPr>
        <w:pStyle w:val="TableofFigures"/>
        <w:tabs>
          <w:tab w:val="right" w:leader="dot" w:pos="8777"/>
        </w:tabs>
        <w:rPr>
          <w:ins w:id="562" w:author="phuong vu" w:date="2018-12-02T09:00:00Z"/>
          <w:rFonts w:asciiTheme="minorHAnsi" w:eastAsiaTheme="minorEastAsia" w:hAnsiTheme="minorHAnsi" w:cstheme="minorBidi"/>
          <w:noProof/>
          <w:sz w:val="22"/>
          <w:szCs w:val="22"/>
          <w:lang w:val="en-US"/>
        </w:rPr>
      </w:pPr>
      <w:ins w:id="56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"_Toc531504551"</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1.5</w:t>
        </w:r>
        <w:r w:rsidRPr="00ED481C">
          <w:rPr>
            <w:rStyle w:val="Hyperlink"/>
            <w:noProof/>
            <w:lang w:val="en-US"/>
          </w:rPr>
          <w:t xml:space="preserve"> Chức năng tạo hóa đơn đơn hàng</w:t>
        </w:r>
        <w:r>
          <w:rPr>
            <w:noProof/>
            <w:webHidden/>
          </w:rPr>
          <w:tab/>
        </w:r>
        <w:r>
          <w:rPr>
            <w:noProof/>
            <w:webHidden/>
          </w:rPr>
          <w:fldChar w:fldCharType="begin"/>
        </w:r>
        <w:r>
          <w:rPr>
            <w:noProof/>
            <w:webHidden/>
          </w:rPr>
          <w:instrText xml:space="preserve"> PAGEREF _Toc531504551 \h </w:instrText>
        </w:r>
        <w:r>
          <w:rPr>
            <w:noProof/>
            <w:webHidden/>
          </w:rPr>
        </w:r>
      </w:ins>
      <w:r>
        <w:rPr>
          <w:noProof/>
          <w:webHidden/>
        </w:rPr>
        <w:fldChar w:fldCharType="separate"/>
      </w:r>
      <w:ins w:id="564" w:author="phuong vu" w:date="2018-12-02T09:00:00Z">
        <w:r>
          <w:rPr>
            <w:noProof/>
            <w:webHidden/>
          </w:rPr>
          <w:t>12</w:t>
        </w:r>
        <w:r>
          <w:rPr>
            <w:noProof/>
            <w:webHidden/>
          </w:rPr>
          <w:fldChar w:fldCharType="end"/>
        </w:r>
        <w:r w:rsidRPr="00ED481C">
          <w:rPr>
            <w:rStyle w:val="Hyperlink"/>
            <w:noProof/>
          </w:rPr>
          <w:fldChar w:fldCharType="end"/>
        </w:r>
      </w:ins>
    </w:p>
    <w:p w14:paraId="1CCB615C" w14:textId="0956E1E5" w:rsidR="002A009A" w:rsidRDefault="002A009A">
      <w:pPr>
        <w:pStyle w:val="TableofFigures"/>
        <w:tabs>
          <w:tab w:val="right" w:leader="dot" w:pos="8777"/>
        </w:tabs>
        <w:rPr>
          <w:ins w:id="565" w:author="phuong vu" w:date="2018-12-02T09:00:00Z"/>
          <w:rFonts w:asciiTheme="minorHAnsi" w:eastAsiaTheme="minorEastAsia" w:hAnsiTheme="minorHAnsi" w:cstheme="minorBidi"/>
          <w:noProof/>
          <w:sz w:val="22"/>
          <w:szCs w:val="22"/>
          <w:lang w:val="en-US"/>
        </w:rPr>
      </w:pPr>
      <w:ins w:id="56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"_Toc531504552"</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1.6</w:t>
        </w:r>
        <w:r w:rsidRPr="00ED481C">
          <w:rPr>
            <w:rStyle w:val="Hyperlink"/>
            <w:noProof/>
            <w:lang w:val="en-US"/>
          </w:rPr>
          <w:t xml:space="preserve"> Chức năng cập nhật hóa đơn</w:t>
        </w:r>
        <w:r>
          <w:rPr>
            <w:noProof/>
            <w:webHidden/>
          </w:rPr>
          <w:tab/>
        </w:r>
        <w:r>
          <w:rPr>
            <w:noProof/>
            <w:webHidden/>
          </w:rPr>
          <w:fldChar w:fldCharType="begin"/>
        </w:r>
        <w:r>
          <w:rPr>
            <w:noProof/>
            <w:webHidden/>
          </w:rPr>
          <w:instrText xml:space="preserve"> PAGEREF _Toc531504552 \h </w:instrText>
        </w:r>
        <w:r>
          <w:rPr>
            <w:noProof/>
            <w:webHidden/>
          </w:rPr>
        </w:r>
      </w:ins>
      <w:r>
        <w:rPr>
          <w:noProof/>
          <w:webHidden/>
        </w:rPr>
        <w:fldChar w:fldCharType="separate"/>
      </w:r>
      <w:ins w:id="567" w:author="phuong vu" w:date="2018-12-02T09:00:00Z">
        <w:r>
          <w:rPr>
            <w:noProof/>
            <w:webHidden/>
          </w:rPr>
          <w:t>13</w:t>
        </w:r>
        <w:r>
          <w:rPr>
            <w:noProof/>
            <w:webHidden/>
          </w:rPr>
          <w:fldChar w:fldCharType="end"/>
        </w:r>
        <w:r w:rsidRPr="00ED481C">
          <w:rPr>
            <w:rStyle w:val="Hyperlink"/>
            <w:noProof/>
          </w:rPr>
          <w:fldChar w:fldCharType="end"/>
        </w:r>
      </w:ins>
    </w:p>
    <w:p w14:paraId="4162CCA1" w14:textId="255720B1" w:rsidR="002A009A" w:rsidRDefault="002A009A">
      <w:pPr>
        <w:pStyle w:val="TableofFigures"/>
        <w:tabs>
          <w:tab w:val="right" w:leader="dot" w:pos="8777"/>
        </w:tabs>
        <w:rPr>
          <w:ins w:id="568" w:author="phuong vu" w:date="2018-12-02T09:00:00Z"/>
          <w:rFonts w:asciiTheme="minorHAnsi" w:eastAsiaTheme="minorEastAsia" w:hAnsiTheme="minorHAnsi" w:cstheme="minorBidi"/>
          <w:noProof/>
          <w:sz w:val="22"/>
          <w:szCs w:val="22"/>
          <w:lang w:val="en-US"/>
        </w:rPr>
      </w:pPr>
      <w:ins w:id="56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"_Toc531504553"</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1.7</w:t>
        </w:r>
        <w:r w:rsidRPr="00ED481C">
          <w:rPr>
            <w:rStyle w:val="Hyperlink"/>
            <w:noProof/>
            <w:lang w:val="en-US"/>
          </w:rPr>
          <w:t xml:space="preserve"> Chức năng xem danh sách biên nhận theo trạng thái</w:t>
        </w:r>
        <w:r>
          <w:rPr>
            <w:noProof/>
            <w:webHidden/>
          </w:rPr>
          <w:tab/>
        </w:r>
        <w:r>
          <w:rPr>
            <w:noProof/>
            <w:webHidden/>
          </w:rPr>
          <w:fldChar w:fldCharType="begin"/>
        </w:r>
        <w:r>
          <w:rPr>
            <w:noProof/>
            <w:webHidden/>
          </w:rPr>
          <w:instrText xml:space="preserve"> PAGEREF _Toc531504553 \h </w:instrText>
        </w:r>
        <w:r>
          <w:rPr>
            <w:noProof/>
            <w:webHidden/>
          </w:rPr>
        </w:r>
      </w:ins>
      <w:r>
        <w:rPr>
          <w:noProof/>
          <w:webHidden/>
        </w:rPr>
        <w:fldChar w:fldCharType="separate"/>
      </w:r>
      <w:ins w:id="570" w:author="phuong vu" w:date="2018-12-02T09:00:00Z">
        <w:r>
          <w:rPr>
            <w:noProof/>
            <w:webHidden/>
          </w:rPr>
          <w:t>13</w:t>
        </w:r>
        <w:r>
          <w:rPr>
            <w:noProof/>
            <w:webHidden/>
          </w:rPr>
          <w:fldChar w:fldCharType="end"/>
        </w:r>
        <w:r w:rsidRPr="00ED481C">
          <w:rPr>
            <w:rStyle w:val="Hyperlink"/>
            <w:noProof/>
          </w:rPr>
          <w:fldChar w:fldCharType="end"/>
        </w:r>
      </w:ins>
    </w:p>
    <w:p w14:paraId="06511DE6" w14:textId="23A6E799" w:rsidR="002A009A" w:rsidRDefault="002A009A">
      <w:pPr>
        <w:pStyle w:val="TableofFigures"/>
        <w:tabs>
          <w:tab w:val="right" w:leader="dot" w:pos="8777"/>
        </w:tabs>
        <w:rPr>
          <w:ins w:id="571" w:author="phuong vu" w:date="2018-12-02T09:00:00Z"/>
          <w:rFonts w:asciiTheme="minorHAnsi" w:eastAsiaTheme="minorEastAsia" w:hAnsiTheme="minorHAnsi" w:cstheme="minorBidi"/>
          <w:noProof/>
          <w:sz w:val="22"/>
          <w:szCs w:val="22"/>
          <w:lang w:val="en-US"/>
        </w:rPr>
      </w:pPr>
      <w:ins w:id="57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"_Toc531504554"</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1.8</w:t>
        </w:r>
        <w:r w:rsidRPr="00ED481C">
          <w:rPr>
            <w:rStyle w:val="Hyperlink"/>
            <w:noProof/>
            <w:lang w:val="en-US"/>
          </w:rPr>
          <w:t xml:space="preserve"> Xem chi tiết biên nhận</w:t>
        </w:r>
        <w:r>
          <w:rPr>
            <w:noProof/>
            <w:webHidden/>
          </w:rPr>
          <w:tab/>
        </w:r>
        <w:r>
          <w:rPr>
            <w:noProof/>
            <w:webHidden/>
          </w:rPr>
          <w:fldChar w:fldCharType="begin"/>
        </w:r>
        <w:r>
          <w:rPr>
            <w:noProof/>
            <w:webHidden/>
          </w:rPr>
          <w:instrText xml:space="preserve"> PAGEREF _Toc531504554 \h </w:instrText>
        </w:r>
        <w:r>
          <w:rPr>
            <w:noProof/>
            <w:webHidden/>
          </w:rPr>
        </w:r>
      </w:ins>
      <w:r>
        <w:rPr>
          <w:noProof/>
          <w:webHidden/>
        </w:rPr>
        <w:fldChar w:fldCharType="separate"/>
      </w:r>
      <w:ins w:id="573" w:author="phuong vu" w:date="2018-12-02T09:00:00Z">
        <w:r>
          <w:rPr>
            <w:noProof/>
            <w:webHidden/>
          </w:rPr>
          <w:t>14</w:t>
        </w:r>
        <w:r>
          <w:rPr>
            <w:noProof/>
            <w:webHidden/>
          </w:rPr>
          <w:fldChar w:fldCharType="end"/>
        </w:r>
        <w:r w:rsidRPr="00ED481C">
          <w:rPr>
            <w:rStyle w:val="Hyperlink"/>
            <w:noProof/>
          </w:rPr>
          <w:fldChar w:fldCharType="end"/>
        </w:r>
      </w:ins>
    </w:p>
    <w:p w14:paraId="70F4B91F" w14:textId="7687F9B8" w:rsidR="002A009A" w:rsidRDefault="002A009A">
      <w:pPr>
        <w:pStyle w:val="TableofFigures"/>
        <w:tabs>
          <w:tab w:val="right" w:leader="dot" w:pos="8777"/>
        </w:tabs>
        <w:rPr>
          <w:ins w:id="574" w:author="phuong vu" w:date="2018-12-02T09:00:00Z"/>
          <w:rFonts w:asciiTheme="minorHAnsi" w:eastAsiaTheme="minorEastAsia" w:hAnsiTheme="minorHAnsi" w:cstheme="minorBidi"/>
          <w:noProof/>
          <w:sz w:val="22"/>
          <w:szCs w:val="22"/>
          <w:lang w:val="en-US"/>
        </w:rPr>
      </w:pPr>
      <w:ins w:id="57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"_Toc531504555"</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1.9</w:t>
        </w:r>
        <w:r w:rsidRPr="00ED481C">
          <w:rPr>
            <w:rStyle w:val="Hyperlink"/>
            <w:noProof/>
            <w:lang w:val="en-US"/>
          </w:rPr>
          <w:t xml:space="preserve"> Chức năng thay đổi trạng thái biên nhận</w:t>
        </w:r>
        <w:r>
          <w:rPr>
            <w:noProof/>
            <w:webHidden/>
          </w:rPr>
          <w:tab/>
        </w:r>
        <w:r>
          <w:rPr>
            <w:noProof/>
            <w:webHidden/>
          </w:rPr>
          <w:fldChar w:fldCharType="begin"/>
        </w:r>
        <w:r>
          <w:rPr>
            <w:noProof/>
            <w:webHidden/>
          </w:rPr>
          <w:instrText xml:space="preserve"> PAGEREF _Toc531504555 \h </w:instrText>
        </w:r>
        <w:r>
          <w:rPr>
            <w:noProof/>
            <w:webHidden/>
          </w:rPr>
        </w:r>
      </w:ins>
      <w:r>
        <w:rPr>
          <w:noProof/>
          <w:webHidden/>
        </w:rPr>
        <w:fldChar w:fldCharType="separate"/>
      </w:r>
      <w:ins w:id="576" w:author="phuong vu" w:date="2018-12-02T09:00:00Z">
        <w:r>
          <w:rPr>
            <w:noProof/>
            <w:webHidden/>
          </w:rPr>
          <w:t>15</w:t>
        </w:r>
        <w:r>
          <w:rPr>
            <w:noProof/>
            <w:webHidden/>
          </w:rPr>
          <w:fldChar w:fldCharType="end"/>
        </w:r>
        <w:r w:rsidRPr="00ED481C">
          <w:rPr>
            <w:rStyle w:val="Hyperlink"/>
            <w:noProof/>
          </w:rPr>
          <w:fldChar w:fldCharType="end"/>
        </w:r>
      </w:ins>
    </w:p>
    <w:p w14:paraId="776EDFC8" w14:textId="09DB0505" w:rsidR="002A009A" w:rsidRDefault="002A009A">
      <w:pPr>
        <w:pStyle w:val="TableofFigures"/>
        <w:tabs>
          <w:tab w:val="right" w:leader="dot" w:pos="8777"/>
        </w:tabs>
        <w:rPr>
          <w:ins w:id="577" w:author="phuong vu" w:date="2018-12-02T09:00:00Z"/>
          <w:rFonts w:asciiTheme="minorHAnsi" w:eastAsiaTheme="minorEastAsia" w:hAnsiTheme="minorHAnsi" w:cstheme="minorBidi"/>
          <w:noProof/>
          <w:sz w:val="22"/>
          <w:szCs w:val="22"/>
          <w:lang w:val="en-US"/>
        </w:rPr>
      </w:pPr>
      <w:ins w:id="57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"_Toc531504556"</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1.10</w:t>
        </w:r>
        <w:r w:rsidRPr="00ED481C">
          <w:rPr>
            <w:rStyle w:val="Hyperlink"/>
            <w:noProof/>
            <w:lang w:val="en-US"/>
          </w:rPr>
          <w:t xml:space="preserve"> Chức năng cập nhật thông tin biên nhận</w:t>
        </w:r>
        <w:r>
          <w:rPr>
            <w:noProof/>
            <w:webHidden/>
          </w:rPr>
          <w:tab/>
        </w:r>
        <w:r>
          <w:rPr>
            <w:noProof/>
            <w:webHidden/>
          </w:rPr>
          <w:fldChar w:fldCharType="begin"/>
        </w:r>
        <w:r>
          <w:rPr>
            <w:noProof/>
            <w:webHidden/>
          </w:rPr>
          <w:instrText xml:space="preserve"> PAGEREF _Toc531504556 \h </w:instrText>
        </w:r>
        <w:r>
          <w:rPr>
            <w:noProof/>
            <w:webHidden/>
          </w:rPr>
        </w:r>
      </w:ins>
      <w:r>
        <w:rPr>
          <w:noProof/>
          <w:webHidden/>
        </w:rPr>
        <w:fldChar w:fldCharType="separate"/>
      </w:r>
      <w:ins w:id="579" w:author="phuong vu" w:date="2018-12-02T09:00:00Z">
        <w:r>
          <w:rPr>
            <w:noProof/>
            <w:webHidden/>
          </w:rPr>
          <w:t>15</w:t>
        </w:r>
        <w:r>
          <w:rPr>
            <w:noProof/>
            <w:webHidden/>
          </w:rPr>
          <w:fldChar w:fldCharType="end"/>
        </w:r>
        <w:r w:rsidRPr="00ED481C">
          <w:rPr>
            <w:rStyle w:val="Hyperlink"/>
            <w:noProof/>
          </w:rPr>
          <w:fldChar w:fldCharType="end"/>
        </w:r>
      </w:ins>
    </w:p>
    <w:p w14:paraId="738BEFDE" w14:textId="14E3D3BC" w:rsidR="002A009A" w:rsidRDefault="002A009A">
      <w:pPr>
        <w:pStyle w:val="TableofFigures"/>
        <w:tabs>
          <w:tab w:val="right" w:leader="dot" w:pos="8777"/>
        </w:tabs>
        <w:rPr>
          <w:ins w:id="580" w:author="phuong vu" w:date="2018-12-02T09:00:00Z"/>
          <w:rFonts w:asciiTheme="minorHAnsi" w:eastAsiaTheme="minorEastAsia" w:hAnsiTheme="minorHAnsi" w:cstheme="minorBidi"/>
          <w:noProof/>
          <w:sz w:val="22"/>
          <w:szCs w:val="22"/>
          <w:lang w:val="en-US"/>
        </w:rPr>
      </w:pPr>
      <w:ins w:id="58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"_Toc531504557"</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1.11</w:t>
        </w:r>
        <w:r w:rsidRPr="00ED481C">
          <w:rPr>
            <w:rStyle w:val="Hyperlink"/>
            <w:noProof/>
            <w:lang w:val="en-US"/>
          </w:rPr>
          <w:t xml:space="preserve"> Chức năng quản lí phân công xử lí đơn hàng</w:t>
        </w:r>
        <w:r>
          <w:rPr>
            <w:noProof/>
            <w:webHidden/>
          </w:rPr>
          <w:tab/>
        </w:r>
        <w:r>
          <w:rPr>
            <w:noProof/>
            <w:webHidden/>
          </w:rPr>
          <w:fldChar w:fldCharType="begin"/>
        </w:r>
        <w:r>
          <w:rPr>
            <w:noProof/>
            <w:webHidden/>
          </w:rPr>
          <w:instrText xml:space="preserve"> PAGEREF _Toc531504557 \h </w:instrText>
        </w:r>
        <w:r>
          <w:rPr>
            <w:noProof/>
            <w:webHidden/>
          </w:rPr>
        </w:r>
      </w:ins>
      <w:r>
        <w:rPr>
          <w:noProof/>
          <w:webHidden/>
        </w:rPr>
        <w:fldChar w:fldCharType="separate"/>
      </w:r>
      <w:ins w:id="582" w:author="phuong vu" w:date="2018-12-02T09:00:00Z">
        <w:r>
          <w:rPr>
            <w:noProof/>
            <w:webHidden/>
          </w:rPr>
          <w:t>16</w:t>
        </w:r>
        <w:r>
          <w:rPr>
            <w:noProof/>
            <w:webHidden/>
          </w:rPr>
          <w:fldChar w:fldCharType="end"/>
        </w:r>
        <w:r w:rsidRPr="00ED481C">
          <w:rPr>
            <w:rStyle w:val="Hyperlink"/>
            <w:noProof/>
          </w:rPr>
          <w:fldChar w:fldCharType="end"/>
        </w:r>
      </w:ins>
    </w:p>
    <w:p w14:paraId="5A7E0D5C" w14:textId="2B3C54BE" w:rsidR="002A009A" w:rsidRDefault="002A009A">
      <w:pPr>
        <w:pStyle w:val="TableofFigures"/>
        <w:tabs>
          <w:tab w:val="right" w:leader="dot" w:pos="8777"/>
        </w:tabs>
        <w:rPr>
          <w:ins w:id="583" w:author="phuong vu" w:date="2018-12-02T09:00:00Z"/>
          <w:rFonts w:asciiTheme="minorHAnsi" w:eastAsiaTheme="minorEastAsia" w:hAnsiTheme="minorHAnsi" w:cstheme="minorBidi"/>
          <w:noProof/>
          <w:sz w:val="22"/>
          <w:szCs w:val="22"/>
          <w:lang w:val="en-US"/>
        </w:rPr>
      </w:pPr>
      <w:ins w:id="58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"_Toc531504558"</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1.13</w:t>
        </w:r>
        <w:r w:rsidRPr="00ED481C">
          <w:rPr>
            <w:rStyle w:val="Hyperlink"/>
            <w:noProof/>
            <w:lang w:val="en-US"/>
          </w:rPr>
          <w:t xml:space="preserve"> Chức năng quản lí trạng thái máy giặt</w:t>
        </w:r>
        <w:r>
          <w:rPr>
            <w:noProof/>
            <w:webHidden/>
          </w:rPr>
          <w:tab/>
        </w:r>
        <w:r>
          <w:rPr>
            <w:noProof/>
            <w:webHidden/>
          </w:rPr>
          <w:fldChar w:fldCharType="begin"/>
        </w:r>
        <w:r>
          <w:rPr>
            <w:noProof/>
            <w:webHidden/>
          </w:rPr>
          <w:instrText xml:space="preserve"> PAGEREF _Toc531504558 \h </w:instrText>
        </w:r>
        <w:r>
          <w:rPr>
            <w:noProof/>
            <w:webHidden/>
          </w:rPr>
        </w:r>
      </w:ins>
      <w:r>
        <w:rPr>
          <w:noProof/>
          <w:webHidden/>
        </w:rPr>
        <w:fldChar w:fldCharType="separate"/>
      </w:r>
      <w:ins w:id="585" w:author="phuong vu" w:date="2018-12-02T09:00:00Z">
        <w:r>
          <w:rPr>
            <w:noProof/>
            <w:webHidden/>
          </w:rPr>
          <w:t>17</w:t>
        </w:r>
        <w:r>
          <w:rPr>
            <w:noProof/>
            <w:webHidden/>
          </w:rPr>
          <w:fldChar w:fldCharType="end"/>
        </w:r>
        <w:r w:rsidRPr="00ED481C">
          <w:rPr>
            <w:rStyle w:val="Hyperlink"/>
            <w:noProof/>
          </w:rPr>
          <w:fldChar w:fldCharType="end"/>
        </w:r>
      </w:ins>
    </w:p>
    <w:p w14:paraId="30D36A0D" w14:textId="6661B811" w:rsidR="002A009A" w:rsidRDefault="002A009A">
      <w:pPr>
        <w:pStyle w:val="TableofFigures"/>
        <w:tabs>
          <w:tab w:val="right" w:leader="dot" w:pos="8777"/>
        </w:tabs>
        <w:rPr>
          <w:ins w:id="586" w:author="phuong vu" w:date="2018-12-02T09:00:00Z"/>
          <w:rFonts w:asciiTheme="minorHAnsi" w:eastAsiaTheme="minorEastAsia" w:hAnsiTheme="minorHAnsi" w:cstheme="minorBidi"/>
          <w:noProof/>
          <w:sz w:val="22"/>
          <w:szCs w:val="22"/>
          <w:lang w:val="en-US"/>
        </w:rPr>
      </w:pPr>
      <w:ins w:id="58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"_Toc531504559"</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1.14</w:t>
        </w:r>
        <w:r w:rsidRPr="00ED481C">
          <w:rPr>
            <w:rStyle w:val="Hyperlink"/>
            <w:noProof/>
            <w:lang w:val="en-US"/>
          </w:rPr>
          <w:t xml:space="preserve"> Chức năng tìm kiếm đơn hàng</w:t>
        </w:r>
        <w:r>
          <w:rPr>
            <w:noProof/>
            <w:webHidden/>
          </w:rPr>
          <w:tab/>
        </w:r>
        <w:r>
          <w:rPr>
            <w:noProof/>
            <w:webHidden/>
          </w:rPr>
          <w:fldChar w:fldCharType="begin"/>
        </w:r>
        <w:r>
          <w:rPr>
            <w:noProof/>
            <w:webHidden/>
          </w:rPr>
          <w:instrText xml:space="preserve"> PAGEREF _Toc531504559 \h </w:instrText>
        </w:r>
        <w:r>
          <w:rPr>
            <w:noProof/>
            <w:webHidden/>
          </w:rPr>
        </w:r>
      </w:ins>
      <w:r>
        <w:rPr>
          <w:noProof/>
          <w:webHidden/>
        </w:rPr>
        <w:fldChar w:fldCharType="separate"/>
      </w:r>
      <w:ins w:id="588" w:author="phuong vu" w:date="2018-12-02T09:00:00Z">
        <w:r>
          <w:rPr>
            <w:noProof/>
            <w:webHidden/>
          </w:rPr>
          <w:t>17</w:t>
        </w:r>
        <w:r>
          <w:rPr>
            <w:noProof/>
            <w:webHidden/>
          </w:rPr>
          <w:fldChar w:fldCharType="end"/>
        </w:r>
        <w:r w:rsidRPr="00ED481C">
          <w:rPr>
            <w:rStyle w:val="Hyperlink"/>
            <w:noProof/>
          </w:rPr>
          <w:fldChar w:fldCharType="end"/>
        </w:r>
      </w:ins>
    </w:p>
    <w:p w14:paraId="39983037" w14:textId="75A7956B" w:rsidR="002A009A" w:rsidRDefault="002A009A">
      <w:pPr>
        <w:pStyle w:val="TableofFigures"/>
        <w:tabs>
          <w:tab w:val="right" w:leader="dot" w:pos="8777"/>
        </w:tabs>
        <w:rPr>
          <w:ins w:id="589" w:author="phuong vu" w:date="2018-12-02T09:00:00Z"/>
          <w:rFonts w:asciiTheme="minorHAnsi" w:eastAsiaTheme="minorEastAsia" w:hAnsiTheme="minorHAnsi" w:cstheme="minorBidi"/>
          <w:noProof/>
          <w:sz w:val="22"/>
          <w:szCs w:val="22"/>
          <w:lang w:val="en-US"/>
        </w:rPr>
      </w:pPr>
      <w:ins w:id="59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"_Toc531504560"</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1.15</w:t>
        </w:r>
        <w:r w:rsidRPr="00ED481C">
          <w:rPr>
            <w:rStyle w:val="Hyperlink"/>
            <w:noProof/>
            <w:lang w:val="en-US"/>
          </w:rPr>
          <w:t xml:space="preserve"> Chức năng đăng nhập hệ thống</w:t>
        </w:r>
        <w:r>
          <w:rPr>
            <w:noProof/>
            <w:webHidden/>
          </w:rPr>
          <w:tab/>
        </w:r>
        <w:r>
          <w:rPr>
            <w:noProof/>
            <w:webHidden/>
          </w:rPr>
          <w:fldChar w:fldCharType="begin"/>
        </w:r>
        <w:r>
          <w:rPr>
            <w:noProof/>
            <w:webHidden/>
          </w:rPr>
          <w:instrText xml:space="preserve"> PAGEREF _Toc531504560 \h </w:instrText>
        </w:r>
        <w:r>
          <w:rPr>
            <w:noProof/>
            <w:webHidden/>
          </w:rPr>
        </w:r>
      </w:ins>
      <w:r>
        <w:rPr>
          <w:noProof/>
          <w:webHidden/>
        </w:rPr>
        <w:fldChar w:fldCharType="separate"/>
      </w:r>
      <w:ins w:id="591" w:author="phuong vu" w:date="2018-12-02T09:00:00Z">
        <w:r>
          <w:rPr>
            <w:noProof/>
            <w:webHidden/>
          </w:rPr>
          <w:t>18</w:t>
        </w:r>
        <w:r>
          <w:rPr>
            <w:noProof/>
            <w:webHidden/>
          </w:rPr>
          <w:fldChar w:fldCharType="end"/>
        </w:r>
        <w:r w:rsidRPr="00ED481C">
          <w:rPr>
            <w:rStyle w:val="Hyperlink"/>
            <w:noProof/>
          </w:rPr>
          <w:fldChar w:fldCharType="end"/>
        </w:r>
      </w:ins>
    </w:p>
    <w:p w14:paraId="1E7E905D" w14:textId="7BF6B5D6" w:rsidR="002A009A" w:rsidRDefault="002A009A">
      <w:pPr>
        <w:pStyle w:val="TableofFigures"/>
        <w:tabs>
          <w:tab w:val="right" w:leader="dot" w:pos="8777"/>
        </w:tabs>
        <w:rPr>
          <w:ins w:id="592" w:author="phuong vu" w:date="2018-12-02T09:00:00Z"/>
          <w:rFonts w:asciiTheme="minorHAnsi" w:eastAsiaTheme="minorEastAsia" w:hAnsiTheme="minorHAnsi" w:cstheme="minorBidi"/>
          <w:noProof/>
          <w:sz w:val="22"/>
          <w:szCs w:val="22"/>
          <w:lang w:val="en-US"/>
        </w:rPr>
      </w:pPr>
      <w:ins w:id="59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"_Toc531504561"</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1.16</w:t>
        </w:r>
        <w:r w:rsidRPr="00ED481C">
          <w:rPr>
            <w:rStyle w:val="Hyperlink"/>
            <w:noProof/>
            <w:lang w:val="en-US"/>
          </w:rPr>
          <w:t xml:space="preserve"> Chức năng đăng xuất hệ thống</w:t>
        </w:r>
        <w:r>
          <w:rPr>
            <w:noProof/>
            <w:webHidden/>
          </w:rPr>
          <w:tab/>
        </w:r>
        <w:r>
          <w:rPr>
            <w:noProof/>
            <w:webHidden/>
          </w:rPr>
          <w:fldChar w:fldCharType="begin"/>
        </w:r>
        <w:r>
          <w:rPr>
            <w:noProof/>
            <w:webHidden/>
          </w:rPr>
          <w:instrText xml:space="preserve"> PAGEREF _Toc531504561 \h </w:instrText>
        </w:r>
        <w:r>
          <w:rPr>
            <w:noProof/>
            <w:webHidden/>
          </w:rPr>
        </w:r>
      </w:ins>
      <w:r>
        <w:rPr>
          <w:noProof/>
          <w:webHidden/>
        </w:rPr>
        <w:fldChar w:fldCharType="separate"/>
      </w:r>
      <w:ins w:id="594" w:author="phuong vu" w:date="2018-12-02T09:00:00Z">
        <w:r>
          <w:rPr>
            <w:noProof/>
            <w:webHidden/>
          </w:rPr>
          <w:t>19</w:t>
        </w:r>
        <w:r>
          <w:rPr>
            <w:noProof/>
            <w:webHidden/>
          </w:rPr>
          <w:fldChar w:fldCharType="end"/>
        </w:r>
        <w:r w:rsidRPr="00ED481C">
          <w:rPr>
            <w:rStyle w:val="Hyperlink"/>
            <w:noProof/>
          </w:rPr>
          <w:fldChar w:fldCharType="end"/>
        </w:r>
      </w:ins>
    </w:p>
    <w:p w14:paraId="78750637" w14:textId="2BE1F3A9" w:rsidR="002A009A" w:rsidRDefault="002A009A">
      <w:pPr>
        <w:pStyle w:val="TableofFigures"/>
        <w:tabs>
          <w:tab w:val="right" w:leader="dot" w:pos="8777"/>
        </w:tabs>
        <w:rPr>
          <w:ins w:id="595" w:author="phuong vu" w:date="2018-12-02T09:00:00Z"/>
          <w:rFonts w:asciiTheme="minorHAnsi" w:eastAsiaTheme="minorEastAsia" w:hAnsiTheme="minorHAnsi" w:cstheme="minorBidi"/>
          <w:noProof/>
          <w:sz w:val="22"/>
          <w:szCs w:val="22"/>
          <w:lang w:val="en-US"/>
        </w:rPr>
      </w:pPr>
      <w:ins w:id="59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"_Toc531504562"</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3.1 Tổng quan các bảng trong cơ sở dữ liệu</w:t>
        </w:r>
        <w:r>
          <w:rPr>
            <w:noProof/>
            <w:webHidden/>
          </w:rPr>
          <w:tab/>
        </w:r>
        <w:r>
          <w:rPr>
            <w:noProof/>
            <w:webHidden/>
          </w:rPr>
          <w:fldChar w:fldCharType="begin"/>
        </w:r>
        <w:r>
          <w:rPr>
            <w:noProof/>
            <w:webHidden/>
          </w:rPr>
          <w:instrText xml:space="preserve"> PAGEREF _Toc531504562 \h </w:instrText>
        </w:r>
        <w:r>
          <w:rPr>
            <w:noProof/>
            <w:webHidden/>
          </w:rPr>
        </w:r>
      </w:ins>
      <w:r>
        <w:rPr>
          <w:noProof/>
          <w:webHidden/>
        </w:rPr>
        <w:fldChar w:fldCharType="separate"/>
      </w:r>
      <w:ins w:id="597" w:author="phuong vu" w:date="2018-12-02T09:00:00Z">
        <w:r>
          <w:rPr>
            <w:noProof/>
            <w:webHidden/>
          </w:rPr>
          <w:t>31</w:t>
        </w:r>
        <w:r>
          <w:rPr>
            <w:noProof/>
            <w:webHidden/>
          </w:rPr>
          <w:fldChar w:fldCharType="end"/>
        </w:r>
        <w:r w:rsidRPr="00ED481C">
          <w:rPr>
            <w:rStyle w:val="Hyperlink"/>
            <w:noProof/>
          </w:rPr>
          <w:fldChar w:fldCharType="end"/>
        </w:r>
      </w:ins>
    </w:p>
    <w:p w14:paraId="3C7C624B" w14:textId="31AF735C" w:rsidR="002A009A" w:rsidRDefault="002A009A">
      <w:pPr>
        <w:pStyle w:val="TableofFigures"/>
        <w:tabs>
          <w:tab w:val="right" w:leader="dot" w:pos="8777"/>
        </w:tabs>
        <w:rPr>
          <w:ins w:id="598" w:author="phuong vu" w:date="2018-12-02T09:00:00Z"/>
          <w:rFonts w:asciiTheme="minorHAnsi" w:eastAsiaTheme="minorEastAsia" w:hAnsiTheme="minorHAnsi" w:cstheme="minorBidi"/>
          <w:noProof/>
          <w:sz w:val="22"/>
          <w:szCs w:val="22"/>
          <w:lang w:val="en-US"/>
        </w:rPr>
      </w:pPr>
      <w:ins w:id="59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"_Toc531504563"</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3.2</w:t>
        </w:r>
        <w:r w:rsidRPr="00ED481C">
          <w:rPr>
            <w:rStyle w:val="Hyperlink"/>
            <w:noProof/>
            <w:lang w:val="en-US"/>
          </w:rPr>
          <w:t xml:space="preserve"> Các thành phần giao diện xem danh sách đơn hàng theo trạng thái</w:t>
        </w:r>
        <w:r>
          <w:rPr>
            <w:noProof/>
            <w:webHidden/>
          </w:rPr>
          <w:tab/>
        </w:r>
        <w:r>
          <w:rPr>
            <w:noProof/>
            <w:webHidden/>
          </w:rPr>
          <w:fldChar w:fldCharType="begin"/>
        </w:r>
        <w:r>
          <w:rPr>
            <w:noProof/>
            <w:webHidden/>
          </w:rPr>
          <w:instrText xml:space="preserve"> PAGEREF _Toc531504563 \h </w:instrText>
        </w:r>
        <w:r>
          <w:rPr>
            <w:noProof/>
            <w:webHidden/>
          </w:rPr>
        </w:r>
      </w:ins>
      <w:r>
        <w:rPr>
          <w:noProof/>
          <w:webHidden/>
        </w:rPr>
        <w:fldChar w:fldCharType="separate"/>
      </w:r>
      <w:ins w:id="600" w:author="phuong vu" w:date="2018-12-02T09:00:00Z">
        <w:r>
          <w:rPr>
            <w:noProof/>
            <w:webHidden/>
          </w:rPr>
          <w:t>32</w:t>
        </w:r>
        <w:r>
          <w:rPr>
            <w:noProof/>
            <w:webHidden/>
          </w:rPr>
          <w:fldChar w:fldCharType="end"/>
        </w:r>
        <w:r w:rsidRPr="00ED481C">
          <w:rPr>
            <w:rStyle w:val="Hyperlink"/>
            <w:noProof/>
          </w:rPr>
          <w:fldChar w:fldCharType="end"/>
        </w:r>
      </w:ins>
    </w:p>
    <w:p w14:paraId="0AD3A9E5" w14:textId="223F28CB" w:rsidR="002A009A" w:rsidRDefault="002A009A">
      <w:pPr>
        <w:pStyle w:val="TableofFigures"/>
        <w:tabs>
          <w:tab w:val="right" w:leader="dot" w:pos="8777"/>
        </w:tabs>
        <w:rPr>
          <w:ins w:id="601" w:author="phuong vu" w:date="2018-12-02T09:00:00Z"/>
          <w:rFonts w:asciiTheme="minorHAnsi" w:eastAsiaTheme="minorEastAsia" w:hAnsiTheme="minorHAnsi" w:cstheme="minorBidi"/>
          <w:noProof/>
          <w:sz w:val="22"/>
          <w:szCs w:val="22"/>
          <w:lang w:val="en-US"/>
        </w:rPr>
      </w:pPr>
      <w:ins w:id="60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"_Toc531504564"</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3.3</w:t>
        </w:r>
        <w:r w:rsidRPr="00ED481C">
          <w:rPr>
            <w:rStyle w:val="Hyperlink"/>
            <w:noProof/>
            <w:lang w:val="en-US"/>
          </w:rPr>
          <w:t xml:space="preserve"> Dữ liệu sử dụng xem danh sách đơn hàng theo trạng thái</w:t>
        </w:r>
        <w:r>
          <w:rPr>
            <w:noProof/>
            <w:webHidden/>
          </w:rPr>
          <w:tab/>
        </w:r>
        <w:r>
          <w:rPr>
            <w:noProof/>
            <w:webHidden/>
          </w:rPr>
          <w:fldChar w:fldCharType="begin"/>
        </w:r>
        <w:r>
          <w:rPr>
            <w:noProof/>
            <w:webHidden/>
          </w:rPr>
          <w:instrText xml:space="preserve"> PAGEREF _Toc531504564 \h </w:instrText>
        </w:r>
        <w:r>
          <w:rPr>
            <w:noProof/>
            <w:webHidden/>
          </w:rPr>
        </w:r>
      </w:ins>
      <w:r>
        <w:rPr>
          <w:noProof/>
          <w:webHidden/>
        </w:rPr>
        <w:fldChar w:fldCharType="separate"/>
      </w:r>
      <w:ins w:id="603" w:author="phuong vu" w:date="2018-12-02T09:00:00Z">
        <w:r>
          <w:rPr>
            <w:noProof/>
            <w:webHidden/>
          </w:rPr>
          <w:t>33</w:t>
        </w:r>
        <w:r>
          <w:rPr>
            <w:noProof/>
            <w:webHidden/>
          </w:rPr>
          <w:fldChar w:fldCharType="end"/>
        </w:r>
        <w:r w:rsidRPr="00ED481C">
          <w:rPr>
            <w:rStyle w:val="Hyperlink"/>
            <w:noProof/>
          </w:rPr>
          <w:fldChar w:fldCharType="end"/>
        </w:r>
      </w:ins>
    </w:p>
    <w:p w14:paraId="75297714" w14:textId="01AD0E00" w:rsidR="002A009A" w:rsidRDefault="002A009A">
      <w:pPr>
        <w:pStyle w:val="TableofFigures"/>
        <w:tabs>
          <w:tab w:val="right" w:leader="dot" w:pos="8777"/>
        </w:tabs>
        <w:rPr>
          <w:ins w:id="604" w:author="phuong vu" w:date="2018-12-02T09:00:00Z"/>
          <w:rFonts w:asciiTheme="minorHAnsi" w:eastAsiaTheme="minorEastAsia" w:hAnsiTheme="minorHAnsi" w:cstheme="minorBidi"/>
          <w:noProof/>
          <w:sz w:val="22"/>
          <w:szCs w:val="22"/>
          <w:lang w:val="en-US"/>
        </w:rPr>
      </w:pPr>
      <w:ins w:id="60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"_Toc531504565"</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3.4</w:t>
        </w:r>
        <w:r w:rsidRPr="00ED481C">
          <w:rPr>
            <w:rStyle w:val="Hyperlink"/>
            <w:noProof/>
            <w:lang w:val="en-US"/>
          </w:rPr>
          <w:t xml:space="preserve"> Các thành phần giao diện xem chi tiết đơn hàng</w:t>
        </w:r>
        <w:r>
          <w:rPr>
            <w:noProof/>
            <w:webHidden/>
          </w:rPr>
          <w:tab/>
        </w:r>
        <w:r>
          <w:rPr>
            <w:noProof/>
            <w:webHidden/>
          </w:rPr>
          <w:fldChar w:fldCharType="begin"/>
        </w:r>
        <w:r>
          <w:rPr>
            <w:noProof/>
            <w:webHidden/>
          </w:rPr>
          <w:instrText xml:space="preserve"> PAGEREF _Toc531504565 \h </w:instrText>
        </w:r>
        <w:r>
          <w:rPr>
            <w:noProof/>
            <w:webHidden/>
          </w:rPr>
        </w:r>
      </w:ins>
      <w:r>
        <w:rPr>
          <w:noProof/>
          <w:webHidden/>
        </w:rPr>
        <w:fldChar w:fldCharType="separate"/>
      </w:r>
      <w:ins w:id="606" w:author="phuong vu" w:date="2018-12-02T09:00:00Z">
        <w:r>
          <w:rPr>
            <w:noProof/>
            <w:webHidden/>
          </w:rPr>
          <w:t>36</w:t>
        </w:r>
        <w:r>
          <w:rPr>
            <w:noProof/>
            <w:webHidden/>
          </w:rPr>
          <w:fldChar w:fldCharType="end"/>
        </w:r>
        <w:r w:rsidRPr="00ED481C">
          <w:rPr>
            <w:rStyle w:val="Hyperlink"/>
            <w:noProof/>
          </w:rPr>
          <w:fldChar w:fldCharType="end"/>
        </w:r>
      </w:ins>
    </w:p>
    <w:p w14:paraId="52CA1FA5" w14:textId="7AAE7CC2" w:rsidR="002A009A" w:rsidRDefault="002A009A">
      <w:pPr>
        <w:pStyle w:val="TableofFigures"/>
        <w:tabs>
          <w:tab w:val="right" w:leader="dot" w:pos="8777"/>
        </w:tabs>
        <w:rPr>
          <w:ins w:id="607" w:author="phuong vu" w:date="2018-12-02T09:00:00Z"/>
          <w:rFonts w:asciiTheme="minorHAnsi" w:eastAsiaTheme="minorEastAsia" w:hAnsiTheme="minorHAnsi" w:cstheme="minorBidi"/>
          <w:noProof/>
          <w:sz w:val="22"/>
          <w:szCs w:val="22"/>
          <w:lang w:val="en-US"/>
        </w:rPr>
      </w:pPr>
      <w:ins w:id="60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"_Toc531504566"</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3.5</w:t>
        </w:r>
        <w:r w:rsidRPr="00ED481C">
          <w:rPr>
            <w:rStyle w:val="Hyperlink"/>
            <w:noProof/>
            <w:lang w:val="en-US"/>
          </w:rPr>
          <w:t xml:space="preserve"> Dữ liệu sử dụng xem chi tiết đơn hàng</w:t>
        </w:r>
        <w:r>
          <w:rPr>
            <w:noProof/>
            <w:webHidden/>
          </w:rPr>
          <w:tab/>
        </w:r>
        <w:r>
          <w:rPr>
            <w:noProof/>
            <w:webHidden/>
          </w:rPr>
          <w:fldChar w:fldCharType="begin"/>
        </w:r>
        <w:r>
          <w:rPr>
            <w:noProof/>
            <w:webHidden/>
          </w:rPr>
          <w:instrText xml:space="preserve"> PAGEREF _Toc531504566 \h </w:instrText>
        </w:r>
        <w:r>
          <w:rPr>
            <w:noProof/>
            <w:webHidden/>
          </w:rPr>
        </w:r>
      </w:ins>
      <w:r>
        <w:rPr>
          <w:noProof/>
          <w:webHidden/>
        </w:rPr>
        <w:fldChar w:fldCharType="separate"/>
      </w:r>
      <w:ins w:id="609" w:author="phuong vu" w:date="2018-12-02T09:00:00Z">
        <w:r>
          <w:rPr>
            <w:noProof/>
            <w:webHidden/>
          </w:rPr>
          <w:t>36</w:t>
        </w:r>
        <w:r>
          <w:rPr>
            <w:noProof/>
            <w:webHidden/>
          </w:rPr>
          <w:fldChar w:fldCharType="end"/>
        </w:r>
        <w:r w:rsidRPr="00ED481C">
          <w:rPr>
            <w:rStyle w:val="Hyperlink"/>
            <w:noProof/>
          </w:rPr>
          <w:fldChar w:fldCharType="end"/>
        </w:r>
      </w:ins>
    </w:p>
    <w:p w14:paraId="2F2CCDA4" w14:textId="6991A21F" w:rsidR="002A009A" w:rsidRDefault="002A009A">
      <w:pPr>
        <w:pStyle w:val="TableofFigures"/>
        <w:tabs>
          <w:tab w:val="right" w:leader="dot" w:pos="8777"/>
        </w:tabs>
        <w:rPr>
          <w:ins w:id="610" w:author="phuong vu" w:date="2018-12-02T09:00:00Z"/>
          <w:rFonts w:asciiTheme="minorHAnsi" w:eastAsiaTheme="minorEastAsia" w:hAnsiTheme="minorHAnsi" w:cstheme="minorBidi"/>
          <w:noProof/>
          <w:sz w:val="22"/>
          <w:szCs w:val="22"/>
          <w:lang w:val="en-US"/>
        </w:rPr>
      </w:pPr>
      <w:ins w:id="61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"_Toc531504567"</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3.6</w:t>
        </w:r>
        <w:r w:rsidRPr="00ED481C">
          <w:rPr>
            <w:rStyle w:val="Hyperlink"/>
            <w:noProof/>
            <w:lang w:val="en-US"/>
          </w:rPr>
          <w:t xml:space="preserve"> Các thành phần giao diện thay đổi trạng thái đơn hàng</w:t>
        </w:r>
        <w:r>
          <w:rPr>
            <w:noProof/>
            <w:webHidden/>
          </w:rPr>
          <w:tab/>
        </w:r>
        <w:r>
          <w:rPr>
            <w:noProof/>
            <w:webHidden/>
          </w:rPr>
          <w:fldChar w:fldCharType="begin"/>
        </w:r>
        <w:r>
          <w:rPr>
            <w:noProof/>
            <w:webHidden/>
          </w:rPr>
          <w:instrText xml:space="preserve"> PAGEREF _Toc531504567 \h </w:instrText>
        </w:r>
        <w:r>
          <w:rPr>
            <w:noProof/>
            <w:webHidden/>
          </w:rPr>
        </w:r>
      </w:ins>
      <w:r>
        <w:rPr>
          <w:noProof/>
          <w:webHidden/>
        </w:rPr>
        <w:fldChar w:fldCharType="separate"/>
      </w:r>
      <w:ins w:id="612" w:author="phuong vu" w:date="2018-12-02T09:00:00Z">
        <w:r>
          <w:rPr>
            <w:noProof/>
            <w:webHidden/>
          </w:rPr>
          <w:t>38</w:t>
        </w:r>
        <w:r>
          <w:rPr>
            <w:noProof/>
            <w:webHidden/>
          </w:rPr>
          <w:fldChar w:fldCharType="end"/>
        </w:r>
        <w:r w:rsidRPr="00ED481C">
          <w:rPr>
            <w:rStyle w:val="Hyperlink"/>
            <w:noProof/>
          </w:rPr>
          <w:fldChar w:fldCharType="end"/>
        </w:r>
      </w:ins>
    </w:p>
    <w:p w14:paraId="64D9D81B" w14:textId="7EB1F638" w:rsidR="002A009A" w:rsidRDefault="002A009A">
      <w:pPr>
        <w:pStyle w:val="TableofFigures"/>
        <w:tabs>
          <w:tab w:val="right" w:leader="dot" w:pos="8777"/>
        </w:tabs>
        <w:rPr>
          <w:ins w:id="613" w:author="phuong vu" w:date="2018-12-02T09:00:00Z"/>
          <w:rFonts w:asciiTheme="minorHAnsi" w:eastAsiaTheme="minorEastAsia" w:hAnsiTheme="minorHAnsi" w:cstheme="minorBidi"/>
          <w:noProof/>
          <w:sz w:val="22"/>
          <w:szCs w:val="22"/>
          <w:lang w:val="en-US"/>
        </w:rPr>
      </w:pPr>
      <w:ins w:id="61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"_Toc531504568"</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3.7</w:t>
        </w:r>
        <w:r w:rsidRPr="00ED481C">
          <w:rPr>
            <w:rStyle w:val="Hyperlink"/>
            <w:noProof/>
            <w:lang w:val="en-US"/>
          </w:rPr>
          <w:t xml:space="preserve"> Dữ liệu sử dụng thay đổi trạng thái đơn hàng</w:t>
        </w:r>
        <w:r>
          <w:rPr>
            <w:noProof/>
            <w:webHidden/>
          </w:rPr>
          <w:tab/>
        </w:r>
        <w:r>
          <w:rPr>
            <w:noProof/>
            <w:webHidden/>
          </w:rPr>
          <w:fldChar w:fldCharType="begin"/>
        </w:r>
        <w:r>
          <w:rPr>
            <w:noProof/>
            <w:webHidden/>
          </w:rPr>
          <w:instrText xml:space="preserve"> PAGEREF _Toc531504568 \h </w:instrText>
        </w:r>
        <w:r>
          <w:rPr>
            <w:noProof/>
            <w:webHidden/>
          </w:rPr>
        </w:r>
      </w:ins>
      <w:r>
        <w:rPr>
          <w:noProof/>
          <w:webHidden/>
        </w:rPr>
        <w:fldChar w:fldCharType="separate"/>
      </w:r>
      <w:ins w:id="615" w:author="phuong vu" w:date="2018-12-02T09:00:00Z">
        <w:r>
          <w:rPr>
            <w:noProof/>
            <w:webHidden/>
          </w:rPr>
          <w:t>38</w:t>
        </w:r>
        <w:r>
          <w:rPr>
            <w:noProof/>
            <w:webHidden/>
          </w:rPr>
          <w:fldChar w:fldCharType="end"/>
        </w:r>
        <w:r w:rsidRPr="00ED481C">
          <w:rPr>
            <w:rStyle w:val="Hyperlink"/>
            <w:noProof/>
          </w:rPr>
          <w:fldChar w:fldCharType="end"/>
        </w:r>
      </w:ins>
    </w:p>
    <w:p w14:paraId="1444613F" w14:textId="3426FB0F" w:rsidR="002A009A" w:rsidRDefault="002A009A">
      <w:pPr>
        <w:pStyle w:val="TableofFigures"/>
        <w:tabs>
          <w:tab w:val="right" w:leader="dot" w:pos="8777"/>
        </w:tabs>
        <w:rPr>
          <w:ins w:id="616" w:author="phuong vu" w:date="2018-12-02T09:00:00Z"/>
          <w:rFonts w:asciiTheme="minorHAnsi" w:eastAsiaTheme="minorEastAsia" w:hAnsiTheme="minorHAnsi" w:cstheme="minorBidi"/>
          <w:noProof/>
          <w:sz w:val="22"/>
          <w:szCs w:val="22"/>
          <w:lang w:val="en-US"/>
        </w:rPr>
      </w:pPr>
      <w:ins w:id="61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"_Toc531504569"</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3.8</w:t>
        </w:r>
        <w:r w:rsidRPr="00ED481C">
          <w:rPr>
            <w:rStyle w:val="Hyperlink"/>
            <w:noProof/>
            <w:lang w:val="en-US"/>
          </w:rPr>
          <w:t xml:space="preserve"> Các thành phần giao diện tạo hóa đơn đơn hàng</w:t>
        </w:r>
        <w:r>
          <w:rPr>
            <w:noProof/>
            <w:webHidden/>
          </w:rPr>
          <w:tab/>
        </w:r>
        <w:r>
          <w:rPr>
            <w:noProof/>
            <w:webHidden/>
          </w:rPr>
          <w:fldChar w:fldCharType="begin"/>
        </w:r>
        <w:r>
          <w:rPr>
            <w:noProof/>
            <w:webHidden/>
          </w:rPr>
          <w:instrText xml:space="preserve"> PAGEREF _Toc531504569 \h </w:instrText>
        </w:r>
        <w:r>
          <w:rPr>
            <w:noProof/>
            <w:webHidden/>
          </w:rPr>
        </w:r>
      </w:ins>
      <w:r>
        <w:rPr>
          <w:noProof/>
          <w:webHidden/>
        </w:rPr>
        <w:fldChar w:fldCharType="separate"/>
      </w:r>
      <w:ins w:id="618" w:author="phuong vu" w:date="2018-12-02T09:00:00Z">
        <w:r>
          <w:rPr>
            <w:noProof/>
            <w:webHidden/>
          </w:rPr>
          <w:t>41</w:t>
        </w:r>
        <w:r>
          <w:rPr>
            <w:noProof/>
            <w:webHidden/>
          </w:rPr>
          <w:fldChar w:fldCharType="end"/>
        </w:r>
        <w:r w:rsidRPr="00ED481C">
          <w:rPr>
            <w:rStyle w:val="Hyperlink"/>
            <w:noProof/>
          </w:rPr>
          <w:fldChar w:fldCharType="end"/>
        </w:r>
      </w:ins>
    </w:p>
    <w:p w14:paraId="1E5374C5" w14:textId="69EA18DD" w:rsidR="002A009A" w:rsidRDefault="002A009A">
      <w:pPr>
        <w:pStyle w:val="TableofFigures"/>
        <w:tabs>
          <w:tab w:val="right" w:leader="dot" w:pos="8777"/>
        </w:tabs>
        <w:rPr>
          <w:ins w:id="619" w:author="phuong vu" w:date="2018-12-02T09:00:00Z"/>
          <w:rFonts w:asciiTheme="minorHAnsi" w:eastAsiaTheme="minorEastAsia" w:hAnsiTheme="minorHAnsi" w:cstheme="minorBidi"/>
          <w:noProof/>
          <w:sz w:val="22"/>
          <w:szCs w:val="22"/>
          <w:lang w:val="en-US"/>
        </w:rPr>
      </w:pPr>
      <w:ins w:id="62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"_Toc531504570"</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3.9</w:t>
        </w:r>
        <w:r w:rsidRPr="00ED481C">
          <w:rPr>
            <w:rStyle w:val="Hyperlink"/>
            <w:noProof/>
            <w:lang w:val="en-US"/>
          </w:rPr>
          <w:t xml:space="preserve"> Dữ liệu sử dụng tạo hóa đơn đơn hàng</w:t>
        </w:r>
        <w:r>
          <w:rPr>
            <w:noProof/>
            <w:webHidden/>
          </w:rPr>
          <w:tab/>
        </w:r>
        <w:r>
          <w:rPr>
            <w:noProof/>
            <w:webHidden/>
          </w:rPr>
          <w:fldChar w:fldCharType="begin"/>
        </w:r>
        <w:r>
          <w:rPr>
            <w:noProof/>
            <w:webHidden/>
          </w:rPr>
          <w:instrText xml:space="preserve"> PAGEREF _Toc531504570 \h </w:instrText>
        </w:r>
        <w:r>
          <w:rPr>
            <w:noProof/>
            <w:webHidden/>
          </w:rPr>
        </w:r>
      </w:ins>
      <w:r>
        <w:rPr>
          <w:noProof/>
          <w:webHidden/>
        </w:rPr>
        <w:fldChar w:fldCharType="separate"/>
      </w:r>
      <w:ins w:id="621" w:author="phuong vu" w:date="2018-12-02T09:00:00Z">
        <w:r>
          <w:rPr>
            <w:noProof/>
            <w:webHidden/>
          </w:rPr>
          <w:t>42</w:t>
        </w:r>
        <w:r>
          <w:rPr>
            <w:noProof/>
            <w:webHidden/>
          </w:rPr>
          <w:fldChar w:fldCharType="end"/>
        </w:r>
        <w:r w:rsidRPr="00ED481C">
          <w:rPr>
            <w:rStyle w:val="Hyperlink"/>
            <w:noProof/>
          </w:rPr>
          <w:fldChar w:fldCharType="end"/>
        </w:r>
      </w:ins>
    </w:p>
    <w:p w14:paraId="02B37CF7" w14:textId="7C563EDB" w:rsidR="002A009A" w:rsidRDefault="002A009A">
      <w:pPr>
        <w:pStyle w:val="TableofFigures"/>
        <w:tabs>
          <w:tab w:val="right" w:leader="dot" w:pos="8777"/>
        </w:tabs>
        <w:rPr>
          <w:ins w:id="622" w:author="phuong vu" w:date="2018-12-02T09:00:00Z"/>
          <w:rFonts w:asciiTheme="minorHAnsi" w:eastAsiaTheme="minorEastAsia" w:hAnsiTheme="minorHAnsi" w:cstheme="minorBidi"/>
          <w:noProof/>
          <w:sz w:val="22"/>
          <w:szCs w:val="22"/>
          <w:lang w:val="en-US"/>
        </w:rPr>
      </w:pPr>
      <w:ins w:id="62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"_Toc531504571"</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3.10</w:t>
        </w:r>
        <w:r w:rsidRPr="00ED481C">
          <w:rPr>
            <w:rStyle w:val="Hyperlink"/>
            <w:noProof/>
            <w:lang w:val="en-US"/>
          </w:rPr>
          <w:t xml:space="preserve"> Các thành phần giao diện cập nhật hóa đơn</w:t>
        </w:r>
        <w:r>
          <w:rPr>
            <w:noProof/>
            <w:webHidden/>
          </w:rPr>
          <w:tab/>
        </w:r>
        <w:r>
          <w:rPr>
            <w:noProof/>
            <w:webHidden/>
          </w:rPr>
          <w:fldChar w:fldCharType="begin"/>
        </w:r>
        <w:r>
          <w:rPr>
            <w:noProof/>
            <w:webHidden/>
          </w:rPr>
          <w:instrText xml:space="preserve"> PAGEREF _Toc531504571 \h </w:instrText>
        </w:r>
        <w:r>
          <w:rPr>
            <w:noProof/>
            <w:webHidden/>
          </w:rPr>
        </w:r>
      </w:ins>
      <w:r>
        <w:rPr>
          <w:noProof/>
          <w:webHidden/>
        </w:rPr>
        <w:fldChar w:fldCharType="separate"/>
      </w:r>
      <w:ins w:id="624" w:author="phuong vu" w:date="2018-12-02T09:00:00Z">
        <w:r>
          <w:rPr>
            <w:noProof/>
            <w:webHidden/>
          </w:rPr>
          <w:t>43</w:t>
        </w:r>
        <w:r>
          <w:rPr>
            <w:noProof/>
            <w:webHidden/>
          </w:rPr>
          <w:fldChar w:fldCharType="end"/>
        </w:r>
        <w:r w:rsidRPr="00ED481C">
          <w:rPr>
            <w:rStyle w:val="Hyperlink"/>
            <w:noProof/>
          </w:rPr>
          <w:fldChar w:fldCharType="end"/>
        </w:r>
      </w:ins>
    </w:p>
    <w:p w14:paraId="3ACDC993" w14:textId="3A26D8C8" w:rsidR="002A009A" w:rsidRDefault="002A009A">
      <w:pPr>
        <w:pStyle w:val="TableofFigures"/>
        <w:tabs>
          <w:tab w:val="right" w:leader="dot" w:pos="8777"/>
        </w:tabs>
        <w:rPr>
          <w:ins w:id="625" w:author="phuong vu" w:date="2018-12-02T09:00:00Z"/>
          <w:rFonts w:asciiTheme="minorHAnsi" w:eastAsiaTheme="minorEastAsia" w:hAnsiTheme="minorHAnsi" w:cstheme="minorBidi"/>
          <w:noProof/>
          <w:sz w:val="22"/>
          <w:szCs w:val="22"/>
          <w:lang w:val="en-US"/>
        </w:rPr>
      </w:pPr>
      <w:ins w:id="62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"_Toc531504572"</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3.11</w:t>
        </w:r>
        <w:r w:rsidRPr="00ED481C">
          <w:rPr>
            <w:rStyle w:val="Hyperlink"/>
            <w:noProof/>
            <w:lang w:val="en-US"/>
          </w:rPr>
          <w:t xml:space="preserve"> Dữ liệu sử dụng cập nhật hóa đơn</w:t>
        </w:r>
        <w:r>
          <w:rPr>
            <w:noProof/>
            <w:webHidden/>
          </w:rPr>
          <w:tab/>
        </w:r>
        <w:r>
          <w:rPr>
            <w:noProof/>
            <w:webHidden/>
          </w:rPr>
          <w:fldChar w:fldCharType="begin"/>
        </w:r>
        <w:r>
          <w:rPr>
            <w:noProof/>
            <w:webHidden/>
          </w:rPr>
          <w:instrText xml:space="preserve"> PAGEREF _Toc531504572 \h </w:instrText>
        </w:r>
        <w:r>
          <w:rPr>
            <w:noProof/>
            <w:webHidden/>
          </w:rPr>
        </w:r>
      </w:ins>
      <w:r>
        <w:rPr>
          <w:noProof/>
          <w:webHidden/>
        </w:rPr>
        <w:fldChar w:fldCharType="separate"/>
      </w:r>
      <w:ins w:id="627" w:author="phuong vu" w:date="2018-12-02T09:00:00Z">
        <w:r>
          <w:rPr>
            <w:noProof/>
            <w:webHidden/>
          </w:rPr>
          <w:t>43</w:t>
        </w:r>
        <w:r>
          <w:rPr>
            <w:noProof/>
            <w:webHidden/>
          </w:rPr>
          <w:fldChar w:fldCharType="end"/>
        </w:r>
        <w:r w:rsidRPr="00ED481C">
          <w:rPr>
            <w:rStyle w:val="Hyperlink"/>
            <w:noProof/>
          </w:rPr>
          <w:fldChar w:fldCharType="end"/>
        </w:r>
      </w:ins>
    </w:p>
    <w:p w14:paraId="03BAEEF0" w14:textId="26694E06" w:rsidR="002A009A" w:rsidRDefault="002A009A">
      <w:pPr>
        <w:pStyle w:val="TableofFigures"/>
        <w:tabs>
          <w:tab w:val="right" w:leader="dot" w:pos="8777"/>
        </w:tabs>
        <w:rPr>
          <w:ins w:id="628" w:author="phuong vu" w:date="2018-12-02T09:00:00Z"/>
          <w:rFonts w:asciiTheme="minorHAnsi" w:eastAsiaTheme="minorEastAsia" w:hAnsiTheme="minorHAnsi" w:cstheme="minorBidi"/>
          <w:noProof/>
          <w:sz w:val="22"/>
          <w:szCs w:val="22"/>
          <w:lang w:val="en-US"/>
        </w:rPr>
      </w:pPr>
      <w:ins w:id="62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"_Toc531504573"</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3.12</w:t>
        </w:r>
        <w:r w:rsidRPr="00ED481C">
          <w:rPr>
            <w:rStyle w:val="Hyperlink"/>
            <w:noProof/>
            <w:lang w:val="en-US"/>
          </w:rPr>
          <w:t xml:space="preserve"> Các thành phần giao diện xem danh sách biên nhận theo trạng thái</w:t>
        </w:r>
        <w:r>
          <w:rPr>
            <w:noProof/>
            <w:webHidden/>
          </w:rPr>
          <w:tab/>
        </w:r>
        <w:r>
          <w:rPr>
            <w:noProof/>
            <w:webHidden/>
          </w:rPr>
          <w:fldChar w:fldCharType="begin"/>
        </w:r>
        <w:r>
          <w:rPr>
            <w:noProof/>
            <w:webHidden/>
          </w:rPr>
          <w:instrText xml:space="preserve"> PAGEREF _Toc531504573 \h </w:instrText>
        </w:r>
        <w:r>
          <w:rPr>
            <w:noProof/>
            <w:webHidden/>
          </w:rPr>
        </w:r>
      </w:ins>
      <w:r>
        <w:rPr>
          <w:noProof/>
          <w:webHidden/>
        </w:rPr>
        <w:fldChar w:fldCharType="separate"/>
      </w:r>
      <w:ins w:id="630" w:author="phuong vu" w:date="2018-12-02T09:00:00Z">
        <w:r>
          <w:rPr>
            <w:noProof/>
            <w:webHidden/>
          </w:rPr>
          <w:t>45</w:t>
        </w:r>
        <w:r>
          <w:rPr>
            <w:noProof/>
            <w:webHidden/>
          </w:rPr>
          <w:fldChar w:fldCharType="end"/>
        </w:r>
        <w:r w:rsidRPr="00ED481C">
          <w:rPr>
            <w:rStyle w:val="Hyperlink"/>
            <w:noProof/>
          </w:rPr>
          <w:fldChar w:fldCharType="end"/>
        </w:r>
      </w:ins>
    </w:p>
    <w:p w14:paraId="356D3233" w14:textId="45C58F98" w:rsidR="002A009A" w:rsidRDefault="002A009A">
      <w:pPr>
        <w:pStyle w:val="TableofFigures"/>
        <w:tabs>
          <w:tab w:val="right" w:leader="dot" w:pos="8777"/>
        </w:tabs>
        <w:rPr>
          <w:ins w:id="631" w:author="phuong vu" w:date="2018-12-02T09:00:00Z"/>
          <w:rFonts w:asciiTheme="minorHAnsi" w:eastAsiaTheme="minorEastAsia" w:hAnsiTheme="minorHAnsi" w:cstheme="minorBidi"/>
          <w:noProof/>
          <w:sz w:val="22"/>
          <w:szCs w:val="22"/>
          <w:lang w:val="en-US"/>
        </w:rPr>
      </w:pPr>
      <w:ins w:id="63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"_Toc531504574"</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3.13</w:t>
        </w:r>
        <w:r w:rsidRPr="00ED481C">
          <w:rPr>
            <w:rStyle w:val="Hyperlink"/>
            <w:noProof/>
            <w:lang w:val="en-US"/>
          </w:rPr>
          <w:t xml:space="preserve"> Dữ liệu sử dụng xem danh sách biên nhận theo trạng thái</w:t>
        </w:r>
        <w:r>
          <w:rPr>
            <w:noProof/>
            <w:webHidden/>
          </w:rPr>
          <w:tab/>
        </w:r>
        <w:r>
          <w:rPr>
            <w:noProof/>
            <w:webHidden/>
          </w:rPr>
          <w:fldChar w:fldCharType="begin"/>
        </w:r>
        <w:r>
          <w:rPr>
            <w:noProof/>
            <w:webHidden/>
          </w:rPr>
          <w:instrText xml:space="preserve"> PAGEREF _Toc531504574 \h </w:instrText>
        </w:r>
        <w:r>
          <w:rPr>
            <w:noProof/>
            <w:webHidden/>
          </w:rPr>
        </w:r>
      </w:ins>
      <w:r>
        <w:rPr>
          <w:noProof/>
          <w:webHidden/>
        </w:rPr>
        <w:fldChar w:fldCharType="separate"/>
      </w:r>
      <w:ins w:id="633" w:author="phuong vu" w:date="2018-12-02T09:00:00Z">
        <w:r>
          <w:rPr>
            <w:noProof/>
            <w:webHidden/>
          </w:rPr>
          <w:t>46</w:t>
        </w:r>
        <w:r>
          <w:rPr>
            <w:noProof/>
            <w:webHidden/>
          </w:rPr>
          <w:fldChar w:fldCharType="end"/>
        </w:r>
        <w:r w:rsidRPr="00ED481C">
          <w:rPr>
            <w:rStyle w:val="Hyperlink"/>
            <w:noProof/>
          </w:rPr>
          <w:fldChar w:fldCharType="end"/>
        </w:r>
      </w:ins>
    </w:p>
    <w:p w14:paraId="392B8D2B" w14:textId="36B70F8F" w:rsidR="002A009A" w:rsidRDefault="002A009A">
      <w:pPr>
        <w:pStyle w:val="TableofFigures"/>
        <w:tabs>
          <w:tab w:val="right" w:leader="dot" w:pos="8777"/>
        </w:tabs>
        <w:rPr>
          <w:ins w:id="634" w:author="phuong vu" w:date="2018-12-02T09:00:00Z"/>
          <w:rFonts w:asciiTheme="minorHAnsi" w:eastAsiaTheme="minorEastAsia" w:hAnsiTheme="minorHAnsi" w:cstheme="minorBidi"/>
          <w:noProof/>
          <w:sz w:val="22"/>
          <w:szCs w:val="22"/>
          <w:lang w:val="en-US"/>
        </w:rPr>
      </w:pPr>
      <w:ins w:id="63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"_Toc531504575"</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3.14</w:t>
        </w:r>
        <w:r w:rsidRPr="00ED481C">
          <w:rPr>
            <w:rStyle w:val="Hyperlink"/>
            <w:noProof/>
            <w:lang w:val="en-US"/>
          </w:rPr>
          <w:t xml:space="preserve"> Các thành phần giao diện xem chi tiết biên nhận</w:t>
        </w:r>
        <w:r>
          <w:rPr>
            <w:noProof/>
            <w:webHidden/>
          </w:rPr>
          <w:tab/>
        </w:r>
        <w:r>
          <w:rPr>
            <w:noProof/>
            <w:webHidden/>
          </w:rPr>
          <w:fldChar w:fldCharType="begin"/>
        </w:r>
        <w:r>
          <w:rPr>
            <w:noProof/>
            <w:webHidden/>
          </w:rPr>
          <w:instrText xml:space="preserve"> PAGEREF _Toc531504575 \h </w:instrText>
        </w:r>
        <w:r>
          <w:rPr>
            <w:noProof/>
            <w:webHidden/>
          </w:rPr>
        </w:r>
      </w:ins>
      <w:r>
        <w:rPr>
          <w:noProof/>
          <w:webHidden/>
        </w:rPr>
        <w:fldChar w:fldCharType="separate"/>
      </w:r>
      <w:ins w:id="636" w:author="phuong vu" w:date="2018-12-02T09:00:00Z">
        <w:r>
          <w:rPr>
            <w:noProof/>
            <w:webHidden/>
          </w:rPr>
          <w:t>49</w:t>
        </w:r>
        <w:r>
          <w:rPr>
            <w:noProof/>
            <w:webHidden/>
          </w:rPr>
          <w:fldChar w:fldCharType="end"/>
        </w:r>
        <w:r w:rsidRPr="00ED481C">
          <w:rPr>
            <w:rStyle w:val="Hyperlink"/>
            <w:noProof/>
          </w:rPr>
          <w:fldChar w:fldCharType="end"/>
        </w:r>
      </w:ins>
    </w:p>
    <w:p w14:paraId="56D37EC4" w14:textId="27C1A66E" w:rsidR="002A009A" w:rsidRDefault="002A009A">
      <w:pPr>
        <w:pStyle w:val="TableofFigures"/>
        <w:tabs>
          <w:tab w:val="right" w:leader="dot" w:pos="8777"/>
        </w:tabs>
        <w:rPr>
          <w:ins w:id="637" w:author="phuong vu" w:date="2018-12-02T09:00:00Z"/>
          <w:rFonts w:asciiTheme="minorHAnsi" w:eastAsiaTheme="minorEastAsia" w:hAnsiTheme="minorHAnsi" w:cstheme="minorBidi"/>
          <w:noProof/>
          <w:sz w:val="22"/>
          <w:szCs w:val="22"/>
          <w:lang w:val="en-US"/>
        </w:rPr>
      </w:pPr>
      <w:ins w:id="63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"_Toc531504576"</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3.15</w:t>
        </w:r>
        <w:r w:rsidRPr="00ED481C">
          <w:rPr>
            <w:rStyle w:val="Hyperlink"/>
            <w:noProof/>
            <w:lang w:val="en-US"/>
          </w:rPr>
          <w:t xml:space="preserve"> Dữ liệu sử dụng xem chi tiết biên nhận</w:t>
        </w:r>
        <w:r>
          <w:rPr>
            <w:noProof/>
            <w:webHidden/>
          </w:rPr>
          <w:tab/>
        </w:r>
        <w:r>
          <w:rPr>
            <w:noProof/>
            <w:webHidden/>
          </w:rPr>
          <w:fldChar w:fldCharType="begin"/>
        </w:r>
        <w:r>
          <w:rPr>
            <w:noProof/>
            <w:webHidden/>
          </w:rPr>
          <w:instrText xml:space="preserve"> PAGEREF _Toc531504576 \h </w:instrText>
        </w:r>
        <w:r>
          <w:rPr>
            <w:noProof/>
            <w:webHidden/>
          </w:rPr>
        </w:r>
      </w:ins>
      <w:r>
        <w:rPr>
          <w:noProof/>
          <w:webHidden/>
        </w:rPr>
        <w:fldChar w:fldCharType="separate"/>
      </w:r>
      <w:ins w:id="639" w:author="phuong vu" w:date="2018-12-02T09:00:00Z">
        <w:r>
          <w:rPr>
            <w:noProof/>
            <w:webHidden/>
          </w:rPr>
          <w:t>49</w:t>
        </w:r>
        <w:r>
          <w:rPr>
            <w:noProof/>
            <w:webHidden/>
          </w:rPr>
          <w:fldChar w:fldCharType="end"/>
        </w:r>
        <w:r w:rsidRPr="00ED481C">
          <w:rPr>
            <w:rStyle w:val="Hyperlink"/>
            <w:noProof/>
          </w:rPr>
          <w:fldChar w:fldCharType="end"/>
        </w:r>
      </w:ins>
    </w:p>
    <w:p w14:paraId="0AB2FE5F" w14:textId="34E44D7D" w:rsidR="002A009A" w:rsidRDefault="002A009A">
      <w:pPr>
        <w:pStyle w:val="TableofFigures"/>
        <w:tabs>
          <w:tab w:val="right" w:leader="dot" w:pos="8777"/>
        </w:tabs>
        <w:rPr>
          <w:ins w:id="640" w:author="phuong vu" w:date="2018-12-02T09:00:00Z"/>
          <w:rFonts w:asciiTheme="minorHAnsi" w:eastAsiaTheme="minorEastAsia" w:hAnsiTheme="minorHAnsi" w:cstheme="minorBidi"/>
          <w:noProof/>
          <w:sz w:val="22"/>
          <w:szCs w:val="22"/>
          <w:lang w:val="en-US"/>
        </w:rPr>
      </w:pPr>
      <w:ins w:id="64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"_Toc531504577"</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3.16</w:t>
        </w:r>
        <w:r w:rsidRPr="00ED481C">
          <w:rPr>
            <w:rStyle w:val="Hyperlink"/>
            <w:noProof/>
            <w:lang w:val="en-US"/>
          </w:rPr>
          <w:t xml:space="preserve"> Các thành phần giao diện thay đổi trạng thái biên nhận</w:t>
        </w:r>
        <w:r>
          <w:rPr>
            <w:noProof/>
            <w:webHidden/>
          </w:rPr>
          <w:tab/>
        </w:r>
        <w:r>
          <w:rPr>
            <w:noProof/>
            <w:webHidden/>
          </w:rPr>
          <w:fldChar w:fldCharType="begin"/>
        </w:r>
        <w:r>
          <w:rPr>
            <w:noProof/>
            <w:webHidden/>
          </w:rPr>
          <w:instrText xml:space="preserve"> PAGEREF _Toc531504577 \h </w:instrText>
        </w:r>
        <w:r>
          <w:rPr>
            <w:noProof/>
            <w:webHidden/>
          </w:rPr>
        </w:r>
      </w:ins>
      <w:r>
        <w:rPr>
          <w:noProof/>
          <w:webHidden/>
        </w:rPr>
        <w:fldChar w:fldCharType="separate"/>
      </w:r>
      <w:ins w:id="642" w:author="phuong vu" w:date="2018-12-02T09:00:00Z">
        <w:r>
          <w:rPr>
            <w:noProof/>
            <w:webHidden/>
          </w:rPr>
          <w:t>51</w:t>
        </w:r>
        <w:r>
          <w:rPr>
            <w:noProof/>
            <w:webHidden/>
          </w:rPr>
          <w:fldChar w:fldCharType="end"/>
        </w:r>
        <w:r w:rsidRPr="00ED481C">
          <w:rPr>
            <w:rStyle w:val="Hyperlink"/>
            <w:noProof/>
          </w:rPr>
          <w:fldChar w:fldCharType="end"/>
        </w:r>
      </w:ins>
    </w:p>
    <w:p w14:paraId="0FD53BD6" w14:textId="41A3A31C" w:rsidR="002A009A" w:rsidRDefault="002A009A">
      <w:pPr>
        <w:pStyle w:val="TableofFigures"/>
        <w:tabs>
          <w:tab w:val="right" w:leader="dot" w:pos="8777"/>
        </w:tabs>
        <w:rPr>
          <w:ins w:id="643" w:author="phuong vu" w:date="2018-12-02T09:00:00Z"/>
          <w:rFonts w:asciiTheme="minorHAnsi" w:eastAsiaTheme="minorEastAsia" w:hAnsiTheme="minorHAnsi" w:cstheme="minorBidi"/>
          <w:noProof/>
          <w:sz w:val="22"/>
          <w:szCs w:val="22"/>
          <w:lang w:val="en-US"/>
        </w:rPr>
      </w:pPr>
      <w:ins w:id="64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"_Toc531504578"</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3.17</w:t>
        </w:r>
        <w:r w:rsidRPr="00ED481C">
          <w:rPr>
            <w:rStyle w:val="Hyperlink"/>
            <w:noProof/>
            <w:lang w:val="en-US"/>
          </w:rPr>
          <w:t xml:space="preserve"> Dữ liệu sử dụng thay đổi trạng thái biên nhận</w:t>
        </w:r>
        <w:r>
          <w:rPr>
            <w:noProof/>
            <w:webHidden/>
          </w:rPr>
          <w:tab/>
        </w:r>
        <w:r>
          <w:rPr>
            <w:noProof/>
            <w:webHidden/>
          </w:rPr>
          <w:fldChar w:fldCharType="begin"/>
        </w:r>
        <w:r>
          <w:rPr>
            <w:noProof/>
            <w:webHidden/>
          </w:rPr>
          <w:instrText xml:space="preserve"> PAGEREF _Toc531504578 \h </w:instrText>
        </w:r>
        <w:r>
          <w:rPr>
            <w:noProof/>
            <w:webHidden/>
          </w:rPr>
        </w:r>
      </w:ins>
      <w:r>
        <w:rPr>
          <w:noProof/>
          <w:webHidden/>
        </w:rPr>
        <w:fldChar w:fldCharType="separate"/>
      </w:r>
      <w:ins w:id="645" w:author="phuong vu" w:date="2018-12-02T09:00:00Z">
        <w:r>
          <w:rPr>
            <w:noProof/>
            <w:webHidden/>
          </w:rPr>
          <w:t>52</w:t>
        </w:r>
        <w:r>
          <w:rPr>
            <w:noProof/>
            <w:webHidden/>
          </w:rPr>
          <w:fldChar w:fldCharType="end"/>
        </w:r>
        <w:r w:rsidRPr="00ED481C">
          <w:rPr>
            <w:rStyle w:val="Hyperlink"/>
            <w:noProof/>
          </w:rPr>
          <w:fldChar w:fldCharType="end"/>
        </w:r>
      </w:ins>
    </w:p>
    <w:p w14:paraId="02653280" w14:textId="266AC7C2" w:rsidR="002A009A" w:rsidRDefault="002A009A">
      <w:pPr>
        <w:pStyle w:val="TableofFigures"/>
        <w:tabs>
          <w:tab w:val="right" w:leader="dot" w:pos="8777"/>
        </w:tabs>
        <w:rPr>
          <w:ins w:id="646" w:author="phuong vu" w:date="2018-12-02T09:00:00Z"/>
          <w:rFonts w:asciiTheme="minorHAnsi" w:eastAsiaTheme="minorEastAsia" w:hAnsiTheme="minorHAnsi" w:cstheme="minorBidi"/>
          <w:noProof/>
          <w:sz w:val="22"/>
          <w:szCs w:val="22"/>
          <w:lang w:val="en-US"/>
        </w:rPr>
      </w:pPr>
      <w:ins w:id="64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"_Toc531504579"</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3.18</w:t>
        </w:r>
        <w:r w:rsidRPr="00ED481C">
          <w:rPr>
            <w:rStyle w:val="Hyperlink"/>
            <w:noProof/>
            <w:lang w:val="en-US"/>
          </w:rPr>
          <w:t xml:space="preserve"> Các thành phần giao diện cập nhật thông tin biên nhận</w:t>
        </w:r>
        <w:r>
          <w:rPr>
            <w:noProof/>
            <w:webHidden/>
          </w:rPr>
          <w:tab/>
        </w:r>
        <w:r>
          <w:rPr>
            <w:noProof/>
            <w:webHidden/>
          </w:rPr>
          <w:fldChar w:fldCharType="begin"/>
        </w:r>
        <w:r>
          <w:rPr>
            <w:noProof/>
            <w:webHidden/>
          </w:rPr>
          <w:instrText xml:space="preserve"> PAGEREF _Toc531504579 \h </w:instrText>
        </w:r>
        <w:r>
          <w:rPr>
            <w:noProof/>
            <w:webHidden/>
          </w:rPr>
        </w:r>
      </w:ins>
      <w:r>
        <w:rPr>
          <w:noProof/>
          <w:webHidden/>
        </w:rPr>
        <w:fldChar w:fldCharType="separate"/>
      </w:r>
      <w:ins w:id="648" w:author="phuong vu" w:date="2018-12-02T09:00:00Z">
        <w:r>
          <w:rPr>
            <w:noProof/>
            <w:webHidden/>
          </w:rPr>
          <w:t>54</w:t>
        </w:r>
        <w:r>
          <w:rPr>
            <w:noProof/>
            <w:webHidden/>
          </w:rPr>
          <w:fldChar w:fldCharType="end"/>
        </w:r>
        <w:r w:rsidRPr="00ED481C">
          <w:rPr>
            <w:rStyle w:val="Hyperlink"/>
            <w:noProof/>
          </w:rPr>
          <w:fldChar w:fldCharType="end"/>
        </w:r>
      </w:ins>
    </w:p>
    <w:p w14:paraId="7F4EFCFD" w14:textId="00972E66" w:rsidR="002A009A" w:rsidRDefault="002A009A">
      <w:pPr>
        <w:pStyle w:val="TableofFigures"/>
        <w:tabs>
          <w:tab w:val="right" w:leader="dot" w:pos="8777"/>
        </w:tabs>
        <w:rPr>
          <w:ins w:id="649" w:author="phuong vu" w:date="2018-12-02T09:00:00Z"/>
          <w:rFonts w:asciiTheme="minorHAnsi" w:eastAsiaTheme="minorEastAsia" w:hAnsiTheme="minorHAnsi" w:cstheme="minorBidi"/>
          <w:noProof/>
          <w:sz w:val="22"/>
          <w:szCs w:val="22"/>
          <w:lang w:val="en-US"/>
        </w:rPr>
      </w:pPr>
      <w:ins w:id="65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"_Toc531504580"</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3.19</w:t>
        </w:r>
        <w:r w:rsidRPr="00ED481C">
          <w:rPr>
            <w:rStyle w:val="Hyperlink"/>
            <w:noProof/>
            <w:lang w:val="en-US"/>
          </w:rPr>
          <w:t xml:space="preserve"> Dữ liệu sử dụng cập nhật thông tin biên nhận</w:t>
        </w:r>
        <w:r>
          <w:rPr>
            <w:noProof/>
            <w:webHidden/>
          </w:rPr>
          <w:tab/>
        </w:r>
        <w:r>
          <w:rPr>
            <w:noProof/>
            <w:webHidden/>
          </w:rPr>
          <w:fldChar w:fldCharType="begin"/>
        </w:r>
        <w:r>
          <w:rPr>
            <w:noProof/>
            <w:webHidden/>
          </w:rPr>
          <w:instrText xml:space="preserve"> PAGEREF _Toc531504580 \h </w:instrText>
        </w:r>
        <w:r>
          <w:rPr>
            <w:noProof/>
            <w:webHidden/>
          </w:rPr>
        </w:r>
      </w:ins>
      <w:r>
        <w:rPr>
          <w:noProof/>
          <w:webHidden/>
        </w:rPr>
        <w:fldChar w:fldCharType="separate"/>
      </w:r>
      <w:ins w:id="651" w:author="phuong vu" w:date="2018-12-02T09:00:00Z">
        <w:r>
          <w:rPr>
            <w:noProof/>
            <w:webHidden/>
          </w:rPr>
          <w:t>54</w:t>
        </w:r>
        <w:r>
          <w:rPr>
            <w:noProof/>
            <w:webHidden/>
          </w:rPr>
          <w:fldChar w:fldCharType="end"/>
        </w:r>
        <w:r w:rsidRPr="00ED481C">
          <w:rPr>
            <w:rStyle w:val="Hyperlink"/>
            <w:noProof/>
          </w:rPr>
          <w:fldChar w:fldCharType="end"/>
        </w:r>
      </w:ins>
    </w:p>
    <w:p w14:paraId="144C615D" w14:textId="10044927" w:rsidR="002A009A" w:rsidRDefault="002A009A">
      <w:pPr>
        <w:pStyle w:val="TableofFigures"/>
        <w:tabs>
          <w:tab w:val="right" w:leader="dot" w:pos="8777"/>
        </w:tabs>
        <w:rPr>
          <w:ins w:id="652" w:author="phuong vu" w:date="2018-12-02T09:00:00Z"/>
          <w:rFonts w:asciiTheme="minorHAnsi" w:eastAsiaTheme="minorEastAsia" w:hAnsiTheme="minorHAnsi" w:cstheme="minorBidi"/>
          <w:noProof/>
          <w:sz w:val="22"/>
          <w:szCs w:val="22"/>
          <w:lang w:val="en-US"/>
        </w:rPr>
      </w:pPr>
      <w:ins w:id="65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"_Toc531504581"</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3.20</w:t>
        </w:r>
        <w:r w:rsidRPr="00ED481C">
          <w:rPr>
            <w:rStyle w:val="Hyperlink"/>
            <w:noProof/>
            <w:lang w:val="en-US"/>
          </w:rPr>
          <w:t xml:space="preserve"> Các thành phần giao diện quản lí phân công xử lí đơn hàng</w:t>
        </w:r>
        <w:r>
          <w:rPr>
            <w:noProof/>
            <w:webHidden/>
          </w:rPr>
          <w:tab/>
        </w:r>
        <w:r>
          <w:rPr>
            <w:noProof/>
            <w:webHidden/>
          </w:rPr>
          <w:fldChar w:fldCharType="begin"/>
        </w:r>
        <w:r>
          <w:rPr>
            <w:noProof/>
            <w:webHidden/>
          </w:rPr>
          <w:instrText xml:space="preserve"> PAGEREF _Toc531504581 \h </w:instrText>
        </w:r>
        <w:r>
          <w:rPr>
            <w:noProof/>
            <w:webHidden/>
          </w:rPr>
        </w:r>
      </w:ins>
      <w:r>
        <w:rPr>
          <w:noProof/>
          <w:webHidden/>
        </w:rPr>
        <w:fldChar w:fldCharType="separate"/>
      </w:r>
      <w:ins w:id="654" w:author="phuong vu" w:date="2018-12-02T09:00:00Z">
        <w:r>
          <w:rPr>
            <w:noProof/>
            <w:webHidden/>
          </w:rPr>
          <w:t>57</w:t>
        </w:r>
        <w:r>
          <w:rPr>
            <w:noProof/>
            <w:webHidden/>
          </w:rPr>
          <w:fldChar w:fldCharType="end"/>
        </w:r>
        <w:r w:rsidRPr="00ED481C">
          <w:rPr>
            <w:rStyle w:val="Hyperlink"/>
            <w:noProof/>
          </w:rPr>
          <w:fldChar w:fldCharType="end"/>
        </w:r>
      </w:ins>
    </w:p>
    <w:p w14:paraId="513FE31C" w14:textId="23310817" w:rsidR="002A009A" w:rsidRDefault="002A009A">
      <w:pPr>
        <w:pStyle w:val="TableofFigures"/>
        <w:tabs>
          <w:tab w:val="right" w:leader="dot" w:pos="8777"/>
        </w:tabs>
        <w:rPr>
          <w:ins w:id="655" w:author="phuong vu" w:date="2018-12-02T09:00:00Z"/>
          <w:rFonts w:asciiTheme="minorHAnsi" w:eastAsiaTheme="minorEastAsia" w:hAnsiTheme="minorHAnsi" w:cstheme="minorBidi"/>
          <w:noProof/>
          <w:sz w:val="22"/>
          <w:szCs w:val="22"/>
          <w:lang w:val="en-US"/>
        </w:rPr>
      </w:pPr>
      <w:ins w:id="656" w:author="phuong vu" w:date="2018-12-02T09:00:00Z">
        <w:r w:rsidRPr="00ED481C">
          <w:rPr>
            <w:rStyle w:val="Hyperlink"/>
            <w:noProof/>
          </w:rPr>
          <w:lastRenderedPageBreak/>
          <w:fldChar w:fldCharType="begin"/>
        </w:r>
        <w:r w:rsidRPr="00ED481C">
          <w:rPr>
            <w:rStyle w:val="Hyperlink"/>
            <w:noProof/>
          </w:rPr>
          <w:instrText xml:space="preserve"> </w:instrText>
        </w:r>
        <w:r>
          <w:rPr>
            <w:noProof/>
          </w:rPr>
          <w:instrText>HYPERLINK \l "_Toc531504582"</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3.21</w:t>
        </w:r>
        <w:r w:rsidRPr="00ED481C">
          <w:rPr>
            <w:rStyle w:val="Hyperlink"/>
            <w:noProof/>
            <w:lang w:val="en-US"/>
          </w:rPr>
          <w:t xml:space="preserve"> Dữ liệu sử dụng quản lí phân công xử lí đơn hàng</w:t>
        </w:r>
        <w:r>
          <w:rPr>
            <w:noProof/>
            <w:webHidden/>
          </w:rPr>
          <w:tab/>
        </w:r>
        <w:r>
          <w:rPr>
            <w:noProof/>
            <w:webHidden/>
          </w:rPr>
          <w:fldChar w:fldCharType="begin"/>
        </w:r>
        <w:r>
          <w:rPr>
            <w:noProof/>
            <w:webHidden/>
          </w:rPr>
          <w:instrText xml:space="preserve"> PAGEREF _Toc531504582 \h </w:instrText>
        </w:r>
        <w:r>
          <w:rPr>
            <w:noProof/>
            <w:webHidden/>
          </w:rPr>
        </w:r>
      </w:ins>
      <w:r>
        <w:rPr>
          <w:noProof/>
          <w:webHidden/>
        </w:rPr>
        <w:fldChar w:fldCharType="separate"/>
      </w:r>
      <w:ins w:id="657" w:author="phuong vu" w:date="2018-12-02T09:00:00Z">
        <w:r>
          <w:rPr>
            <w:noProof/>
            <w:webHidden/>
          </w:rPr>
          <w:t>58</w:t>
        </w:r>
        <w:r>
          <w:rPr>
            <w:noProof/>
            <w:webHidden/>
          </w:rPr>
          <w:fldChar w:fldCharType="end"/>
        </w:r>
        <w:r w:rsidRPr="00ED481C">
          <w:rPr>
            <w:rStyle w:val="Hyperlink"/>
            <w:noProof/>
          </w:rPr>
          <w:fldChar w:fldCharType="end"/>
        </w:r>
      </w:ins>
    </w:p>
    <w:p w14:paraId="1AF8771A" w14:textId="4BCE99DD" w:rsidR="002A009A" w:rsidRDefault="002A009A">
      <w:pPr>
        <w:pStyle w:val="TableofFigures"/>
        <w:tabs>
          <w:tab w:val="right" w:leader="dot" w:pos="8777"/>
        </w:tabs>
        <w:rPr>
          <w:ins w:id="658" w:author="phuong vu" w:date="2018-12-02T09:00:00Z"/>
          <w:rFonts w:asciiTheme="minorHAnsi" w:eastAsiaTheme="minorEastAsia" w:hAnsiTheme="minorHAnsi" w:cstheme="minorBidi"/>
          <w:noProof/>
          <w:sz w:val="22"/>
          <w:szCs w:val="22"/>
          <w:lang w:val="en-US"/>
        </w:rPr>
      </w:pPr>
      <w:ins w:id="65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"_Toc531504583"</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3.22</w:t>
        </w:r>
        <w:r w:rsidRPr="00ED481C">
          <w:rPr>
            <w:rStyle w:val="Hyperlink"/>
            <w:noProof/>
            <w:lang w:val="en-US"/>
          </w:rPr>
          <w:t xml:space="preserve"> Các thành phần giao diện quản lí trạng thái máy giặt</w:t>
        </w:r>
        <w:r>
          <w:rPr>
            <w:noProof/>
            <w:webHidden/>
          </w:rPr>
          <w:tab/>
        </w:r>
        <w:r>
          <w:rPr>
            <w:noProof/>
            <w:webHidden/>
          </w:rPr>
          <w:fldChar w:fldCharType="begin"/>
        </w:r>
        <w:r>
          <w:rPr>
            <w:noProof/>
            <w:webHidden/>
          </w:rPr>
          <w:instrText xml:space="preserve"> PAGEREF _Toc531504583 \h </w:instrText>
        </w:r>
        <w:r>
          <w:rPr>
            <w:noProof/>
            <w:webHidden/>
          </w:rPr>
        </w:r>
      </w:ins>
      <w:r>
        <w:rPr>
          <w:noProof/>
          <w:webHidden/>
        </w:rPr>
        <w:fldChar w:fldCharType="separate"/>
      </w:r>
      <w:ins w:id="660" w:author="phuong vu" w:date="2018-12-02T09:00:00Z">
        <w:r>
          <w:rPr>
            <w:noProof/>
            <w:webHidden/>
          </w:rPr>
          <w:t>60</w:t>
        </w:r>
        <w:r>
          <w:rPr>
            <w:noProof/>
            <w:webHidden/>
          </w:rPr>
          <w:fldChar w:fldCharType="end"/>
        </w:r>
        <w:r w:rsidRPr="00ED481C">
          <w:rPr>
            <w:rStyle w:val="Hyperlink"/>
            <w:noProof/>
          </w:rPr>
          <w:fldChar w:fldCharType="end"/>
        </w:r>
      </w:ins>
    </w:p>
    <w:p w14:paraId="48FDD053" w14:textId="03AB21C4" w:rsidR="002A009A" w:rsidRDefault="002A009A">
      <w:pPr>
        <w:pStyle w:val="TableofFigures"/>
        <w:tabs>
          <w:tab w:val="right" w:leader="dot" w:pos="8777"/>
        </w:tabs>
        <w:rPr>
          <w:ins w:id="661" w:author="phuong vu" w:date="2018-12-02T09:00:00Z"/>
          <w:rFonts w:asciiTheme="minorHAnsi" w:eastAsiaTheme="minorEastAsia" w:hAnsiTheme="minorHAnsi" w:cstheme="minorBidi"/>
          <w:noProof/>
          <w:sz w:val="22"/>
          <w:szCs w:val="22"/>
          <w:lang w:val="en-US"/>
        </w:rPr>
      </w:pPr>
      <w:ins w:id="66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"_Toc531504584"</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3.23</w:t>
        </w:r>
        <w:r w:rsidRPr="00ED481C">
          <w:rPr>
            <w:rStyle w:val="Hyperlink"/>
            <w:noProof/>
            <w:lang w:val="en-US"/>
          </w:rPr>
          <w:t xml:space="preserve"> Dữ liệu sử dụng quản lí trạng thái máy giặt</w:t>
        </w:r>
        <w:r>
          <w:rPr>
            <w:noProof/>
            <w:webHidden/>
          </w:rPr>
          <w:tab/>
        </w:r>
        <w:r>
          <w:rPr>
            <w:noProof/>
            <w:webHidden/>
          </w:rPr>
          <w:fldChar w:fldCharType="begin"/>
        </w:r>
        <w:r>
          <w:rPr>
            <w:noProof/>
            <w:webHidden/>
          </w:rPr>
          <w:instrText xml:space="preserve"> PAGEREF _Toc531504584 \h </w:instrText>
        </w:r>
        <w:r>
          <w:rPr>
            <w:noProof/>
            <w:webHidden/>
          </w:rPr>
        </w:r>
      </w:ins>
      <w:r>
        <w:rPr>
          <w:noProof/>
          <w:webHidden/>
        </w:rPr>
        <w:fldChar w:fldCharType="separate"/>
      </w:r>
      <w:ins w:id="663" w:author="phuong vu" w:date="2018-12-02T09:00:00Z">
        <w:r>
          <w:rPr>
            <w:noProof/>
            <w:webHidden/>
          </w:rPr>
          <w:t>60</w:t>
        </w:r>
        <w:r>
          <w:rPr>
            <w:noProof/>
            <w:webHidden/>
          </w:rPr>
          <w:fldChar w:fldCharType="end"/>
        </w:r>
        <w:r w:rsidRPr="00ED481C">
          <w:rPr>
            <w:rStyle w:val="Hyperlink"/>
            <w:noProof/>
          </w:rPr>
          <w:fldChar w:fldCharType="end"/>
        </w:r>
      </w:ins>
    </w:p>
    <w:p w14:paraId="4C2DDC9D" w14:textId="1676E8E9" w:rsidR="002A009A" w:rsidRDefault="002A009A">
      <w:pPr>
        <w:pStyle w:val="TableofFigures"/>
        <w:tabs>
          <w:tab w:val="right" w:leader="dot" w:pos="8777"/>
        </w:tabs>
        <w:rPr>
          <w:ins w:id="664" w:author="phuong vu" w:date="2018-12-02T09:00:00Z"/>
          <w:rFonts w:asciiTheme="minorHAnsi" w:eastAsiaTheme="minorEastAsia" w:hAnsiTheme="minorHAnsi" w:cstheme="minorBidi"/>
          <w:noProof/>
          <w:sz w:val="22"/>
          <w:szCs w:val="22"/>
          <w:lang w:val="en-US"/>
        </w:rPr>
      </w:pPr>
      <w:ins w:id="66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"_Toc531504585"</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3.24</w:t>
        </w:r>
        <w:r w:rsidRPr="00ED481C">
          <w:rPr>
            <w:rStyle w:val="Hyperlink"/>
            <w:noProof/>
            <w:lang w:val="en-US"/>
          </w:rPr>
          <w:t xml:space="preserve"> Các thành phần giao diện tìm kiếm đơn hàng</w:t>
        </w:r>
        <w:r>
          <w:rPr>
            <w:noProof/>
            <w:webHidden/>
          </w:rPr>
          <w:tab/>
        </w:r>
        <w:r>
          <w:rPr>
            <w:noProof/>
            <w:webHidden/>
          </w:rPr>
          <w:fldChar w:fldCharType="begin"/>
        </w:r>
        <w:r>
          <w:rPr>
            <w:noProof/>
            <w:webHidden/>
          </w:rPr>
          <w:instrText xml:space="preserve"> PAGEREF _Toc531504585 \h </w:instrText>
        </w:r>
        <w:r>
          <w:rPr>
            <w:noProof/>
            <w:webHidden/>
          </w:rPr>
        </w:r>
      </w:ins>
      <w:r>
        <w:rPr>
          <w:noProof/>
          <w:webHidden/>
        </w:rPr>
        <w:fldChar w:fldCharType="separate"/>
      </w:r>
      <w:ins w:id="666" w:author="phuong vu" w:date="2018-12-02T09:00:00Z">
        <w:r>
          <w:rPr>
            <w:noProof/>
            <w:webHidden/>
          </w:rPr>
          <w:t>63</w:t>
        </w:r>
        <w:r>
          <w:rPr>
            <w:noProof/>
            <w:webHidden/>
          </w:rPr>
          <w:fldChar w:fldCharType="end"/>
        </w:r>
        <w:r w:rsidRPr="00ED481C">
          <w:rPr>
            <w:rStyle w:val="Hyperlink"/>
            <w:noProof/>
          </w:rPr>
          <w:fldChar w:fldCharType="end"/>
        </w:r>
      </w:ins>
    </w:p>
    <w:p w14:paraId="1675526C" w14:textId="50F34E69" w:rsidR="002A009A" w:rsidRDefault="002A009A">
      <w:pPr>
        <w:pStyle w:val="TableofFigures"/>
        <w:tabs>
          <w:tab w:val="right" w:leader="dot" w:pos="8777"/>
        </w:tabs>
        <w:rPr>
          <w:ins w:id="667" w:author="phuong vu" w:date="2018-12-02T09:00:00Z"/>
          <w:rFonts w:asciiTheme="minorHAnsi" w:eastAsiaTheme="minorEastAsia" w:hAnsiTheme="minorHAnsi" w:cstheme="minorBidi"/>
          <w:noProof/>
          <w:sz w:val="22"/>
          <w:szCs w:val="22"/>
          <w:lang w:val="en-US"/>
        </w:rPr>
      </w:pPr>
      <w:ins w:id="66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"_Toc531504586"</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3.25</w:t>
        </w:r>
        <w:r w:rsidRPr="00ED481C">
          <w:rPr>
            <w:rStyle w:val="Hyperlink"/>
            <w:noProof/>
            <w:lang w:val="en-US"/>
          </w:rPr>
          <w:t xml:space="preserve"> Dữ liệu sử dụng tìm kiếm đơn hàng</w:t>
        </w:r>
        <w:r>
          <w:rPr>
            <w:noProof/>
            <w:webHidden/>
          </w:rPr>
          <w:tab/>
        </w:r>
        <w:r>
          <w:rPr>
            <w:noProof/>
            <w:webHidden/>
          </w:rPr>
          <w:fldChar w:fldCharType="begin"/>
        </w:r>
        <w:r>
          <w:rPr>
            <w:noProof/>
            <w:webHidden/>
          </w:rPr>
          <w:instrText xml:space="preserve"> PAGEREF _Toc531504586 \h </w:instrText>
        </w:r>
        <w:r>
          <w:rPr>
            <w:noProof/>
            <w:webHidden/>
          </w:rPr>
        </w:r>
      </w:ins>
      <w:r>
        <w:rPr>
          <w:noProof/>
          <w:webHidden/>
        </w:rPr>
        <w:fldChar w:fldCharType="separate"/>
      </w:r>
      <w:ins w:id="669" w:author="phuong vu" w:date="2018-12-02T09:00:00Z">
        <w:r>
          <w:rPr>
            <w:noProof/>
            <w:webHidden/>
          </w:rPr>
          <w:t>63</w:t>
        </w:r>
        <w:r>
          <w:rPr>
            <w:noProof/>
            <w:webHidden/>
          </w:rPr>
          <w:fldChar w:fldCharType="end"/>
        </w:r>
        <w:r w:rsidRPr="00ED481C">
          <w:rPr>
            <w:rStyle w:val="Hyperlink"/>
            <w:noProof/>
          </w:rPr>
          <w:fldChar w:fldCharType="end"/>
        </w:r>
      </w:ins>
    </w:p>
    <w:p w14:paraId="2DE7B57A" w14:textId="2A26368C" w:rsidR="002A009A" w:rsidRDefault="002A009A">
      <w:pPr>
        <w:pStyle w:val="TableofFigures"/>
        <w:tabs>
          <w:tab w:val="right" w:leader="dot" w:pos="8777"/>
        </w:tabs>
        <w:rPr>
          <w:ins w:id="670" w:author="phuong vu" w:date="2018-12-02T09:00:00Z"/>
          <w:rFonts w:asciiTheme="minorHAnsi" w:eastAsiaTheme="minorEastAsia" w:hAnsiTheme="minorHAnsi" w:cstheme="minorBidi"/>
          <w:noProof/>
          <w:sz w:val="22"/>
          <w:szCs w:val="22"/>
          <w:lang w:val="en-US"/>
        </w:rPr>
      </w:pPr>
      <w:ins w:id="67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"_Toc531504587"</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3.26</w:t>
        </w:r>
        <w:r w:rsidRPr="00ED481C">
          <w:rPr>
            <w:rStyle w:val="Hyperlink"/>
            <w:noProof/>
            <w:lang w:val="en-US"/>
          </w:rPr>
          <w:t xml:space="preserve"> Các thành phần giao diện đăng nhập hệ thống</w:t>
        </w:r>
        <w:r>
          <w:rPr>
            <w:noProof/>
            <w:webHidden/>
          </w:rPr>
          <w:tab/>
        </w:r>
        <w:r>
          <w:rPr>
            <w:noProof/>
            <w:webHidden/>
          </w:rPr>
          <w:fldChar w:fldCharType="begin"/>
        </w:r>
        <w:r>
          <w:rPr>
            <w:noProof/>
            <w:webHidden/>
          </w:rPr>
          <w:instrText xml:space="preserve"> PAGEREF _Toc531504587 \h </w:instrText>
        </w:r>
        <w:r>
          <w:rPr>
            <w:noProof/>
            <w:webHidden/>
          </w:rPr>
        </w:r>
      </w:ins>
      <w:r>
        <w:rPr>
          <w:noProof/>
          <w:webHidden/>
        </w:rPr>
        <w:fldChar w:fldCharType="separate"/>
      </w:r>
      <w:ins w:id="672" w:author="phuong vu" w:date="2018-12-02T09:00:00Z">
        <w:r>
          <w:rPr>
            <w:noProof/>
            <w:webHidden/>
          </w:rPr>
          <w:t>65</w:t>
        </w:r>
        <w:r>
          <w:rPr>
            <w:noProof/>
            <w:webHidden/>
          </w:rPr>
          <w:fldChar w:fldCharType="end"/>
        </w:r>
        <w:r w:rsidRPr="00ED481C">
          <w:rPr>
            <w:rStyle w:val="Hyperlink"/>
            <w:noProof/>
          </w:rPr>
          <w:fldChar w:fldCharType="end"/>
        </w:r>
      </w:ins>
    </w:p>
    <w:p w14:paraId="2D29E4A9" w14:textId="0D3E7C38" w:rsidR="002A009A" w:rsidRDefault="002A009A">
      <w:pPr>
        <w:pStyle w:val="TableofFigures"/>
        <w:tabs>
          <w:tab w:val="right" w:leader="dot" w:pos="8777"/>
        </w:tabs>
        <w:rPr>
          <w:ins w:id="673" w:author="phuong vu" w:date="2018-12-02T09:00:00Z"/>
          <w:rFonts w:asciiTheme="minorHAnsi" w:eastAsiaTheme="minorEastAsia" w:hAnsiTheme="minorHAnsi" w:cstheme="minorBidi"/>
          <w:noProof/>
          <w:sz w:val="22"/>
          <w:szCs w:val="22"/>
          <w:lang w:val="en-US"/>
        </w:rPr>
      </w:pPr>
      <w:ins w:id="67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"_Toc531504588"</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3.27</w:t>
        </w:r>
        <w:r w:rsidRPr="00ED481C">
          <w:rPr>
            <w:rStyle w:val="Hyperlink"/>
            <w:noProof/>
            <w:lang w:val="en-US"/>
          </w:rPr>
          <w:t xml:space="preserve"> Dữ liệu sử dụng đăng nhập hệ thống</w:t>
        </w:r>
        <w:r>
          <w:rPr>
            <w:noProof/>
            <w:webHidden/>
          </w:rPr>
          <w:tab/>
        </w:r>
        <w:r>
          <w:rPr>
            <w:noProof/>
            <w:webHidden/>
          </w:rPr>
          <w:fldChar w:fldCharType="begin"/>
        </w:r>
        <w:r>
          <w:rPr>
            <w:noProof/>
            <w:webHidden/>
          </w:rPr>
          <w:instrText xml:space="preserve"> PAGEREF _Toc531504588 \h </w:instrText>
        </w:r>
        <w:r>
          <w:rPr>
            <w:noProof/>
            <w:webHidden/>
          </w:rPr>
        </w:r>
      </w:ins>
      <w:r>
        <w:rPr>
          <w:noProof/>
          <w:webHidden/>
        </w:rPr>
        <w:fldChar w:fldCharType="separate"/>
      </w:r>
      <w:ins w:id="675" w:author="phuong vu" w:date="2018-12-02T09:00:00Z">
        <w:r>
          <w:rPr>
            <w:noProof/>
            <w:webHidden/>
          </w:rPr>
          <w:t>65</w:t>
        </w:r>
        <w:r>
          <w:rPr>
            <w:noProof/>
            <w:webHidden/>
          </w:rPr>
          <w:fldChar w:fldCharType="end"/>
        </w:r>
        <w:r w:rsidRPr="00ED481C">
          <w:rPr>
            <w:rStyle w:val="Hyperlink"/>
            <w:noProof/>
          </w:rPr>
          <w:fldChar w:fldCharType="end"/>
        </w:r>
      </w:ins>
    </w:p>
    <w:p w14:paraId="3B35EAFB" w14:textId="4DBCC5D9" w:rsidR="002A009A" w:rsidRDefault="002A009A">
      <w:pPr>
        <w:pStyle w:val="TableofFigures"/>
        <w:tabs>
          <w:tab w:val="right" w:leader="dot" w:pos="8777"/>
        </w:tabs>
        <w:rPr>
          <w:ins w:id="676" w:author="phuong vu" w:date="2018-12-02T09:00:00Z"/>
          <w:rFonts w:asciiTheme="minorHAnsi" w:eastAsiaTheme="minorEastAsia" w:hAnsiTheme="minorHAnsi" w:cstheme="minorBidi"/>
          <w:noProof/>
          <w:sz w:val="22"/>
          <w:szCs w:val="22"/>
          <w:lang w:val="en-US"/>
        </w:rPr>
      </w:pPr>
      <w:ins w:id="67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"_Toc531504589"</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3.28</w:t>
        </w:r>
        <w:r w:rsidRPr="00ED481C">
          <w:rPr>
            <w:rStyle w:val="Hyperlink"/>
            <w:noProof/>
            <w:lang w:val="en-US"/>
          </w:rPr>
          <w:t xml:space="preserve"> Các thành phần giao diện đăng xuất hệ thống</w:t>
        </w:r>
        <w:r>
          <w:rPr>
            <w:noProof/>
            <w:webHidden/>
          </w:rPr>
          <w:tab/>
        </w:r>
        <w:r>
          <w:rPr>
            <w:noProof/>
            <w:webHidden/>
          </w:rPr>
          <w:fldChar w:fldCharType="begin"/>
        </w:r>
        <w:r>
          <w:rPr>
            <w:noProof/>
            <w:webHidden/>
          </w:rPr>
          <w:instrText xml:space="preserve"> PAGEREF _Toc531504589 \h </w:instrText>
        </w:r>
        <w:r>
          <w:rPr>
            <w:noProof/>
            <w:webHidden/>
          </w:rPr>
        </w:r>
      </w:ins>
      <w:r>
        <w:rPr>
          <w:noProof/>
          <w:webHidden/>
        </w:rPr>
        <w:fldChar w:fldCharType="separate"/>
      </w:r>
      <w:ins w:id="678" w:author="phuong vu" w:date="2018-12-02T09:00:00Z">
        <w:r>
          <w:rPr>
            <w:noProof/>
            <w:webHidden/>
          </w:rPr>
          <w:t>67</w:t>
        </w:r>
        <w:r>
          <w:rPr>
            <w:noProof/>
            <w:webHidden/>
          </w:rPr>
          <w:fldChar w:fldCharType="end"/>
        </w:r>
        <w:r w:rsidRPr="00ED481C">
          <w:rPr>
            <w:rStyle w:val="Hyperlink"/>
            <w:noProof/>
          </w:rPr>
          <w:fldChar w:fldCharType="end"/>
        </w:r>
      </w:ins>
    </w:p>
    <w:p w14:paraId="1E8472E2" w14:textId="3D319411" w:rsidR="002A009A" w:rsidRDefault="002A009A">
      <w:pPr>
        <w:pStyle w:val="TableofFigures"/>
        <w:tabs>
          <w:tab w:val="right" w:leader="dot" w:pos="8777"/>
        </w:tabs>
        <w:rPr>
          <w:ins w:id="679" w:author="phuong vu" w:date="2018-12-02T09:00:00Z"/>
          <w:rFonts w:asciiTheme="minorHAnsi" w:eastAsiaTheme="minorEastAsia" w:hAnsiTheme="minorHAnsi" w:cstheme="minorBidi"/>
          <w:noProof/>
          <w:sz w:val="22"/>
          <w:szCs w:val="22"/>
          <w:lang w:val="en-US"/>
        </w:rPr>
      </w:pPr>
      <w:ins w:id="68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"_Toc531504590"</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3.29</w:t>
        </w:r>
        <w:r w:rsidRPr="00ED481C">
          <w:rPr>
            <w:rStyle w:val="Hyperlink"/>
            <w:noProof/>
            <w:lang w:val="en-US"/>
          </w:rPr>
          <w:t xml:space="preserve"> Dữ liệu sử dụng đăng xuất hệ thống</w:t>
        </w:r>
        <w:r>
          <w:rPr>
            <w:noProof/>
            <w:webHidden/>
          </w:rPr>
          <w:tab/>
        </w:r>
        <w:r>
          <w:rPr>
            <w:noProof/>
            <w:webHidden/>
          </w:rPr>
          <w:fldChar w:fldCharType="begin"/>
        </w:r>
        <w:r>
          <w:rPr>
            <w:noProof/>
            <w:webHidden/>
          </w:rPr>
          <w:instrText xml:space="preserve"> PAGEREF _Toc531504590 \h </w:instrText>
        </w:r>
        <w:r>
          <w:rPr>
            <w:noProof/>
            <w:webHidden/>
          </w:rPr>
        </w:r>
      </w:ins>
      <w:r>
        <w:rPr>
          <w:noProof/>
          <w:webHidden/>
        </w:rPr>
        <w:fldChar w:fldCharType="separate"/>
      </w:r>
      <w:ins w:id="681" w:author="phuong vu" w:date="2018-12-02T09:00:00Z">
        <w:r>
          <w:rPr>
            <w:noProof/>
            <w:webHidden/>
          </w:rPr>
          <w:t>67</w:t>
        </w:r>
        <w:r>
          <w:rPr>
            <w:noProof/>
            <w:webHidden/>
          </w:rPr>
          <w:fldChar w:fldCharType="end"/>
        </w:r>
        <w:r w:rsidRPr="00ED481C">
          <w:rPr>
            <w:rStyle w:val="Hyperlink"/>
            <w:noProof/>
          </w:rPr>
          <w:fldChar w:fldCharType="end"/>
        </w:r>
      </w:ins>
    </w:p>
    <w:p w14:paraId="5A37F774" w14:textId="2E48F766" w:rsidR="002A009A" w:rsidRDefault="002A009A">
      <w:pPr>
        <w:pStyle w:val="TableofFigures"/>
        <w:tabs>
          <w:tab w:val="right" w:leader="dot" w:pos="8777"/>
        </w:tabs>
        <w:rPr>
          <w:ins w:id="682" w:author="phuong vu" w:date="2018-12-02T09:00:00Z"/>
          <w:rFonts w:asciiTheme="minorHAnsi" w:eastAsiaTheme="minorEastAsia" w:hAnsiTheme="minorHAnsi" w:cstheme="minorBidi"/>
          <w:noProof/>
          <w:sz w:val="22"/>
          <w:szCs w:val="22"/>
          <w:lang w:val="en-US"/>
        </w:rPr>
      </w:pPr>
      <w:ins w:id="68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"_Toc531504591"</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4.1 Các chức năng được kiểm thử</w:t>
        </w:r>
        <w:r>
          <w:rPr>
            <w:noProof/>
            <w:webHidden/>
          </w:rPr>
          <w:tab/>
        </w:r>
        <w:r>
          <w:rPr>
            <w:noProof/>
            <w:webHidden/>
          </w:rPr>
          <w:fldChar w:fldCharType="begin"/>
        </w:r>
        <w:r>
          <w:rPr>
            <w:noProof/>
            <w:webHidden/>
          </w:rPr>
          <w:instrText xml:space="preserve"> PAGEREF _Toc531504591 \h </w:instrText>
        </w:r>
        <w:r>
          <w:rPr>
            <w:noProof/>
            <w:webHidden/>
          </w:rPr>
        </w:r>
      </w:ins>
      <w:r>
        <w:rPr>
          <w:noProof/>
          <w:webHidden/>
        </w:rPr>
        <w:fldChar w:fldCharType="separate"/>
      </w:r>
      <w:ins w:id="684" w:author="phuong vu" w:date="2018-12-02T09:00:00Z">
        <w:r>
          <w:rPr>
            <w:noProof/>
            <w:webHidden/>
          </w:rPr>
          <w:t>68</w:t>
        </w:r>
        <w:r>
          <w:rPr>
            <w:noProof/>
            <w:webHidden/>
          </w:rPr>
          <w:fldChar w:fldCharType="end"/>
        </w:r>
        <w:r w:rsidRPr="00ED481C">
          <w:rPr>
            <w:rStyle w:val="Hyperlink"/>
            <w:noProof/>
          </w:rPr>
          <w:fldChar w:fldCharType="end"/>
        </w:r>
      </w:ins>
    </w:p>
    <w:p w14:paraId="301D158D" w14:textId="76F01373" w:rsidR="002A009A" w:rsidRDefault="002A009A">
      <w:pPr>
        <w:pStyle w:val="TableofFigures"/>
        <w:tabs>
          <w:tab w:val="right" w:leader="dot" w:pos="8777"/>
        </w:tabs>
        <w:rPr>
          <w:ins w:id="685" w:author="phuong vu" w:date="2018-12-02T09:00:00Z"/>
          <w:rFonts w:asciiTheme="minorHAnsi" w:eastAsiaTheme="minorEastAsia" w:hAnsiTheme="minorHAnsi" w:cstheme="minorBidi"/>
          <w:noProof/>
          <w:sz w:val="22"/>
          <w:szCs w:val="22"/>
          <w:lang w:val="en-US"/>
        </w:rPr>
      </w:pPr>
      <w:ins w:id="68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"_Toc531504592"</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4.2 Các rủi ro có thể xảy ra khi kiểm thử</w:t>
        </w:r>
        <w:r>
          <w:rPr>
            <w:noProof/>
            <w:webHidden/>
          </w:rPr>
          <w:tab/>
        </w:r>
        <w:r>
          <w:rPr>
            <w:noProof/>
            <w:webHidden/>
          </w:rPr>
          <w:fldChar w:fldCharType="begin"/>
        </w:r>
        <w:r>
          <w:rPr>
            <w:noProof/>
            <w:webHidden/>
          </w:rPr>
          <w:instrText xml:space="preserve"> PAGEREF _Toc531504592 \h </w:instrText>
        </w:r>
        <w:r>
          <w:rPr>
            <w:noProof/>
            <w:webHidden/>
          </w:rPr>
        </w:r>
      </w:ins>
      <w:r>
        <w:rPr>
          <w:noProof/>
          <w:webHidden/>
        </w:rPr>
        <w:fldChar w:fldCharType="separate"/>
      </w:r>
      <w:ins w:id="687" w:author="phuong vu" w:date="2018-12-02T09:00:00Z">
        <w:r>
          <w:rPr>
            <w:noProof/>
            <w:webHidden/>
          </w:rPr>
          <w:t>69</w:t>
        </w:r>
        <w:r>
          <w:rPr>
            <w:noProof/>
            <w:webHidden/>
          </w:rPr>
          <w:fldChar w:fldCharType="end"/>
        </w:r>
        <w:r w:rsidRPr="00ED481C">
          <w:rPr>
            <w:rStyle w:val="Hyperlink"/>
            <w:noProof/>
          </w:rPr>
          <w:fldChar w:fldCharType="end"/>
        </w:r>
      </w:ins>
    </w:p>
    <w:p w14:paraId="66D09817" w14:textId="66C55C45" w:rsidR="002A009A" w:rsidRDefault="002A009A">
      <w:pPr>
        <w:pStyle w:val="TableofFigures"/>
        <w:tabs>
          <w:tab w:val="right" w:leader="dot" w:pos="8777"/>
        </w:tabs>
        <w:rPr>
          <w:ins w:id="688" w:author="phuong vu" w:date="2018-12-02T09:00:00Z"/>
          <w:rFonts w:asciiTheme="minorHAnsi" w:eastAsiaTheme="minorEastAsia" w:hAnsiTheme="minorHAnsi" w:cstheme="minorBidi"/>
          <w:noProof/>
          <w:sz w:val="22"/>
          <w:szCs w:val="22"/>
          <w:lang w:val="en-US"/>
        </w:rPr>
      </w:pPr>
      <w:ins w:id="68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"_Toc531504593"</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4.3</w:t>
        </w:r>
        <w:r w:rsidRPr="00ED481C">
          <w:rPr>
            <w:rStyle w:val="Hyperlink"/>
            <w:noProof/>
            <w:lang w:val="en-US"/>
          </w:rPr>
          <w:t xml:space="preserve"> Kiểm thử chức năng danh sách đơn hàng theo trạng thái</w:t>
        </w:r>
        <w:r>
          <w:rPr>
            <w:noProof/>
            <w:webHidden/>
          </w:rPr>
          <w:tab/>
        </w:r>
        <w:r>
          <w:rPr>
            <w:noProof/>
            <w:webHidden/>
          </w:rPr>
          <w:fldChar w:fldCharType="begin"/>
        </w:r>
        <w:r>
          <w:rPr>
            <w:noProof/>
            <w:webHidden/>
          </w:rPr>
          <w:instrText xml:space="preserve"> PAGEREF _Toc531504593 \h </w:instrText>
        </w:r>
        <w:r>
          <w:rPr>
            <w:noProof/>
            <w:webHidden/>
          </w:rPr>
        </w:r>
      </w:ins>
      <w:r>
        <w:rPr>
          <w:noProof/>
          <w:webHidden/>
        </w:rPr>
        <w:fldChar w:fldCharType="separate"/>
      </w:r>
      <w:ins w:id="690" w:author="phuong vu" w:date="2018-12-02T09:00:00Z">
        <w:r>
          <w:rPr>
            <w:noProof/>
            <w:webHidden/>
          </w:rPr>
          <w:t>70</w:t>
        </w:r>
        <w:r>
          <w:rPr>
            <w:noProof/>
            <w:webHidden/>
          </w:rPr>
          <w:fldChar w:fldCharType="end"/>
        </w:r>
        <w:r w:rsidRPr="00ED481C">
          <w:rPr>
            <w:rStyle w:val="Hyperlink"/>
            <w:noProof/>
          </w:rPr>
          <w:fldChar w:fldCharType="end"/>
        </w:r>
      </w:ins>
    </w:p>
    <w:p w14:paraId="6B678A56" w14:textId="0399264D" w:rsidR="002A009A" w:rsidRDefault="002A009A">
      <w:pPr>
        <w:pStyle w:val="TableofFigures"/>
        <w:tabs>
          <w:tab w:val="right" w:leader="dot" w:pos="8777"/>
        </w:tabs>
        <w:rPr>
          <w:ins w:id="691" w:author="phuong vu" w:date="2018-12-02T09:00:00Z"/>
          <w:rFonts w:asciiTheme="minorHAnsi" w:eastAsiaTheme="minorEastAsia" w:hAnsiTheme="minorHAnsi" w:cstheme="minorBidi"/>
          <w:noProof/>
          <w:sz w:val="22"/>
          <w:szCs w:val="22"/>
          <w:lang w:val="en-US"/>
        </w:rPr>
      </w:pPr>
      <w:ins w:id="69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"_Toc531504594"</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4.4</w:t>
        </w:r>
        <w:r w:rsidRPr="00ED481C">
          <w:rPr>
            <w:rStyle w:val="Hyperlink"/>
            <w:noProof/>
            <w:lang w:val="en-US"/>
          </w:rPr>
          <w:t xml:space="preserve"> Kiểm thử chức năng xem chi tiết đơn hàng</w:t>
        </w:r>
        <w:r>
          <w:rPr>
            <w:noProof/>
            <w:webHidden/>
          </w:rPr>
          <w:tab/>
        </w:r>
        <w:r>
          <w:rPr>
            <w:noProof/>
            <w:webHidden/>
          </w:rPr>
          <w:fldChar w:fldCharType="begin"/>
        </w:r>
        <w:r>
          <w:rPr>
            <w:noProof/>
            <w:webHidden/>
          </w:rPr>
          <w:instrText xml:space="preserve"> PAGEREF _Toc531504594 \h </w:instrText>
        </w:r>
        <w:r>
          <w:rPr>
            <w:noProof/>
            <w:webHidden/>
          </w:rPr>
        </w:r>
      </w:ins>
      <w:r>
        <w:rPr>
          <w:noProof/>
          <w:webHidden/>
        </w:rPr>
        <w:fldChar w:fldCharType="separate"/>
      </w:r>
      <w:ins w:id="693" w:author="phuong vu" w:date="2018-12-02T09:00:00Z">
        <w:r>
          <w:rPr>
            <w:noProof/>
            <w:webHidden/>
          </w:rPr>
          <w:t>71</w:t>
        </w:r>
        <w:r>
          <w:rPr>
            <w:noProof/>
            <w:webHidden/>
          </w:rPr>
          <w:fldChar w:fldCharType="end"/>
        </w:r>
        <w:r w:rsidRPr="00ED481C">
          <w:rPr>
            <w:rStyle w:val="Hyperlink"/>
            <w:noProof/>
          </w:rPr>
          <w:fldChar w:fldCharType="end"/>
        </w:r>
      </w:ins>
    </w:p>
    <w:p w14:paraId="7E32F93A" w14:textId="7E102E61" w:rsidR="002A009A" w:rsidRDefault="002A009A">
      <w:pPr>
        <w:pStyle w:val="TableofFigures"/>
        <w:tabs>
          <w:tab w:val="right" w:leader="dot" w:pos="8777"/>
        </w:tabs>
        <w:rPr>
          <w:ins w:id="694" w:author="phuong vu" w:date="2018-12-02T09:00:00Z"/>
          <w:rFonts w:asciiTheme="minorHAnsi" w:eastAsiaTheme="minorEastAsia" w:hAnsiTheme="minorHAnsi" w:cstheme="minorBidi"/>
          <w:noProof/>
          <w:sz w:val="22"/>
          <w:szCs w:val="22"/>
          <w:lang w:val="en-US"/>
        </w:rPr>
      </w:pPr>
      <w:ins w:id="69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"_Toc531504595"</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4.5</w:t>
        </w:r>
        <w:r w:rsidRPr="00ED481C">
          <w:rPr>
            <w:rStyle w:val="Hyperlink"/>
            <w:noProof/>
            <w:lang w:val="en-US"/>
          </w:rPr>
          <w:t xml:space="preserve"> Kiểm thử chức năng thay đổi trạng thái đơn hàng</w:t>
        </w:r>
        <w:r>
          <w:rPr>
            <w:noProof/>
            <w:webHidden/>
          </w:rPr>
          <w:tab/>
        </w:r>
        <w:r>
          <w:rPr>
            <w:noProof/>
            <w:webHidden/>
          </w:rPr>
          <w:fldChar w:fldCharType="begin"/>
        </w:r>
        <w:r>
          <w:rPr>
            <w:noProof/>
            <w:webHidden/>
          </w:rPr>
          <w:instrText xml:space="preserve"> PAGEREF _Toc531504595 \h </w:instrText>
        </w:r>
        <w:r>
          <w:rPr>
            <w:noProof/>
            <w:webHidden/>
          </w:rPr>
        </w:r>
      </w:ins>
      <w:r>
        <w:rPr>
          <w:noProof/>
          <w:webHidden/>
        </w:rPr>
        <w:fldChar w:fldCharType="separate"/>
      </w:r>
      <w:ins w:id="696" w:author="phuong vu" w:date="2018-12-02T09:00:00Z">
        <w:r>
          <w:rPr>
            <w:noProof/>
            <w:webHidden/>
          </w:rPr>
          <w:t>73</w:t>
        </w:r>
        <w:r>
          <w:rPr>
            <w:noProof/>
            <w:webHidden/>
          </w:rPr>
          <w:fldChar w:fldCharType="end"/>
        </w:r>
        <w:r w:rsidRPr="00ED481C">
          <w:rPr>
            <w:rStyle w:val="Hyperlink"/>
            <w:noProof/>
          </w:rPr>
          <w:fldChar w:fldCharType="end"/>
        </w:r>
      </w:ins>
    </w:p>
    <w:p w14:paraId="04902D2C" w14:textId="15D49352" w:rsidR="002A009A" w:rsidRDefault="002A009A">
      <w:pPr>
        <w:pStyle w:val="TableofFigures"/>
        <w:tabs>
          <w:tab w:val="right" w:leader="dot" w:pos="8777"/>
        </w:tabs>
        <w:rPr>
          <w:ins w:id="697" w:author="phuong vu" w:date="2018-12-02T09:00:00Z"/>
          <w:rFonts w:asciiTheme="minorHAnsi" w:eastAsiaTheme="minorEastAsia" w:hAnsiTheme="minorHAnsi" w:cstheme="minorBidi"/>
          <w:noProof/>
          <w:sz w:val="22"/>
          <w:szCs w:val="22"/>
          <w:lang w:val="en-US"/>
        </w:rPr>
      </w:pPr>
      <w:ins w:id="69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"_Toc531504596"</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4.6</w:t>
        </w:r>
        <w:r w:rsidRPr="00ED481C">
          <w:rPr>
            <w:rStyle w:val="Hyperlink"/>
            <w:noProof/>
            <w:lang w:val="en-US"/>
          </w:rPr>
          <w:t xml:space="preserve"> Kiểm thử chức năng tạo hóa đơn đơn hàng</w:t>
        </w:r>
        <w:r>
          <w:rPr>
            <w:noProof/>
            <w:webHidden/>
          </w:rPr>
          <w:tab/>
        </w:r>
        <w:r>
          <w:rPr>
            <w:noProof/>
            <w:webHidden/>
          </w:rPr>
          <w:fldChar w:fldCharType="begin"/>
        </w:r>
        <w:r>
          <w:rPr>
            <w:noProof/>
            <w:webHidden/>
          </w:rPr>
          <w:instrText xml:space="preserve"> PAGEREF _Toc531504596 \h </w:instrText>
        </w:r>
        <w:r>
          <w:rPr>
            <w:noProof/>
            <w:webHidden/>
          </w:rPr>
        </w:r>
      </w:ins>
      <w:r>
        <w:rPr>
          <w:noProof/>
          <w:webHidden/>
        </w:rPr>
        <w:fldChar w:fldCharType="separate"/>
      </w:r>
      <w:ins w:id="699" w:author="phuong vu" w:date="2018-12-02T09:00:00Z">
        <w:r>
          <w:rPr>
            <w:noProof/>
            <w:webHidden/>
          </w:rPr>
          <w:t>74</w:t>
        </w:r>
        <w:r>
          <w:rPr>
            <w:noProof/>
            <w:webHidden/>
          </w:rPr>
          <w:fldChar w:fldCharType="end"/>
        </w:r>
        <w:r w:rsidRPr="00ED481C">
          <w:rPr>
            <w:rStyle w:val="Hyperlink"/>
            <w:noProof/>
          </w:rPr>
          <w:fldChar w:fldCharType="end"/>
        </w:r>
      </w:ins>
    </w:p>
    <w:p w14:paraId="2A219148" w14:textId="071ADB39" w:rsidR="002A009A" w:rsidRDefault="002A009A">
      <w:pPr>
        <w:pStyle w:val="TableofFigures"/>
        <w:tabs>
          <w:tab w:val="right" w:leader="dot" w:pos="8777"/>
        </w:tabs>
        <w:rPr>
          <w:ins w:id="700" w:author="phuong vu" w:date="2018-12-02T09:00:00Z"/>
          <w:rFonts w:asciiTheme="minorHAnsi" w:eastAsiaTheme="minorEastAsia" w:hAnsiTheme="minorHAnsi" w:cstheme="minorBidi"/>
          <w:noProof/>
          <w:sz w:val="22"/>
          <w:szCs w:val="22"/>
          <w:lang w:val="en-US"/>
        </w:rPr>
      </w:pPr>
      <w:ins w:id="70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"_Toc531504597"</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4.7</w:t>
        </w:r>
        <w:r w:rsidRPr="00ED481C">
          <w:rPr>
            <w:rStyle w:val="Hyperlink"/>
            <w:noProof/>
            <w:lang w:val="en-US"/>
          </w:rPr>
          <w:t xml:space="preserve"> Kiểm thử chức năng cập nhật hóa đơn</w:t>
        </w:r>
        <w:r>
          <w:rPr>
            <w:noProof/>
            <w:webHidden/>
          </w:rPr>
          <w:tab/>
        </w:r>
        <w:r>
          <w:rPr>
            <w:noProof/>
            <w:webHidden/>
          </w:rPr>
          <w:fldChar w:fldCharType="begin"/>
        </w:r>
        <w:r>
          <w:rPr>
            <w:noProof/>
            <w:webHidden/>
          </w:rPr>
          <w:instrText xml:space="preserve"> PAGEREF _Toc531504597 \h </w:instrText>
        </w:r>
        <w:r>
          <w:rPr>
            <w:noProof/>
            <w:webHidden/>
          </w:rPr>
        </w:r>
      </w:ins>
      <w:r>
        <w:rPr>
          <w:noProof/>
          <w:webHidden/>
        </w:rPr>
        <w:fldChar w:fldCharType="separate"/>
      </w:r>
      <w:ins w:id="702" w:author="phuong vu" w:date="2018-12-02T09:00:00Z">
        <w:r>
          <w:rPr>
            <w:noProof/>
            <w:webHidden/>
          </w:rPr>
          <w:t>75</w:t>
        </w:r>
        <w:r>
          <w:rPr>
            <w:noProof/>
            <w:webHidden/>
          </w:rPr>
          <w:fldChar w:fldCharType="end"/>
        </w:r>
        <w:r w:rsidRPr="00ED481C">
          <w:rPr>
            <w:rStyle w:val="Hyperlink"/>
            <w:noProof/>
          </w:rPr>
          <w:fldChar w:fldCharType="end"/>
        </w:r>
      </w:ins>
    </w:p>
    <w:p w14:paraId="64CF35A5" w14:textId="7ED9694F" w:rsidR="002A009A" w:rsidRDefault="002A009A">
      <w:pPr>
        <w:pStyle w:val="TableofFigures"/>
        <w:tabs>
          <w:tab w:val="right" w:leader="dot" w:pos="8777"/>
        </w:tabs>
        <w:rPr>
          <w:ins w:id="703" w:author="phuong vu" w:date="2018-12-02T09:00:00Z"/>
          <w:rFonts w:asciiTheme="minorHAnsi" w:eastAsiaTheme="minorEastAsia" w:hAnsiTheme="minorHAnsi" w:cstheme="minorBidi"/>
          <w:noProof/>
          <w:sz w:val="22"/>
          <w:szCs w:val="22"/>
          <w:lang w:val="en-US"/>
        </w:rPr>
      </w:pPr>
      <w:ins w:id="70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"_Toc531504598"</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4.8</w:t>
        </w:r>
        <w:r w:rsidRPr="00ED481C">
          <w:rPr>
            <w:rStyle w:val="Hyperlink"/>
            <w:noProof/>
            <w:lang w:val="en-US"/>
          </w:rPr>
          <w:t xml:space="preserve"> Kiểm thử chức năng xem danh sách biên nhận theo trạng thái</w:t>
        </w:r>
        <w:r>
          <w:rPr>
            <w:noProof/>
            <w:webHidden/>
          </w:rPr>
          <w:tab/>
        </w:r>
        <w:r>
          <w:rPr>
            <w:noProof/>
            <w:webHidden/>
          </w:rPr>
          <w:fldChar w:fldCharType="begin"/>
        </w:r>
        <w:r>
          <w:rPr>
            <w:noProof/>
            <w:webHidden/>
          </w:rPr>
          <w:instrText xml:space="preserve"> PAGEREF _Toc531504598 \h </w:instrText>
        </w:r>
        <w:r>
          <w:rPr>
            <w:noProof/>
            <w:webHidden/>
          </w:rPr>
        </w:r>
      </w:ins>
      <w:r>
        <w:rPr>
          <w:noProof/>
          <w:webHidden/>
        </w:rPr>
        <w:fldChar w:fldCharType="separate"/>
      </w:r>
      <w:ins w:id="705" w:author="phuong vu" w:date="2018-12-02T09:00:00Z">
        <w:r>
          <w:rPr>
            <w:noProof/>
            <w:webHidden/>
          </w:rPr>
          <w:t>77</w:t>
        </w:r>
        <w:r>
          <w:rPr>
            <w:noProof/>
            <w:webHidden/>
          </w:rPr>
          <w:fldChar w:fldCharType="end"/>
        </w:r>
        <w:r w:rsidRPr="00ED481C">
          <w:rPr>
            <w:rStyle w:val="Hyperlink"/>
            <w:noProof/>
          </w:rPr>
          <w:fldChar w:fldCharType="end"/>
        </w:r>
      </w:ins>
    </w:p>
    <w:p w14:paraId="7C49E782" w14:textId="50FB6BF8" w:rsidR="002A009A" w:rsidRDefault="002A009A">
      <w:pPr>
        <w:pStyle w:val="TableofFigures"/>
        <w:tabs>
          <w:tab w:val="right" w:leader="dot" w:pos="8777"/>
        </w:tabs>
        <w:rPr>
          <w:ins w:id="706" w:author="phuong vu" w:date="2018-12-02T09:00:00Z"/>
          <w:rFonts w:asciiTheme="minorHAnsi" w:eastAsiaTheme="minorEastAsia" w:hAnsiTheme="minorHAnsi" w:cstheme="minorBidi"/>
          <w:noProof/>
          <w:sz w:val="22"/>
          <w:szCs w:val="22"/>
          <w:lang w:val="en-US"/>
        </w:rPr>
      </w:pPr>
      <w:ins w:id="70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"_Toc531504599"</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4.9</w:t>
        </w:r>
        <w:r w:rsidRPr="00ED481C">
          <w:rPr>
            <w:rStyle w:val="Hyperlink"/>
            <w:noProof/>
            <w:lang w:val="en-US"/>
          </w:rPr>
          <w:t xml:space="preserve"> Kiểm thử chức năng thay đổi trạng thái biên nhận</w:t>
        </w:r>
        <w:r>
          <w:rPr>
            <w:noProof/>
            <w:webHidden/>
          </w:rPr>
          <w:tab/>
        </w:r>
        <w:r>
          <w:rPr>
            <w:noProof/>
            <w:webHidden/>
          </w:rPr>
          <w:fldChar w:fldCharType="begin"/>
        </w:r>
        <w:r>
          <w:rPr>
            <w:noProof/>
            <w:webHidden/>
          </w:rPr>
          <w:instrText xml:space="preserve"> PAGEREF _Toc531504599 \h </w:instrText>
        </w:r>
        <w:r>
          <w:rPr>
            <w:noProof/>
            <w:webHidden/>
          </w:rPr>
        </w:r>
      </w:ins>
      <w:r>
        <w:rPr>
          <w:noProof/>
          <w:webHidden/>
        </w:rPr>
        <w:fldChar w:fldCharType="separate"/>
      </w:r>
      <w:ins w:id="708" w:author="phuong vu" w:date="2018-12-02T09:00:00Z">
        <w:r>
          <w:rPr>
            <w:noProof/>
            <w:webHidden/>
          </w:rPr>
          <w:t>78</w:t>
        </w:r>
        <w:r>
          <w:rPr>
            <w:noProof/>
            <w:webHidden/>
          </w:rPr>
          <w:fldChar w:fldCharType="end"/>
        </w:r>
        <w:r w:rsidRPr="00ED481C">
          <w:rPr>
            <w:rStyle w:val="Hyperlink"/>
            <w:noProof/>
          </w:rPr>
          <w:fldChar w:fldCharType="end"/>
        </w:r>
      </w:ins>
    </w:p>
    <w:p w14:paraId="3A436DFF" w14:textId="7546F334" w:rsidR="002A009A" w:rsidRDefault="002A009A">
      <w:pPr>
        <w:pStyle w:val="TableofFigures"/>
        <w:tabs>
          <w:tab w:val="right" w:leader="dot" w:pos="8777"/>
        </w:tabs>
        <w:rPr>
          <w:ins w:id="709" w:author="phuong vu" w:date="2018-12-02T09:00:00Z"/>
          <w:rFonts w:asciiTheme="minorHAnsi" w:eastAsiaTheme="minorEastAsia" w:hAnsiTheme="minorHAnsi" w:cstheme="minorBidi"/>
          <w:noProof/>
          <w:sz w:val="22"/>
          <w:szCs w:val="22"/>
          <w:lang w:val="en-US"/>
        </w:rPr>
      </w:pPr>
      <w:ins w:id="71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"_Toc531504600"</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4.10 Kiểm thử chức năng cập nhật biên nhận</w:t>
        </w:r>
        <w:r>
          <w:rPr>
            <w:noProof/>
            <w:webHidden/>
          </w:rPr>
          <w:tab/>
        </w:r>
        <w:r>
          <w:rPr>
            <w:noProof/>
            <w:webHidden/>
          </w:rPr>
          <w:fldChar w:fldCharType="begin"/>
        </w:r>
        <w:r>
          <w:rPr>
            <w:noProof/>
            <w:webHidden/>
          </w:rPr>
          <w:instrText xml:space="preserve"> PAGEREF _Toc531504600 \h </w:instrText>
        </w:r>
        <w:r>
          <w:rPr>
            <w:noProof/>
            <w:webHidden/>
          </w:rPr>
        </w:r>
      </w:ins>
      <w:r>
        <w:rPr>
          <w:noProof/>
          <w:webHidden/>
        </w:rPr>
        <w:fldChar w:fldCharType="separate"/>
      </w:r>
      <w:ins w:id="711" w:author="phuong vu" w:date="2018-12-02T09:00:00Z">
        <w:r>
          <w:rPr>
            <w:noProof/>
            <w:webHidden/>
          </w:rPr>
          <w:t>79</w:t>
        </w:r>
        <w:r>
          <w:rPr>
            <w:noProof/>
            <w:webHidden/>
          </w:rPr>
          <w:fldChar w:fldCharType="end"/>
        </w:r>
        <w:r w:rsidRPr="00ED481C">
          <w:rPr>
            <w:rStyle w:val="Hyperlink"/>
            <w:noProof/>
          </w:rPr>
          <w:fldChar w:fldCharType="end"/>
        </w:r>
      </w:ins>
    </w:p>
    <w:p w14:paraId="47DFAE92" w14:textId="138D9959" w:rsidR="002A009A" w:rsidRDefault="002A009A">
      <w:pPr>
        <w:pStyle w:val="TableofFigures"/>
        <w:tabs>
          <w:tab w:val="right" w:leader="dot" w:pos="8777"/>
        </w:tabs>
        <w:rPr>
          <w:ins w:id="712" w:author="phuong vu" w:date="2018-12-02T09:00:00Z"/>
          <w:rFonts w:asciiTheme="minorHAnsi" w:eastAsiaTheme="minorEastAsia" w:hAnsiTheme="minorHAnsi" w:cstheme="minorBidi"/>
          <w:noProof/>
          <w:sz w:val="22"/>
          <w:szCs w:val="22"/>
          <w:lang w:val="en-US"/>
        </w:rPr>
      </w:pPr>
      <w:ins w:id="71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"_Toc531504601"</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4.11 Kiểm thử chức năng quản lí phân công xử lí đơn hàng</w:t>
        </w:r>
        <w:r>
          <w:rPr>
            <w:noProof/>
            <w:webHidden/>
          </w:rPr>
          <w:tab/>
        </w:r>
        <w:r>
          <w:rPr>
            <w:noProof/>
            <w:webHidden/>
          </w:rPr>
          <w:fldChar w:fldCharType="begin"/>
        </w:r>
        <w:r>
          <w:rPr>
            <w:noProof/>
            <w:webHidden/>
          </w:rPr>
          <w:instrText xml:space="preserve"> PAGEREF _Toc531504601 \h </w:instrText>
        </w:r>
        <w:r>
          <w:rPr>
            <w:noProof/>
            <w:webHidden/>
          </w:rPr>
        </w:r>
      </w:ins>
      <w:r>
        <w:rPr>
          <w:noProof/>
          <w:webHidden/>
        </w:rPr>
        <w:fldChar w:fldCharType="separate"/>
      </w:r>
      <w:ins w:id="714" w:author="phuong vu" w:date="2018-12-02T09:00:00Z">
        <w:r>
          <w:rPr>
            <w:noProof/>
            <w:webHidden/>
          </w:rPr>
          <w:t>80</w:t>
        </w:r>
        <w:r>
          <w:rPr>
            <w:noProof/>
            <w:webHidden/>
          </w:rPr>
          <w:fldChar w:fldCharType="end"/>
        </w:r>
        <w:r w:rsidRPr="00ED481C">
          <w:rPr>
            <w:rStyle w:val="Hyperlink"/>
            <w:noProof/>
          </w:rPr>
          <w:fldChar w:fldCharType="end"/>
        </w:r>
      </w:ins>
    </w:p>
    <w:p w14:paraId="6B38F632" w14:textId="7081C1CC" w:rsidR="002A009A" w:rsidRDefault="002A009A">
      <w:pPr>
        <w:pStyle w:val="TableofFigures"/>
        <w:tabs>
          <w:tab w:val="right" w:leader="dot" w:pos="8777"/>
        </w:tabs>
        <w:rPr>
          <w:ins w:id="715" w:author="phuong vu" w:date="2018-12-02T09:00:00Z"/>
          <w:rFonts w:asciiTheme="minorHAnsi" w:eastAsiaTheme="minorEastAsia" w:hAnsiTheme="minorHAnsi" w:cstheme="minorBidi"/>
          <w:noProof/>
          <w:sz w:val="22"/>
          <w:szCs w:val="22"/>
          <w:lang w:val="en-US"/>
        </w:rPr>
      </w:pPr>
      <w:ins w:id="71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"_Toc531504602"</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4.12</w:t>
        </w:r>
        <w:r w:rsidRPr="00ED481C">
          <w:rPr>
            <w:rStyle w:val="Hyperlink"/>
            <w:noProof/>
            <w:lang w:val="en-US"/>
          </w:rPr>
          <w:t xml:space="preserve"> Kiểm thử chức năng quản lí trạng thái máy giặt</w:t>
        </w:r>
        <w:r>
          <w:rPr>
            <w:noProof/>
            <w:webHidden/>
          </w:rPr>
          <w:tab/>
        </w:r>
        <w:r>
          <w:rPr>
            <w:noProof/>
            <w:webHidden/>
          </w:rPr>
          <w:fldChar w:fldCharType="begin"/>
        </w:r>
        <w:r>
          <w:rPr>
            <w:noProof/>
            <w:webHidden/>
          </w:rPr>
          <w:instrText xml:space="preserve"> PAGEREF _Toc531504602 \h </w:instrText>
        </w:r>
        <w:r>
          <w:rPr>
            <w:noProof/>
            <w:webHidden/>
          </w:rPr>
        </w:r>
      </w:ins>
      <w:r>
        <w:rPr>
          <w:noProof/>
          <w:webHidden/>
        </w:rPr>
        <w:fldChar w:fldCharType="separate"/>
      </w:r>
      <w:ins w:id="717" w:author="phuong vu" w:date="2018-12-02T09:00:00Z">
        <w:r>
          <w:rPr>
            <w:noProof/>
            <w:webHidden/>
          </w:rPr>
          <w:t>81</w:t>
        </w:r>
        <w:r>
          <w:rPr>
            <w:noProof/>
            <w:webHidden/>
          </w:rPr>
          <w:fldChar w:fldCharType="end"/>
        </w:r>
        <w:r w:rsidRPr="00ED481C">
          <w:rPr>
            <w:rStyle w:val="Hyperlink"/>
            <w:noProof/>
          </w:rPr>
          <w:fldChar w:fldCharType="end"/>
        </w:r>
      </w:ins>
    </w:p>
    <w:p w14:paraId="0349D03B" w14:textId="645CA216" w:rsidR="002A009A" w:rsidRDefault="002A009A">
      <w:pPr>
        <w:pStyle w:val="TableofFigures"/>
        <w:tabs>
          <w:tab w:val="right" w:leader="dot" w:pos="8777"/>
        </w:tabs>
        <w:rPr>
          <w:ins w:id="718" w:author="phuong vu" w:date="2018-12-02T09:00:00Z"/>
          <w:rFonts w:asciiTheme="minorHAnsi" w:eastAsiaTheme="minorEastAsia" w:hAnsiTheme="minorHAnsi" w:cstheme="minorBidi"/>
          <w:noProof/>
          <w:sz w:val="22"/>
          <w:szCs w:val="22"/>
          <w:lang w:val="en-US"/>
        </w:rPr>
      </w:pPr>
      <w:ins w:id="71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"_Toc531504603"</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4.13</w:t>
        </w:r>
        <w:r w:rsidRPr="00ED481C">
          <w:rPr>
            <w:rStyle w:val="Hyperlink"/>
            <w:noProof/>
            <w:lang w:val="en-US"/>
          </w:rPr>
          <w:t xml:space="preserve"> Kiểm thử chức năng tìm kiếm đơn hàng</w:t>
        </w:r>
        <w:r>
          <w:rPr>
            <w:noProof/>
            <w:webHidden/>
          </w:rPr>
          <w:tab/>
        </w:r>
        <w:r>
          <w:rPr>
            <w:noProof/>
            <w:webHidden/>
          </w:rPr>
          <w:fldChar w:fldCharType="begin"/>
        </w:r>
        <w:r>
          <w:rPr>
            <w:noProof/>
            <w:webHidden/>
          </w:rPr>
          <w:instrText xml:space="preserve"> PAGEREF _Toc531504603 \h </w:instrText>
        </w:r>
        <w:r>
          <w:rPr>
            <w:noProof/>
            <w:webHidden/>
          </w:rPr>
        </w:r>
      </w:ins>
      <w:r>
        <w:rPr>
          <w:noProof/>
          <w:webHidden/>
        </w:rPr>
        <w:fldChar w:fldCharType="separate"/>
      </w:r>
      <w:ins w:id="720" w:author="phuong vu" w:date="2018-12-02T09:00:00Z">
        <w:r>
          <w:rPr>
            <w:noProof/>
            <w:webHidden/>
          </w:rPr>
          <w:t>82</w:t>
        </w:r>
        <w:r>
          <w:rPr>
            <w:noProof/>
            <w:webHidden/>
          </w:rPr>
          <w:fldChar w:fldCharType="end"/>
        </w:r>
        <w:r w:rsidRPr="00ED481C">
          <w:rPr>
            <w:rStyle w:val="Hyperlink"/>
            <w:noProof/>
          </w:rPr>
          <w:fldChar w:fldCharType="end"/>
        </w:r>
      </w:ins>
    </w:p>
    <w:p w14:paraId="41C628D9" w14:textId="6779142D" w:rsidR="002A009A" w:rsidRDefault="002A009A">
      <w:pPr>
        <w:pStyle w:val="TableofFigures"/>
        <w:tabs>
          <w:tab w:val="right" w:leader="dot" w:pos="8777"/>
        </w:tabs>
        <w:rPr>
          <w:ins w:id="721" w:author="phuong vu" w:date="2018-12-02T09:00:00Z"/>
          <w:rFonts w:asciiTheme="minorHAnsi" w:eastAsiaTheme="minorEastAsia" w:hAnsiTheme="minorHAnsi" w:cstheme="minorBidi"/>
          <w:noProof/>
          <w:sz w:val="22"/>
          <w:szCs w:val="22"/>
          <w:lang w:val="en-US"/>
        </w:rPr>
      </w:pPr>
      <w:ins w:id="72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"_Toc531504604"</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4.14</w:t>
        </w:r>
        <w:r w:rsidRPr="00ED481C">
          <w:rPr>
            <w:rStyle w:val="Hyperlink"/>
            <w:noProof/>
            <w:lang w:val="en-US"/>
          </w:rPr>
          <w:t xml:space="preserve"> Kiểm thử chức năng đăng nhập, đăng xuất</w:t>
        </w:r>
        <w:r>
          <w:rPr>
            <w:noProof/>
            <w:webHidden/>
          </w:rPr>
          <w:tab/>
        </w:r>
        <w:r>
          <w:rPr>
            <w:noProof/>
            <w:webHidden/>
          </w:rPr>
          <w:fldChar w:fldCharType="begin"/>
        </w:r>
        <w:r>
          <w:rPr>
            <w:noProof/>
            <w:webHidden/>
          </w:rPr>
          <w:instrText xml:space="preserve"> PAGEREF _Toc531504604 \h </w:instrText>
        </w:r>
        <w:r>
          <w:rPr>
            <w:noProof/>
            <w:webHidden/>
          </w:rPr>
        </w:r>
      </w:ins>
      <w:r>
        <w:rPr>
          <w:noProof/>
          <w:webHidden/>
        </w:rPr>
        <w:fldChar w:fldCharType="separate"/>
      </w:r>
      <w:ins w:id="723" w:author="phuong vu" w:date="2018-12-02T09:00:00Z">
        <w:r>
          <w:rPr>
            <w:noProof/>
            <w:webHidden/>
          </w:rPr>
          <w:t>83</w:t>
        </w:r>
        <w:r>
          <w:rPr>
            <w:noProof/>
            <w:webHidden/>
          </w:rPr>
          <w:fldChar w:fldCharType="end"/>
        </w:r>
        <w:r w:rsidRPr="00ED481C">
          <w:rPr>
            <w:rStyle w:val="Hyperlink"/>
            <w:noProof/>
          </w:rPr>
          <w:fldChar w:fldCharType="end"/>
        </w:r>
      </w:ins>
    </w:p>
    <w:p w14:paraId="6A19D643" w14:textId="5CB3ABE8" w:rsidR="002A009A" w:rsidRDefault="002A009A">
      <w:pPr>
        <w:pStyle w:val="TableofFigures"/>
        <w:tabs>
          <w:tab w:val="right" w:leader="dot" w:pos="8777"/>
        </w:tabs>
        <w:rPr>
          <w:ins w:id="724" w:author="phuong vu" w:date="2018-12-02T09:00:00Z"/>
          <w:rFonts w:asciiTheme="minorHAnsi" w:eastAsiaTheme="minorEastAsia" w:hAnsiTheme="minorHAnsi" w:cstheme="minorBidi"/>
          <w:noProof/>
          <w:sz w:val="22"/>
          <w:szCs w:val="22"/>
          <w:lang w:val="en-US"/>
        </w:rPr>
      </w:pPr>
      <w:ins w:id="72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"_Toc531504605"</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4.15 Bảng dữ liệu hóa đơn</w:t>
        </w:r>
        <w:r>
          <w:rPr>
            <w:noProof/>
            <w:webHidden/>
          </w:rPr>
          <w:tab/>
        </w:r>
        <w:r>
          <w:rPr>
            <w:noProof/>
            <w:webHidden/>
          </w:rPr>
          <w:fldChar w:fldCharType="begin"/>
        </w:r>
        <w:r>
          <w:rPr>
            <w:noProof/>
            <w:webHidden/>
          </w:rPr>
          <w:instrText xml:space="preserve"> PAGEREF _Toc531504605 \h </w:instrText>
        </w:r>
        <w:r>
          <w:rPr>
            <w:noProof/>
            <w:webHidden/>
          </w:rPr>
        </w:r>
      </w:ins>
      <w:r>
        <w:rPr>
          <w:noProof/>
          <w:webHidden/>
        </w:rPr>
        <w:fldChar w:fldCharType="separate"/>
      </w:r>
      <w:ins w:id="726" w:author="phuong vu" w:date="2018-12-02T09:00:00Z">
        <w:r>
          <w:rPr>
            <w:noProof/>
            <w:webHidden/>
          </w:rPr>
          <w:t>85</w:t>
        </w:r>
        <w:r>
          <w:rPr>
            <w:noProof/>
            <w:webHidden/>
          </w:rPr>
          <w:fldChar w:fldCharType="end"/>
        </w:r>
        <w:r w:rsidRPr="00ED481C">
          <w:rPr>
            <w:rStyle w:val="Hyperlink"/>
            <w:noProof/>
          </w:rPr>
          <w:fldChar w:fldCharType="end"/>
        </w:r>
      </w:ins>
    </w:p>
    <w:p w14:paraId="7C3DB97A" w14:textId="067CE2DE" w:rsidR="002A009A" w:rsidRDefault="002A009A">
      <w:pPr>
        <w:pStyle w:val="TableofFigures"/>
        <w:tabs>
          <w:tab w:val="right" w:leader="dot" w:pos="8777"/>
        </w:tabs>
        <w:rPr>
          <w:ins w:id="727" w:author="phuong vu" w:date="2018-12-02T09:00:00Z"/>
          <w:rFonts w:asciiTheme="minorHAnsi" w:eastAsiaTheme="minorEastAsia" w:hAnsiTheme="minorHAnsi" w:cstheme="minorBidi"/>
          <w:noProof/>
          <w:sz w:val="22"/>
          <w:szCs w:val="22"/>
          <w:lang w:val="en-US"/>
        </w:rPr>
      </w:pPr>
      <w:ins w:id="72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"_Toc531504606"</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4.16 Bảng dữ liệu chi tiết hóa đơn</w:t>
        </w:r>
        <w:r>
          <w:rPr>
            <w:noProof/>
            <w:webHidden/>
          </w:rPr>
          <w:tab/>
        </w:r>
        <w:r>
          <w:rPr>
            <w:noProof/>
            <w:webHidden/>
          </w:rPr>
          <w:fldChar w:fldCharType="begin"/>
        </w:r>
        <w:r>
          <w:rPr>
            <w:noProof/>
            <w:webHidden/>
          </w:rPr>
          <w:instrText xml:space="preserve"> PAGEREF _Toc531504606 \h </w:instrText>
        </w:r>
        <w:r>
          <w:rPr>
            <w:noProof/>
            <w:webHidden/>
          </w:rPr>
        </w:r>
      </w:ins>
      <w:r>
        <w:rPr>
          <w:noProof/>
          <w:webHidden/>
        </w:rPr>
        <w:fldChar w:fldCharType="separate"/>
      </w:r>
      <w:ins w:id="729" w:author="phuong vu" w:date="2018-12-02T09:00:00Z">
        <w:r>
          <w:rPr>
            <w:noProof/>
            <w:webHidden/>
          </w:rPr>
          <w:t>86</w:t>
        </w:r>
        <w:r>
          <w:rPr>
            <w:noProof/>
            <w:webHidden/>
          </w:rPr>
          <w:fldChar w:fldCharType="end"/>
        </w:r>
        <w:r w:rsidRPr="00ED481C">
          <w:rPr>
            <w:rStyle w:val="Hyperlink"/>
            <w:noProof/>
          </w:rPr>
          <w:fldChar w:fldCharType="end"/>
        </w:r>
      </w:ins>
    </w:p>
    <w:p w14:paraId="67018829" w14:textId="4BE14730" w:rsidR="002A009A" w:rsidRDefault="002A009A">
      <w:pPr>
        <w:pStyle w:val="TableofFigures"/>
        <w:tabs>
          <w:tab w:val="right" w:leader="dot" w:pos="8777"/>
        </w:tabs>
        <w:rPr>
          <w:ins w:id="730" w:author="phuong vu" w:date="2018-12-02T09:00:00Z"/>
          <w:rFonts w:asciiTheme="minorHAnsi" w:eastAsiaTheme="minorEastAsia" w:hAnsiTheme="minorHAnsi" w:cstheme="minorBidi"/>
          <w:noProof/>
          <w:sz w:val="22"/>
          <w:szCs w:val="22"/>
          <w:lang w:val="en-US"/>
        </w:rPr>
      </w:pPr>
      <w:ins w:id="73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"_Toc531504607"</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4.17 Bảng dữ liệu chi nhánh</w:t>
        </w:r>
        <w:r>
          <w:rPr>
            <w:noProof/>
            <w:webHidden/>
          </w:rPr>
          <w:tab/>
        </w:r>
        <w:r>
          <w:rPr>
            <w:noProof/>
            <w:webHidden/>
          </w:rPr>
          <w:fldChar w:fldCharType="begin"/>
        </w:r>
        <w:r>
          <w:rPr>
            <w:noProof/>
            <w:webHidden/>
          </w:rPr>
          <w:instrText xml:space="preserve"> PAGEREF _Toc531504607 \h </w:instrText>
        </w:r>
        <w:r>
          <w:rPr>
            <w:noProof/>
            <w:webHidden/>
          </w:rPr>
        </w:r>
      </w:ins>
      <w:r>
        <w:rPr>
          <w:noProof/>
          <w:webHidden/>
        </w:rPr>
        <w:fldChar w:fldCharType="separate"/>
      </w:r>
      <w:ins w:id="732" w:author="phuong vu" w:date="2018-12-02T09:00:00Z">
        <w:r>
          <w:rPr>
            <w:noProof/>
            <w:webHidden/>
          </w:rPr>
          <w:t>86</w:t>
        </w:r>
        <w:r>
          <w:rPr>
            <w:noProof/>
            <w:webHidden/>
          </w:rPr>
          <w:fldChar w:fldCharType="end"/>
        </w:r>
        <w:r w:rsidRPr="00ED481C">
          <w:rPr>
            <w:rStyle w:val="Hyperlink"/>
            <w:noProof/>
          </w:rPr>
          <w:fldChar w:fldCharType="end"/>
        </w:r>
      </w:ins>
    </w:p>
    <w:p w14:paraId="40D17D10" w14:textId="10F1351F" w:rsidR="002A009A" w:rsidRDefault="002A009A">
      <w:pPr>
        <w:pStyle w:val="TableofFigures"/>
        <w:tabs>
          <w:tab w:val="right" w:leader="dot" w:pos="8777"/>
        </w:tabs>
        <w:rPr>
          <w:ins w:id="733" w:author="phuong vu" w:date="2018-12-02T09:00:00Z"/>
          <w:rFonts w:asciiTheme="minorHAnsi" w:eastAsiaTheme="minorEastAsia" w:hAnsiTheme="minorHAnsi" w:cstheme="minorBidi"/>
          <w:noProof/>
          <w:sz w:val="22"/>
          <w:szCs w:val="22"/>
          <w:lang w:val="en-US"/>
        </w:rPr>
      </w:pPr>
      <w:ins w:id="73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"_Toc531504608"</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4.18 Bảng dữ liệu màu sắc</w:t>
        </w:r>
        <w:r>
          <w:rPr>
            <w:noProof/>
            <w:webHidden/>
          </w:rPr>
          <w:tab/>
        </w:r>
        <w:r>
          <w:rPr>
            <w:noProof/>
            <w:webHidden/>
          </w:rPr>
          <w:fldChar w:fldCharType="begin"/>
        </w:r>
        <w:r>
          <w:rPr>
            <w:noProof/>
            <w:webHidden/>
          </w:rPr>
          <w:instrText xml:space="preserve"> PAGEREF _Toc531504608 \h </w:instrText>
        </w:r>
        <w:r>
          <w:rPr>
            <w:noProof/>
            <w:webHidden/>
          </w:rPr>
        </w:r>
      </w:ins>
      <w:r>
        <w:rPr>
          <w:noProof/>
          <w:webHidden/>
        </w:rPr>
        <w:fldChar w:fldCharType="separate"/>
      </w:r>
      <w:ins w:id="735" w:author="phuong vu" w:date="2018-12-02T09:00:00Z">
        <w:r>
          <w:rPr>
            <w:noProof/>
            <w:webHidden/>
          </w:rPr>
          <w:t>86</w:t>
        </w:r>
        <w:r>
          <w:rPr>
            <w:noProof/>
            <w:webHidden/>
          </w:rPr>
          <w:fldChar w:fldCharType="end"/>
        </w:r>
        <w:r w:rsidRPr="00ED481C">
          <w:rPr>
            <w:rStyle w:val="Hyperlink"/>
            <w:noProof/>
          </w:rPr>
          <w:fldChar w:fldCharType="end"/>
        </w:r>
      </w:ins>
    </w:p>
    <w:p w14:paraId="3FB7A56E" w14:textId="6886B4EB" w:rsidR="002A009A" w:rsidRDefault="002A009A">
      <w:pPr>
        <w:pStyle w:val="TableofFigures"/>
        <w:tabs>
          <w:tab w:val="right" w:leader="dot" w:pos="8777"/>
        </w:tabs>
        <w:rPr>
          <w:ins w:id="736" w:author="phuong vu" w:date="2018-12-02T09:00:00Z"/>
          <w:rFonts w:asciiTheme="minorHAnsi" w:eastAsiaTheme="minorEastAsia" w:hAnsiTheme="minorHAnsi" w:cstheme="minorBidi"/>
          <w:noProof/>
          <w:sz w:val="22"/>
          <w:szCs w:val="22"/>
          <w:lang w:val="en-US"/>
        </w:rPr>
      </w:pPr>
      <w:ins w:id="73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"_Toc531504609"</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4.19 Bảng dữ liệu nhóm màu</w:t>
        </w:r>
        <w:r>
          <w:rPr>
            <w:noProof/>
            <w:webHidden/>
          </w:rPr>
          <w:tab/>
        </w:r>
        <w:r>
          <w:rPr>
            <w:noProof/>
            <w:webHidden/>
          </w:rPr>
          <w:fldChar w:fldCharType="begin"/>
        </w:r>
        <w:r>
          <w:rPr>
            <w:noProof/>
            <w:webHidden/>
          </w:rPr>
          <w:instrText xml:space="preserve"> PAGEREF _Toc531504609 \h </w:instrText>
        </w:r>
        <w:r>
          <w:rPr>
            <w:noProof/>
            <w:webHidden/>
          </w:rPr>
        </w:r>
      </w:ins>
      <w:r>
        <w:rPr>
          <w:noProof/>
          <w:webHidden/>
        </w:rPr>
        <w:fldChar w:fldCharType="separate"/>
      </w:r>
      <w:ins w:id="738" w:author="phuong vu" w:date="2018-12-02T09:00:00Z">
        <w:r>
          <w:rPr>
            <w:noProof/>
            <w:webHidden/>
          </w:rPr>
          <w:t>86</w:t>
        </w:r>
        <w:r>
          <w:rPr>
            <w:noProof/>
            <w:webHidden/>
          </w:rPr>
          <w:fldChar w:fldCharType="end"/>
        </w:r>
        <w:r w:rsidRPr="00ED481C">
          <w:rPr>
            <w:rStyle w:val="Hyperlink"/>
            <w:noProof/>
          </w:rPr>
          <w:fldChar w:fldCharType="end"/>
        </w:r>
      </w:ins>
    </w:p>
    <w:p w14:paraId="035245E8" w14:textId="56C641E5" w:rsidR="002A009A" w:rsidRDefault="002A009A">
      <w:pPr>
        <w:pStyle w:val="TableofFigures"/>
        <w:tabs>
          <w:tab w:val="right" w:leader="dot" w:pos="8777"/>
        </w:tabs>
        <w:rPr>
          <w:ins w:id="739" w:author="phuong vu" w:date="2018-12-02T09:00:00Z"/>
          <w:rFonts w:asciiTheme="minorHAnsi" w:eastAsiaTheme="minorEastAsia" w:hAnsiTheme="minorHAnsi" w:cstheme="minorBidi"/>
          <w:noProof/>
          <w:sz w:val="22"/>
          <w:szCs w:val="22"/>
          <w:lang w:val="en-US"/>
        </w:rPr>
      </w:pPr>
      <w:ins w:id="74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"_Toc531504610"</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4.20 Bảng dữ liệu khách hàng</w:t>
        </w:r>
        <w:r>
          <w:rPr>
            <w:noProof/>
            <w:webHidden/>
          </w:rPr>
          <w:tab/>
        </w:r>
        <w:r>
          <w:rPr>
            <w:noProof/>
            <w:webHidden/>
          </w:rPr>
          <w:fldChar w:fldCharType="begin"/>
        </w:r>
        <w:r>
          <w:rPr>
            <w:noProof/>
            <w:webHidden/>
          </w:rPr>
          <w:instrText xml:space="preserve"> PAGEREF _Toc531504610 \h </w:instrText>
        </w:r>
        <w:r>
          <w:rPr>
            <w:noProof/>
            <w:webHidden/>
          </w:rPr>
        </w:r>
      </w:ins>
      <w:r>
        <w:rPr>
          <w:noProof/>
          <w:webHidden/>
        </w:rPr>
        <w:fldChar w:fldCharType="separate"/>
      </w:r>
      <w:ins w:id="741" w:author="phuong vu" w:date="2018-12-02T09:00:00Z">
        <w:r>
          <w:rPr>
            <w:noProof/>
            <w:webHidden/>
          </w:rPr>
          <w:t>87</w:t>
        </w:r>
        <w:r>
          <w:rPr>
            <w:noProof/>
            <w:webHidden/>
          </w:rPr>
          <w:fldChar w:fldCharType="end"/>
        </w:r>
        <w:r w:rsidRPr="00ED481C">
          <w:rPr>
            <w:rStyle w:val="Hyperlink"/>
            <w:noProof/>
          </w:rPr>
          <w:fldChar w:fldCharType="end"/>
        </w:r>
      </w:ins>
    </w:p>
    <w:p w14:paraId="065079B3" w14:textId="4EB81ECA" w:rsidR="002A009A" w:rsidRDefault="002A009A">
      <w:pPr>
        <w:pStyle w:val="TableofFigures"/>
        <w:tabs>
          <w:tab w:val="right" w:leader="dot" w:pos="8777"/>
        </w:tabs>
        <w:rPr>
          <w:ins w:id="742" w:author="phuong vu" w:date="2018-12-02T09:00:00Z"/>
          <w:rFonts w:asciiTheme="minorHAnsi" w:eastAsiaTheme="minorEastAsia" w:hAnsiTheme="minorHAnsi" w:cstheme="minorBidi"/>
          <w:noProof/>
          <w:sz w:val="22"/>
          <w:szCs w:val="22"/>
          <w:lang w:val="en-US"/>
        </w:rPr>
      </w:pPr>
      <w:ins w:id="74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"_Toc531504611"</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4.21</w:t>
        </w:r>
        <w:r w:rsidRPr="00ED481C">
          <w:rPr>
            <w:rStyle w:val="Hyperlink"/>
            <w:noProof/>
            <w:lang w:val="en-US"/>
          </w:rPr>
          <w:t xml:space="preserve"> Bảng dữ liệu đơn hàng</w:t>
        </w:r>
        <w:r>
          <w:rPr>
            <w:noProof/>
            <w:webHidden/>
          </w:rPr>
          <w:tab/>
        </w:r>
        <w:r>
          <w:rPr>
            <w:noProof/>
            <w:webHidden/>
          </w:rPr>
          <w:fldChar w:fldCharType="begin"/>
        </w:r>
        <w:r>
          <w:rPr>
            <w:noProof/>
            <w:webHidden/>
          </w:rPr>
          <w:instrText xml:space="preserve"> PAGEREF _Toc531504611 \h </w:instrText>
        </w:r>
        <w:r>
          <w:rPr>
            <w:noProof/>
            <w:webHidden/>
          </w:rPr>
        </w:r>
      </w:ins>
      <w:r>
        <w:rPr>
          <w:noProof/>
          <w:webHidden/>
        </w:rPr>
        <w:fldChar w:fldCharType="separate"/>
      </w:r>
      <w:ins w:id="744" w:author="phuong vu" w:date="2018-12-02T09:00:00Z">
        <w:r>
          <w:rPr>
            <w:noProof/>
            <w:webHidden/>
          </w:rPr>
          <w:t>88</w:t>
        </w:r>
        <w:r>
          <w:rPr>
            <w:noProof/>
            <w:webHidden/>
          </w:rPr>
          <w:fldChar w:fldCharType="end"/>
        </w:r>
        <w:r w:rsidRPr="00ED481C">
          <w:rPr>
            <w:rStyle w:val="Hyperlink"/>
            <w:noProof/>
          </w:rPr>
          <w:fldChar w:fldCharType="end"/>
        </w:r>
      </w:ins>
    </w:p>
    <w:p w14:paraId="58598625" w14:textId="2AFB3A04" w:rsidR="002A009A" w:rsidRDefault="002A009A">
      <w:pPr>
        <w:pStyle w:val="TableofFigures"/>
        <w:tabs>
          <w:tab w:val="right" w:leader="dot" w:pos="8777"/>
        </w:tabs>
        <w:rPr>
          <w:ins w:id="745" w:author="phuong vu" w:date="2018-12-02T09:00:00Z"/>
          <w:rFonts w:asciiTheme="minorHAnsi" w:eastAsiaTheme="minorEastAsia" w:hAnsiTheme="minorHAnsi" w:cstheme="minorBidi"/>
          <w:noProof/>
          <w:sz w:val="22"/>
          <w:szCs w:val="22"/>
          <w:lang w:val="en-US"/>
        </w:rPr>
      </w:pPr>
      <w:ins w:id="74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"_Toc531504612"</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4.22 Bảng dữ liệu nh</w:t>
        </w:r>
        <w:r w:rsidRPr="00ED481C">
          <w:rPr>
            <w:rStyle w:val="Hyperlink"/>
            <w:noProof/>
            <w:lang w:val="en-US"/>
          </w:rPr>
          <w:t>ã</w:t>
        </w:r>
        <w:r w:rsidRPr="00ED481C">
          <w:rPr>
            <w:rStyle w:val="Hyperlink"/>
            <w:noProof/>
          </w:rPr>
          <w:t>n hiệu</w:t>
        </w:r>
        <w:r>
          <w:rPr>
            <w:noProof/>
            <w:webHidden/>
          </w:rPr>
          <w:tab/>
        </w:r>
        <w:r>
          <w:rPr>
            <w:noProof/>
            <w:webHidden/>
          </w:rPr>
          <w:fldChar w:fldCharType="begin"/>
        </w:r>
        <w:r>
          <w:rPr>
            <w:noProof/>
            <w:webHidden/>
          </w:rPr>
          <w:instrText xml:space="preserve"> PAGEREF _Toc531504612 \h </w:instrText>
        </w:r>
        <w:r>
          <w:rPr>
            <w:noProof/>
            <w:webHidden/>
          </w:rPr>
        </w:r>
      </w:ins>
      <w:r>
        <w:rPr>
          <w:noProof/>
          <w:webHidden/>
        </w:rPr>
        <w:fldChar w:fldCharType="separate"/>
      </w:r>
      <w:ins w:id="747" w:author="phuong vu" w:date="2018-12-02T09:00:00Z">
        <w:r>
          <w:rPr>
            <w:noProof/>
            <w:webHidden/>
          </w:rPr>
          <w:t>88</w:t>
        </w:r>
        <w:r>
          <w:rPr>
            <w:noProof/>
            <w:webHidden/>
          </w:rPr>
          <w:fldChar w:fldCharType="end"/>
        </w:r>
        <w:r w:rsidRPr="00ED481C">
          <w:rPr>
            <w:rStyle w:val="Hyperlink"/>
            <w:noProof/>
          </w:rPr>
          <w:fldChar w:fldCharType="end"/>
        </w:r>
      </w:ins>
    </w:p>
    <w:p w14:paraId="7D7C1A29" w14:textId="2EFC4065" w:rsidR="002A009A" w:rsidRDefault="002A009A">
      <w:pPr>
        <w:pStyle w:val="TableofFigures"/>
        <w:tabs>
          <w:tab w:val="right" w:leader="dot" w:pos="8777"/>
        </w:tabs>
        <w:rPr>
          <w:ins w:id="748" w:author="phuong vu" w:date="2018-12-02T09:00:00Z"/>
          <w:rFonts w:asciiTheme="minorHAnsi" w:eastAsiaTheme="minorEastAsia" w:hAnsiTheme="minorHAnsi" w:cstheme="minorBidi"/>
          <w:noProof/>
          <w:sz w:val="22"/>
          <w:szCs w:val="22"/>
          <w:lang w:val="en-US"/>
        </w:rPr>
      </w:pPr>
      <w:ins w:id="74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"_Toc531504613"</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4.23 Bảng dữ liệu chất liệu</w:t>
        </w:r>
        <w:r>
          <w:rPr>
            <w:noProof/>
            <w:webHidden/>
          </w:rPr>
          <w:tab/>
        </w:r>
        <w:r>
          <w:rPr>
            <w:noProof/>
            <w:webHidden/>
          </w:rPr>
          <w:fldChar w:fldCharType="begin"/>
        </w:r>
        <w:r>
          <w:rPr>
            <w:noProof/>
            <w:webHidden/>
          </w:rPr>
          <w:instrText xml:space="preserve"> PAGEREF _Toc531504613 \h </w:instrText>
        </w:r>
        <w:r>
          <w:rPr>
            <w:noProof/>
            <w:webHidden/>
          </w:rPr>
        </w:r>
      </w:ins>
      <w:r>
        <w:rPr>
          <w:noProof/>
          <w:webHidden/>
        </w:rPr>
        <w:fldChar w:fldCharType="separate"/>
      </w:r>
      <w:ins w:id="750" w:author="phuong vu" w:date="2018-12-02T09:00:00Z">
        <w:r>
          <w:rPr>
            <w:noProof/>
            <w:webHidden/>
          </w:rPr>
          <w:t>88</w:t>
        </w:r>
        <w:r>
          <w:rPr>
            <w:noProof/>
            <w:webHidden/>
          </w:rPr>
          <w:fldChar w:fldCharType="end"/>
        </w:r>
        <w:r w:rsidRPr="00ED481C">
          <w:rPr>
            <w:rStyle w:val="Hyperlink"/>
            <w:noProof/>
          </w:rPr>
          <w:fldChar w:fldCharType="end"/>
        </w:r>
      </w:ins>
    </w:p>
    <w:p w14:paraId="1D049AEC" w14:textId="1B0B86B2" w:rsidR="002A009A" w:rsidRDefault="002A009A">
      <w:pPr>
        <w:pStyle w:val="TableofFigures"/>
        <w:tabs>
          <w:tab w:val="right" w:leader="dot" w:pos="8777"/>
        </w:tabs>
        <w:rPr>
          <w:ins w:id="751" w:author="phuong vu" w:date="2018-12-02T09:00:00Z"/>
          <w:rFonts w:asciiTheme="minorHAnsi" w:eastAsiaTheme="minorEastAsia" w:hAnsiTheme="minorHAnsi" w:cstheme="minorBidi"/>
          <w:noProof/>
          <w:sz w:val="22"/>
          <w:szCs w:val="22"/>
          <w:lang w:val="en-US"/>
        </w:rPr>
      </w:pPr>
      <w:ins w:id="75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"_Toc531504614"</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4.24 Bảng dữ liệu hình ảnh</w:t>
        </w:r>
        <w:r>
          <w:rPr>
            <w:noProof/>
            <w:webHidden/>
          </w:rPr>
          <w:tab/>
        </w:r>
        <w:r>
          <w:rPr>
            <w:noProof/>
            <w:webHidden/>
          </w:rPr>
          <w:fldChar w:fldCharType="begin"/>
        </w:r>
        <w:r>
          <w:rPr>
            <w:noProof/>
            <w:webHidden/>
          </w:rPr>
          <w:instrText xml:space="preserve"> PAGEREF _Toc531504614 \h </w:instrText>
        </w:r>
        <w:r>
          <w:rPr>
            <w:noProof/>
            <w:webHidden/>
          </w:rPr>
        </w:r>
      </w:ins>
      <w:r>
        <w:rPr>
          <w:noProof/>
          <w:webHidden/>
        </w:rPr>
        <w:fldChar w:fldCharType="separate"/>
      </w:r>
      <w:ins w:id="753" w:author="phuong vu" w:date="2018-12-02T09:00:00Z">
        <w:r>
          <w:rPr>
            <w:noProof/>
            <w:webHidden/>
          </w:rPr>
          <w:t>88</w:t>
        </w:r>
        <w:r>
          <w:rPr>
            <w:noProof/>
            <w:webHidden/>
          </w:rPr>
          <w:fldChar w:fldCharType="end"/>
        </w:r>
        <w:r w:rsidRPr="00ED481C">
          <w:rPr>
            <w:rStyle w:val="Hyperlink"/>
            <w:noProof/>
          </w:rPr>
          <w:fldChar w:fldCharType="end"/>
        </w:r>
      </w:ins>
    </w:p>
    <w:p w14:paraId="54B8054F" w14:textId="483EB390" w:rsidR="002A009A" w:rsidRDefault="002A009A">
      <w:pPr>
        <w:pStyle w:val="TableofFigures"/>
        <w:tabs>
          <w:tab w:val="right" w:leader="dot" w:pos="8777"/>
        </w:tabs>
        <w:rPr>
          <w:ins w:id="754" w:author="phuong vu" w:date="2018-12-02T09:00:00Z"/>
          <w:rFonts w:asciiTheme="minorHAnsi" w:eastAsiaTheme="minorEastAsia" w:hAnsiTheme="minorHAnsi" w:cstheme="minorBidi"/>
          <w:noProof/>
          <w:sz w:val="22"/>
          <w:szCs w:val="22"/>
          <w:lang w:val="en-US"/>
        </w:rPr>
      </w:pPr>
      <w:ins w:id="75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"_Toc531504615"</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4.25 Bảng dữ liệu chi tiết đơn hàng</w:t>
        </w:r>
        <w:r>
          <w:rPr>
            <w:noProof/>
            <w:webHidden/>
          </w:rPr>
          <w:tab/>
        </w:r>
        <w:r>
          <w:rPr>
            <w:noProof/>
            <w:webHidden/>
          </w:rPr>
          <w:fldChar w:fldCharType="begin"/>
        </w:r>
        <w:r>
          <w:rPr>
            <w:noProof/>
            <w:webHidden/>
          </w:rPr>
          <w:instrText xml:space="preserve"> PAGEREF _Toc531504615 \h </w:instrText>
        </w:r>
        <w:r>
          <w:rPr>
            <w:noProof/>
            <w:webHidden/>
          </w:rPr>
        </w:r>
      </w:ins>
      <w:r>
        <w:rPr>
          <w:noProof/>
          <w:webHidden/>
        </w:rPr>
        <w:fldChar w:fldCharType="separate"/>
      </w:r>
      <w:ins w:id="756" w:author="phuong vu" w:date="2018-12-02T09:00:00Z">
        <w:r>
          <w:rPr>
            <w:noProof/>
            <w:webHidden/>
          </w:rPr>
          <w:t>89</w:t>
        </w:r>
        <w:r>
          <w:rPr>
            <w:noProof/>
            <w:webHidden/>
          </w:rPr>
          <w:fldChar w:fldCharType="end"/>
        </w:r>
        <w:r w:rsidRPr="00ED481C">
          <w:rPr>
            <w:rStyle w:val="Hyperlink"/>
            <w:noProof/>
          </w:rPr>
          <w:fldChar w:fldCharType="end"/>
        </w:r>
      </w:ins>
    </w:p>
    <w:p w14:paraId="32B07CAB" w14:textId="3954CE28" w:rsidR="002A009A" w:rsidRDefault="002A009A">
      <w:pPr>
        <w:pStyle w:val="TableofFigures"/>
        <w:tabs>
          <w:tab w:val="right" w:leader="dot" w:pos="8777"/>
        </w:tabs>
        <w:rPr>
          <w:ins w:id="757" w:author="phuong vu" w:date="2018-12-02T09:00:00Z"/>
          <w:rFonts w:asciiTheme="minorHAnsi" w:eastAsiaTheme="minorEastAsia" w:hAnsiTheme="minorHAnsi" w:cstheme="minorBidi"/>
          <w:noProof/>
          <w:sz w:val="22"/>
          <w:szCs w:val="22"/>
          <w:lang w:val="en-US"/>
        </w:rPr>
      </w:pPr>
      <w:ins w:id="75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"_Toc531504616"</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4.26 Bảng dữ liệu quần áo</w:t>
        </w:r>
        <w:r>
          <w:rPr>
            <w:noProof/>
            <w:webHidden/>
          </w:rPr>
          <w:tab/>
        </w:r>
        <w:r>
          <w:rPr>
            <w:noProof/>
            <w:webHidden/>
          </w:rPr>
          <w:fldChar w:fldCharType="begin"/>
        </w:r>
        <w:r>
          <w:rPr>
            <w:noProof/>
            <w:webHidden/>
          </w:rPr>
          <w:instrText xml:space="preserve"> PAGEREF _Toc531504616 \h </w:instrText>
        </w:r>
        <w:r>
          <w:rPr>
            <w:noProof/>
            <w:webHidden/>
          </w:rPr>
        </w:r>
      </w:ins>
      <w:r>
        <w:rPr>
          <w:noProof/>
          <w:webHidden/>
        </w:rPr>
        <w:fldChar w:fldCharType="separate"/>
      </w:r>
      <w:ins w:id="759" w:author="phuong vu" w:date="2018-12-02T09:00:00Z">
        <w:r>
          <w:rPr>
            <w:noProof/>
            <w:webHidden/>
          </w:rPr>
          <w:t>89</w:t>
        </w:r>
        <w:r>
          <w:rPr>
            <w:noProof/>
            <w:webHidden/>
          </w:rPr>
          <w:fldChar w:fldCharType="end"/>
        </w:r>
        <w:r w:rsidRPr="00ED481C">
          <w:rPr>
            <w:rStyle w:val="Hyperlink"/>
            <w:noProof/>
          </w:rPr>
          <w:fldChar w:fldCharType="end"/>
        </w:r>
      </w:ins>
    </w:p>
    <w:p w14:paraId="37AB8536" w14:textId="7D642C0B" w:rsidR="002A009A" w:rsidRDefault="002A009A">
      <w:pPr>
        <w:pStyle w:val="TableofFigures"/>
        <w:tabs>
          <w:tab w:val="right" w:leader="dot" w:pos="8777"/>
        </w:tabs>
        <w:rPr>
          <w:ins w:id="760" w:author="phuong vu" w:date="2018-12-02T09:00:00Z"/>
          <w:rFonts w:asciiTheme="minorHAnsi" w:eastAsiaTheme="minorEastAsia" w:hAnsiTheme="minorHAnsi" w:cstheme="minorBidi"/>
          <w:noProof/>
          <w:sz w:val="22"/>
          <w:szCs w:val="22"/>
          <w:lang w:val="en-US"/>
        </w:rPr>
      </w:pPr>
      <w:ins w:id="76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"_Toc531504617"</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4.27 Bảng dữ liệu loại quần áo</w:t>
        </w:r>
        <w:r>
          <w:rPr>
            <w:noProof/>
            <w:webHidden/>
          </w:rPr>
          <w:tab/>
        </w:r>
        <w:r>
          <w:rPr>
            <w:noProof/>
            <w:webHidden/>
          </w:rPr>
          <w:fldChar w:fldCharType="begin"/>
        </w:r>
        <w:r>
          <w:rPr>
            <w:noProof/>
            <w:webHidden/>
          </w:rPr>
          <w:instrText xml:space="preserve"> PAGEREF _Toc531504617 \h </w:instrText>
        </w:r>
        <w:r>
          <w:rPr>
            <w:noProof/>
            <w:webHidden/>
          </w:rPr>
        </w:r>
      </w:ins>
      <w:r>
        <w:rPr>
          <w:noProof/>
          <w:webHidden/>
        </w:rPr>
        <w:fldChar w:fldCharType="separate"/>
      </w:r>
      <w:ins w:id="762" w:author="phuong vu" w:date="2018-12-02T09:00:00Z">
        <w:r>
          <w:rPr>
            <w:noProof/>
            <w:webHidden/>
          </w:rPr>
          <w:t>89</w:t>
        </w:r>
        <w:r>
          <w:rPr>
            <w:noProof/>
            <w:webHidden/>
          </w:rPr>
          <w:fldChar w:fldCharType="end"/>
        </w:r>
        <w:r w:rsidRPr="00ED481C">
          <w:rPr>
            <w:rStyle w:val="Hyperlink"/>
            <w:noProof/>
          </w:rPr>
          <w:fldChar w:fldCharType="end"/>
        </w:r>
      </w:ins>
    </w:p>
    <w:p w14:paraId="4A224155" w14:textId="092BFE47" w:rsidR="002A009A" w:rsidRDefault="002A009A">
      <w:pPr>
        <w:pStyle w:val="TableofFigures"/>
        <w:tabs>
          <w:tab w:val="right" w:leader="dot" w:pos="8777"/>
        </w:tabs>
        <w:rPr>
          <w:ins w:id="763" w:author="phuong vu" w:date="2018-12-02T09:00:00Z"/>
          <w:rFonts w:asciiTheme="minorHAnsi" w:eastAsiaTheme="minorEastAsia" w:hAnsiTheme="minorHAnsi" w:cstheme="minorBidi"/>
          <w:noProof/>
          <w:sz w:val="22"/>
          <w:szCs w:val="22"/>
          <w:lang w:val="en-US"/>
        </w:rPr>
      </w:pPr>
      <w:ins w:id="76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"_Toc531504618"</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4.28 Bảng dữ liệu khuyến mãi</w:t>
        </w:r>
        <w:r>
          <w:rPr>
            <w:noProof/>
            <w:webHidden/>
          </w:rPr>
          <w:tab/>
        </w:r>
        <w:r>
          <w:rPr>
            <w:noProof/>
            <w:webHidden/>
          </w:rPr>
          <w:fldChar w:fldCharType="begin"/>
        </w:r>
        <w:r>
          <w:rPr>
            <w:noProof/>
            <w:webHidden/>
          </w:rPr>
          <w:instrText xml:space="preserve"> PAGEREF _Toc531504618 \h </w:instrText>
        </w:r>
        <w:r>
          <w:rPr>
            <w:noProof/>
            <w:webHidden/>
          </w:rPr>
        </w:r>
      </w:ins>
      <w:r>
        <w:rPr>
          <w:noProof/>
          <w:webHidden/>
        </w:rPr>
        <w:fldChar w:fldCharType="separate"/>
      </w:r>
      <w:ins w:id="765" w:author="phuong vu" w:date="2018-12-02T09:00:00Z">
        <w:r>
          <w:rPr>
            <w:noProof/>
            <w:webHidden/>
          </w:rPr>
          <w:t>90</w:t>
        </w:r>
        <w:r>
          <w:rPr>
            <w:noProof/>
            <w:webHidden/>
          </w:rPr>
          <w:fldChar w:fldCharType="end"/>
        </w:r>
        <w:r w:rsidRPr="00ED481C">
          <w:rPr>
            <w:rStyle w:val="Hyperlink"/>
            <w:noProof/>
          </w:rPr>
          <w:fldChar w:fldCharType="end"/>
        </w:r>
      </w:ins>
    </w:p>
    <w:p w14:paraId="1F31361E" w14:textId="3259DA22" w:rsidR="002A009A" w:rsidRDefault="002A009A">
      <w:pPr>
        <w:pStyle w:val="TableofFigures"/>
        <w:tabs>
          <w:tab w:val="right" w:leader="dot" w:pos="8777"/>
        </w:tabs>
        <w:rPr>
          <w:ins w:id="766" w:author="phuong vu" w:date="2018-12-02T09:00:00Z"/>
          <w:rFonts w:asciiTheme="minorHAnsi" w:eastAsiaTheme="minorEastAsia" w:hAnsiTheme="minorHAnsi" w:cstheme="minorBidi"/>
          <w:noProof/>
          <w:sz w:val="22"/>
          <w:szCs w:val="22"/>
          <w:lang w:val="en-US"/>
        </w:rPr>
      </w:pPr>
      <w:ins w:id="767" w:author="phuong vu" w:date="2018-12-02T09:00:00Z">
        <w:r w:rsidRPr="00ED481C">
          <w:rPr>
            <w:rStyle w:val="Hyperlink"/>
            <w:noProof/>
          </w:rPr>
          <w:lastRenderedPageBreak/>
          <w:fldChar w:fldCharType="begin"/>
        </w:r>
        <w:r w:rsidRPr="00ED481C">
          <w:rPr>
            <w:rStyle w:val="Hyperlink"/>
            <w:noProof/>
          </w:rPr>
          <w:instrText xml:space="preserve"> </w:instrText>
        </w:r>
        <w:r>
          <w:rPr>
            <w:noProof/>
          </w:rPr>
          <w:instrText>HYPERLINK \l "_Toc531504619"</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4.29 Bảng dữ liệu theo chi nhánh</w:t>
        </w:r>
        <w:r>
          <w:rPr>
            <w:noProof/>
            <w:webHidden/>
          </w:rPr>
          <w:tab/>
        </w:r>
        <w:r>
          <w:rPr>
            <w:noProof/>
            <w:webHidden/>
          </w:rPr>
          <w:fldChar w:fldCharType="begin"/>
        </w:r>
        <w:r>
          <w:rPr>
            <w:noProof/>
            <w:webHidden/>
          </w:rPr>
          <w:instrText xml:space="preserve"> PAGEREF _Toc531504619 \h </w:instrText>
        </w:r>
        <w:r>
          <w:rPr>
            <w:noProof/>
            <w:webHidden/>
          </w:rPr>
        </w:r>
      </w:ins>
      <w:r>
        <w:rPr>
          <w:noProof/>
          <w:webHidden/>
        </w:rPr>
        <w:fldChar w:fldCharType="separate"/>
      </w:r>
      <w:ins w:id="768" w:author="phuong vu" w:date="2018-12-02T09:00:00Z">
        <w:r>
          <w:rPr>
            <w:noProof/>
            <w:webHidden/>
          </w:rPr>
          <w:t>90</w:t>
        </w:r>
        <w:r>
          <w:rPr>
            <w:noProof/>
            <w:webHidden/>
          </w:rPr>
          <w:fldChar w:fldCharType="end"/>
        </w:r>
        <w:r w:rsidRPr="00ED481C">
          <w:rPr>
            <w:rStyle w:val="Hyperlink"/>
            <w:noProof/>
          </w:rPr>
          <w:fldChar w:fldCharType="end"/>
        </w:r>
      </w:ins>
    </w:p>
    <w:p w14:paraId="3DF5E761" w14:textId="78B81653" w:rsidR="002A009A" w:rsidRDefault="002A009A">
      <w:pPr>
        <w:pStyle w:val="TableofFigures"/>
        <w:tabs>
          <w:tab w:val="right" w:leader="dot" w:pos="8777"/>
        </w:tabs>
        <w:rPr>
          <w:ins w:id="769" w:author="phuong vu" w:date="2018-12-02T09:00:00Z"/>
          <w:rFonts w:asciiTheme="minorHAnsi" w:eastAsiaTheme="minorEastAsia" w:hAnsiTheme="minorHAnsi" w:cstheme="minorBidi"/>
          <w:noProof/>
          <w:sz w:val="22"/>
          <w:szCs w:val="22"/>
          <w:lang w:val="en-US"/>
        </w:rPr>
      </w:pPr>
      <w:ins w:id="77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"_Toc531504620"</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4.30 Bảng dữ liệu biên nhận</w:t>
        </w:r>
        <w:r>
          <w:rPr>
            <w:noProof/>
            <w:webHidden/>
          </w:rPr>
          <w:tab/>
        </w:r>
        <w:r>
          <w:rPr>
            <w:noProof/>
            <w:webHidden/>
          </w:rPr>
          <w:fldChar w:fldCharType="begin"/>
        </w:r>
        <w:r>
          <w:rPr>
            <w:noProof/>
            <w:webHidden/>
          </w:rPr>
          <w:instrText xml:space="preserve"> PAGEREF _Toc531504620 \h </w:instrText>
        </w:r>
        <w:r>
          <w:rPr>
            <w:noProof/>
            <w:webHidden/>
          </w:rPr>
        </w:r>
      </w:ins>
      <w:r>
        <w:rPr>
          <w:noProof/>
          <w:webHidden/>
        </w:rPr>
        <w:fldChar w:fldCharType="separate"/>
      </w:r>
      <w:ins w:id="771" w:author="phuong vu" w:date="2018-12-02T09:00:00Z">
        <w:r>
          <w:rPr>
            <w:noProof/>
            <w:webHidden/>
          </w:rPr>
          <w:t>90</w:t>
        </w:r>
        <w:r>
          <w:rPr>
            <w:noProof/>
            <w:webHidden/>
          </w:rPr>
          <w:fldChar w:fldCharType="end"/>
        </w:r>
        <w:r w:rsidRPr="00ED481C">
          <w:rPr>
            <w:rStyle w:val="Hyperlink"/>
            <w:noProof/>
          </w:rPr>
          <w:fldChar w:fldCharType="end"/>
        </w:r>
      </w:ins>
    </w:p>
    <w:p w14:paraId="1DBA3CD9" w14:textId="60A5E286" w:rsidR="002A009A" w:rsidRDefault="002A009A">
      <w:pPr>
        <w:pStyle w:val="TableofFigures"/>
        <w:tabs>
          <w:tab w:val="right" w:leader="dot" w:pos="8777"/>
        </w:tabs>
        <w:rPr>
          <w:ins w:id="772" w:author="phuong vu" w:date="2018-12-02T09:00:00Z"/>
          <w:rFonts w:asciiTheme="minorHAnsi" w:eastAsiaTheme="minorEastAsia" w:hAnsiTheme="minorHAnsi" w:cstheme="minorBidi"/>
          <w:noProof/>
          <w:sz w:val="22"/>
          <w:szCs w:val="22"/>
          <w:lang w:val="en-US"/>
        </w:rPr>
      </w:pPr>
      <w:ins w:id="77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"_Toc531504621"</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4.31 Bảng dữ liệu chi tiết biên nhận</w:t>
        </w:r>
        <w:r>
          <w:rPr>
            <w:noProof/>
            <w:webHidden/>
          </w:rPr>
          <w:tab/>
        </w:r>
        <w:r>
          <w:rPr>
            <w:noProof/>
            <w:webHidden/>
          </w:rPr>
          <w:fldChar w:fldCharType="begin"/>
        </w:r>
        <w:r>
          <w:rPr>
            <w:noProof/>
            <w:webHidden/>
          </w:rPr>
          <w:instrText xml:space="preserve"> PAGEREF _Toc531504621 \h </w:instrText>
        </w:r>
        <w:r>
          <w:rPr>
            <w:noProof/>
            <w:webHidden/>
          </w:rPr>
        </w:r>
      </w:ins>
      <w:r>
        <w:rPr>
          <w:noProof/>
          <w:webHidden/>
        </w:rPr>
        <w:fldChar w:fldCharType="separate"/>
      </w:r>
      <w:ins w:id="774" w:author="phuong vu" w:date="2018-12-02T09:00:00Z">
        <w:r>
          <w:rPr>
            <w:noProof/>
            <w:webHidden/>
          </w:rPr>
          <w:t>91</w:t>
        </w:r>
        <w:r>
          <w:rPr>
            <w:noProof/>
            <w:webHidden/>
          </w:rPr>
          <w:fldChar w:fldCharType="end"/>
        </w:r>
        <w:r w:rsidRPr="00ED481C">
          <w:rPr>
            <w:rStyle w:val="Hyperlink"/>
            <w:noProof/>
          </w:rPr>
          <w:fldChar w:fldCharType="end"/>
        </w:r>
      </w:ins>
    </w:p>
    <w:p w14:paraId="0CBD04B0" w14:textId="34338238" w:rsidR="002A009A" w:rsidRDefault="002A009A">
      <w:pPr>
        <w:pStyle w:val="TableofFigures"/>
        <w:tabs>
          <w:tab w:val="right" w:leader="dot" w:pos="8777"/>
        </w:tabs>
        <w:rPr>
          <w:ins w:id="775" w:author="phuong vu" w:date="2018-12-02T09:00:00Z"/>
          <w:rFonts w:asciiTheme="minorHAnsi" w:eastAsiaTheme="minorEastAsia" w:hAnsiTheme="minorHAnsi" w:cstheme="minorBidi"/>
          <w:noProof/>
          <w:sz w:val="22"/>
          <w:szCs w:val="22"/>
          <w:lang w:val="en-US"/>
        </w:rPr>
      </w:pPr>
      <w:ins w:id="77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"_Toc531504622"</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4.32 Bảng dữ liệu quần áo theo dịch vụ</w:t>
        </w:r>
        <w:r>
          <w:rPr>
            <w:noProof/>
            <w:webHidden/>
          </w:rPr>
          <w:tab/>
        </w:r>
        <w:r>
          <w:rPr>
            <w:noProof/>
            <w:webHidden/>
          </w:rPr>
          <w:fldChar w:fldCharType="begin"/>
        </w:r>
        <w:r>
          <w:rPr>
            <w:noProof/>
            <w:webHidden/>
          </w:rPr>
          <w:instrText xml:space="preserve"> PAGEREF _Toc531504622 \h </w:instrText>
        </w:r>
        <w:r>
          <w:rPr>
            <w:noProof/>
            <w:webHidden/>
          </w:rPr>
        </w:r>
      </w:ins>
      <w:r>
        <w:rPr>
          <w:noProof/>
          <w:webHidden/>
        </w:rPr>
        <w:fldChar w:fldCharType="separate"/>
      </w:r>
      <w:ins w:id="777" w:author="phuong vu" w:date="2018-12-02T09:00:00Z">
        <w:r>
          <w:rPr>
            <w:noProof/>
            <w:webHidden/>
          </w:rPr>
          <w:t>91</w:t>
        </w:r>
        <w:r>
          <w:rPr>
            <w:noProof/>
            <w:webHidden/>
          </w:rPr>
          <w:fldChar w:fldCharType="end"/>
        </w:r>
        <w:r w:rsidRPr="00ED481C">
          <w:rPr>
            <w:rStyle w:val="Hyperlink"/>
            <w:noProof/>
          </w:rPr>
          <w:fldChar w:fldCharType="end"/>
        </w:r>
      </w:ins>
    </w:p>
    <w:p w14:paraId="4A697BB9" w14:textId="70142139" w:rsidR="002A009A" w:rsidRDefault="002A009A">
      <w:pPr>
        <w:pStyle w:val="TableofFigures"/>
        <w:tabs>
          <w:tab w:val="right" w:leader="dot" w:pos="8777"/>
        </w:tabs>
        <w:rPr>
          <w:ins w:id="778" w:author="phuong vu" w:date="2018-12-02T09:00:00Z"/>
          <w:rFonts w:asciiTheme="minorHAnsi" w:eastAsiaTheme="minorEastAsia" w:hAnsiTheme="minorHAnsi" w:cstheme="minorBidi"/>
          <w:noProof/>
          <w:sz w:val="22"/>
          <w:szCs w:val="22"/>
          <w:lang w:val="en-US"/>
        </w:rPr>
      </w:pPr>
      <w:ins w:id="77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"_Toc531504623"</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4.33 Bảng dữ liệu dịch vụ</w:t>
        </w:r>
        <w:r>
          <w:rPr>
            <w:noProof/>
            <w:webHidden/>
          </w:rPr>
          <w:tab/>
        </w:r>
        <w:r>
          <w:rPr>
            <w:noProof/>
            <w:webHidden/>
          </w:rPr>
          <w:fldChar w:fldCharType="begin"/>
        </w:r>
        <w:r>
          <w:rPr>
            <w:noProof/>
            <w:webHidden/>
          </w:rPr>
          <w:instrText xml:space="preserve"> PAGEREF _Toc531504623 \h </w:instrText>
        </w:r>
        <w:r>
          <w:rPr>
            <w:noProof/>
            <w:webHidden/>
          </w:rPr>
        </w:r>
      </w:ins>
      <w:r>
        <w:rPr>
          <w:noProof/>
          <w:webHidden/>
        </w:rPr>
        <w:fldChar w:fldCharType="separate"/>
      </w:r>
      <w:ins w:id="780" w:author="phuong vu" w:date="2018-12-02T09:00:00Z">
        <w:r>
          <w:rPr>
            <w:noProof/>
            <w:webHidden/>
          </w:rPr>
          <w:t>92</w:t>
        </w:r>
        <w:r>
          <w:rPr>
            <w:noProof/>
            <w:webHidden/>
          </w:rPr>
          <w:fldChar w:fldCharType="end"/>
        </w:r>
        <w:r w:rsidRPr="00ED481C">
          <w:rPr>
            <w:rStyle w:val="Hyperlink"/>
            <w:noProof/>
          </w:rPr>
          <w:fldChar w:fldCharType="end"/>
        </w:r>
      </w:ins>
    </w:p>
    <w:p w14:paraId="4BBC535B" w14:textId="2577EC31" w:rsidR="002A009A" w:rsidRDefault="002A009A">
      <w:pPr>
        <w:pStyle w:val="TableofFigures"/>
        <w:tabs>
          <w:tab w:val="right" w:leader="dot" w:pos="8777"/>
        </w:tabs>
        <w:rPr>
          <w:ins w:id="781" w:author="phuong vu" w:date="2018-12-02T09:00:00Z"/>
          <w:rFonts w:asciiTheme="minorHAnsi" w:eastAsiaTheme="minorEastAsia" w:hAnsiTheme="minorHAnsi" w:cstheme="minorBidi"/>
          <w:noProof/>
          <w:sz w:val="22"/>
          <w:szCs w:val="22"/>
          <w:lang w:val="en-US"/>
        </w:rPr>
      </w:pPr>
      <w:ins w:id="78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"_Toc531504624"</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4.34 Bảng dữ liệu dịch vụ theo chi nhánh</w:t>
        </w:r>
        <w:r>
          <w:rPr>
            <w:noProof/>
            <w:webHidden/>
          </w:rPr>
          <w:tab/>
        </w:r>
        <w:r>
          <w:rPr>
            <w:noProof/>
            <w:webHidden/>
          </w:rPr>
          <w:fldChar w:fldCharType="begin"/>
        </w:r>
        <w:r>
          <w:rPr>
            <w:noProof/>
            <w:webHidden/>
          </w:rPr>
          <w:instrText xml:space="preserve"> PAGEREF _Toc531504624 \h </w:instrText>
        </w:r>
        <w:r>
          <w:rPr>
            <w:noProof/>
            <w:webHidden/>
          </w:rPr>
        </w:r>
      </w:ins>
      <w:r>
        <w:rPr>
          <w:noProof/>
          <w:webHidden/>
        </w:rPr>
        <w:fldChar w:fldCharType="separate"/>
      </w:r>
      <w:ins w:id="783" w:author="phuong vu" w:date="2018-12-02T09:00:00Z">
        <w:r>
          <w:rPr>
            <w:noProof/>
            <w:webHidden/>
          </w:rPr>
          <w:t>92</w:t>
        </w:r>
        <w:r>
          <w:rPr>
            <w:noProof/>
            <w:webHidden/>
          </w:rPr>
          <w:fldChar w:fldCharType="end"/>
        </w:r>
        <w:r w:rsidRPr="00ED481C">
          <w:rPr>
            <w:rStyle w:val="Hyperlink"/>
            <w:noProof/>
          </w:rPr>
          <w:fldChar w:fldCharType="end"/>
        </w:r>
      </w:ins>
    </w:p>
    <w:p w14:paraId="12D69A29" w14:textId="4E7A0B92" w:rsidR="002A009A" w:rsidRDefault="002A009A">
      <w:pPr>
        <w:pStyle w:val="TableofFigures"/>
        <w:tabs>
          <w:tab w:val="right" w:leader="dot" w:pos="8777"/>
        </w:tabs>
        <w:rPr>
          <w:ins w:id="784" w:author="phuong vu" w:date="2018-12-02T09:00:00Z"/>
          <w:rFonts w:asciiTheme="minorHAnsi" w:eastAsiaTheme="minorEastAsia" w:hAnsiTheme="minorHAnsi" w:cstheme="minorBidi"/>
          <w:noProof/>
          <w:sz w:val="22"/>
          <w:szCs w:val="22"/>
          <w:lang w:val="en-US"/>
        </w:rPr>
      </w:pPr>
      <w:ins w:id="78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"_Toc531504625"</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4.35 Bảng dữ liệu nhân viên</w:t>
        </w:r>
        <w:r>
          <w:rPr>
            <w:noProof/>
            <w:webHidden/>
          </w:rPr>
          <w:tab/>
        </w:r>
        <w:r>
          <w:rPr>
            <w:noProof/>
            <w:webHidden/>
          </w:rPr>
          <w:fldChar w:fldCharType="begin"/>
        </w:r>
        <w:r>
          <w:rPr>
            <w:noProof/>
            <w:webHidden/>
          </w:rPr>
          <w:instrText xml:space="preserve"> PAGEREF _Toc531504625 \h </w:instrText>
        </w:r>
        <w:r>
          <w:rPr>
            <w:noProof/>
            <w:webHidden/>
          </w:rPr>
        </w:r>
      </w:ins>
      <w:r>
        <w:rPr>
          <w:noProof/>
          <w:webHidden/>
        </w:rPr>
        <w:fldChar w:fldCharType="separate"/>
      </w:r>
      <w:ins w:id="786" w:author="phuong vu" w:date="2018-12-02T09:00:00Z">
        <w:r>
          <w:rPr>
            <w:noProof/>
            <w:webHidden/>
          </w:rPr>
          <w:t>92</w:t>
        </w:r>
        <w:r>
          <w:rPr>
            <w:noProof/>
            <w:webHidden/>
          </w:rPr>
          <w:fldChar w:fldCharType="end"/>
        </w:r>
        <w:r w:rsidRPr="00ED481C">
          <w:rPr>
            <w:rStyle w:val="Hyperlink"/>
            <w:noProof/>
          </w:rPr>
          <w:fldChar w:fldCharType="end"/>
        </w:r>
      </w:ins>
    </w:p>
    <w:p w14:paraId="4DE4D10A" w14:textId="458F5691" w:rsidR="002A009A" w:rsidRDefault="002A009A">
      <w:pPr>
        <w:pStyle w:val="TableofFigures"/>
        <w:tabs>
          <w:tab w:val="right" w:leader="dot" w:pos="8777"/>
        </w:tabs>
        <w:rPr>
          <w:ins w:id="787" w:author="phuong vu" w:date="2018-12-02T09:00:00Z"/>
          <w:rFonts w:asciiTheme="minorHAnsi" w:eastAsiaTheme="minorEastAsia" w:hAnsiTheme="minorHAnsi" w:cstheme="minorBidi"/>
          <w:noProof/>
          <w:sz w:val="22"/>
          <w:szCs w:val="22"/>
          <w:lang w:val="en-US"/>
        </w:rPr>
      </w:pPr>
      <w:ins w:id="78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"_Toc531504626"</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4.36 Bảng dữ liệu loại nhân viên</w:t>
        </w:r>
        <w:r>
          <w:rPr>
            <w:noProof/>
            <w:webHidden/>
          </w:rPr>
          <w:tab/>
        </w:r>
        <w:r>
          <w:rPr>
            <w:noProof/>
            <w:webHidden/>
          </w:rPr>
          <w:fldChar w:fldCharType="begin"/>
        </w:r>
        <w:r>
          <w:rPr>
            <w:noProof/>
            <w:webHidden/>
          </w:rPr>
          <w:instrText xml:space="preserve"> PAGEREF _Toc531504626 \h </w:instrText>
        </w:r>
        <w:r>
          <w:rPr>
            <w:noProof/>
            <w:webHidden/>
          </w:rPr>
        </w:r>
      </w:ins>
      <w:r>
        <w:rPr>
          <w:noProof/>
          <w:webHidden/>
        </w:rPr>
        <w:fldChar w:fldCharType="separate"/>
      </w:r>
      <w:ins w:id="789" w:author="phuong vu" w:date="2018-12-02T09:00:00Z">
        <w:r>
          <w:rPr>
            <w:noProof/>
            <w:webHidden/>
          </w:rPr>
          <w:t>93</w:t>
        </w:r>
        <w:r>
          <w:rPr>
            <w:noProof/>
            <w:webHidden/>
          </w:rPr>
          <w:fldChar w:fldCharType="end"/>
        </w:r>
        <w:r w:rsidRPr="00ED481C">
          <w:rPr>
            <w:rStyle w:val="Hyperlink"/>
            <w:noProof/>
          </w:rPr>
          <w:fldChar w:fldCharType="end"/>
        </w:r>
      </w:ins>
    </w:p>
    <w:p w14:paraId="5E3444AC" w14:textId="33C17B1B" w:rsidR="002A009A" w:rsidRDefault="002A009A">
      <w:pPr>
        <w:pStyle w:val="TableofFigures"/>
        <w:tabs>
          <w:tab w:val="right" w:leader="dot" w:pos="8777"/>
        </w:tabs>
        <w:rPr>
          <w:ins w:id="790" w:author="phuong vu" w:date="2018-12-02T09:00:00Z"/>
          <w:rFonts w:asciiTheme="minorHAnsi" w:eastAsiaTheme="minorEastAsia" w:hAnsiTheme="minorHAnsi" w:cstheme="minorBidi"/>
          <w:noProof/>
          <w:sz w:val="22"/>
          <w:szCs w:val="22"/>
          <w:lang w:val="en-US"/>
        </w:rPr>
      </w:pPr>
      <w:ins w:id="79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"_Toc531504627"</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4.37 Bảng dữ liệu công việc</w:t>
        </w:r>
        <w:r>
          <w:rPr>
            <w:noProof/>
            <w:webHidden/>
          </w:rPr>
          <w:tab/>
        </w:r>
        <w:r>
          <w:rPr>
            <w:noProof/>
            <w:webHidden/>
          </w:rPr>
          <w:fldChar w:fldCharType="begin"/>
        </w:r>
        <w:r>
          <w:rPr>
            <w:noProof/>
            <w:webHidden/>
          </w:rPr>
          <w:instrText xml:space="preserve"> PAGEREF _Toc531504627 \h </w:instrText>
        </w:r>
        <w:r>
          <w:rPr>
            <w:noProof/>
            <w:webHidden/>
          </w:rPr>
        </w:r>
      </w:ins>
      <w:r>
        <w:rPr>
          <w:noProof/>
          <w:webHidden/>
        </w:rPr>
        <w:fldChar w:fldCharType="separate"/>
      </w:r>
      <w:ins w:id="792" w:author="phuong vu" w:date="2018-12-02T09:00:00Z">
        <w:r>
          <w:rPr>
            <w:noProof/>
            <w:webHidden/>
          </w:rPr>
          <w:t>93</w:t>
        </w:r>
        <w:r>
          <w:rPr>
            <w:noProof/>
            <w:webHidden/>
          </w:rPr>
          <w:fldChar w:fldCharType="end"/>
        </w:r>
        <w:r w:rsidRPr="00ED481C">
          <w:rPr>
            <w:rStyle w:val="Hyperlink"/>
            <w:noProof/>
          </w:rPr>
          <w:fldChar w:fldCharType="end"/>
        </w:r>
      </w:ins>
    </w:p>
    <w:p w14:paraId="163B64BC" w14:textId="6A8B362A" w:rsidR="002A009A" w:rsidRDefault="002A009A">
      <w:pPr>
        <w:pStyle w:val="TableofFigures"/>
        <w:tabs>
          <w:tab w:val="right" w:leader="dot" w:pos="8777"/>
        </w:tabs>
        <w:rPr>
          <w:ins w:id="793" w:author="phuong vu" w:date="2018-12-02T09:00:00Z"/>
          <w:rFonts w:asciiTheme="minorHAnsi" w:eastAsiaTheme="minorEastAsia" w:hAnsiTheme="minorHAnsi" w:cstheme="minorBidi"/>
          <w:noProof/>
          <w:sz w:val="22"/>
          <w:szCs w:val="22"/>
          <w:lang w:val="en-US"/>
        </w:rPr>
      </w:pPr>
      <w:ins w:id="79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"_Toc531504628"</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4.38 Bảng dữ liệu khung giờ nhận trả quần áo</w:t>
        </w:r>
        <w:r>
          <w:rPr>
            <w:noProof/>
            <w:webHidden/>
          </w:rPr>
          <w:tab/>
        </w:r>
        <w:r>
          <w:rPr>
            <w:noProof/>
            <w:webHidden/>
          </w:rPr>
          <w:fldChar w:fldCharType="begin"/>
        </w:r>
        <w:r>
          <w:rPr>
            <w:noProof/>
            <w:webHidden/>
          </w:rPr>
          <w:instrText xml:space="preserve"> PAGEREF _Toc531504628 \h </w:instrText>
        </w:r>
        <w:r>
          <w:rPr>
            <w:noProof/>
            <w:webHidden/>
          </w:rPr>
        </w:r>
      </w:ins>
      <w:r>
        <w:rPr>
          <w:noProof/>
          <w:webHidden/>
        </w:rPr>
        <w:fldChar w:fldCharType="separate"/>
      </w:r>
      <w:ins w:id="795" w:author="phuong vu" w:date="2018-12-02T09:00:00Z">
        <w:r>
          <w:rPr>
            <w:noProof/>
            <w:webHidden/>
          </w:rPr>
          <w:t>94</w:t>
        </w:r>
        <w:r>
          <w:rPr>
            <w:noProof/>
            <w:webHidden/>
          </w:rPr>
          <w:fldChar w:fldCharType="end"/>
        </w:r>
        <w:r w:rsidRPr="00ED481C">
          <w:rPr>
            <w:rStyle w:val="Hyperlink"/>
            <w:noProof/>
          </w:rPr>
          <w:fldChar w:fldCharType="end"/>
        </w:r>
      </w:ins>
    </w:p>
    <w:p w14:paraId="7F944980" w14:textId="6EF91E88" w:rsidR="002A009A" w:rsidRDefault="002A009A">
      <w:pPr>
        <w:pStyle w:val="TableofFigures"/>
        <w:tabs>
          <w:tab w:val="right" w:leader="dot" w:pos="8777"/>
        </w:tabs>
        <w:rPr>
          <w:ins w:id="796" w:author="phuong vu" w:date="2018-12-02T09:00:00Z"/>
          <w:rFonts w:asciiTheme="minorHAnsi" w:eastAsiaTheme="minorEastAsia" w:hAnsiTheme="minorHAnsi" w:cstheme="minorBidi"/>
          <w:noProof/>
          <w:sz w:val="22"/>
          <w:szCs w:val="22"/>
          <w:lang w:val="en-US"/>
        </w:rPr>
      </w:pPr>
      <w:ins w:id="79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"_Toc531504629"</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4.39 Bảng dữ liệu đơn vị tính</w:t>
        </w:r>
        <w:r>
          <w:rPr>
            <w:noProof/>
            <w:webHidden/>
          </w:rPr>
          <w:tab/>
        </w:r>
        <w:r>
          <w:rPr>
            <w:noProof/>
            <w:webHidden/>
          </w:rPr>
          <w:fldChar w:fldCharType="begin"/>
        </w:r>
        <w:r>
          <w:rPr>
            <w:noProof/>
            <w:webHidden/>
          </w:rPr>
          <w:instrText xml:space="preserve"> PAGEREF _Toc531504629 \h </w:instrText>
        </w:r>
        <w:r>
          <w:rPr>
            <w:noProof/>
            <w:webHidden/>
          </w:rPr>
        </w:r>
      </w:ins>
      <w:r>
        <w:rPr>
          <w:noProof/>
          <w:webHidden/>
        </w:rPr>
        <w:fldChar w:fldCharType="separate"/>
      </w:r>
      <w:ins w:id="798" w:author="phuong vu" w:date="2018-12-02T09:00:00Z">
        <w:r>
          <w:rPr>
            <w:noProof/>
            <w:webHidden/>
          </w:rPr>
          <w:t>94</w:t>
        </w:r>
        <w:r>
          <w:rPr>
            <w:noProof/>
            <w:webHidden/>
          </w:rPr>
          <w:fldChar w:fldCharType="end"/>
        </w:r>
        <w:r w:rsidRPr="00ED481C">
          <w:rPr>
            <w:rStyle w:val="Hyperlink"/>
            <w:noProof/>
          </w:rPr>
          <w:fldChar w:fldCharType="end"/>
        </w:r>
      </w:ins>
    </w:p>
    <w:p w14:paraId="76D49F18" w14:textId="457B9AB7" w:rsidR="002A009A" w:rsidRDefault="002A009A">
      <w:pPr>
        <w:pStyle w:val="TableofFigures"/>
        <w:tabs>
          <w:tab w:val="right" w:leader="dot" w:pos="8777"/>
        </w:tabs>
        <w:rPr>
          <w:ins w:id="799" w:author="phuong vu" w:date="2018-12-02T09:00:00Z"/>
          <w:rFonts w:asciiTheme="minorHAnsi" w:eastAsiaTheme="minorEastAsia" w:hAnsiTheme="minorHAnsi" w:cstheme="minorBidi"/>
          <w:noProof/>
          <w:sz w:val="22"/>
          <w:szCs w:val="22"/>
          <w:lang w:val="en-US"/>
        </w:rPr>
      </w:pPr>
      <w:ins w:id="80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"_Toc531504630"</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4.40 Bảng dữ liệu đơn giá</w:t>
        </w:r>
        <w:r>
          <w:rPr>
            <w:noProof/>
            <w:webHidden/>
          </w:rPr>
          <w:tab/>
        </w:r>
        <w:r>
          <w:rPr>
            <w:noProof/>
            <w:webHidden/>
          </w:rPr>
          <w:fldChar w:fldCharType="begin"/>
        </w:r>
        <w:r>
          <w:rPr>
            <w:noProof/>
            <w:webHidden/>
          </w:rPr>
          <w:instrText xml:space="preserve"> PAGEREF _Toc531504630 \h </w:instrText>
        </w:r>
        <w:r>
          <w:rPr>
            <w:noProof/>
            <w:webHidden/>
          </w:rPr>
        </w:r>
      </w:ins>
      <w:r>
        <w:rPr>
          <w:noProof/>
          <w:webHidden/>
        </w:rPr>
        <w:fldChar w:fldCharType="separate"/>
      </w:r>
      <w:ins w:id="801" w:author="phuong vu" w:date="2018-12-02T09:00:00Z">
        <w:r>
          <w:rPr>
            <w:noProof/>
            <w:webHidden/>
          </w:rPr>
          <w:t>94</w:t>
        </w:r>
        <w:r>
          <w:rPr>
            <w:noProof/>
            <w:webHidden/>
          </w:rPr>
          <w:fldChar w:fldCharType="end"/>
        </w:r>
        <w:r w:rsidRPr="00ED481C">
          <w:rPr>
            <w:rStyle w:val="Hyperlink"/>
            <w:noProof/>
          </w:rPr>
          <w:fldChar w:fldCharType="end"/>
        </w:r>
      </w:ins>
    </w:p>
    <w:p w14:paraId="55E855A0" w14:textId="201AA85F" w:rsidR="002A009A" w:rsidRDefault="002A009A">
      <w:pPr>
        <w:pStyle w:val="TableofFigures"/>
        <w:tabs>
          <w:tab w:val="right" w:leader="dot" w:pos="8777"/>
        </w:tabs>
        <w:rPr>
          <w:ins w:id="802" w:author="phuong vu" w:date="2018-12-02T09:00:00Z"/>
          <w:rFonts w:asciiTheme="minorHAnsi" w:eastAsiaTheme="minorEastAsia" w:hAnsiTheme="minorHAnsi" w:cstheme="minorBidi"/>
          <w:noProof/>
          <w:sz w:val="22"/>
          <w:szCs w:val="22"/>
          <w:lang w:val="en-US"/>
        </w:rPr>
      </w:pPr>
      <w:ins w:id="80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"_Toc531504631"</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4.41</w:t>
        </w:r>
        <w:r w:rsidRPr="00ED481C">
          <w:rPr>
            <w:rStyle w:val="Hyperlink"/>
            <w:noProof/>
            <w:lang w:val="en-US"/>
          </w:rPr>
          <w:t xml:space="preserve"> Bảng dữ liệu người dùng</w:t>
        </w:r>
        <w:r>
          <w:rPr>
            <w:noProof/>
            <w:webHidden/>
          </w:rPr>
          <w:tab/>
        </w:r>
        <w:r>
          <w:rPr>
            <w:noProof/>
            <w:webHidden/>
          </w:rPr>
          <w:fldChar w:fldCharType="begin"/>
        </w:r>
        <w:r>
          <w:rPr>
            <w:noProof/>
            <w:webHidden/>
          </w:rPr>
          <w:instrText xml:space="preserve"> PAGEREF _Toc531504631 \h </w:instrText>
        </w:r>
        <w:r>
          <w:rPr>
            <w:noProof/>
            <w:webHidden/>
          </w:rPr>
        </w:r>
      </w:ins>
      <w:r>
        <w:rPr>
          <w:noProof/>
          <w:webHidden/>
        </w:rPr>
        <w:fldChar w:fldCharType="separate"/>
      </w:r>
      <w:ins w:id="804" w:author="phuong vu" w:date="2018-12-02T09:00:00Z">
        <w:r>
          <w:rPr>
            <w:noProof/>
            <w:webHidden/>
          </w:rPr>
          <w:t>94</w:t>
        </w:r>
        <w:r>
          <w:rPr>
            <w:noProof/>
            <w:webHidden/>
          </w:rPr>
          <w:fldChar w:fldCharType="end"/>
        </w:r>
        <w:r w:rsidRPr="00ED481C">
          <w:rPr>
            <w:rStyle w:val="Hyperlink"/>
            <w:noProof/>
          </w:rPr>
          <w:fldChar w:fldCharType="end"/>
        </w:r>
      </w:ins>
    </w:p>
    <w:p w14:paraId="4D29C958" w14:textId="0F4893BD" w:rsidR="002A009A" w:rsidRDefault="002A009A">
      <w:pPr>
        <w:pStyle w:val="TableofFigures"/>
        <w:tabs>
          <w:tab w:val="right" w:leader="dot" w:pos="8777"/>
        </w:tabs>
        <w:rPr>
          <w:ins w:id="805" w:author="phuong vu" w:date="2018-12-02T09:00:00Z"/>
          <w:rFonts w:asciiTheme="minorHAnsi" w:eastAsiaTheme="minorEastAsia" w:hAnsiTheme="minorHAnsi" w:cstheme="minorBidi"/>
          <w:noProof/>
          <w:sz w:val="22"/>
          <w:szCs w:val="22"/>
          <w:lang w:val="en-US"/>
        </w:rPr>
      </w:pPr>
      <w:ins w:id="80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"_Toc531504632"</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4.42 Bảng dữ liệu theo dõi giặt</w:t>
        </w:r>
        <w:r>
          <w:rPr>
            <w:noProof/>
            <w:webHidden/>
          </w:rPr>
          <w:tab/>
        </w:r>
        <w:r>
          <w:rPr>
            <w:noProof/>
            <w:webHidden/>
          </w:rPr>
          <w:fldChar w:fldCharType="begin"/>
        </w:r>
        <w:r>
          <w:rPr>
            <w:noProof/>
            <w:webHidden/>
          </w:rPr>
          <w:instrText xml:space="preserve"> PAGEREF _Toc531504632 \h </w:instrText>
        </w:r>
        <w:r>
          <w:rPr>
            <w:noProof/>
            <w:webHidden/>
          </w:rPr>
        </w:r>
      </w:ins>
      <w:r>
        <w:rPr>
          <w:noProof/>
          <w:webHidden/>
        </w:rPr>
        <w:fldChar w:fldCharType="separate"/>
      </w:r>
      <w:ins w:id="807" w:author="phuong vu" w:date="2018-12-02T09:00:00Z">
        <w:r>
          <w:rPr>
            <w:noProof/>
            <w:webHidden/>
          </w:rPr>
          <w:t>95</w:t>
        </w:r>
        <w:r>
          <w:rPr>
            <w:noProof/>
            <w:webHidden/>
          </w:rPr>
          <w:fldChar w:fldCharType="end"/>
        </w:r>
        <w:r w:rsidRPr="00ED481C">
          <w:rPr>
            <w:rStyle w:val="Hyperlink"/>
            <w:noProof/>
          </w:rPr>
          <w:fldChar w:fldCharType="end"/>
        </w:r>
      </w:ins>
    </w:p>
    <w:p w14:paraId="571E1639" w14:textId="21D0CA41" w:rsidR="002A009A" w:rsidRDefault="002A009A">
      <w:pPr>
        <w:pStyle w:val="TableofFigures"/>
        <w:tabs>
          <w:tab w:val="right" w:leader="dot" w:pos="8777"/>
        </w:tabs>
        <w:rPr>
          <w:ins w:id="808" w:author="phuong vu" w:date="2018-12-02T09:00:00Z"/>
          <w:rFonts w:asciiTheme="minorHAnsi" w:eastAsiaTheme="minorEastAsia" w:hAnsiTheme="minorHAnsi" w:cstheme="minorBidi"/>
          <w:noProof/>
          <w:sz w:val="22"/>
          <w:szCs w:val="22"/>
          <w:lang w:val="en-US"/>
        </w:rPr>
      </w:pPr>
      <w:ins w:id="80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"_Toc531504633"</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4.43 Bảng dữ liệu túi giặt</w:t>
        </w:r>
        <w:r>
          <w:rPr>
            <w:noProof/>
            <w:webHidden/>
          </w:rPr>
          <w:tab/>
        </w:r>
        <w:r>
          <w:rPr>
            <w:noProof/>
            <w:webHidden/>
          </w:rPr>
          <w:fldChar w:fldCharType="begin"/>
        </w:r>
        <w:r>
          <w:rPr>
            <w:noProof/>
            <w:webHidden/>
          </w:rPr>
          <w:instrText xml:space="preserve"> PAGEREF _Toc531504633 \h </w:instrText>
        </w:r>
        <w:r>
          <w:rPr>
            <w:noProof/>
            <w:webHidden/>
          </w:rPr>
        </w:r>
      </w:ins>
      <w:r>
        <w:rPr>
          <w:noProof/>
          <w:webHidden/>
        </w:rPr>
        <w:fldChar w:fldCharType="separate"/>
      </w:r>
      <w:ins w:id="810" w:author="phuong vu" w:date="2018-12-02T09:00:00Z">
        <w:r>
          <w:rPr>
            <w:noProof/>
            <w:webHidden/>
          </w:rPr>
          <w:t>95</w:t>
        </w:r>
        <w:r>
          <w:rPr>
            <w:noProof/>
            <w:webHidden/>
          </w:rPr>
          <w:fldChar w:fldCharType="end"/>
        </w:r>
        <w:r w:rsidRPr="00ED481C">
          <w:rPr>
            <w:rStyle w:val="Hyperlink"/>
            <w:noProof/>
          </w:rPr>
          <w:fldChar w:fldCharType="end"/>
        </w:r>
      </w:ins>
    </w:p>
    <w:p w14:paraId="38478012" w14:textId="05BD071E" w:rsidR="002A009A" w:rsidRDefault="002A009A">
      <w:pPr>
        <w:pStyle w:val="TableofFigures"/>
        <w:tabs>
          <w:tab w:val="right" w:leader="dot" w:pos="8777"/>
        </w:tabs>
        <w:rPr>
          <w:ins w:id="811" w:author="phuong vu" w:date="2018-12-02T09:00:00Z"/>
          <w:rFonts w:asciiTheme="minorHAnsi" w:eastAsiaTheme="minorEastAsia" w:hAnsiTheme="minorHAnsi" w:cstheme="minorBidi"/>
          <w:noProof/>
          <w:sz w:val="22"/>
          <w:szCs w:val="22"/>
          <w:lang w:val="en-US"/>
        </w:rPr>
      </w:pPr>
      <w:ins w:id="81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"_Toc531504634"</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4.44 Bảng chi tiết túi giặt</w:t>
        </w:r>
        <w:r>
          <w:rPr>
            <w:noProof/>
            <w:webHidden/>
          </w:rPr>
          <w:tab/>
        </w:r>
        <w:r>
          <w:rPr>
            <w:noProof/>
            <w:webHidden/>
          </w:rPr>
          <w:fldChar w:fldCharType="begin"/>
        </w:r>
        <w:r>
          <w:rPr>
            <w:noProof/>
            <w:webHidden/>
          </w:rPr>
          <w:instrText xml:space="preserve"> PAGEREF _Toc531504634 \h </w:instrText>
        </w:r>
        <w:r>
          <w:rPr>
            <w:noProof/>
            <w:webHidden/>
          </w:rPr>
        </w:r>
      </w:ins>
      <w:r>
        <w:rPr>
          <w:noProof/>
          <w:webHidden/>
        </w:rPr>
        <w:fldChar w:fldCharType="separate"/>
      </w:r>
      <w:ins w:id="813" w:author="phuong vu" w:date="2018-12-02T09:00:00Z">
        <w:r>
          <w:rPr>
            <w:noProof/>
            <w:webHidden/>
          </w:rPr>
          <w:t>95</w:t>
        </w:r>
        <w:r>
          <w:rPr>
            <w:noProof/>
            <w:webHidden/>
          </w:rPr>
          <w:fldChar w:fldCharType="end"/>
        </w:r>
        <w:r w:rsidRPr="00ED481C">
          <w:rPr>
            <w:rStyle w:val="Hyperlink"/>
            <w:noProof/>
          </w:rPr>
          <w:fldChar w:fldCharType="end"/>
        </w:r>
      </w:ins>
    </w:p>
    <w:p w14:paraId="2A08F394" w14:textId="00F8E44E" w:rsidR="002A009A" w:rsidRDefault="002A009A">
      <w:pPr>
        <w:pStyle w:val="TableofFigures"/>
        <w:tabs>
          <w:tab w:val="right" w:leader="dot" w:pos="8777"/>
        </w:tabs>
        <w:rPr>
          <w:ins w:id="814" w:author="phuong vu" w:date="2018-12-02T09:00:00Z"/>
          <w:rFonts w:asciiTheme="minorHAnsi" w:eastAsiaTheme="minorEastAsia" w:hAnsiTheme="minorHAnsi" w:cstheme="minorBidi"/>
          <w:noProof/>
          <w:sz w:val="22"/>
          <w:szCs w:val="22"/>
          <w:lang w:val="en-US"/>
        </w:rPr>
      </w:pPr>
      <w:ins w:id="81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"_Toc531504635"</w:instrText>
        </w:r>
        <w:r w:rsidRPr="00ED481C">
          <w:rPr>
            <w:rStyle w:val="Hyperlink"/>
            <w:noProof/>
          </w:rPr>
          <w:instrText xml:space="preserve"> </w:instrText>
        </w:r>
        <w:r w:rsidRPr="00ED481C">
          <w:rPr>
            <w:rStyle w:val="Hyperlink"/>
            <w:noProof/>
          </w:rPr>
        </w:r>
        <w:r w:rsidRPr="00ED481C">
          <w:rPr>
            <w:rStyle w:val="Hyperlink"/>
            <w:noProof/>
          </w:rPr>
          <w:fldChar w:fldCharType="separate"/>
        </w:r>
        <w:r w:rsidRPr="00ED481C">
          <w:rPr>
            <w:rStyle w:val="Hyperlink"/>
            <w:noProof/>
          </w:rPr>
          <w:t>Bảng 4.45 Bảng dữ liệu máy giặt</w:t>
        </w:r>
        <w:r>
          <w:rPr>
            <w:noProof/>
            <w:webHidden/>
          </w:rPr>
          <w:tab/>
        </w:r>
        <w:r>
          <w:rPr>
            <w:noProof/>
            <w:webHidden/>
          </w:rPr>
          <w:fldChar w:fldCharType="begin"/>
        </w:r>
        <w:r>
          <w:rPr>
            <w:noProof/>
            <w:webHidden/>
          </w:rPr>
          <w:instrText xml:space="preserve"> PAGEREF _Toc531504635 \h </w:instrText>
        </w:r>
        <w:r>
          <w:rPr>
            <w:noProof/>
            <w:webHidden/>
          </w:rPr>
        </w:r>
      </w:ins>
      <w:r>
        <w:rPr>
          <w:noProof/>
          <w:webHidden/>
        </w:rPr>
        <w:fldChar w:fldCharType="separate"/>
      </w:r>
      <w:ins w:id="816" w:author="phuong vu" w:date="2018-12-02T09:00:00Z">
        <w:r>
          <w:rPr>
            <w:noProof/>
            <w:webHidden/>
          </w:rPr>
          <w:t>96</w:t>
        </w:r>
        <w:r>
          <w:rPr>
            <w:noProof/>
            <w:webHidden/>
          </w:rPr>
          <w:fldChar w:fldCharType="end"/>
        </w:r>
        <w:r w:rsidRPr="00ED481C">
          <w:rPr>
            <w:rStyle w:val="Hyperlink"/>
            <w:noProof/>
          </w:rPr>
          <w:fldChar w:fldCharType="end"/>
        </w:r>
      </w:ins>
    </w:p>
    <w:p w14:paraId="16C08308" w14:textId="19001F5C" w:rsidR="00A17FA5" w:rsidDel="00F83847" w:rsidRDefault="00A17FA5">
      <w:pPr>
        <w:pStyle w:val="TableofFigures"/>
        <w:tabs>
          <w:tab w:val="right" w:leader="dot" w:pos="8777"/>
        </w:tabs>
        <w:rPr>
          <w:del w:id="817" w:author="phuong vu" w:date="2018-12-01T22:31:00Z"/>
          <w:rFonts w:asciiTheme="minorHAnsi" w:eastAsiaTheme="minorEastAsia" w:hAnsiTheme="minorHAnsi" w:cstheme="minorBidi"/>
          <w:noProof/>
          <w:sz w:val="22"/>
          <w:szCs w:val="22"/>
          <w:lang w:val="en-US"/>
        </w:rPr>
      </w:pPr>
      <w:del w:id="818" w:author="phuong vu" w:date="2018-12-01T22:31:00Z">
        <w:r w:rsidRPr="00F83847" w:rsidDel="00F83847">
          <w:rPr>
            <w:rStyle w:val="Hyperlink"/>
            <w:noProof/>
          </w:rPr>
          <w:delText>Bảng 1.1 Các chức năng hệ thống</w:delText>
        </w:r>
        <w:r w:rsidDel="00F83847">
          <w:rPr>
            <w:noProof/>
            <w:webHidden/>
          </w:rPr>
          <w:tab/>
          <w:delText>7</w:delText>
        </w:r>
      </w:del>
    </w:p>
    <w:p w14:paraId="726F82D9" w14:textId="362FAD6C" w:rsidR="00A17FA5" w:rsidDel="00F83847" w:rsidRDefault="00A17FA5">
      <w:pPr>
        <w:pStyle w:val="TableofFigures"/>
        <w:tabs>
          <w:tab w:val="right" w:leader="dot" w:pos="8777"/>
        </w:tabs>
        <w:rPr>
          <w:del w:id="819" w:author="phuong vu" w:date="2018-12-01T22:31:00Z"/>
          <w:rFonts w:asciiTheme="minorHAnsi" w:eastAsiaTheme="minorEastAsia" w:hAnsiTheme="minorHAnsi" w:cstheme="minorBidi"/>
          <w:noProof/>
          <w:sz w:val="22"/>
          <w:szCs w:val="22"/>
          <w:lang w:val="en-US"/>
        </w:rPr>
      </w:pPr>
      <w:del w:id="820" w:author="phuong vu" w:date="2018-12-01T22:31:00Z">
        <w:r w:rsidRPr="00F83847" w:rsidDel="00F83847">
          <w:rPr>
            <w:rStyle w:val="Hyperlink"/>
            <w:noProof/>
          </w:rPr>
          <w:delText>Bảng 1.2</w:delText>
        </w:r>
        <w:r w:rsidRPr="00F83847" w:rsidDel="00F83847">
          <w:rPr>
            <w:rStyle w:val="Hyperlink"/>
            <w:noProof/>
            <w:lang w:val="en-US"/>
          </w:rPr>
          <w:delText xml:space="preserve"> Chức năng xem danh sách đơn hàng theo trạng thái</w:delText>
        </w:r>
        <w:r w:rsidDel="00F83847">
          <w:rPr>
            <w:noProof/>
            <w:webHidden/>
          </w:rPr>
          <w:tab/>
          <w:delText>9</w:delText>
        </w:r>
      </w:del>
    </w:p>
    <w:p w14:paraId="3AFBC0D5" w14:textId="035A43DF" w:rsidR="00A17FA5" w:rsidDel="00F83847" w:rsidRDefault="00A17FA5">
      <w:pPr>
        <w:pStyle w:val="TableofFigures"/>
        <w:tabs>
          <w:tab w:val="right" w:leader="dot" w:pos="8777"/>
        </w:tabs>
        <w:rPr>
          <w:del w:id="821" w:author="phuong vu" w:date="2018-12-01T22:31:00Z"/>
          <w:rFonts w:asciiTheme="minorHAnsi" w:eastAsiaTheme="minorEastAsia" w:hAnsiTheme="minorHAnsi" w:cstheme="minorBidi"/>
          <w:noProof/>
          <w:sz w:val="22"/>
          <w:szCs w:val="22"/>
          <w:lang w:val="en-US"/>
        </w:rPr>
      </w:pPr>
      <w:del w:id="822" w:author="phuong vu" w:date="2018-12-01T22:31:00Z">
        <w:r w:rsidRPr="00F83847" w:rsidDel="00F83847">
          <w:rPr>
            <w:rStyle w:val="Hyperlink"/>
            <w:noProof/>
          </w:rPr>
          <w:delText>Bảng 1.3</w:delText>
        </w:r>
        <w:r w:rsidRPr="00F83847" w:rsidDel="00F83847">
          <w:rPr>
            <w:rStyle w:val="Hyperlink"/>
            <w:noProof/>
            <w:lang w:val="en-US"/>
          </w:rPr>
          <w:delText xml:space="preserve"> Chức năng xem chi tiết đơn hàng</w:delText>
        </w:r>
        <w:r w:rsidDel="00F83847">
          <w:rPr>
            <w:noProof/>
            <w:webHidden/>
          </w:rPr>
          <w:tab/>
          <w:delText>10</w:delText>
        </w:r>
      </w:del>
    </w:p>
    <w:p w14:paraId="67218AE9" w14:textId="66112DCC" w:rsidR="00A17FA5" w:rsidDel="00F83847" w:rsidRDefault="00A17FA5">
      <w:pPr>
        <w:pStyle w:val="TableofFigures"/>
        <w:tabs>
          <w:tab w:val="right" w:leader="dot" w:pos="8777"/>
        </w:tabs>
        <w:rPr>
          <w:del w:id="823" w:author="phuong vu" w:date="2018-12-01T22:31:00Z"/>
          <w:rFonts w:asciiTheme="minorHAnsi" w:eastAsiaTheme="minorEastAsia" w:hAnsiTheme="minorHAnsi" w:cstheme="minorBidi"/>
          <w:noProof/>
          <w:sz w:val="22"/>
          <w:szCs w:val="22"/>
          <w:lang w:val="en-US"/>
        </w:rPr>
      </w:pPr>
      <w:del w:id="824" w:author="phuong vu" w:date="2018-12-01T22:31:00Z">
        <w:r w:rsidRPr="00F83847" w:rsidDel="00F83847">
          <w:rPr>
            <w:rStyle w:val="Hyperlink"/>
            <w:noProof/>
          </w:rPr>
          <w:delText>Bảng 1.4 Chức năng thay đổi trạng thái đơn hàng</w:delText>
        </w:r>
        <w:r w:rsidDel="00F83847">
          <w:rPr>
            <w:noProof/>
            <w:webHidden/>
          </w:rPr>
          <w:tab/>
          <w:delText>11</w:delText>
        </w:r>
      </w:del>
    </w:p>
    <w:p w14:paraId="0CDAFD31" w14:textId="65211004" w:rsidR="00A17FA5" w:rsidDel="00F83847" w:rsidRDefault="00A17FA5">
      <w:pPr>
        <w:pStyle w:val="TableofFigures"/>
        <w:tabs>
          <w:tab w:val="right" w:leader="dot" w:pos="8777"/>
        </w:tabs>
        <w:rPr>
          <w:del w:id="825" w:author="phuong vu" w:date="2018-12-01T22:31:00Z"/>
          <w:rFonts w:asciiTheme="minorHAnsi" w:eastAsiaTheme="minorEastAsia" w:hAnsiTheme="minorHAnsi" w:cstheme="minorBidi"/>
          <w:noProof/>
          <w:sz w:val="22"/>
          <w:szCs w:val="22"/>
          <w:lang w:val="en-US"/>
        </w:rPr>
      </w:pPr>
      <w:del w:id="826" w:author="phuong vu" w:date="2018-12-01T22:31:00Z">
        <w:r w:rsidRPr="00F83847" w:rsidDel="00F83847">
          <w:rPr>
            <w:rStyle w:val="Hyperlink"/>
            <w:noProof/>
          </w:rPr>
          <w:delText>Bảng 1.5</w:delText>
        </w:r>
        <w:r w:rsidRPr="00F83847" w:rsidDel="00F83847">
          <w:rPr>
            <w:rStyle w:val="Hyperlink"/>
            <w:noProof/>
            <w:lang w:val="en-US"/>
          </w:rPr>
          <w:delText xml:space="preserve"> Chức năng tạo hóa đơn đơn hàng</w:delText>
        </w:r>
        <w:r w:rsidDel="00F83847">
          <w:rPr>
            <w:noProof/>
            <w:webHidden/>
          </w:rPr>
          <w:tab/>
          <w:delText>11</w:delText>
        </w:r>
      </w:del>
    </w:p>
    <w:p w14:paraId="482FED88" w14:textId="4A44A3F4" w:rsidR="00A17FA5" w:rsidDel="00F83847" w:rsidRDefault="00A17FA5">
      <w:pPr>
        <w:pStyle w:val="TableofFigures"/>
        <w:tabs>
          <w:tab w:val="right" w:leader="dot" w:pos="8777"/>
        </w:tabs>
        <w:rPr>
          <w:del w:id="827" w:author="phuong vu" w:date="2018-12-01T22:31:00Z"/>
          <w:rFonts w:asciiTheme="minorHAnsi" w:eastAsiaTheme="minorEastAsia" w:hAnsiTheme="minorHAnsi" w:cstheme="minorBidi"/>
          <w:noProof/>
          <w:sz w:val="22"/>
          <w:szCs w:val="22"/>
          <w:lang w:val="en-US"/>
        </w:rPr>
      </w:pPr>
      <w:del w:id="828" w:author="phuong vu" w:date="2018-12-01T22:31:00Z">
        <w:r w:rsidRPr="00F83847" w:rsidDel="00F83847">
          <w:rPr>
            <w:rStyle w:val="Hyperlink"/>
            <w:noProof/>
          </w:rPr>
          <w:delText>Bảng 1.6</w:delText>
        </w:r>
        <w:r w:rsidRPr="00F83847" w:rsidDel="00F83847">
          <w:rPr>
            <w:rStyle w:val="Hyperlink"/>
            <w:noProof/>
            <w:lang w:val="en-US"/>
          </w:rPr>
          <w:delText xml:space="preserve"> Chức năng cập nhật hóa đơn</w:delText>
        </w:r>
        <w:r w:rsidDel="00F83847">
          <w:rPr>
            <w:noProof/>
            <w:webHidden/>
          </w:rPr>
          <w:tab/>
          <w:delText>12</w:delText>
        </w:r>
      </w:del>
    </w:p>
    <w:p w14:paraId="71B8651A" w14:textId="0074F3B6" w:rsidR="00A17FA5" w:rsidDel="00F83847" w:rsidRDefault="00A17FA5">
      <w:pPr>
        <w:pStyle w:val="TableofFigures"/>
        <w:tabs>
          <w:tab w:val="right" w:leader="dot" w:pos="8777"/>
        </w:tabs>
        <w:rPr>
          <w:del w:id="829" w:author="phuong vu" w:date="2018-12-01T22:31:00Z"/>
          <w:rFonts w:asciiTheme="minorHAnsi" w:eastAsiaTheme="minorEastAsia" w:hAnsiTheme="minorHAnsi" w:cstheme="minorBidi"/>
          <w:noProof/>
          <w:sz w:val="22"/>
          <w:szCs w:val="22"/>
          <w:lang w:val="en-US"/>
        </w:rPr>
      </w:pPr>
      <w:del w:id="830" w:author="phuong vu" w:date="2018-12-01T22:31:00Z">
        <w:r w:rsidRPr="00F83847" w:rsidDel="00F83847">
          <w:rPr>
            <w:rStyle w:val="Hyperlink"/>
            <w:noProof/>
          </w:rPr>
          <w:delText>Bảng 1.7</w:delText>
        </w:r>
        <w:r w:rsidRPr="00F83847" w:rsidDel="00F83847">
          <w:rPr>
            <w:rStyle w:val="Hyperlink"/>
            <w:noProof/>
            <w:lang w:val="en-US"/>
          </w:rPr>
          <w:delText xml:space="preserve"> Chức năng xem danh sách biên nhận theo trạng thái</w:delText>
        </w:r>
        <w:r w:rsidDel="00F83847">
          <w:rPr>
            <w:noProof/>
            <w:webHidden/>
          </w:rPr>
          <w:tab/>
          <w:delText>12</w:delText>
        </w:r>
      </w:del>
    </w:p>
    <w:p w14:paraId="4A0B8976" w14:textId="7D4E3C7E" w:rsidR="00A17FA5" w:rsidDel="00F83847" w:rsidRDefault="00A17FA5">
      <w:pPr>
        <w:pStyle w:val="TableofFigures"/>
        <w:tabs>
          <w:tab w:val="right" w:leader="dot" w:pos="8777"/>
        </w:tabs>
        <w:rPr>
          <w:del w:id="831" w:author="phuong vu" w:date="2018-12-01T22:31:00Z"/>
          <w:rFonts w:asciiTheme="minorHAnsi" w:eastAsiaTheme="minorEastAsia" w:hAnsiTheme="minorHAnsi" w:cstheme="minorBidi"/>
          <w:noProof/>
          <w:sz w:val="22"/>
          <w:szCs w:val="22"/>
          <w:lang w:val="en-US"/>
        </w:rPr>
      </w:pPr>
      <w:del w:id="832" w:author="phuong vu" w:date="2018-12-01T22:31:00Z">
        <w:r w:rsidRPr="00F83847" w:rsidDel="00F83847">
          <w:rPr>
            <w:rStyle w:val="Hyperlink"/>
            <w:noProof/>
          </w:rPr>
          <w:delText>Bảng 1.8</w:delText>
        </w:r>
        <w:r w:rsidRPr="00F83847" w:rsidDel="00F83847">
          <w:rPr>
            <w:rStyle w:val="Hyperlink"/>
            <w:noProof/>
            <w:lang w:val="en-US"/>
          </w:rPr>
          <w:delText xml:space="preserve"> Xem chi tiết biên nhận</w:delText>
        </w:r>
        <w:r w:rsidDel="00F83847">
          <w:rPr>
            <w:noProof/>
            <w:webHidden/>
          </w:rPr>
          <w:tab/>
          <w:delText>13</w:delText>
        </w:r>
      </w:del>
    </w:p>
    <w:p w14:paraId="37A546D0" w14:textId="4E120841" w:rsidR="00A17FA5" w:rsidDel="00F83847" w:rsidRDefault="00A17FA5">
      <w:pPr>
        <w:pStyle w:val="TableofFigures"/>
        <w:tabs>
          <w:tab w:val="right" w:leader="dot" w:pos="8777"/>
        </w:tabs>
        <w:rPr>
          <w:del w:id="833" w:author="phuong vu" w:date="2018-12-01T22:31:00Z"/>
          <w:rFonts w:asciiTheme="minorHAnsi" w:eastAsiaTheme="minorEastAsia" w:hAnsiTheme="minorHAnsi" w:cstheme="minorBidi"/>
          <w:noProof/>
          <w:sz w:val="22"/>
          <w:szCs w:val="22"/>
          <w:lang w:val="en-US"/>
        </w:rPr>
      </w:pPr>
      <w:del w:id="834" w:author="phuong vu" w:date="2018-12-01T22:31:00Z">
        <w:r w:rsidRPr="00F83847" w:rsidDel="00F83847">
          <w:rPr>
            <w:rStyle w:val="Hyperlink"/>
            <w:noProof/>
          </w:rPr>
          <w:delText>Bảng 1.9</w:delText>
        </w:r>
        <w:r w:rsidRPr="00F83847" w:rsidDel="00F83847">
          <w:rPr>
            <w:rStyle w:val="Hyperlink"/>
            <w:noProof/>
            <w:lang w:val="en-US"/>
          </w:rPr>
          <w:delText xml:space="preserve"> Chức năng thay đổi trạng thái biên nhận</w:delText>
        </w:r>
        <w:r w:rsidDel="00F83847">
          <w:rPr>
            <w:noProof/>
            <w:webHidden/>
          </w:rPr>
          <w:tab/>
          <w:delText>14</w:delText>
        </w:r>
      </w:del>
    </w:p>
    <w:p w14:paraId="5A9A7653" w14:textId="6EC54EE8" w:rsidR="00A17FA5" w:rsidDel="00F83847" w:rsidRDefault="00A17FA5">
      <w:pPr>
        <w:pStyle w:val="TableofFigures"/>
        <w:tabs>
          <w:tab w:val="right" w:leader="dot" w:pos="8777"/>
        </w:tabs>
        <w:rPr>
          <w:del w:id="835" w:author="phuong vu" w:date="2018-12-01T22:31:00Z"/>
          <w:rFonts w:asciiTheme="minorHAnsi" w:eastAsiaTheme="minorEastAsia" w:hAnsiTheme="minorHAnsi" w:cstheme="minorBidi"/>
          <w:noProof/>
          <w:sz w:val="22"/>
          <w:szCs w:val="22"/>
          <w:lang w:val="en-US"/>
        </w:rPr>
      </w:pPr>
      <w:del w:id="836" w:author="phuong vu" w:date="2018-12-01T22:31:00Z">
        <w:r w:rsidRPr="00F83847" w:rsidDel="00F83847">
          <w:rPr>
            <w:rStyle w:val="Hyperlink"/>
            <w:noProof/>
          </w:rPr>
          <w:delText>Bảng 1.10</w:delText>
        </w:r>
        <w:r w:rsidRPr="00F83847" w:rsidDel="00F83847">
          <w:rPr>
            <w:rStyle w:val="Hyperlink"/>
            <w:noProof/>
            <w:lang w:val="en-US"/>
          </w:rPr>
          <w:delText xml:space="preserve"> Chức năng cập nhật thông tin biên nhận</w:delText>
        </w:r>
        <w:r w:rsidDel="00F83847">
          <w:rPr>
            <w:noProof/>
            <w:webHidden/>
          </w:rPr>
          <w:tab/>
          <w:delText>14</w:delText>
        </w:r>
      </w:del>
    </w:p>
    <w:p w14:paraId="72BA230B" w14:textId="5816A4EC" w:rsidR="00A17FA5" w:rsidDel="00F83847" w:rsidRDefault="00A17FA5">
      <w:pPr>
        <w:pStyle w:val="TableofFigures"/>
        <w:tabs>
          <w:tab w:val="right" w:leader="dot" w:pos="8777"/>
        </w:tabs>
        <w:rPr>
          <w:del w:id="837" w:author="phuong vu" w:date="2018-12-01T22:31:00Z"/>
          <w:rFonts w:asciiTheme="minorHAnsi" w:eastAsiaTheme="minorEastAsia" w:hAnsiTheme="minorHAnsi" w:cstheme="minorBidi"/>
          <w:noProof/>
          <w:sz w:val="22"/>
          <w:szCs w:val="22"/>
          <w:lang w:val="en-US"/>
        </w:rPr>
      </w:pPr>
      <w:del w:id="838" w:author="phuong vu" w:date="2018-12-01T22:31:00Z">
        <w:r w:rsidRPr="00F83847" w:rsidDel="00F83847">
          <w:rPr>
            <w:rStyle w:val="Hyperlink"/>
            <w:noProof/>
          </w:rPr>
          <w:delText>Bảng 1.11</w:delText>
        </w:r>
        <w:r w:rsidRPr="00F83847" w:rsidDel="00F83847">
          <w:rPr>
            <w:rStyle w:val="Hyperlink"/>
            <w:noProof/>
            <w:lang w:val="en-US"/>
          </w:rPr>
          <w:delText xml:space="preserve"> Chức năng quản lí phân công xử lí đơn hàng</w:delText>
        </w:r>
        <w:r w:rsidDel="00F83847">
          <w:rPr>
            <w:noProof/>
            <w:webHidden/>
          </w:rPr>
          <w:tab/>
          <w:delText>15</w:delText>
        </w:r>
      </w:del>
    </w:p>
    <w:p w14:paraId="69DF557B" w14:textId="20A75621" w:rsidR="00A17FA5" w:rsidDel="00F83847" w:rsidRDefault="00A17FA5">
      <w:pPr>
        <w:pStyle w:val="TableofFigures"/>
        <w:tabs>
          <w:tab w:val="right" w:leader="dot" w:pos="8777"/>
        </w:tabs>
        <w:rPr>
          <w:del w:id="839" w:author="phuong vu" w:date="2018-12-01T22:31:00Z"/>
          <w:rFonts w:asciiTheme="minorHAnsi" w:eastAsiaTheme="minorEastAsia" w:hAnsiTheme="minorHAnsi" w:cstheme="minorBidi"/>
          <w:noProof/>
          <w:sz w:val="22"/>
          <w:szCs w:val="22"/>
          <w:lang w:val="en-US"/>
        </w:rPr>
      </w:pPr>
      <w:del w:id="840" w:author="phuong vu" w:date="2018-12-01T22:31:00Z">
        <w:r w:rsidRPr="00F83847" w:rsidDel="00F83847">
          <w:rPr>
            <w:rStyle w:val="Hyperlink"/>
            <w:noProof/>
          </w:rPr>
          <w:delText>Bảng 1.12</w:delText>
        </w:r>
        <w:r w:rsidRPr="00F83847" w:rsidDel="00F83847">
          <w:rPr>
            <w:rStyle w:val="Hyperlink"/>
            <w:noProof/>
            <w:lang w:val="en-US"/>
          </w:rPr>
          <w:delText xml:space="preserve"> Chức năng cập nhật đơn hàng</w:delText>
        </w:r>
        <w:r w:rsidDel="00F83847">
          <w:rPr>
            <w:noProof/>
            <w:webHidden/>
          </w:rPr>
          <w:tab/>
          <w:delText>16</w:delText>
        </w:r>
      </w:del>
    </w:p>
    <w:p w14:paraId="37DF2C85" w14:textId="01FFF6E9" w:rsidR="00A17FA5" w:rsidDel="00F83847" w:rsidRDefault="00A17FA5">
      <w:pPr>
        <w:pStyle w:val="TableofFigures"/>
        <w:tabs>
          <w:tab w:val="right" w:leader="dot" w:pos="8777"/>
        </w:tabs>
        <w:rPr>
          <w:del w:id="841" w:author="phuong vu" w:date="2018-12-01T22:31:00Z"/>
          <w:rFonts w:asciiTheme="minorHAnsi" w:eastAsiaTheme="minorEastAsia" w:hAnsiTheme="minorHAnsi" w:cstheme="minorBidi"/>
          <w:noProof/>
          <w:sz w:val="22"/>
          <w:szCs w:val="22"/>
          <w:lang w:val="en-US"/>
        </w:rPr>
      </w:pPr>
      <w:del w:id="842" w:author="phuong vu" w:date="2018-12-01T22:31:00Z">
        <w:r w:rsidRPr="00F83847" w:rsidDel="00F83847">
          <w:rPr>
            <w:rStyle w:val="Hyperlink"/>
            <w:noProof/>
          </w:rPr>
          <w:delText>Bảng 1.13</w:delText>
        </w:r>
        <w:r w:rsidRPr="00F83847" w:rsidDel="00F83847">
          <w:rPr>
            <w:rStyle w:val="Hyperlink"/>
            <w:noProof/>
            <w:lang w:val="en-US"/>
          </w:rPr>
          <w:delText xml:space="preserve"> Chức năng quản lí trạng thái máy giặt</w:delText>
        </w:r>
        <w:r w:rsidDel="00F83847">
          <w:rPr>
            <w:noProof/>
            <w:webHidden/>
          </w:rPr>
          <w:tab/>
          <w:delText>16</w:delText>
        </w:r>
      </w:del>
    </w:p>
    <w:p w14:paraId="07BBC62F" w14:textId="5F30F0D0" w:rsidR="00A17FA5" w:rsidDel="00F83847" w:rsidRDefault="00A17FA5">
      <w:pPr>
        <w:pStyle w:val="TableofFigures"/>
        <w:tabs>
          <w:tab w:val="right" w:leader="dot" w:pos="8777"/>
        </w:tabs>
        <w:rPr>
          <w:del w:id="843" w:author="phuong vu" w:date="2018-12-01T22:31:00Z"/>
          <w:rFonts w:asciiTheme="minorHAnsi" w:eastAsiaTheme="minorEastAsia" w:hAnsiTheme="minorHAnsi" w:cstheme="minorBidi"/>
          <w:noProof/>
          <w:sz w:val="22"/>
          <w:szCs w:val="22"/>
          <w:lang w:val="en-US"/>
        </w:rPr>
      </w:pPr>
      <w:del w:id="844" w:author="phuong vu" w:date="2018-12-01T22:31:00Z">
        <w:r w:rsidRPr="00F83847" w:rsidDel="00F83847">
          <w:rPr>
            <w:rStyle w:val="Hyperlink"/>
            <w:noProof/>
          </w:rPr>
          <w:delText>Bảng 1.14</w:delText>
        </w:r>
        <w:r w:rsidRPr="00F83847" w:rsidDel="00F83847">
          <w:rPr>
            <w:rStyle w:val="Hyperlink"/>
            <w:noProof/>
            <w:lang w:val="en-US"/>
          </w:rPr>
          <w:delText xml:space="preserve"> Chức năng tìm kiếm đơn hàng</w:delText>
        </w:r>
        <w:r w:rsidDel="00F83847">
          <w:rPr>
            <w:noProof/>
            <w:webHidden/>
          </w:rPr>
          <w:tab/>
          <w:delText>17</w:delText>
        </w:r>
      </w:del>
    </w:p>
    <w:p w14:paraId="49AEA0B6" w14:textId="7875C082" w:rsidR="00A17FA5" w:rsidDel="00F83847" w:rsidRDefault="00A17FA5">
      <w:pPr>
        <w:pStyle w:val="TableofFigures"/>
        <w:tabs>
          <w:tab w:val="right" w:leader="dot" w:pos="8777"/>
        </w:tabs>
        <w:rPr>
          <w:del w:id="845" w:author="phuong vu" w:date="2018-12-01T22:31:00Z"/>
          <w:rFonts w:asciiTheme="minorHAnsi" w:eastAsiaTheme="minorEastAsia" w:hAnsiTheme="minorHAnsi" w:cstheme="minorBidi"/>
          <w:noProof/>
          <w:sz w:val="22"/>
          <w:szCs w:val="22"/>
          <w:lang w:val="en-US"/>
        </w:rPr>
      </w:pPr>
      <w:del w:id="846" w:author="phuong vu" w:date="2018-12-01T22:31:00Z">
        <w:r w:rsidRPr="00F83847" w:rsidDel="00F83847">
          <w:rPr>
            <w:rStyle w:val="Hyperlink"/>
            <w:noProof/>
          </w:rPr>
          <w:delText>Bảng 1.15</w:delText>
        </w:r>
        <w:r w:rsidRPr="00F83847" w:rsidDel="00F83847">
          <w:rPr>
            <w:rStyle w:val="Hyperlink"/>
            <w:noProof/>
            <w:lang w:val="en-US"/>
          </w:rPr>
          <w:delText xml:space="preserve"> Chức năng đăng nhập hệ thống</w:delText>
        </w:r>
        <w:r w:rsidDel="00F83847">
          <w:rPr>
            <w:noProof/>
            <w:webHidden/>
          </w:rPr>
          <w:tab/>
          <w:delText>18</w:delText>
        </w:r>
      </w:del>
    </w:p>
    <w:p w14:paraId="4B584354" w14:textId="3844D4D0" w:rsidR="00A17FA5" w:rsidDel="00F83847" w:rsidRDefault="00A17FA5">
      <w:pPr>
        <w:pStyle w:val="TableofFigures"/>
        <w:tabs>
          <w:tab w:val="right" w:leader="dot" w:pos="8777"/>
        </w:tabs>
        <w:rPr>
          <w:del w:id="847" w:author="phuong vu" w:date="2018-12-01T22:31:00Z"/>
          <w:rFonts w:asciiTheme="minorHAnsi" w:eastAsiaTheme="minorEastAsia" w:hAnsiTheme="minorHAnsi" w:cstheme="minorBidi"/>
          <w:noProof/>
          <w:sz w:val="22"/>
          <w:szCs w:val="22"/>
          <w:lang w:val="en-US"/>
        </w:rPr>
      </w:pPr>
      <w:del w:id="848" w:author="phuong vu" w:date="2018-12-01T22:31:00Z">
        <w:r w:rsidRPr="00F83847" w:rsidDel="00F83847">
          <w:rPr>
            <w:rStyle w:val="Hyperlink"/>
            <w:noProof/>
          </w:rPr>
          <w:delText>Bảng 1.16</w:delText>
        </w:r>
        <w:r w:rsidRPr="00F83847" w:rsidDel="00F83847">
          <w:rPr>
            <w:rStyle w:val="Hyperlink"/>
            <w:noProof/>
            <w:lang w:val="en-US"/>
          </w:rPr>
          <w:delText xml:space="preserve"> Chức năng đăng xuất hệ thống</w:delText>
        </w:r>
        <w:r w:rsidDel="00F83847">
          <w:rPr>
            <w:noProof/>
            <w:webHidden/>
          </w:rPr>
          <w:tab/>
          <w:delText>18</w:delText>
        </w:r>
      </w:del>
    </w:p>
    <w:p w14:paraId="141BC5DC" w14:textId="1C086EB1" w:rsidR="00A17FA5" w:rsidDel="00F83847" w:rsidRDefault="00A17FA5">
      <w:pPr>
        <w:pStyle w:val="TableofFigures"/>
        <w:tabs>
          <w:tab w:val="right" w:leader="dot" w:pos="8777"/>
        </w:tabs>
        <w:rPr>
          <w:del w:id="849" w:author="phuong vu" w:date="2018-12-01T22:31:00Z"/>
          <w:rFonts w:asciiTheme="minorHAnsi" w:eastAsiaTheme="minorEastAsia" w:hAnsiTheme="minorHAnsi" w:cstheme="minorBidi"/>
          <w:noProof/>
          <w:sz w:val="22"/>
          <w:szCs w:val="22"/>
          <w:lang w:val="en-US"/>
        </w:rPr>
      </w:pPr>
      <w:del w:id="850" w:author="phuong vu" w:date="2018-12-01T22:31:00Z">
        <w:r w:rsidRPr="00F83847" w:rsidDel="00F83847">
          <w:rPr>
            <w:rStyle w:val="Hyperlink"/>
            <w:noProof/>
          </w:rPr>
          <w:delText>Bảng 3.1 Tổng quan các bảng trong cơ sở dữ liệu</w:delText>
        </w:r>
        <w:r w:rsidDel="00F83847">
          <w:rPr>
            <w:noProof/>
            <w:webHidden/>
          </w:rPr>
          <w:tab/>
          <w:delText>32</w:delText>
        </w:r>
      </w:del>
    </w:p>
    <w:p w14:paraId="08824252" w14:textId="053B80A6" w:rsidR="00A17FA5" w:rsidDel="00F83847" w:rsidRDefault="00A17FA5">
      <w:pPr>
        <w:pStyle w:val="TableofFigures"/>
        <w:tabs>
          <w:tab w:val="right" w:leader="dot" w:pos="8777"/>
        </w:tabs>
        <w:rPr>
          <w:del w:id="851" w:author="phuong vu" w:date="2018-12-01T22:31:00Z"/>
          <w:rFonts w:asciiTheme="minorHAnsi" w:eastAsiaTheme="minorEastAsia" w:hAnsiTheme="minorHAnsi" w:cstheme="minorBidi"/>
          <w:noProof/>
          <w:sz w:val="22"/>
          <w:szCs w:val="22"/>
          <w:lang w:val="en-US"/>
        </w:rPr>
      </w:pPr>
      <w:del w:id="852" w:author="phuong vu" w:date="2018-12-01T22:31:00Z">
        <w:r w:rsidRPr="00F83847" w:rsidDel="00F83847">
          <w:rPr>
            <w:rStyle w:val="Hyperlink"/>
            <w:noProof/>
          </w:rPr>
          <w:delText>Bảng 3.2</w:delText>
        </w:r>
        <w:r w:rsidRPr="00F83847" w:rsidDel="00F83847">
          <w:rPr>
            <w:rStyle w:val="Hyperlink"/>
            <w:noProof/>
            <w:lang w:val="en-US"/>
          </w:rPr>
          <w:delText xml:space="preserve"> Các thành phần giao diện xem danh sách đơn hàng theo trạng thái</w:delText>
        </w:r>
        <w:r w:rsidDel="00F83847">
          <w:rPr>
            <w:noProof/>
            <w:webHidden/>
          </w:rPr>
          <w:tab/>
          <w:delText>33</w:delText>
        </w:r>
      </w:del>
    </w:p>
    <w:p w14:paraId="0836FC83" w14:textId="589A52C9" w:rsidR="00A17FA5" w:rsidDel="00F83847" w:rsidRDefault="00A17FA5">
      <w:pPr>
        <w:pStyle w:val="TableofFigures"/>
        <w:tabs>
          <w:tab w:val="right" w:leader="dot" w:pos="8777"/>
        </w:tabs>
        <w:rPr>
          <w:del w:id="853" w:author="phuong vu" w:date="2018-12-01T22:31:00Z"/>
          <w:rFonts w:asciiTheme="minorHAnsi" w:eastAsiaTheme="minorEastAsia" w:hAnsiTheme="minorHAnsi" w:cstheme="minorBidi"/>
          <w:noProof/>
          <w:sz w:val="22"/>
          <w:szCs w:val="22"/>
          <w:lang w:val="en-US"/>
        </w:rPr>
      </w:pPr>
      <w:del w:id="854" w:author="phuong vu" w:date="2018-12-01T22:31:00Z">
        <w:r w:rsidRPr="00F83847" w:rsidDel="00F83847">
          <w:rPr>
            <w:rStyle w:val="Hyperlink"/>
            <w:noProof/>
          </w:rPr>
          <w:delText>Bảng 3.3</w:delText>
        </w:r>
        <w:r w:rsidRPr="00F83847" w:rsidDel="00F83847">
          <w:rPr>
            <w:rStyle w:val="Hyperlink"/>
            <w:noProof/>
            <w:lang w:val="en-US"/>
          </w:rPr>
          <w:delText xml:space="preserve"> Dữ liệu sử dụng xem danh sách đơn hàng theo trạng thái</w:delText>
        </w:r>
        <w:r w:rsidDel="00F83847">
          <w:rPr>
            <w:noProof/>
            <w:webHidden/>
          </w:rPr>
          <w:tab/>
          <w:delText>34</w:delText>
        </w:r>
      </w:del>
    </w:p>
    <w:p w14:paraId="4081F453" w14:textId="675A30DC" w:rsidR="00A17FA5" w:rsidDel="00F83847" w:rsidRDefault="00A17FA5">
      <w:pPr>
        <w:pStyle w:val="TableofFigures"/>
        <w:tabs>
          <w:tab w:val="right" w:leader="dot" w:pos="8777"/>
        </w:tabs>
        <w:rPr>
          <w:del w:id="855" w:author="phuong vu" w:date="2018-12-01T22:31:00Z"/>
          <w:rFonts w:asciiTheme="minorHAnsi" w:eastAsiaTheme="minorEastAsia" w:hAnsiTheme="minorHAnsi" w:cstheme="minorBidi"/>
          <w:noProof/>
          <w:sz w:val="22"/>
          <w:szCs w:val="22"/>
          <w:lang w:val="en-US"/>
        </w:rPr>
      </w:pPr>
      <w:del w:id="856" w:author="phuong vu" w:date="2018-12-01T22:31:00Z">
        <w:r w:rsidRPr="00F83847" w:rsidDel="00F83847">
          <w:rPr>
            <w:rStyle w:val="Hyperlink"/>
            <w:noProof/>
          </w:rPr>
          <w:delText>Bảng 3.4</w:delText>
        </w:r>
        <w:r w:rsidRPr="00F83847" w:rsidDel="00F83847">
          <w:rPr>
            <w:rStyle w:val="Hyperlink"/>
            <w:noProof/>
            <w:lang w:val="en-US"/>
          </w:rPr>
          <w:delText xml:space="preserve"> Các thành phần giao diện xem chi tiết đơn hàng</w:delText>
        </w:r>
        <w:r w:rsidDel="00F83847">
          <w:rPr>
            <w:noProof/>
            <w:webHidden/>
          </w:rPr>
          <w:tab/>
          <w:delText>36</w:delText>
        </w:r>
      </w:del>
    </w:p>
    <w:p w14:paraId="5486D99C" w14:textId="0A189D51" w:rsidR="00A17FA5" w:rsidDel="00F83847" w:rsidRDefault="00A17FA5">
      <w:pPr>
        <w:pStyle w:val="TableofFigures"/>
        <w:tabs>
          <w:tab w:val="right" w:leader="dot" w:pos="8777"/>
        </w:tabs>
        <w:rPr>
          <w:del w:id="857" w:author="phuong vu" w:date="2018-12-01T22:31:00Z"/>
          <w:rFonts w:asciiTheme="minorHAnsi" w:eastAsiaTheme="minorEastAsia" w:hAnsiTheme="minorHAnsi" w:cstheme="minorBidi"/>
          <w:noProof/>
          <w:sz w:val="22"/>
          <w:szCs w:val="22"/>
          <w:lang w:val="en-US"/>
        </w:rPr>
      </w:pPr>
      <w:del w:id="858" w:author="phuong vu" w:date="2018-12-01T22:31:00Z">
        <w:r w:rsidRPr="00F83847" w:rsidDel="00F83847">
          <w:rPr>
            <w:rStyle w:val="Hyperlink"/>
            <w:noProof/>
          </w:rPr>
          <w:delText>Bảng 3.5</w:delText>
        </w:r>
        <w:r w:rsidRPr="00F83847" w:rsidDel="00F83847">
          <w:rPr>
            <w:rStyle w:val="Hyperlink"/>
            <w:noProof/>
            <w:lang w:val="en-US"/>
          </w:rPr>
          <w:delText xml:space="preserve"> Dữ liệu sử dụng xem chi tiết đơn hàng</w:delText>
        </w:r>
        <w:r w:rsidDel="00F83847">
          <w:rPr>
            <w:noProof/>
            <w:webHidden/>
          </w:rPr>
          <w:tab/>
          <w:delText>36</w:delText>
        </w:r>
      </w:del>
    </w:p>
    <w:p w14:paraId="54571E1F" w14:textId="2E715E0A" w:rsidR="00A17FA5" w:rsidDel="00F83847" w:rsidRDefault="00A17FA5">
      <w:pPr>
        <w:pStyle w:val="TableofFigures"/>
        <w:tabs>
          <w:tab w:val="right" w:leader="dot" w:pos="8777"/>
        </w:tabs>
        <w:rPr>
          <w:del w:id="859" w:author="phuong vu" w:date="2018-12-01T22:31:00Z"/>
          <w:rFonts w:asciiTheme="minorHAnsi" w:eastAsiaTheme="minorEastAsia" w:hAnsiTheme="minorHAnsi" w:cstheme="minorBidi"/>
          <w:noProof/>
          <w:sz w:val="22"/>
          <w:szCs w:val="22"/>
          <w:lang w:val="en-US"/>
        </w:rPr>
      </w:pPr>
      <w:del w:id="860" w:author="phuong vu" w:date="2018-12-01T22:31:00Z">
        <w:r w:rsidRPr="00F83847" w:rsidDel="00F83847">
          <w:rPr>
            <w:rStyle w:val="Hyperlink"/>
            <w:noProof/>
          </w:rPr>
          <w:delText>Bảng 3.6</w:delText>
        </w:r>
        <w:r w:rsidRPr="00F83847" w:rsidDel="00F83847">
          <w:rPr>
            <w:rStyle w:val="Hyperlink"/>
            <w:noProof/>
            <w:lang w:val="en-US"/>
          </w:rPr>
          <w:delText xml:space="preserve"> Các thành phần giao diện thay đổi trạng thái đơn hàng</w:delText>
        </w:r>
        <w:r w:rsidDel="00F83847">
          <w:rPr>
            <w:noProof/>
            <w:webHidden/>
          </w:rPr>
          <w:tab/>
          <w:delText>38</w:delText>
        </w:r>
      </w:del>
    </w:p>
    <w:p w14:paraId="2D2B6D0B" w14:textId="32440BA3" w:rsidR="00A17FA5" w:rsidDel="00F83847" w:rsidRDefault="00A17FA5">
      <w:pPr>
        <w:pStyle w:val="TableofFigures"/>
        <w:tabs>
          <w:tab w:val="right" w:leader="dot" w:pos="8777"/>
        </w:tabs>
        <w:rPr>
          <w:del w:id="861" w:author="phuong vu" w:date="2018-12-01T22:31:00Z"/>
          <w:rFonts w:asciiTheme="minorHAnsi" w:eastAsiaTheme="minorEastAsia" w:hAnsiTheme="minorHAnsi" w:cstheme="minorBidi"/>
          <w:noProof/>
          <w:sz w:val="22"/>
          <w:szCs w:val="22"/>
          <w:lang w:val="en-US"/>
        </w:rPr>
      </w:pPr>
      <w:del w:id="862" w:author="phuong vu" w:date="2018-12-01T22:31:00Z">
        <w:r w:rsidRPr="00F83847" w:rsidDel="00F83847">
          <w:rPr>
            <w:rStyle w:val="Hyperlink"/>
            <w:noProof/>
          </w:rPr>
          <w:delText>Bảng 3.7</w:delText>
        </w:r>
        <w:r w:rsidRPr="00F83847" w:rsidDel="00F83847">
          <w:rPr>
            <w:rStyle w:val="Hyperlink"/>
            <w:noProof/>
            <w:lang w:val="en-US"/>
          </w:rPr>
          <w:delText xml:space="preserve"> Dữ liệu sử dụng thay đổi trạng thái đơn hàng</w:delText>
        </w:r>
        <w:r w:rsidDel="00F83847">
          <w:rPr>
            <w:noProof/>
            <w:webHidden/>
          </w:rPr>
          <w:tab/>
          <w:delText>38</w:delText>
        </w:r>
      </w:del>
    </w:p>
    <w:p w14:paraId="76031A68" w14:textId="24D4458B" w:rsidR="00A17FA5" w:rsidDel="00F83847" w:rsidRDefault="00A17FA5">
      <w:pPr>
        <w:pStyle w:val="TableofFigures"/>
        <w:tabs>
          <w:tab w:val="right" w:leader="dot" w:pos="8777"/>
        </w:tabs>
        <w:rPr>
          <w:del w:id="863" w:author="phuong vu" w:date="2018-12-01T22:31:00Z"/>
          <w:rFonts w:asciiTheme="minorHAnsi" w:eastAsiaTheme="minorEastAsia" w:hAnsiTheme="minorHAnsi" w:cstheme="minorBidi"/>
          <w:noProof/>
          <w:sz w:val="22"/>
          <w:szCs w:val="22"/>
          <w:lang w:val="en-US"/>
        </w:rPr>
      </w:pPr>
      <w:del w:id="864" w:author="phuong vu" w:date="2018-12-01T22:31:00Z">
        <w:r w:rsidRPr="00F83847" w:rsidDel="00F83847">
          <w:rPr>
            <w:rStyle w:val="Hyperlink"/>
            <w:noProof/>
          </w:rPr>
          <w:delText>Bảng 3.8</w:delText>
        </w:r>
        <w:r w:rsidRPr="00F83847" w:rsidDel="00F83847">
          <w:rPr>
            <w:rStyle w:val="Hyperlink"/>
            <w:noProof/>
            <w:lang w:val="en-US"/>
          </w:rPr>
          <w:delText xml:space="preserve"> Các thành phần giao diện tạo hóa đơn đơn hàng</w:delText>
        </w:r>
        <w:r w:rsidDel="00F83847">
          <w:rPr>
            <w:noProof/>
            <w:webHidden/>
          </w:rPr>
          <w:tab/>
          <w:delText>41</w:delText>
        </w:r>
      </w:del>
    </w:p>
    <w:p w14:paraId="7018F8B2" w14:textId="28B761FB" w:rsidR="00A17FA5" w:rsidDel="00F83847" w:rsidRDefault="00A17FA5">
      <w:pPr>
        <w:pStyle w:val="TableofFigures"/>
        <w:tabs>
          <w:tab w:val="right" w:leader="dot" w:pos="8777"/>
        </w:tabs>
        <w:rPr>
          <w:del w:id="865" w:author="phuong vu" w:date="2018-12-01T22:31:00Z"/>
          <w:rFonts w:asciiTheme="minorHAnsi" w:eastAsiaTheme="minorEastAsia" w:hAnsiTheme="minorHAnsi" w:cstheme="minorBidi"/>
          <w:noProof/>
          <w:sz w:val="22"/>
          <w:szCs w:val="22"/>
          <w:lang w:val="en-US"/>
        </w:rPr>
      </w:pPr>
      <w:del w:id="866" w:author="phuong vu" w:date="2018-12-01T22:31:00Z">
        <w:r w:rsidRPr="00F83847" w:rsidDel="00F83847">
          <w:rPr>
            <w:rStyle w:val="Hyperlink"/>
            <w:noProof/>
          </w:rPr>
          <w:delText>Bảng 3.9</w:delText>
        </w:r>
        <w:r w:rsidRPr="00F83847" w:rsidDel="00F83847">
          <w:rPr>
            <w:rStyle w:val="Hyperlink"/>
            <w:noProof/>
            <w:lang w:val="en-US"/>
          </w:rPr>
          <w:delText xml:space="preserve"> Dữ liệu sử dụng tạo hóa đơn đơn hàng</w:delText>
        </w:r>
        <w:r w:rsidDel="00F83847">
          <w:rPr>
            <w:noProof/>
            <w:webHidden/>
          </w:rPr>
          <w:tab/>
          <w:delText>42</w:delText>
        </w:r>
      </w:del>
    </w:p>
    <w:p w14:paraId="0909BAAE" w14:textId="7ACF543C" w:rsidR="00A17FA5" w:rsidDel="00F83847" w:rsidRDefault="00A17FA5">
      <w:pPr>
        <w:pStyle w:val="TableofFigures"/>
        <w:tabs>
          <w:tab w:val="right" w:leader="dot" w:pos="8777"/>
        </w:tabs>
        <w:rPr>
          <w:del w:id="867" w:author="phuong vu" w:date="2018-12-01T22:31:00Z"/>
          <w:rFonts w:asciiTheme="minorHAnsi" w:eastAsiaTheme="minorEastAsia" w:hAnsiTheme="minorHAnsi" w:cstheme="minorBidi"/>
          <w:noProof/>
          <w:sz w:val="22"/>
          <w:szCs w:val="22"/>
          <w:lang w:val="en-US"/>
        </w:rPr>
      </w:pPr>
      <w:del w:id="868" w:author="phuong vu" w:date="2018-12-01T22:31:00Z">
        <w:r w:rsidRPr="00F83847" w:rsidDel="00F83847">
          <w:rPr>
            <w:rStyle w:val="Hyperlink"/>
            <w:noProof/>
          </w:rPr>
          <w:delText>Bảng 3.10</w:delText>
        </w:r>
        <w:r w:rsidRPr="00F83847" w:rsidDel="00F83847">
          <w:rPr>
            <w:rStyle w:val="Hyperlink"/>
            <w:noProof/>
            <w:lang w:val="en-US"/>
          </w:rPr>
          <w:delText xml:space="preserve"> Các thành phần giao diện cập nhật hóa đơn</w:delText>
        </w:r>
        <w:r w:rsidDel="00F83847">
          <w:rPr>
            <w:noProof/>
            <w:webHidden/>
          </w:rPr>
          <w:tab/>
          <w:delText>43</w:delText>
        </w:r>
      </w:del>
    </w:p>
    <w:p w14:paraId="554B5BFC" w14:textId="5C267D20" w:rsidR="00A17FA5" w:rsidDel="00F83847" w:rsidRDefault="00A17FA5">
      <w:pPr>
        <w:pStyle w:val="TableofFigures"/>
        <w:tabs>
          <w:tab w:val="right" w:leader="dot" w:pos="8777"/>
        </w:tabs>
        <w:rPr>
          <w:del w:id="869" w:author="phuong vu" w:date="2018-12-01T22:31:00Z"/>
          <w:rFonts w:asciiTheme="minorHAnsi" w:eastAsiaTheme="minorEastAsia" w:hAnsiTheme="minorHAnsi" w:cstheme="minorBidi"/>
          <w:noProof/>
          <w:sz w:val="22"/>
          <w:szCs w:val="22"/>
          <w:lang w:val="en-US"/>
        </w:rPr>
      </w:pPr>
      <w:del w:id="870" w:author="phuong vu" w:date="2018-12-01T22:31:00Z">
        <w:r w:rsidRPr="00F83847" w:rsidDel="00F83847">
          <w:rPr>
            <w:rStyle w:val="Hyperlink"/>
            <w:noProof/>
          </w:rPr>
          <w:delText>Bảng 3.11</w:delText>
        </w:r>
        <w:r w:rsidRPr="00F83847" w:rsidDel="00F83847">
          <w:rPr>
            <w:rStyle w:val="Hyperlink"/>
            <w:noProof/>
            <w:lang w:val="en-US"/>
          </w:rPr>
          <w:delText xml:space="preserve"> Dữ liệu sử dụng cập nhật hóa đơn</w:delText>
        </w:r>
        <w:r w:rsidDel="00F83847">
          <w:rPr>
            <w:noProof/>
            <w:webHidden/>
          </w:rPr>
          <w:tab/>
          <w:delText>43</w:delText>
        </w:r>
      </w:del>
    </w:p>
    <w:p w14:paraId="4714A3EB" w14:textId="35A4D6B4" w:rsidR="00A17FA5" w:rsidDel="00F83847" w:rsidRDefault="00A17FA5">
      <w:pPr>
        <w:pStyle w:val="TableofFigures"/>
        <w:tabs>
          <w:tab w:val="right" w:leader="dot" w:pos="8777"/>
        </w:tabs>
        <w:rPr>
          <w:del w:id="871" w:author="phuong vu" w:date="2018-12-01T22:31:00Z"/>
          <w:rFonts w:asciiTheme="minorHAnsi" w:eastAsiaTheme="minorEastAsia" w:hAnsiTheme="minorHAnsi" w:cstheme="minorBidi"/>
          <w:noProof/>
          <w:sz w:val="22"/>
          <w:szCs w:val="22"/>
          <w:lang w:val="en-US"/>
        </w:rPr>
      </w:pPr>
      <w:del w:id="872" w:author="phuong vu" w:date="2018-12-01T22:31:00Z">
        <w:r w:rsidRPr="00F83847" w:rsidDel="00F83847">
          <w:rPr>
            <w:rStyle w:val="Hyperlink"/>
            <w:noProof/>
          </w:rPr>
          <w:delText>Bảng 3.12</w:delText>
        </w:r>
        <w:r w:rsidRPr="00F83847" w:rsidDel="00F83847">
          <w:rPr>
            <w:rStyle w:val="Hyperlink"/>
            <w:noProof/>
            <w:lang w:val="en-US"/>
          </w:rPr>
          <w:delText xml:space="preserve"> Các thành phần giao diện xem danh sách biên nhận theo trạng thái</w:delText>
        </w:r>
        <w:r w:rsidDel="00F83847">
          <w:rPr>
            <w:noProof/>
            <w:webHidden/>
          </w:rPr>
          <w:tab/>
          <w:delText>45</w:delText>
        </w:r>
      </w:del>
    </w:p>
    <w:p w14:paraId="7DE1523F" w14:textId="014A08E4" w:rsidR="00A17FA5" w:rsidDel="00F83847" w:rsidRDefault="00A17FA5">
      <w:pPr>
        <w:pStyle w:val="TableofFigures"/>
        <w:tabs>
          <w:tab w:val="right" w:leader="dot" w:pos="8777"/>
        </w:tabs>
        <w:rPr>
          <w:del w:id="873" w:author="phuong vu" w:date="2018-12-01T22:31:00Z"/>
          <w:rFonts w:asciiTheme="minorHAnsi" w:eastAsiaTheme="minorEastAsia" w:hAnsiTheme="minorHAnsi" w:cstheme="minorBidi"/>
          <w:noProof/>
          <w:sz w:val="22"/>
          <w:szCs w:val="22"/>
          <w:lang w:val="en-US"/>
        </w:rPr>
      </w:pPr>
      <w:del w:id="874" w:author="phuong vu" w:date="2018-12-01T22:31:00Z">
        <w:r w:rsidRPr="00F83847" w:rsidDel="00F83847">
          <w:rPr>
            <w:rStyle w:val="Hyperlink"/>
            <w:noProof/>
          </w:rPr>
          <w:delText>Bảng 3.13</w:delText>
        </w:r>
        <w:r w:rsidRPr="00F83847" w:rsidDel="00F83847">
          <w:rPr>
            <w:rStyle w:val="Hyperlink"/>
            <w:noProof/>
            <w:lang w:val="en-US"/>
          </w:rPr>
          <w:delText xml:space="preserve"> Dữ liệu sử dụng xem danh sách biên nhận theo trạng thái</w:delText>
        </w:r>
        <w:r w:rsidDel="00F83847">
          <w:rPr>
            <w:noProof/>
            <w:webHidden/>
          </w:rPr>
          <w:tab/>
          <w:delText>46</w:delText>
        </w:r>
      </w:del>
    </w:p>
    <w:p w14:paraId="481D3FF6" w14:textId="482E071A" w:rsidR="00A17FA5" w:rsidDel="00F83847" w:rsidRDefault="00A17FA5">
      <w:pPr>
        <w:pStyle w:val="TableofFigures"/>
        <w:tabs>
          <w:tab w:val="right" w:leader="dot" w:pos="8777"/>
        </w:tabs>
        <w:rPr>
          <w:del w:id="875" w:author="phuong vu" w:date="2018-12-01T22:31:00Z"/>
          <w:rFonts w:asciiTheme="minorHAnsi" w:eastAsiaTheme="minorEastAsia" w:hAnsiTheme="minorHAnsi" w:cstheme="minorBidi"/>
          <w:noProof/>
          <w:sz w:val="22"/>
          <w:szCs w:val="22"/>
          <w:lang w:val="en-US"/>
        </w:rPr>
      </w:pPr>
      <w:del w:id="876" w:author="phuong vu" w:date="2018-12-01T22:31:00Z">
        <w:r w:rsidRPr="00F83847" w:rsidDel="00F83847">
          <w:rPr>
            <w:rStyle w:val="Hyperlink"/>
            <w:noProof/>
          </w:rPr>
          <w:delText>Bảng 3.14</w:delText>
        </w:r>
        <w:r w:rsidRPr="00F83847" w:rsidDel="00F83847">
          <w:rPr>
            <w:rStyle w:val="Hyperlink"/>
            <w:noProof/>
            <w:lang w:val="en-US"/>
          </w:rPr>
          <w:delText xml:space="preserve"> Các thành phần giao diện xem chi tiết biên nhận</w:delText>
        </w:r>
        <w:r w:rsidDel="00F83847">
          <w:rPr>
            <w:noProof/>
            <w:webHidden/>
          </w:rPr>
          <w:tab/>
          <w:delText>48</w:delText>
        </w:r>
      </w:del>
    </w:p>
    <w:p w14:paraId="252B8AA0" w14:textId="44EC2A88" w:rsidR="00A17FA5" w:rsidDel="00F83847" w:rsidRDefault="00A17FA5">
      <w:pPr>
        <w:pStyle w:val="TableofFigures"/>
        <w:tabs>
          <w:tab w:val="right" w:leader="dot" w:pos="8777"/>
        </w:tabs>
        <w:rPr>
          <w:del w:id="877" w:author="phuong vu" w:date="2018-12-01T22:31:00Z"/>
          <w:rFonts w:asciiTheme="minorHAnsi" w:eastAsiaTheme="minorEastAsia" w:hAnsiTheme="minorHAnsi" w:cstheme="minorBidi"/>
          <w:noProof/>
          <w:sz w:val="22"/>
          <w:szCs w:val="22"/>
          <w:lang w:val="en-US"/>
        </w:rPr>
      </w:pPr>
      <w:del w:id="878" w:author="phuong vu" w:date="2018-12-01T22:31:00Z">
        <w:r w:rsidRPr="00F83847" w:rsidDel="00F83847">
          <w:rPr>
            <w:rStyle w:val="Hyperlink"/>
            <w:noProof/>
          </w:rPr>
          <w:delText>Bảng 3.15</w:delText>
        </w:r>
        <w:r w:rsidRPr="00F83847" w:rsidDel="00F83847">
          <w:rPr>
            <w:rStyle w:val="Hyperlink"/>
            <w:noProof/>
            <w:lang w:val="en-US"/>
          </w:rPr>
          <w:delText xml:space="preserve"> Dữ liệu sử dụng xem chi tiết biên nhận</w:delText>
        </w:r>
        <w:r w:rsidDel="00F83847">
          <w:rPr>
            <w:noProof/>
            <w:webHidden/>
          </w:rPr>
          <w:tab/>
          <w:delText>49</w:delText>
        </w:r>
      </w:del>
    </w:p>
    <w:p w14:paraId="1271CFD4" w14:textId="19A59755" w:rsidR="00A17FA5" w:rsidDel="00F83847" w:rsidRDefault="00A17FA5">
      <w:pPr>
        <w:pStyle w:val="TableofFigures"/>
        <w:tabs>
          <w:tab w:val="right" w:leader="dot" w:pos="8777"/>
        </w:tabs>
        <w:rPr>
          <w:del w:id="879" w:author="phuong vu" w:date="2018-12-01T22:31:00Z"/>
          <w:rFonts w:asciiTheme="minorHAnsi" w:eastAsiaTheme="minorEastAsia" w:hAnsiTheme="minorHAnsi" w:cstheme="minorBidi"/>
          <w:noProof/>
          <w:sz w:val="22"/>
          <w:szCs w:val="22"/>
          <w:lang w:val="en-US"/>
        </w:rPr>
      </w:pPr>
      <w:del w:id="880" w:author="phuong vu" w:date="2018-12-01T22:31:00Z">
        <w:r w:rsidRPr="00F83847" w:rsidDel="00F83847">
          <w:rPr>
            <w:rStyle w:val="Hyperlink"/>
            <w:noProof/>
          </w:rPr>
          <w:delText>Bảng 3.16</w:delText>
        </w:r>
        <w:r w:rsidRPr="00F83847" w:rsidDel="00F83847">
          <w:rPr>
            <w:rStyle w:val="Hyperlink"/>
            <w:noProof/>
            <w:lang w:val="en-US"/>
          </w:rPr>
          <w:delText xml:space="preserve"> Các thành phần giao diện thay đổi trạng thái biên nhận</w:delText>
        </w:r>
        <w:r w:rsidDel="00F83847">
          <w:rPr>
            <w:noProof/>
            <w:webHidden/>
          </w:rPr>
          <w:tab/>
          <w:delText>51</w:delText>
        </w:r>
      </w:del>
    </w:p>
    <w:p w14:paraId="333EB83B" w14:textId="49C9294C" w:rsidR="00A17FA5" w:rsidDel="00F83847" w:rsidRDefault="00A17FA5">
      <w:pPr>
        <w:pStyle w:val="TableofFigures"/>
        <w:tabs>
          <w:tab w:val="right" w:leader="dot" w:pos="8777"/>
        </w:tabs>
        <w:rPr>
          <w:del w:id="881" w:author="phuong vu" w:date="2018-12-01T22:31:00Z"/>
          <w:rFonts w:asciiTheme="minorHAnsi" w:eastAsiaTheme="minorEastAsia" w:hAnsiTheme="minorHAnsi" w:cstheme="minorBidi"/>
          <w:noProof/>
          <w:sz w:val="22"/>
          <w:szCs w:val="22"/>
          <w:lang w:val="en-US"/>
        </w:rPr>
      </w:pPr>
      <w:del w:id="882" w:author="phuong vu" w:date="2018-12-01T22:31:00Z">
        <w:r w:rsidRPr="00F83847" w:rsidDel="00F83847">
          <w:rPr>
            <w:rStyle w:val="Hyperlink"/>
            <w:noProof/>
          </w:rPr>
          <w:delText>Bảng 3.17</w:delText>
        </w:r>
        <w:r w:rsidRPr="00F83847" w:rsidDel="00F83847">
          <w:rPr>
            <w:rStyle w:val="Hyperlink"/>
            <w:noProof/>
            <w:lang w:val="en-US"/>
          </w:rPr>
          <w:delText xml:space="preserve"> Dữ liệu sử dụng thay đổi trạng thái biên nhận</w:delText>
        </w:r>
        <w:r w:rsidDel="00F83847">
          <w:rPr>
            <w:noProof/>
            <w:webHidden/>
          </w:rPr>
          <w:tab/>
          <w:delText>51</w:delText>
        </w:r>
      </w:del>
    </w:p>
    <w:p w14:paraId="082E7C77" w14:textId="2D1BAD76" w:rsidR="00A17FA5" w:rsidDel="00F83847" w:rsidRDefault="00A17FA5">
      <w:pPr>
        <w:pStyle w:val="TableofFigures"/>
        <w:tabs>
          <w:tab w:val="right" w:leader="dot" w:pos="8777"/>
        </w:tabs>
        <w:rPr>
          <w:del w:id="883" w:author="phuong vu" w:date="2018-12-01T22:31:00Z"/>
          <w:rFonts w:asciiTheme="minorHAnsi" w:eastAsiaTheme="minorEastAsia" w:hAnsiTheme="minorHAnsi" w:cstheme="minorBidi"/>
          <w:noProof/>
          <w:sz w:val="22"/>
          <w:szCs w:val="22"/>
          <w:lang w:val="en-US"/>
        </w:rPr>
      </w:pPr>
      <w:del w:id="884" w:author="phuong vu" w:date="2018-12-01T22:31:00Z">
        <w:r w:rsidRPr="00F83847" w:rsidDel="00F83847">
          <w:rPr>
            <w:rStyle w:val="Hyperlink"/>
            <w:noProof/>
          </w:rPr>
          <w:delText>Bảng 3.18</w:delText>
        </w:r>
        <w:r w:rsidRPr="00F83847" w:rsidDel="00F83847">
          <w:rPr>
            <w:rStyle w:val="Hyperlink"/>
            <w:noProof/>
            <w:lang w:val="en-US"/>
          </w:rPr>
          <w:delText xml:space="preserve"> Các thành phần giao diện cập nhật thông tin biên nhận</w:delText>
        </w:r>
        <w:r w:rsidDel="00F83847">
          <w:rPr>
            <w:noProof/>
            <w:webHidden/>
          </w:rPr>
          <w:tab/>
          <w:delText>54</w:delText>
        </w:r>
      </w:del>
    </w:p>
    <w:p w14:paraId="7A698A37" w14:textId="2F7D5705" w:rsidR="00A17FA5" w:rsidDel="00F83847" w:rsidRDefault="00A17FA5">
      <w:pPr>
        <w:pStyle w:val="TableofFigures"/>
        <w:tabs>
          <w:tab w:val="right" w:leader="dot" w:pos="8777"/>
        </w:tabs>
        <w:rPr>
          <w:del w:id="885" w:author="phuong vu" w:date="2018-12-01T22:31:00Z"/>
          <w:rFonts w:asciiTheme="minorHAnsi" w:eastAsiaTheme="minorEastAsia" w:hAnsiTheme="minorHAnsi" w:cstheme="minorBidi"/>
          <w:noProof/>
          <w:sz w:val="22"/>
          <w:szCs w:val="22"/>
          <w:lang w:val="en-US"/>
        </w:rPr>
      </w:pPr>
      <w:del w:id="886" w:author="phuong vu" w:date="2018-12-01T22:31:00Z">
        <w:r w:rsidRPr="00F83847" w:rsidDel="00F83847">
          <w:rPr>
            <w:rStyle w:val="Hyperlink"/>
            <w:noProof/>
          </w:rPr>
          <w:delText>Bảng 3.19</w:delText>
        </w:r>
        <w:r w:rsidRPr="00F83847" w:rsidDel="00F83847">
          <w:rPr>
            <w:rStyle w:val="Hyperlink"/>
            <w:noProof/>
            <w:lang w:val="en-US"/>
          </w:rPr>
          <w:delText xml:space="preserve"> Dữ liệu sử dụng cập nhật thông tin biên nhận</w:delText>
        </w:r>
        <w:r w:rsidDel="00F83847">
          <w:rPr>
            <w:noProof/>
            <w:webHidden/>
          </w:rPr>
          <w:tab/>
          <w:delText>54</w:delText>
        </w:r>
      </w:del>
    </w:p>
    <w:p w14:paraId="3DE84788" w14:textId="337B83EE" w:rsidR="00A17FA5" w:rsidDel="00F83847" w:rsidRDefault="00A17FA5">
      <w:pPr>
        <w:pStyle w:val="TableofFigures"/>
        <w:tabs>
          <w:tab w:val="right" w:leader="dot" w:pos="8777"/>
        </w:tabs>
        <w:rPr>
          <w:del w:id="887" w:author="phuong vu" w:date="2018-12-01T22:31:00Z"/>
          <w:rFonts w:asciiTheme="minorHAnsi" w:eastAsiaTheme="minorEastAsia" w:hAnsiTheme="minorHAnsi" w:cstheme="minorBidi"/>
          <w:noProof/>
          <w:sz w:val="22"/>
          <w:szCs w:val="22"/>
          <w:lang w:val="en-US"/>
        </w:rPr>
      </w:pPr>
      <w:del w:id="888" w:author="phuong vu" w:date="2018-12-01T22:31:00Z">
        <w:r w:rsidRPr="00F83847" w:rsidDel="00F83847">
          <w:rPr>
            <w:rStyle w:val="Hyperlink"/>
            <w:noProof/>
          </w:rPr>
          <w:delText>Bảng 3.20</w:delText>
        </w:r>
        <w:r w:rsidRPr="00F83847" w:rsidDel="00F83847">
          <w:rPr>
            <w:rStyle w:val="Hyperlink"/>
            <w:noProof/>
            <w:lang w:val="en-US"/>
          </w:rPr>
          <w:delText xml:space="preserve"> Các thành phần giao diện quản lí phân công xử lí đơn hàng</w:delText>
        </w:r>
        <w:r w:rsidDel="00F83847">
          <w:rPr>
            <w:noProof/>
            <w:webHidden/>
          </w:rPr>
          <w:tab/>
          <w:delText>57</w:delText>
        </w:r>
      </w:del>
    </w:p>
    <w:p w14:paraId="130D0772" w14:textId="41B2E1A3" w:rsidR="00A17FA5" w:rsidDel="00F83847" w:rsidRDefault="00A17FA5">
      <w:pPr>
        <w:pStyle w:val="TableofFigures"/>
        <w:tabs>
          <w:tab w:val="right" w:leader="dot" w:pos="8777"/>
        </w:tabs>
        <w:rPr>
          <w:del w:id="889" w:author="phuong vu" w:date="2018-12-01T22:31:00Z"/>
          <w:rFonts w:asciiTheme="minorHAnsi" w:eastAsiaTheme="minorEastAsia" w:hAnsiTheme="minorHAnsi" w:cstheme="minorBidi"/>
          <w:noProof/>
          <w:sz w:val="22"/>
          <w:szCs w:val="22"/>
          <w:lang w:val="en-US"/>
        </w:rPr>
      </w:pPr>
      <w:del w:id="890" w:author="phuong vu" w:date="2018-12-01T22:31:00Z">
        <w:r w:rsidRPr="00F83847" w:rsidDel="00F83847">
          <w:rPr>
            <w:rStyle w:val="Hyperlink"/>
            <w:noProof/>
          </w:rPr>
          <w:delText>Bảng 3.21</w:delText>
        </w:r>
        <w:r w:rsidRPr="00F83847" w:rsidDel="00F83847">
          <w:rPr>
            <w:rStyle w:val="Hyperlink"/>
            <w:noProof/>
            <w:lang w:val="en-US"/>
          </w:rPr>
          <w:delText xml:space="preserve"> Dữ liệu sử dụng quản lí phân công xử lí đơn hàng</w:delText>
        </w:r>
        <w:r w:rsidDel="00F83847">
          <w:rPr>
            <w:noProof/>
            <w:webHidden/>
          </w:rPr>
          <w:tab/>
          <w:delText>58</w:delText>
        </w:r>
      </w:del>
    </w:p>
    <w:p w14:paraId="75E36E7D" w14:textId="42EC567C" w:rsidR="00A17FA5" w:rsidDel="00F83847" w:rsidRDefault="00A17FA5">
      <w:pPr>
        <w:pStyle w:val="TableofFigures"/>
        <w:tabs>
          <w:tab w:val="right" w:leader="dot" w:pos="8777"/>
        </w:tabs>
        <w:rPr>
          <w:del w:id="891" w:author="phuong vu" w:date="2018-12-01T22:31:00Z"/>
          <w:rFonts w:asciiTheme="minorHAnsi" w:eastAsiaTheme="minorEastAsia" w:hAnsiTheme="minorHAnsi" w:cstheme="minorBidi"/>
          <w:noProof/>
          <w:sz w:val="22"/>
          <w:szCs w:val="22"/>
          <w:lang w:val="en-US"/>
        </w:rPr>
      </w:pPr>
      <w:del w:id="892" w:author="phuong vu" w:date="2018-12-01T22:31:00Z">
        <w:r w:rsidRPr="00F83847" w:rsidDel="00F83847">
          <w:rPr>
            <w:rStyle w:val="Hyperlink"/>
            <w:noProof/>
          </w:rPr>
          <w:delText>Bảng 3.22</w:delText>
        </w:r>
        <w:r w:rsidRPr="00F83847" w:rsidDel="00F83847">
          <w:rPr>
            <w:rStyle w:val="Hyperlink"/>
            <w:noProof/>
            <w:lang w:val="en-US"/>
          </w:rPr>
          <w:delText xml:space="preserve"> Các thành phần giao diện quản lí trạng thái máy giặt</w:delText>
        </w:r>
        <w:r w:rsidDel="00F83847">
          <w:rPr>
            <w:noProof/>
            <w:webHidden/>
          </w:rPr>
          <w:tab/>
          <w:delText>60</w:delText>
        </w:r>
      </w:del>
    </w:p>
    <w:p w14:paraId="31129597" w14:textId="61F33102" w:rsidR="00A17FA5" w:rsidDel="00F83847" w:rsidRDefault="00A17FA5">
      <w:pPr>
        <w:pStyle w:val="TableofFigures"/>
        <w:tabs>
          <w:tab w:val="right" w:leader="dot" w:pos="8777"/>
        </w:tabs>
        <w:rPr>
          <w:del w:id="893" w:author="phuong vu" w:date="2018-12-01T22:31:00Z"/>
          <w:rFonts w:asciiTheme="minorHAnsi" w:eastAsiaTheme="minorEastAsia" w:hAnsiTheme="minorHAnsi" w:cstheme="minorBidi"/>
          <w:noProof/>
          <w:sz w:val="22"/>
          <w:szCs w:val="22"/>
          <w:lang w:val="en-US"/>
        </w:rPr>
      </w:pPr>
      <w:del w:id="894" w:author="phuong vu" w:date="2018-12-01T22:31:00Z">
        <w:r w:rsidRPr="00F83847" w:rsidDel="00F83847">
          <w:rPr>
            <w:rStyle w:val="Hyperlink"/>
            <w:noProof/>
          </w:rPr>
          <w:delText>Bảng 3.23</w:delText>
        </w:r>
        <w:r w:rsidRPr="00F83847" w:rsidDel="00F83847">
          <w:rPr>
            <w:rStyle w:val="Hyperlink"/>
            <w:noProof/>
            <w:lang w:val="en-US"/>
          </w:rPr>
          <w:delText xml:space="preserve"> Dữ liệu sử dụng quản lí trạng thái máy giặt</w:delText>
        </w:r>
        <w:r w:rsidDel="00F83847">
          <w:rPr>
            <w:noProof/>
            <w:webHidden/>
          </w:rPr>
          <w:tab/>
          <w:delText>60</w:delText>
        </w:r>
      </w:del>
    </w:p>
    <w:p w14:paraId="31019627" w14:textId="49A1914E" w:rsidR="00A17FA5" w:rsidDel="00F83847" w:rsidRDefault="00A17FA5">
      <w:pPr>
        <w:pStyle w:val="TableofFigures"/>
        <w:tabs>
          <w:tab w:val="right" w:leader="dot" w:pos="8777"/>
        </w:tabs>
        <w:rPr>
          <w:del w:id="895" w:author="phuong vu" w:date="2018-12-01T22:31:00Z"/>
          <w:rFonts w:asciiTheme="minorHAnsi" w:eastAsiaTheme="minorEastAsia" w:hAnsiTheme="minorHAnsi" w:cstheme="minorBidi"/>
          <w:noProof/>
          <w:sz w:val="22"/>
          <w:szCs w:val="22"/>
          <w:lang w:val="en-US"/>
        </w:rPr>
      </w:pPr>
      <w:del w:id="896" w:author="phuong vu" w:date="2018-12-01T22:31:00Z">
        <w:r w:rsidRPr="00F83847" w:rsidDel="00F83847">
          <w:rPr>
            <w:rStyle w:val="Hyperlink"/>
            <w:noProof/>
          </w:rPr>
          <w:delText>Bảng 3.24</w:delText>
        </w:r>
        <w:r w:rsidRPr="00F83847" w:rsidDel="00F83847">
          <w:rPr>
            <w:rStyle w:val="Hyperlink"/>
            <w:noProof/>
            <w:lang w:val="en-US"/>
          </w:rPr>
          <w:delText xml:space="preserve"> Các thành phần giao diện tìm kiếm đơn hàng</w:delText>
        </w:r>
        <w:r w:rsidDel="00F83847">
          <w:rPr>
            <w:noProof/>
            <w:webHidden/>
          </w:rPr>
          <w:tab/>
          <w:delText>63</w:delText>
        </w:r>
      </w:del>
    </w:p>
    <w:p w14:paraId="24EA16E8" w14:textId="65D75CDE" w:rsidR="00A17FA5" w:rsidDel="00F83847" w:rsidRDefault="00A17FA5">
      <w:pPr>
        <w:pStyle w:val="TableofFigures"/>
        <w:tabs>
          <w:tab w:val="right" w:leader="dot" w:pos="8777"/>
        </w:tabs>
        <w:rPr>
          <w:del w:id="897" w:author="phuong vu" w:date="2018-12-01T22:31:00Z"/>
          <w:rFonts w:asciiTheme="minorHAnsi" w:eastAsiaTheme="minorEastAsia" w:hAnsiTheme="minorHAnsi" w:cstheme="minorBidi"/>
          <w:noProof/>
          <w:sz w:val="22"/>
          <w:szCs w:val="22"/>
          <w:lang w:val="en-US"/>
        </w:rPr>
      </w:pPr>
      <w:del w:id="898" w:author="phuong vu" w:date="2018-12-01T22:31:00Z">
        <w:r w:rsidRPr="00F83847" w:rsidDel="00F83847">
          <w:rPr>
            <w:rStyle w:val="Hyperlink"/>
            <w:noProof/>
          </w:rPr>
          <w:delText>Bảng 3.25</w:delText>
        </w:r>
        <w:r w:rsidRPr="00F83847" w:rsidDel="00F83847">
          <w:rPr>
            <w:rStyle w:val="Hyperlink"/>
            <w:noProof/>
            <w:lang w:val="en-US"/>
          </w:rPr>
          <w:delText xml:space="preserve"> Dữ liệu sử dụng tìm kiếm đơn hàng</w:delText>
        </w:r>
        <w:r w:rsidDel="00F83847">
          <w:rPr>
            <w:noProof/>
            <w:webHidden/>
          </w:rPr>
          <w:tab/>
          <w:delText>63</w:delText>
        </w:r>
      </w:del>
    </w:p>
    <w:p w14:paraId="437D99B9" w14:textId="2A87F5A4" w:rsidR="00A17FA5" w:rsidDel="00F83847" w:rsidRDefault="00A17FA5">
      <w:pPr>
        <w:pStyle w:val="TableofFigures"/>
        <w:tabs>
          <w:tab w:val="right" w:leader="dot" w:pos="8777"/>
        </w:tabs>
        <w:rPr>
          <w:del w:id="899" w:author="phuong vu" w:date="2018-12-01T22:31:00Z"/>
          <w:rFonts w:asciiTheme="minorHAnsi" w:eastAsiaTheme="minorEastAsia" w:hAnsiTheme="minorHAnsi" w:cstheme="minorBidi"/>
          <w:noProof/>
          <w:sz w:val="22"/>
          <w:szCs w:val="22"/>
          <w:lang w:val="en-US"/>
        </w:rPr>
      </w:pPr>
      <w:del w:id="900" w:author="phuong vu" w:date="2018-12-01T22:31:00Z">
        <w:r w:rsidRPr="00F83847" w:rsidDel="00F83847">
          <w:rPr>
            <w:rStyle w:val="Hyperlink"/>
            <w:noProof/>
          </w:rPr>
          <w:delText>Bảng 3.26</w:delText>
        </w:r>
        <w:r w:rsidRPr="00F83847" w:rsidDel="00F83847">
          <w:rPr>
            <w:rStyle w:val="Hyperlink"/>
            <w:noProof/>
            <w:lang w:val="en-US"/>
          </w:rPr>
          <w:delText xml:space="preserve"> Các thành phần giao diện đăng nhập hệ thống</w:delText>
        </w:r>
        <w:r w:rsidDel="00F83847">
          <w:rPr>
            <w:noProof/>
            <w:webHidden/>
          </w:rPr>
          <w:tab/>
          <w:delText>65</w:delText>
        </w:r>
      </w:del>
    </w:p>
    <w:p w14:paraId="447F2712" w14:textId="43AA4951" w:rsidR="00A17FA5" w:rsidDel="00F83847" w:rsidRDefault="00A17FA5">
      <w:pPr>
        <w:pStyle w:val="TableofFigures"/>
        <w:tabs>
          <w:tab w:val="right" w:leader="dot" w:pos="8777"/>
        </w:tabs>
        <w:rPr>
          <w:del w:id="901" w:author="phuong vu" w:date="2018-12-01T22:31:00Z"/>
          <w:rFonts w:asciiTheme="minorHAnsi" w:eastAsiaTheme="minorEastAsia" w:hAnsiTheme="minorHAnsi" w:cstheme="minorBidi"/>
          <w:noProof/>
          <w:sz w:val="22"/>
          <w:szCs w:val="22"/>
          <w:lang w:val="en-US"/>
        </w:rPr>
      </w:pPr>
      <w:del w:id="902" w:author="phuong vu" w:date="2018-12-01T22:31:00Z">
        <w:r w:rsidRPr="00F83847" w:rsidDel="00F83847">
          <w:rPr>
            <w:rStyle w:val="Hyperlink"/>
            <w:noProof/>
          </w:rPr>
          <w:delText>Bảng 3.27</w:delText>
        </w:r>
        <w:r w:rsidRPr="00F83847" w:rsidDel="00F83847">
          <w:rPr>
            <w:rStyle w:val="Hyperlink"/>
            <w:noProof/>
            <w:lang w:val="en-US"/>
          </w:rPr>
          <w:delText xml:space="preserve"> Dữ liệu sử dụng đăng nhập hệ thống</w:delText>
        </w:r>
        <w:r w:rsidDel="00F83847">
          <w:rPr>
            <w:noProof/>
            <w:webHidden/>
          </w:rPr>
          <w:tab/>
          <w:delText>65</w:delText>
        </w:r>
      </w:del>
    </w:p>
    <w:p w14:paraId="5D0AC7B6" w14:textId="69ED268C" w:rsidR="00A17FA5" w:rsidDel="00F83847" w:rsidRDefault="00A17FA5">
      <w:pPr>
        <w:pStyle w:val="TableofFigures"/>
        <w:tabs>
          <w:tab w:val="right" w:leader="dot" w:pos="8777"/>
        </w:tabs>
        <w:rPr>
          <w:del w:id="903" w:author="phuong vu" w:date="2018-12-01T22:31:00Z"/>
          <w:rFonts w:asciiTheme="minorHAnsi" w:eastAsiaTheme="minorEastAsia" w:hAnsiTheme="minorHAnsi" w:cstheme="minorBidi"/>
          <w:noProof/>
          <w:sz w:val="22"/>
          <w:szCs w:val="22"/>
          <w:lang w:val="en-US"/>
        </w:rPr>
      </w:pPr>
      <w:del w:id="904" w:author="phuong vu" w:date="2018-12-01T22:31:00Z">
        <w:r w:rsidRPr="00F83847" w:rsidDel="00F83847">
          <w:rPr>
            <w:rStyle w:val="Hyperlink"/>
            <w:noProof/>
          </w:rPr>
          <w:delText>Bảng 3.28</w:delText>
        </w:r>
        <w:r w:rsidRPr="00F83847" w:rsidDel="00F83847">
          <w:rPr>
            <w:rStyle w:val="Hyperlink"/>
            <w:noProof/>
            <w:lang w:val="en-US"/>
          </w:rPr>
          <w:delText xml:space="preserve"> Các thành phần giao diện đăng xuất hệ thống</w:delText>
        </w:r>
        <w:r w:rsidDel="00F83847">
          <w:rPr>
            <w:noProof/>
            <w:webHidden/>
          </w:rPr>
          <w:tab/>
          <w:delText>67</w:delText>
        </w:r>
      </w:del>
    </w:p>
    <w:p w14:paraId="019C79B9" w14:textId="15FA00E2" w:rsidR="00A17FA5" w:rsidDel="00F83847" w:rsidRDefault="00A17FA5">
      <w:pPr>
        <w:pStyle w:val="TableofFigures"/>
        <w:tabs>
          <w:tab w:val="right" w:leader="dot" w:pos="8777"/>
        </w:tabs>
        <w:rPr>
          <w:del w:id="905" w:author="phuong vu" w:date="2018-12-01T22:31:00Z"/>
          <w:rFonts w:asciiTheme="minorHAnsi" w:eastAsiaTheme="minorEastAsia" w:hAnsiTheme="minorHAnsi" w:cstheme="minorBidi"/>
          <w:noProof/>
          <w:sz w:val="22"/>
          <w:szCs w:val="22"/>
          <w:lang w:val="en-US"/>
        </w:rPr>
      </w:pPr>
      <w:del w:id="906" w:author="phuong vu" w:date="2018-12-01T22:31:00Z">
        <w:r w:rsidRPr="00F83847" w:rsidDel="00F83847">
          <w:rPr>
            <w:rStyle w:val="Hyperlink"/>
            <w:noProof/>
          </w:rPr>
          <w:delText>Bảng 3.29</w:delText>
        </w:r>
        <w:r w:rsidRPr="00F83847" w:rsidDel="00F83847">
          <w:rPr>
            <w:rStyle w:val="Hyperlink"/>
            <w:noProof/>
            <w:lang w:val="en-US"/>
          </w:rPr>
          <w:delText xml:space="preserve"> Dữ liệu sử dụng đăng xuất hệ thống</w:delText>
        </w:r>
        <w:r w:rsidDel="00F83847">
          <w:rPr>
            <w:noProof/>
            <w:webHidden/>
          </w:rPr>
          <w:tab/>
          <w:delText>67</w:delText>
        </w:r>
      </w:del>
    </w:p>
    <w:p w14:paraId="6AF65132" w14:textId="45E7DCA0" w:rsidR="00A17FA5" w:rsidDel="00F83847" w:rsidRDefault="00A17FA5">
      <w:pPr>
        <w:pStyle w:val="TableofFigures"/>
        <w:tabs>
          <w:tab w:val="right" w:leader="dot" w:pos="8777"/>
        </w:tabs>
        <w:rPr>
          <w:del w:id="907" w:author="phuong vu" w:date="2018-12-01T22:31:00Z"/>
          <w:rFonts w:asciiTheme="minorHAnsi" w:eastAsiaTheme="minorEastAsia" w:hAnsiTheme="minorHAnsi" w:cstheme="minorBidi"/>
          <w:noProof/>
          <w:sz w:val="22"/>
          <w:szCs w:val="22"/>
          <w:lang w:val="en-US"/>
        </w:rPr>
      </w:pPr>
      <w:del w:id="908" w:author="phuong vu" w:date="2018-12-01T22:31:00Z">
        <w:r w:rsidRPr="00F83847" w:rsidDel="00F83847">
          <w:rPr>
            <w:rStyle w:val="Hyperlink"/>
            <w:noProof/>
          </w:rPr>
          <w:delText>Bảng 4.1 Các chức năng được kiểm thử</w:delText>
        </w:r>
        <w:r w:rsidDel="00F83847">
          <w:rPr>
            <w:noProof/>
            <w:webHidden/>
          </w:rPr>
          <w:tab/>
          <w:delText>68</w:delText>
        </w:r>
      </w:del>
    </w:p>
    <w:p w14:paraId="0695E4B4" w14:textId="444D3EDF" w:rsidR="00A17FA5" w:rsidDel="00F83847" w:rsidRDefault="00A17FA5">
      <w:pPr>
        <w:pStyle w:val="TableofFigures"/>
        <w:tabs>
          <w:tab w:val="right" w:leader="dot" w:pos="8777"/>
        </w:tabs>
        <w:rPr>
          <w:del w:id="909" w:author="phuong vu" w:date="2018-12-01T22:31:00Z"/>
          <w:rFonts w:asciiTheme="minorHAnsi" w:eastAsiaTheme="minorEastAsia" w:hAnsiTheme="minorHAnsi" w:cstheme="minorBidi"/>
          <w:noProof/>
          <w:sz w:val="22"/>
          <w:szCs w:val="22"/>
          <w:lang w:val="en-US"/>
        </w:rPr>
      </w:pPr>
      <w:del w:id="910" w:author="phuong vu" w:date="2018-12-01T22:31:00Z">
        <w:r w:rsidRPr="00F83847" w:rsidDel="00F83847">
          <w:rPr>
            <w:rStyle w:val="Hyperlink"/>
            <w:noProof/>
          </w:rPr>
          <w:delText>Bảng 4.2 Các rủi ro có thể xảy ra khi kiểm thử</w:delText>
        </w:r>
        <w:r w:rsidDel="00F83847">
          <w:rPr>
            <w:noProof/>
            <w:webHidden/>
          </w:rPr>
          <w:tab/>
          <w:delText>69</w:delText>
        </w:r>
      </w:del>
    </w:p>
    <w:p w14:paraId="3F737DDF" w14:textId="6E9DFF98" w:rsidR="00A17FA5" w:rsidDel="00F83847" w:rsidRDefault="00A17FA5">
      <w:pPr>
        <w:pStyle w:val="TableofFigures"/>
        <w:tabs>
          <w:tab w:val="right" w:leader="dot" w:pos="8777"/>
        </w:tabs>
        <w:rPr>
          <w:del w:id="911" w:author="phuong vu" w:date="2018-12-01T22:31:00Z"/>
          <w:rFonts w:asciiTheme="minorHAnsi" w:eastAsiaTheme="minorEastAsia" w:hAnsiTheme="minorHAnsi" w:cstheme="minorBidi"/>
          <w:noProof/>
          <w:sz w:val="22"/>
          <w:szCs w:val="22"/>
          <w:lang w:val="en-US"/>
        </w:rPr>
      </w:pPr>
      <w:del w:id="912" w:author="phuong vu" w:date="2018-12-01T22:31:00Z">
        <w:r w:rsidRPr="00F83847" w:rsidDel="00F83847">
          <w:rPr>
            <w:rStyle w:val="Hyperlink"/>
            <w:noProof/>
          </w:rPr>
          <w:delText>Bảng 4.3</w:delText>
        </w:r>
        <w:r w:rsidRPr="00F83847" w:rsidDel="00F83847">
          <w:rPr>
            <w:rStyle w:val="Hyperlink"/>
            <w:noProof/>
            <w:lang w:val="en-US"/>
          </w:rPr>
          <w:delText xml:space="preserve"> Kiểm thử chức năng danh sách đơn hàng theo trạng thái</w:delText>
        </w:r>
        <w:r w:rsidDel="00F83847">
          <w:rPr>
            <w:noProof/>
            <w:webHidden/>
          </w:rPr>
          <w:tab/>
          <w:delText>70</w:delText>
        </w:r>
      </w:del>
    </w:p>
    <w:p w14:paraId="4CB09B7E" w14:textId="78230195" w:rsidR="00A17FA5" w:rsidDel="00F83847" w:rsidRDefault="00A17FA5">
      <w:pPr>
        <w:pStyle w:val="TableofFigures"/>
        <w:tabs>
          <w:tab w:val="right" w:leader="dot" w:pos="8777"/>
        </w:tabs>
        <w:rPr>
          <w:del w:id="913" w:author="phuong vu" w:date="2018-12-01T22:31:00Z"/>
          <w:rFonts w:asciiTheme="minorHAnsi" w:eastAsiaTheme="minorEastAsia" w:hAnsiTheme="minorHAnsi" w:cstheme="minorBidi"/>
          <w:noProof/>
          <w:sz w:val="22"/>
          <w:szCs w:val="22"/>
          <w:lang w:val="en-US"/>
        </w:rPr>
      </w:pPr>
      <w:del w:id="914" w:author="phuong vu" w:date="2018-12-01T22:31:00Z">
        <w:r w:rsidRPr="00F83847" w:rsidDel="00F83847">
          <w:rPr>
            <w:rStyle w:val="Hyperlink"/>
            <w:noProof/>
          </w:rPr>
          <w:delText>Bảng 4.4</w:delText>
        </w:r>
        <w:r w:rsidRPr="00F83847" w:rsidDel="00F83847">
          <w:rPr>
            <w:rStyle w:val="Hyperlink"/>
            <w:noProof/>
            <w:lang w:val="en-US"/>
          </w:rPr>
          <w:delText xml:space="preserve"> Kiểm thử chức năng xem chi tiết đơn hàng</w:delText>
        </w:r>
        <w:r w:rsidDel="00F83847">
          <w:rPr>
            <w:noProof/>
            <w:webHidden/>
          </w:rPr>
          <w:tab/>
          <w:delText>71</w:delText>
        </w:r>
      </w:del>
    </w:p>
    <w:p w14:paraId="2E4A158E" w14:textId="64F4A188" w:rsidR="00A17FA5" w:rsidDel="00F83847" w:rsidRDefault="00A17FA5">
      <w:pPr>
        <w:pStyle w:val="TableofFigures"/>
        <w:tabs>
          <w:tab w:val="right" w:leader="dot" w:pos="8777"/>
        </w:tabs>
        <w:rPr>
          <w:del w:id="915" w:author="phuong vu" w:date="2018-12-01T22:31:00Z"/>
          <w:rFonts w:asciiTheme="minorHAnsi" w:eastAsiaTheme="minorEastAsia" w:hAnsiTheme="minorHAnsi" w:cstheme="minorBidi"/>
          <w:noProof/>
          <w:sz w:val="22"/>
          <w:szCs w:val="22"/>
          <w:lang w:val="en-US"/>
        </w:rPr>
      </w:pPr>
      <w:del w:id="916" w:author="phuong vu" w:date="2018-12-01T22:31:00Z">
        <w:r w:rsidRPr="00F83847" w:rsidDel="00F83847">
          <w:rPr>
            <w:rStyle w:val="Hyperlink"/>
            <w:noProof/>
          </w:rPr>
          <w:delText>Bảng 4.5</w:delText>
        </w:r>
        <w:r w:rsidRPr="00F83847" w:rsidDel="00F83847">
          <w:rPr>
            <w:rStyle w:val="Hyperlink"/>
            <w:noProof/>
            <w:lang w:val="en-US"/>
          </w:rPr>
          <w:delText xml:space="preserve"> Kiểm thử chức năng thay đổi trạng thái đơn hàng</w:delText>
        </w:r>
        <w:r w:rsidDel="00F83847">
          <w:rPr>
            <w:noProof/>
            <w:webHidden/>
          </w:rPr>
          <w:tab/>
          <w:delText>73</w:delText>
        </w:r>
      </w:del>
    </w:p>
    <w:p w14:paraId="6B29A7D3" w14:textId="5095263B" w:rsidR="00A17FA5" w:rsidDel="00F83847" w:rsidRDefault="00A17FA5">
      <w:pPr>
        <w:pStyle w:val="TableofFigures"/>
        <w:tabs>
          <w:tab w:val="right" w:leader="dot" w:pos="8777"/>
        </w:tabs>
        <w:rPr>
          <w:del w:id="917" w:author="phuong vu" w:date="2018-12-01T22:31:00Z"/>
          <w:rFonts w:asciiTheme="minorHAnsi" w:eastAsiaTheme="minorEastAsia" w:hAnsiTheme="minorHAnsi" w:cstheme="minorBidi"/>
          <w:noProof/>
          <w:sz w:val="22"/>
          <w:szCs w:val="22"/>
          <w:lang w:val="en-US"/>
        </w:rPr>
      </w:pPr>
      <w:del w:id="918" w:author="phuong vu" w:date="2018-12-01T22:31:00Z">
        <w:r w:rsidRPr="00F83847" w:rsidDel="00F83847">
          <w:rPr>
            <w:rStyle w:val="Hyperlink"/>
            <w:noProof/>
          </w:rPr>
          <w:delText>Bảng 4.6</w:delText>
        </w:r>
        <w:r w:rsidRPr="00F83847" w:rsidDel="00F83847">
          <w:rPr>
            <w:rStyle w:val="Hyperlink"/>
            <w:noProof/>
            <w:lang w:val="en-US"/>
          </w:rPr>
          <w:delText xml:space="preserve"> Kiểm thử chức năng tạo hóa đơn đơn hàng</w:delText>
        </w:r>
        <w:r w:rsidDel="00F83847">
          <w:rPr>
            <w:noProof/>
            <w:webHidden/>
          </w:rPr>
          <w:tab/>
          <w:delText>74</w:delText>
        </w:r>
      </w:del>
    </w:p>
    <w:p w14:paraId="38182F2E" w14:textId="1AF8CFE1" w:rsidR="00A17FA5" w:rsidDel="00F83847" w:rsidRDefault="00A17FA5">
      <w:pPr>
        <w:pStyle w:val="TableofFigures"/>
        <w:tabs>
          <w:tab w:val="right" w:leader="dot" w:pos="8777"/>
        </w:tabs>
        <w:rPr>
          <w:del w:id="919" w:author="phuong vu" w:date="2018-12-01T22:31:00Z"/>
          <w:rFonts w:asciiTheme="minorHAnsi" w:eastAsiaTheme="minorEastAsia" w:hAnsiTheme="minorHAnsi" w:cstheme="minorBidi"/>
          <w:noProof/>
          <w:sz w:val="22"/>
          <w:szCs w:val="22"/>
          <w:lang w:val="en-US"/>
        </w:rPr>
      </w:pPr>
      <w:del w:id="920" w:author="phuong vu" w:date="2018-12-01T22:31:00Z">
        <w:r w:rsidRPr="00F83847" w:rsidDel="00F83847">
          <w:rPr>
            <w:rStyle w:val="Hyperlink"/>
            <w:noProof/>
          </w:rPr>
          <w:delText>Bảng 4.7</w:delText>
        </w:r>
        <w:r w:rsidRPr="00F83847" w:rsidDel="00F83847">
          <w:rPr>
            <w:rStyle w:val="Hyperlink"/>
            <w:noProof/>
            <w:lang w:val="en-US"/>
          </w:rPr>
          <w:delText xml:space="preserve"> Kiểm thử chức năng cập nhật hóa đơn</w:delText>
        </w:r>
        <w:r w:rsidDel="00F83847">
          <w:rPr>
            <w:noProof/>
            <w:webHidden/>
          </w:rPr>
          <w:tab/>
          <w:delText>75</w:delText>
        </w:r>
      </w:del>
    </w:p>
    <w:p w14:paraId="12D6D659" w14:textId="4A6F671A" w:rsidR="00A17FA5" w:rsidDel="00F83847" w:rsidRDefault="00A17FA5">
      <w:pPr>
        <w:pStyle w:val="TableofFigures"/>
        <w:tabs>
          <w:tab w:val="right" w:leader="dot" w:pos="8777"/>
        </w:tabs>
        <w:rPr>
          <w:del w:id="921" w:author="phuong vu" w:date="2018-12-01T22:31:00Z"/>
          <w:rFonts w:asciiTheme="minorHAnsi" w:eastAsiaTheme="minorEastAsia" w:hAnsiTheme="minorHAnsi" w:cstheme="minorBidi"/>
          <w:noProof/>
          <w:sz w:val="22"/>
          <w:szCs w:val="22"/>
          <w:lang w:val="en-US"/>
        </w:rPr>
      </w:pPr>
      <w:del w:id="922" w:author="phuong vu" w:date="2018-12-01T22:31:00Z">
        <w:r w:rsidRPr="00F83847" w:rsidDel="00F83847">
          <w:rPr>
            <w:rStyle w:val="Hyperlink"/>
            <w:noProof/>
          </w:rPr>
          <w:delText>Bảng 4.8</w:delText>
        </w:r>
        <w:r w:rsidRPr="00F83847" w:rsidDel="00F83847">
          <w:rPr>
            <w:rStyle w:val="Hyperlink"/>
            <w:noProof/>
            <w:lang w:val="en-US"/>
          </w:rPr>
          <w:delText xml:space="preserve"> Kiểm thử chức năng xem danh sách biên nhận theo trạng thái</w:delText>
        </w:r>
        <w:r w:rsidDel="00F83847">
          <w:rPr>
            <w:noProof/>
            <w:webHidden/>
          </w:rPr>
          <w:tab/>
          <w:delText>77</w:delText>
        </w:r>
      </w:del>
    </w:p>
    <w:p w14:paraId="56E9D79E" w14:textId="0E87C2A3" w:rsidR="00A17FA5" w:rsidDel="00F83847" w:rsidRDefault="00A17FA5">
      <w:pPr>
        <w:pStyle w:val="TableofFigures"/>
        <w:tabs>
          <w:tab w:val="right" w:leader="dot" w:pos="8777"/>
        </w:tabs>
        <w:rPr>
          <w:del w:id="923" w:author="phuong vu" w:date="2018-12-01T22:31:00Z"/>
          <w:rFonts w:asciiTheme="minorHAnsi" w:eastAsiaTheme="minorEastAsia" w:hAnsiTheme="minorHAnsi" w:cstheme="minorBidi"/>
          <w:noProof/>
          <w:sz w:val="22"/>
          <w:szCs w:val="22"/>
          <w:lang w:val="en-US"/>
        </w:rPr>
      </w:pPr>
      <w:del w:id="924" w:author="phuong vu" w:date="2018-12-01T22:31:00Z">
        <w:r w:rsidRPr="00F83847" w:rsidDel="00F83847">
          <w:rPr>
            <w:rStyle w:val="Hyperlink"/>
            <w:noProof/>
          </w:rPr>
          <w:delText>Bảng 4.9</w:delText>
        </w:r>
        <w:r w:rsidRPr="00F83847" w:rsidDel="00F83847">
          <w:rPr>
            <w:rStyle w:val="Hyperlink"/>
            <w:noProof/>
            <w:lang w:val="en-US"/>
          </w:rPr>
          <w:delText xml:space="preserve"> Kiểm thử chức năng thay đổi trạng thái biên nhận</w:delText>
        </w:r>
        <w:r w:rsidDel="00F83847">
          <w:rPr>
            <w:noProof/>
            <w:webHidden/>
          </w:rPr>
          <w:tab/>
          <w:delText>78</w:delText>
        </w:r>
      </w:del>
    </w:p>
    <w:p w14:paraId="6401A695" w14:textId="2C69F0A5" w:rsidR="00A17FA5" w:rsidDel="00F83847" w:rsidRDefault="00A17FA5">
      <w:pPr>
        <w:pStyle w:val="TableofFigures"/>
        <w:tabs>
          <w:tab w:val="right" w:leader="dot" w:pos="8777"/>
        </w:tabs>
        <w:rPr>
          <w:del w:id="925" w:author="phuong vu" w:date="2018-12-01T22:31:00Z"/>
          <w:rFonts w:asciiTheme="minorHAnsi" w:eastAsiaTheme="minorEastAsia" w:hAnsiTheme="minorHAnsi" w:cstheme="minorBidi"/>
          <w:noProof/>
          <w:sz w:val="22"/>
          <w:szCs w:val="22"/>
          <w:lang w:val="en-US"/>
        </w:rPr>
      </w:pPr>
      <w:del w:id="926" w:author="phuong vu" w:date="2018-12-01T22:31:00Z">
        <w:r w:rsidRPr="00F83847" w:rsidDel="00F83847">
          <w:rPr>
            <w:rStyle w:val="Hyperlink"/>
            <w:noProof/>
          </w:rPr>
          <w:delText>Bảng 4.10 Kiểm thử chức năng cập nhật biên nhận</w:delText>
        </w:r>
        <w:r w:rsidDel="00F83847">
          <w:rPr>
            <w:noProof/>
            <w:webHidden/>
          </w:rPr>
          <w:tab/>
          <w:delText>79</w:delText>
        </w:r>
      </w:del>
    </w:p>
    <w:p w14:paraId="2E608855" w14:textId="4F9FE6FC" w:rsidR="00A17FA5" w:rsidDel="00F83847" w:rsidRDefault="00A17FA5">
      <w:pPr>
        <w:pStyle w:val="TableofFigures"/>
        <w:tabs>
          <w:tab w:val="right" w:leader="dot" w:pos="8777"/>
        </w:tabs>
        <w:rPr>
          <w:del w:id="927" w:author="phuong vu" w:date="2018-12-01T22:31:00Z"/>
          <w:rFonts w:asciiTheme="minorHAnsi" w:eastAsiaTheme="minorEastAsia" w:hAnsiTheme="minorHAnsi" w:cstheme="minorBidi"/>
          <w:noProof/>
          <w:sz w:val="22"/>
          <w:szCs w:val="22"/>
          <w:lang w:val="en-US"/>
        </w:rPr>
      </w:pPr>
      <w:del w:id="928" w:author="phuong vu" w:date="2018-12-01T22:31:00Z">
        <w:r w:rsidRPr="00F83847" w:rsidDel="00F83847">
          <w:rPr>
            <w:rStyle w:val="Hyperlink"/>
            <w:noProof/>
          </w:rPr>
          <w:delText>Bảng 4.11 Kiểm thử chức năng quản lí phân công xử lí đơn hàng</w:delText>
        </w:r>
        <w:r w:rsidDel="00F83847">
          <w:rPr>
            <w:noProof/>
            <w:webHidden/>
          </w:rPr>
          <w:tab/>
          <w:delText>80</w:delText>
        </w:r>
      </w:del>
    </w:p>
    <w:p w14:paraId="485AF56D" w14:textId="60621C10" w:rsidR="00A17FA5" w:rsidDel="00F83847" w:rsidRDefault="00A17FA5">
      <w:pPr>
        <w:pStyle w:val="TableofFigures"/>
        <w:tabs>
          <w:tab w:val="right" w:leader="dot" w:pos="8777"/>
        </w:tabs>
        <w:rPr>
          <w:del w:id="929" w:author="phuong vu" w:date="2018-12-01T22:31:00Z"/>
          <w:rFonts w:asciiTheme="minorHAnsi" w:eastAsiaTheme="minorEastAsia" w:hAnsiTheme="minorHAnsi" w:cstheme="minorBidi"/>
          <w:noProof/>
          <w:sz w:val="22"/>
          <w:szCs w:val="22"/>
          <w:lang w:val="en-US"/>
        </w:rPr>
      </w:pPr>
      <w:del w:id="930" w:author="phuong vu" w:date="2018-12-01T22:31:00Z">
        <w:r w:rsidRPr="00F83847" w:rsidDel="00F83847">
          <w:rPr>
            <w:rStyle w:val="Hyperlink"/>
            <w:noProof/>
          </w:rPr>
          <w:delText>Bảng 4.12</w:delText>
        </w:r>
        <w:r w:rsidRPr="00F83847" w:rsidDel="00F83847">
          <w:rPr>
            <w:rStyle w:val="Hyperlink"/>
            <w:noProof/>
            <w:lang w:val="en-US"/>
          </w:rPr>
          <w:delText xml:space="preserve"> Kiểm thử chức năng quản lí trạng thái máy giặt</w:delText>
        </w:r>
        <w:r w:rsidDel="00F83847">
          <w:rPr>
            <w:noProof/>
            <w:webHidden/>
          </w:rPr>
          <w:tab/>
          <w:delText>81</w:delText>
        </w:r>
      </w:del>
    </w:p>
    <w:p w14:paraId="64863A8D" w14:textId="612A3945" w:rsidR="00A17FA5" w:rsidDel="00F83847" w:rsidRDefault="00A17FA5">
      <w:pPr>
        <w:pStyle w:val="TableofFigures"/>
        <w:tabs>
          <w:tab w:val="right" w:leader="dot" w:pos="8777"/>
        </w:tabs>
        <w:rPr>
          <w:del w:id="931" w:author="phuong vu" w:date="2018-12-01T22:31:00Z"/>
          <w:rFonts w:asciiTheme="minorHAnsi" w:eastAsiaTheme="minorEastAsia" w:hAnsiTheme="minorHAnsi" w:cstheme="minorBidi"/>
          <w:noProof/>
          <w:sz w:val="22"/>
          <w:szCs w:val="22"/>
          <w:lang w:val="en-US"/>
        </w:rPr>
      </w:pPr>
      <w:del w:id="932" w:author="phuong vu" w:date="2018-12-01T22:31:00Z">
        <w:r w:rsidRPr="00F83847" w:rsidDel="00F83847">
          <w:rPr>
            <w:rStyle w:val="Hyperlink"/>
            <w:noProof/>
          </w:rPr>
          <w:delText>Bảng 4.13</w:delText>
        </w:r>
        <w:r w:rsidRPr="00F83847" w:rsidDel="00F83847">
          <w:rPr>
            <w:rStyle w:val="Hyperlink"/>
            <w:noProof/>
            <w:lang w:val="en-US"/>
          </w:rPr>
          <w:delText xml:space="preserve"> Kiểm thử chức năng tìm kiếm đơn hàng</w:delText>
        </w:r>
        <w:r w:rsidDel="00F83847">
          <w:rPr>
            <w:noProof/>
            <w:webHidden/>
          </w:rPr>
          <w:tab/>
          <w:delText>82</w:delText>
        </w:r>
      </w:del>
    </w:p>
    <w:p w14:paraId="0C8118E7" w14:textId="2C0CF124" w:rsidR="00A17FA5" w:rsidDel="00F83847" w:rsidRDefault="00A17FA5">
      <w:pPr>
        <w:pStyle w:val="TableofFigures"/>
        <w:tabs>
          <w:tab w:val="right" w:leader="dot" w:pos="8777"/>
        </w:tabs>
        <w:rPr>
          <w:del w:id="933" w:author="phuong vu" w:date="2018-12-01T22:31:00Z"/>
          <w:rFonts w:asciiTheme="minorHAnsi" w:eastAsiaTheme="minorEastAsia" w:hAnsiTheme="minorHAnsi" w:cstheme="minorBidi"/>
          <w:noProof/>
          <w:sz w:val="22"/>
          <w:szCs w:val="22"/>
          <w:lang w:val="en-US"/>
        </w:rPr>
      </w:pPr>
      <w:del w:id="934" w:author="phuong vu" w:date="2018-12-01T22:31:00Z">
        <w:r w:rsidRPr="00F83847" w:rsidDel="00F83847">
          <w:rPr>
            <w:rStyle w:val="Hyperlink"/>
            <w:noProof/>
          </w:rPr>
          <w:delText>Bảng 4.14</w:delText>
        </w:r>
        <w:r w:rsidRPr="00F83847" w:rsidDel="00F83847">
          <w:rPr>
            <w:rStyle w:val="Hyperlink"/>
            <w:noProof/>
            <w:lang w:val="en-US"/>
          </w:rPr>
          <w:delText xml:space="preserve"> Kiểm thử chức năng đăng nhập, đăng xuất</w:delText>
        </w:r>
        <w:r w:rsidDel="00F83847">
          <w:rPr>
            <w:noProof/>
            <w:webHidden/>
          </w:rPr>
          <w:tab/>
          <w:delText>83</w:delText>
        </w:r>
      </w:del>
    </w:p>
    <w:p w14:paraId="4FA51C0D" w14:textId="290ED550" w:rsidR="00A17FA5" w:rsidDel="00F83847" w:rsidRDefault="00A17FA5">
      <w:pPr>
        <w:pStyle w:val="TableofFigures"/>
        <w:tabs>
          <w:tab w:val="right" w:leader="dot" w:pos="8777"/>
        </w:tabs>
        <w:rPr>
          <w:del w:id="935" w:author="phuong vu" w:date="2018-12-01T22:31:00Z"/>
          <w:rFonts w:asciiTheme="minorHAnsi" w:eastAsiaTheme="minorEastAsia" w:hAnsiTheme="minorHAnsi" w:cstheme="minorBidi"/>
          <w:noProof/>
          <w:sz w:val="22"/>
          <w:szCs w:val="22"/>
          <w:lang w:val="en-US"/>
        </w:rPr>
      </w:pPr>
      <w:del w:id="936" w:author="phuong vu" w:date="2018-12-01T22:31:00Z">
        <w:r w:rsidRPr="00F83847" w:rsidDel="00F83847">
          <w:rPr>
            <w:rStyle w:val="Hyperlink"/>
            <w:noProof/>
          </w:rPr>
          <w:delText>Bảng 4.15 Bảng dữ liệu hóa đơn</w:delText>
        </w:r>
        <w:r w:rsidDel="00F83847">
          <w:rPr>
            <w:noProof/>
            <w:webHidden/>
          </w:rPr>
          <w:tab/>
          <w:delText>85</w:delText>
        </w:r>
      </w:del>
    </w:p>
    <w:p w14:paraId="0C31F92A" w14:textId="6AED5BA0" w:rsidR="00A17FA5" w:rsidDel="00F83847" w:rsidRDefault="00A17FA5">
      <w:pPr>
        <w:pStyle w:val="TableofFigures"/>
        <w:tabs>
          <w:tab w:val="right" w:leader="dot" w:pos="8777"/>
        </w:tabs>
        <w:rPr>
          <w:del w:id="937" w:author="phuong vu" w:date="2018-12-01T22:31:00Z"/>
          <w:rFonts w:asciiTheme="minorHAnsi" w:eastAsiaTheme="minorEastAsia" w:hAnsiTheme="minorHAnsi" w:cstheme="minorBidi"/>
          <w:noProof/>
          <w:sz w:val="22"/>
          <w:szCs w:val="22"/>
          <w:lang w:val="en-US"/>
        </w:rPr>
      </w:pPr>
      <w:del w:id="938" w:author="phuong vu" w:date="2018-12-01T22:31:00Z">
        <w:r w:rsidRPr="00F83847" w:rsidDel="00F83847">
          <w:rPr>
            <w:rStyle w:val="Hyperlink"/>
            <w:noProof/>
          </w:rPr>
          <w:delText>Bảng 4.16 Bảng dữ liệu chi tiết hóa đơn</w:delText>
        </w:r>
        <w:r w:rsidDel="00F83847">
          <w:rPr>
            <w:noProof/>
            <w:webHidden/>
          </w:rPr>
          <w:tab/>
          <w:delText>86</w:delText>
        </w:r>
      </w:del>
    </w:p>
    <w:p w14:paraId="74307CF2" w14:textId="2D59F0D4" w:rsidR="00A17FA5" w:rsidDel="00F83847" w:rsidRDefault="00A17FA5">
      <w:pPr>
        <w:pStyle w:val="TableofFigures"/>
        <w:tabs>
          <w:tab w:val="right" w:leader="dot" w:pos="8777"/>
        </w:tabs>
        <w:rPr>
          <w:del w:id="939" w:author="phuong vu" w:date="2018-12-01T22:31:00Z"/>
          <w:rFonts w:asciiTheme="minorHAnsi" w:eastAsiaTheme="minorEastAsia" w:hAnsiTheme="minorHAnsi" w:cstheme="minorBidi"/>
          <w:noProof/>
          <w:sz w:val="22"/>
          <w:szCs w:val="22"/>
          <w:lang w:val="en-US"/>
        </w:rPr>
      </w:pPr>
      <w:del w:id="940" w:author="phuong vu" w:date="2018-12-01T22:31:00Z">
        <w:r w:rsidRPr="00F83847" w:rsidDel="00F83847">
          <w:rPr>
            <w:rStyle w:val="Hyperlink"/>
            <w:noProof/>
          </w:rPr>
          <w:delText>Bảng 4.17 Bảng dữ liệu chi nhánh</w:delText>
        </w:r>
        <w:r w:rsidDel="00F83847">
          <w:rPr>
            <w:noProof/>
            <w:webHidden/>
          </w:rPr>
          <w:tab/>
          <w:delText>86</w:delText>
        </w:r>
      </w:del>
    </w:p>
    <w:p w14:paraId="03365511" w14:textId="6C2A1B7E" w:rsidR="00A17FA5" w:rsidDel="00F83847" w:rsidRDefault="00A17FA5">
      <w:pPr>
        <w:pStyle w:val="TableofFigures"/>
        <w:tabs>
          <w:tab w:val="right" w:leader="dot" w:pos="8777"/>
        </w:tabs>
        <w:rPr>
          <w:del w:id="941" w:author="phuong vu" w:date="2018-12-01T22:31:00Z"/>
          <w:rFonts w:asciiTheme="minorHAnsi" w:eastAsiaTheme="minorEastAsia" w:hAnsiTheme="minorHAnsi" w:cstheme="minorBidi"/>
          <w:noProof/>
          <w:sz w:val="22"/>
          <w:szCs w:val="22"/>
          <w:lang w:val="en-US"/>
        </w:rPr>
      </w:pPr>
      <w:del w:id="942" w:author="phuong vu" w:date="2018-12-01T22:31:00Z">
        <w:r w:rsidRPr="00F83847" w:rsidDel="00F83847">
          <w:rPr>
            <w:rStyle w:val="Hyperlink"/>
            <w:noProof/>
          </w:rPr>
          <w:delText>Bảng 4.18 Bảng dữ liệu màu sắc</w:delText>
        </w:r>
        <w:r w:rsidDel="00F83847">
          <w:rPr>
            <w:noProof/>
            <w:webHidden/>
          </w:rPr>
          <w:tab/>
          <w:delText>86</w:delText>
        </w:r>
      </w:del>
    </w:p>
    <w:p w14:paraId="566A181C" w14:textId="5DBAA0E7" w:rsidR="00A17FA5" w:rsidDel="00F83847" w:rsidRDefault="00A17FA5">
      <w:pPr>
        <w:pStyle w:val="TableofFigures"/>
        <w:tabs>
          <w:tab w:val="right" w:leader="dot" w:pos="8777"/>
        </w:tabs>
        <w:rPr>
          <w:del w:id="943" w:author="phuong vu" w:date="2018-12-01T22:31:00Z"/>
          <w:rFonts w:asciiTheme="minorHAnsi" w:eastAsiaTheme="minorEastAsia" w:hAnsiTheme="minorHAnsi" w:cstheme="minorBidi"/>
          <w:noProof/>
          <w:sz w:val="22"/>
          <w:szCs w:val="22"/>
          <w:lang w:val="en-US"/>
        </w:rPr>
      </w:pPr>
      <w:del w:id="944" w:author="phuong vu" w:date="2018-12-01T22:31:00Z">
        <w:r w:rsidRPr="00F83847" w:rsidDel="00F83847">
          <w:rPr>
            <w:rStyle w:val="Hyperlink"/>
            <w:noProof/>
          </w:rPr>
          <w:delText>Bảng 4.19 Bảng dữ liệu nhóm màu</w:delText>
        </w:r>
        <w:r w:rsidDel="00F83847">
          <w:rPr>
            <w:noProof/>
            <w:webHidden/>
          </w:rPr>
          <w:tab/>
          <w:delText>86</w:delText>
        </w:r>
      </w:del>
    </w:p>
    <w:p w14:paraId="3F2BC716" w14:textId="4B00AA66" w:rsidR="00A17FA5" w:rsidDel="00F83847" w:rsidRDefault="00A17FA5">
      <w:pPr>
        <w:pStyle w:val="TableofFigures"/>
        <w:tabs>
          <w:tab w:val="right" w:leader="dot" w:pos="8777"/>
        </w:tabs>
        <w:rPr>
          <w:del w:id="945" w:author="phuong vu" w:date="2018-12-01T22:31:00Z"/>
          <w:rFonts w:asciiTheme="minorHAnsi" w:eastAsiaTheme="minorEastAsia" w:hAnsiTheme="minorHAnsi" w:cstheme="minorBidi"/>
          <w:noProof/>
          <w:sz w:val="22"/>
          <w:szCs w:val="22"/>
          <w:lang w:val="en-US"/>
        </w:rPr>
      </w:pPr>
      <w:del w:id="946" w:author="phuong vu" w:date="2018-12-01T22:31:00Z">
        <w:r w:rsidRPr="00F83847" w:rsidDel="00F83847">
          <w:rPr>
            <w:rStyle w:val="Hyperlink"/>
            <w:noProof/>
          </w:rPr>
          <w:delText>Bảng 4.20 Bảng dữ liệu khách hàng</w:delText>
        </w:r>
        <w:r w:rsidDel="00F83847">
          <w:rPr>
            <w:noProof/>
            <w:webHidden/>
          </w:rPr>
          <w:tab/>
          <w:delText>87</w:delText>
        </w:r>
      </w:del>
    </w:p>
    <w:p w14:paraId="0D816A77" w14:textId="17B404DA" w:rsidR="00A17FA5" w:rsidDel="00F83847" w:rsidRDefault="00A17FA5">
      <w:pPr>
        <w:pStyle w:val="TableofFigures"/>
        <w:tabs>
          <w:tab w:val="right" w:leader="dot" w:pos="8777"/>
        </w:tabs>
        <w:rPr>
          <w:del w:id="947" w:author="phuong vu" w:date="2018-12-01T22:31:00Z"/>
          <w:rFonts w:asciiTheme="minorHAnsi" w:eastAsiaTheme="minorEastAsia" w:hAnsiTheme="minorHAnsi" w:cstheme="minorBidi"/>
          <w:noProof/>
          <w:sz w:val="22"/>
          <w:szCs w:val="22"/>
          <w:lang w:val="en-US"/>
        </w:rPr>
      </w:pPr>
      <w:del w:id="948" w:author="phuong vu" w:date="2018-12-01T22:31:00Z">
        <w:r w:rsidRPr="00F83847" w:rsidDel="00F83847">
          <w:rPr>
            <w:rStyle w:val="Hyperlink"/>
            <w:noProof/>
          </w:rPr>
          <w:delText>Bảng 4.21</w:delText>
        </w:r>
        <w:r w:rsidRPr="00F83847" w:rsidDel="00F83847">
          <w:rPr>
            <w:rStyle w:val="Hyperlink"/>
            <w:noProof/>
            <w:lang w:val="en-US"/>
          </w:rPr>
          <w:delText xml:space="preserve"> Bảng dữ liệu đơn hàng</w:delText>
        </w:r>
        <w:r w:rsidDel="00F83847">
          <w:rPr>
            <w:noProof/>
            <w:webHidden/>
          </w:rPr>
          <w:tab/>
          <w:delText>88</w:delText>
        </w:r>
      </w:del>
    </w:p>
    <w:p w14:paraId="38DE180B" w14:textId="466F24BF" w:rsidR="00A17FA5" w:rsidDel="00F83847" w:rsidRDefault="00A17FA5">
      <w:pPr>
        <w:pStyle w:val="TableofFigures"/>
        <w:tabs>
          <w:tab w:val="right" w:leader="dot" w:pos="8777"/>
        </w:tabs>
        <w:rPr>
          <w:del w:id="949" w:author="phuong vu" w:date="2018-12-01T22:31:00Z"/>
          <w:rFonts w:asciiTheme="minorHAnsi" w:eastAsiaTheme="minorEastAsia" w:hAnsiTheme="minorHAnsi" w:cstheme="minorBidi"/>
          <w:noProof/>
          <w:sz w:val="22"/>
          <w:szCs w:val="22"/>
          <w:lang w:val="en-US"/>
        </w:rPr>
      </w:pPr>
      <w:del w:id="950" w:author="phuong vu" w:date="2018-12-01T22:31:00Z">
        <w:r w:rsidRPr="00F83847" w:rsidDel="00F83847">
          <w:rPr>
            <w:rStyle w:val="Hyperlink"/>
            <w:noProof/>
          </w:rPr>
          <w:delText>Bảng 4.22 Bảng dữ liệu nh</w:delText>
        </w:r>
        <w:r w:rsidRPr="00F83847" w:rsidDel="00F83847">
          <w:rPr>
            <w:rStyle w:val="Hyperlink"/>
            <w:noProof/>
            <w:lang w:val="en-US"/>
          </w:rPr>
          <w:delText>ã</w:delText>
        </w:r>
        <w:r w:rsidRPr="00F83847" w:rsidDel="00F83847">
          <w:rPr>
            <w:rStyle w:val="Hyperlink"/>
            <w:noProof/>
          </w:rPr>
          <w:delText>n hiệu</w:delText>
        </w:r>
        <w:r w:rsidDel="00F83847">
          <w:rPr>
            <w:noProof/>
            <w:webHidden/>
          </w:rPr>
          <w:tab/>
          <w:delText>88</w:delText>
        </w:r>
      </w:del>
    </w:p>
    <w:p w14:paraId="3B4D3C68" w14:textId="11183437" w:rsidR="00A17FA5" w:rsidDel="00F83847" w:rsidRDefault="00A17FA5">
      <w:pPr>
        <w:pStyle w:val="TableofFigures"/>
        <w:tabs>
          <w:tab w:val="right" w:leader="dot" w:pos="8777"/>
        </w:tabs>
        <w:rPr>
          <w:del w:id="951" w:author="phuong vu" w:date="2018-12-01T22:31:00Z"/>
          <w:rFonts w:asciiTheme="minorHAnsi" w:eastAsiaTheme="minorEastAsia" w:hAnsiTheme="minorHAnsi" w:cstheme="minorBidi"/>
          <w:noProof/>
          <w:sz w:val="22"/>
          <w:szCs w:val="22"/>
          <w:lang w:val="en-US"/>
        </w:rPr>
      </w:pPr>
      <w:del w:id="952" w:author="phuong vu" w:date="2018-12-01T22:31:00Z">
        <w:r w:rsidRPr="00F83847" w:rsidDel="00F83847">
          <w:rPr>
            <w:rStyle w:val="Hyperlink"/>
            <w:noProof/>
          </w:rPr>
          <w:delText>Bảng 4.23 Bảng dữ liệu chất liệu</w:delText>
        </w:r>
        <w:r w:rsidDel="00F83847">
          <w:rPr>
            <w:noProof/>
            <w:webHidden/>
          </w:rPr>
          <w:tab/>
          <w:delText>88</w:delText>
        </w:r>
      </w:del>
    </w:p>
    <w:p w14:paraId="1D133687" w14:textId="6CC04E63" w:rsidR="00A17FA5" w:rsidDel="00F83847" w:rsidRDefault="00A17FA5">
      <w:pPr>
        <w:pStyle w:val="TableofFigures"/>
        <w:tabs>
          <w:tab w:val="right" w:leader="dot" w:pos="8777"/>
        </w:tabs>
        <w:rPr>
          <w:del w:id="953" w:author="phuong vu" w:date="2018-12-01T22:31:00Z"/>
          <w:rFonts w:asciiTheme="minorHAnsi" w:eastAsiaTheme="minorEastAsia" w:hAnsiTheme="minorHAnsi" w:cstheme="minorBidi"/>
          <w:noProof/>
          <w:sz w:val="22"/>
          <w:szCs w:val="22"/>
          <w:lang w:val="en-US"/>
        </w:rPr>
      </w:pPr>
      <w:del w:id="954" w:author="phuong vu" w:date="2018-12-01T22:31:00Z">
        <w:r w:rsidRPr="00F83847" w:rsidDel="00F83847">
          <w:rPr>
            <w:rStyle w:val="Hyperlink"/>
            <w:noProof/>
          </w:rPr>
          <w:delText>Bảng 4.24 Bảng dữ liệu hình ảnh</w:delText>
        </w:r>
        <w:r w:rsidDel="00F83847">
          <w:rPr>
            <w:noProof/>
            <w:webHidden/>
          </w:rPr>
          <w:tab/>
          <w:delText>88</w:delText>
        </w:r>
      </w:del>
    </w:p>
    <w:p w14:paraId="051F9D3B" w14:textId="37246CE7" w:rsidR="00A17FA5" w:rsidDel="00F83847" w:rsidRDefault="00A17FA5">
      <w:pPr>
        <w:pStyle w:val="TableofFigures"/>
        <w:tabs>
          <w:tab w:val="right" w:leader="dot" w:pos="8777"/>
        </w:tabs>
        <w:rPr>
          <w:del w:id="955" w:author="phuong vu" w:date="2018-12-01T22:31:00Z"/>
          <w:rFonts w:asciiTheme="minorHAnsi" w:eastAsiaTheme="minorEastAsia" w:hAnsiTheme="minorHAnsi" w:cstheme="minorBidi"/>
          <w:noProof/>
          <w:sz w:val="22"/>
          <w:szCs w:val="22"/>
          <w:lang w:val="en-US"/>
        </w:rPr>
      </w:pPr>
      <w:del w:id="956" w:author="phuong vu" w:date="2018-12-01T22:31:00Z">
        <w:r w:rsidRPr="00F83847" w:rsidDel="00F83847">
          <w:rPr>
            <w:rStyle w:val="Hyperlink"/>
            <w:noProof/>
          </w:rPr>
          <w:delText>Bảng 4.25 Bảng dữ liệu chi tiết đơn hàng</w:delText>
        </w:r>
        <w:r w:rsidDel="00F83847">
          <w:rPr>
            <w:noProof/>
            <w:webHidden/>
          </w:rPr>
          <w:tab/>
          <w:delText>89</w:delText>
        </w:r>
      </w:del>
    </w:p>
    <w:p w14:paraId="28DF9F26" w14:textId="2EDDEECA" w:rsidR="00A17FA5" w:rsidDel="00F83847" w:rsidRDefault="00A17FA5">
      <w:pPr>
        <w:pStyle w:val="TableofFigures"/>
        <w:tabs>
          <w:tab w:val="right" w:leader="dot" w:pos="8777"/>
        </w:tabs>
        <w:rPr>
          <w:del w:id="957" w:author="phuong vu" w:date="2018-12-01T22:31:00Z"/>
          <w:rFonts w:asciiTheme="minorHAnsi" w:eastAsiaTheme="minorEastAsia" w:hAnsiTheme="minorHAnsi" w:cstheme="minorBidi"/>
          <w:noProof/>
          <w:sz w:val="22"/>
          <w:szCs w:val="22"/>
          <w:lang w:val="en-US"/>
        </w:rPr>
      </w:pPr>
      <w:del w:id="958" w:author="phuong vu" w:date="2018-12-01T22:31:00Z">
        <w:r w:rsidRPr="00F83847" w:rsidDel="00F83847">
          <w:rPr>
            <w:rStyle w:val="Hyperlink"/>
            <w:noProof/>
          </w:rPr>
          <w:delText>Bảng 4.26 Bảng dữ liệu quần áo</w:delText>
        </w:r>
        <w:r w:rsidDel="00F83847">
          <w:rPr>
            <w:noProof/>
            <w:webHidden/>
          </w:rPr>
          <w:tab/>
          <w:delText>89</w:delText>
        </w:r>
      </w:del>
    </w:p>
    <w:p w14:paraId="25E94FEB" w14:textId="159F15F3" w:rsidR="00A17FA5" w:rsidDel="00F83847" w:rsidRDefault="00A17FA5">
      <w:pPr>
        <w:pStyle w:val="TableofFigures"/>
        <w:tabs>
          <w:tab w:val="right" w:leader="dot" w:pos="8777"/>
        </w:tabs>
        <w:rPr>
          <w:del w:id="959" w:author="phuong vu" w:date="2018-12-01T22:31:00Z"/>
          <w:rFonts w:asciiTheme="minorHAnsi" w:eastAsiaTheme="minorEastAsia" w:hAnsiTheme="minorHAnsi" w:cstheme="minorBidi"/>
          <w:noProof/>
          <w:sz w:val="22"/>
          <w:szCs w:val="22"/>
          <w:lang w:val="en-US"/>
        </w:rPr>
      </w:pPr>
      <w:del w:id="960" w:author="phuong vu" w:date="2018-12-01T22:31:00Z">
        <w:r w:rsidRPr="00F83847" w:rsidDel="00F83847">
          <w:rPr>
            <w:rStyle w:val="Hyperlink"/>
            <w:noProof/>
          </w:rPr>
          <w:delText>Bảng 4.27 Bảng dữ liệu loại quần áo</w:delText>
        </w:r>
        <w:r w:rsidDel="00F83847">
          <w:rPr>
            <w:noProof/>
            <w:webHidden/>
          </w:rPr>
          <w:tab/>
          <w:delText>90</w:delText>
        </w:r>
      </w:del>
    </w:p>
    <w:p w14:paraId="02ABBF6B" w14:textId="159D0EBD" w:rsidR="00A17FA5" w:rsidDel="00F83847" w:rsidRDefault="00A17FA5">
      <w:pPr>
        <w:pStyle w:val="TableofFigures"/>
        <w:tabs>
          <w:tab w:val="right" w:leader="dot" w:pos="8777"/>
        </w:tabs>
        <w:rPr>
          <w:del w:id="961" w:author="phuong vu" w:date="2018-12-01T22:31:00Z"/>
          <w:rFonts w:asciiTheme="minorHAnsi" w:eastAsiaTheme="minorEastAsia" w:hAnsiTheme="minorHAnsi" w:cstheme="minorBidi"/>
          <w:noProof/>
          <w:sz w:val="22"/>
          <w:szCs w:val="22"/>
          <w:lang w:val="en-US"/>
        </w:rPr>
      </w:pPr>
      <w:del w:id="962" w:author="phuong vu" w:date="2018-12-01T22:31:00Z">
        <w:r w:rsidRPr="00F83847" w:rsidDel="00F83847">
          <w:rPr>
            <w:rStyle w:val="Hyperlink"/>
            <w:noProof/>
          </w:rPr>
          <w:delText>Bảng 4.28 Bảng dữ liệu khuyến mãi</w:delText>
        </w:r>
        <w:r w:rsidDel="00F83847">
          <w:rPr>
            <w:noProof/>
            <w:webHidden/>
          </w:rPr>
          <w:tab/>
          <w:delText>90</w:delText>
        </w:r>
      </w:del>
    </w:p>
    <w:p w14:paraId="11DB2592" w14:textId="12860066" w:rsidR="00A17FA5" w:rsidDel="00F83847" w:rsidRDefault="00A17FA5">
      <w:pPr>
        <w:pStyle w:val="TableofFigures"/>
        <w:tabs>
          <w:tab w:val="right" w:leader="dot" w:pos="8777"/>
        </w:tabs>
        <w:rPr>
          <w:del w:id="963" w:author="phuong vu" w:date="2018-12-01T22:31:00Z"/>
          <w:rFonts w:asciiTheme="minorHAnsi" w:eastAsiaTheme="minorEastAsia" w:hAnsiTheme="minorHAnsi" w:cstheme="minorBidi"/>
          <w:noProof/>
          <w:sz w:val="22"/>
          <w:szCs w:val="22"/>
          <w:lang w:val="en-US"/>
        </w:rPr>
      </w:pPr>
      <w:del w:id="964" w:author="phuong vu" w:date="2018-12-01T22:31:00Z">
        <w:r w:rsidRPr="00F83847" w:rsidDel="00F83847">
          <w:rPr>
            <w:rStyle w:val="Hyperlink"/>
            <w:noProof/>
          </w:rPr>
          <w:delText>Bảng 4.29 Bảng dữ liệu theo chi nhánh</w:delText>
        </w:r>
        <w:r w:rsidDel="00F83847">
          <w:rPr>
            <w:noProof/>
            <w:webHidden/>
          </w:rPr>
          <w:tab/>
          <w:delText>90</w:delText>
        </w:r>
      </w:del>
    </w:p>
    <w:p w14:paraId="1F3D0046" w14:textId="13632F6D" w:rsidR="00A17FA5" w:rsidDel="00F83847" w:rsidRDefault="00A17FA5">
      <w:pPr>
        <w:pStyle w:val="TableofFigures"/>
        <w:tabs>
          <w:tab w:val="right" w:leader="dot" w:pos="8777"/>
        </w:tabs>
        <w:rPr>
          <w:del w:id="965" w:author="phuong vu" w:date="2018-12-01T22:31:00Z"/>
          <w:rFonts w:asciiTheme="minorHAnsi" w:eastAsiaTheme="minorEastAsia" w:hAnsiTheme="minorHAnsi" w:cstheme="minorBidi"/>
          <w:noProof/>
          <w:sz w:val="22"/>
          <w:szCs w:val="22"/>
          <w:lang w:val="en-US"/>
        </w:rPr>
      </w:pPr>
      <w:del w:id="966" w:author="phuong vu" w:date="2018-12-01T22:31:00Z">
        <w:r w:rsidRPr="00F83847" w:rsidDel="00F83847">
          <w:rPr>
            <w:rStyle w:val="Hyperlink"/>
            <w:noProof/>
          </w:rPr>
          <w:delText>Bảng 4.30 Bảng dữ liệu biên nhận</w:delText>
        </w:r>
        <w:r w:rsidDel="00F83847">
          <w:rPr>
            <w:noProof/>
            <w:webHidden/>
          </w:rPr>
          <w:tab/>
          <w:delText>91</w:delText>
        </w:r>
      </w:del>
    </w:p>
    <w:p w14:paraId="02404AAF" w14:textId="53A54597" w:rsidR="00A17FA5" w:rsidDel="00F83847" w:rsidRDefault="00A17FA5">
      <w:pPr>
        <w:pStyle w:val="TableofFigures"/>
        <w:tabs>
          <w:tab w:val="right" w:leader="dot" w:pos="8777"/>
        </w:tabs>
        <w:rPr>
          <w:del w:id="967" w:author="phuong vu" w:date="2018-12-01T22:31:00Z"/>
          <w:rFonts w:asciiTheme="minorHAnsi" w:eastAsiaTheme="minorEastAsia" w:hAnsiTheme="minorHAnsi" w:cstheme="minorBidi"/>
          <w:noProof/>
          <w:sz w:val="22"/>
          <w:szCs w:val="22"/>
          <w:lang w:val="en-US"/>
        </w:rPr>
      </w:pPr>
      <w:del w:id="968" w:author="phuong vu" w:date="2018-12-01T22:31:00Z">
        <w:r w:rsidRPr="00F83847" w:rsidDel="00F83847">
          <w:rPr>
            <w:rStyle w:val="Hyperlink"/>
            <w:noProof/>
          </w:rPr>
          <w:delText>Bảng 4.31 Bảng dữ liệu chi tiết biên nhận</w:delText>
        </w:r>
        <w:r w:rsidDel="00F83847">
          <w:rPr>
            <w:noProof/>
            <w:webHidden/>
          </w:rPr>
          <w:tab/>
          <w:delText>91</w:delText>
        </w:r>
      </w:del>
    </w:p>
    <w:p w14:paraId="777DD976" w14:textId="79BC76DD" w:rsidR="00A17FA5" w:rsidDel="00F83847" w:rsidRDefault="00A17FA5">
      <w:pPr>
        <w:pStyle w:val="TableofFigures"/>
        <w:tabs>
          <w:tab w:val="right" w:leader="dot" w:pos="8777"/>
        </w:tabs>
        <w:rPr>
          <w:del w:id="969" w:author="phuong vu" w:date="2018-12-01T22:31:00Z"/>
          <w:rFonts w:asciiTheme="minorHAnsi" w:eastAsiaTheme="minorEastAsia" w:hAnsiTheme="minorHAnsi" w:cstheme="minorBidi"/>
          <w:noProof/>
          <w:sz w:val="22"/>
          <w:szCs w:val="22"/>
          <w:lang w:val="en-US"/>
        </w:rPr>
      </w:pPr>
      <w:del w:id="970" w:author="phuong vu" w:date="2018-12-01T22:31:00Z">
        <w:r w:rsidRPr="00F83847" w:rsidDel="00F83847">
          <w:rPr>
            <w:rStyle w:val="Hyperlink"/>
            <w:noProof/>
          </w:rPr>
          <w:delText>Bảng 4.32 Bảng dữ liệu quần áo theo dịch vụ</w:delText>
        </w:r>
        <w:r w:rsidDel="00F83847">
          <w:rPr>
            <w:noProof/>
            <w:webHidden/>
          </w:rPr>
          <w:tab/>
          <w:delText>92</w:delText>
        </w:r>
      </w:del>
    </w:p>
    <w:p w14:paraId="320C856C" w14:textId="077C4192" w:rsidR="00A17FA5" w:rsidDel="00F83847" w:rsidRDefault="00A17FA5">
      <w:pPr>
        <w:pStyle w:val="TableofFigures"/>
        <w:tabs>
          <w:tab w:val="right" w:leader="dot" w:pos="8777"/>
        </w:tabs>
        <w:rPr>
          <w:del w:id="971" w:author="phuong vu" w:date="2018-12-01T22:31:00Z"/>
          <w:rFonts w:asciiTheme="minorHAnsi" w:eastAsiaTheme="minorEastAsia" w:hAnsiTheme="minorHAnsi" w:cstheme="minorBidi"/>
          <w:noProof/>
          <w:sz w:val="22"/>
          <w:szCs w:val="22"/>
          <w:lang w:val="en-US"/>
        </w:rPr>
      </w:pPr>
      <w:del w:id="972" w:author="phuong vu" w:date="2018-12-01T22:31:00Z">
        <w:r w:rsidRPr="00F83847" w:rsidDel="00F83847">
          <w:rPr>
            <w:rStyle w:val="Hyperlink"/>
            <w:noProof/>
          </w:rPr>
          <w:delText>Bảng 4.33 Bảng dữ liệu dịch vụ</w:delText>
        </w:r>
        <w:r w:rsidDel="00F83847">
          <w:rPr>
            <w:noProof/>
            <w:webHidden/>
          </w:rPr>
          <w:tab/>
          <w:delText>92</w:delText>
        </w:r>
      </w:del>
    </w:p>
    <w:p w14:paraId="25674CE3" w14:textId="1A4E913E" w:rsidR="00A17FA5" w:rsidDel="00F83847" w:rsidRDefault="00A17FA5">
      <w:pPr>
        <w:pStyle w:val="TableofFigures"/>
        <w:tabs>
          <w:tab w:val="right" w:leader="dot" w:pos="8777"/>
        </w:tabs>
        <w:rPr>
          <w:del w:id="973" w:author="phuong vu" w:date="2018-12-01T22:31:00Z"/>
          <w:rFonts w:asciiTheme="minorHAnsi" w:eastAsiaTheme="minorEastAsia" w:hAnsiTheme="minorHAnsi" w:cstheme="minorBidi"/>
          <w:noProof/>
          <w:sz w:val="22"/>
          <w:szCs w:val="22"/>
          <w:lang w:val="en-US"/>
        </w:rPr>
      </w:pPr>
      <w:del w:id="974" w:author="phuong vu" w:date="2018-12-01T22:31:00Z">
        <w:r w:rsidRPr="00F83847" w:rsidDel="00F83847">
          <w:rPr>
            <w:rStyle w:val="Hyperlink"/>
            <w:noProof/>
          </w:rPr>
          <w:delText>Bảng 4.34 Bảng dữ liệu dịch vụ theo chi nhánh</w:delText>
        </w:r>
        <w:r w:rsidDel="00F83847">
          <w:rPr>
            <w:noProof/>
            <w:webHidden/>
          </w:rPr>
          <w:tab/>
          <w:delText>92</w:delText>
        </w:r>
      </w:del>
    </w:p>
    <w:p w14:paraId="06FD7357" w14:textId="708D1B48" w:rsidR="00A17FA5" w:rsidDel="00F83847" w:rsidRDefault="00A17FA5">
      <w:pPr>
        <w:pStyle w:val="TableofFigures"/>
        <w:tabs>
          <w:tab w:val="right" w:leader="dot" w:pos="8777"/>
        </w:tabs>
        <w:rPr>
          <w:del w:id="975" w:author="phuong vu" w:date="2018-12-01T22:31:00Z"/>
          <w:rFonts w:asciiTheme="minorHAnsi" w:eastAsiaTheme="minorEastAsia" w:hAnsiTheme="minorHAnsi" w:cstheme="minorBidi"/>
          <w:noProof/>
          <w:sz w:val="22"/>
          <w:szCs w:val="22"/>
          <w:lang w:val="en-US"/>
        </w:rPr>
      </w:pPr>
      <w:del w:id="976" w:author="phuong vu" w:date="2018-12-01T22:31:00Z">
        <w:r w:rsidRPr="00F83847" w:rsidDel="00F83847">
          <w:rPr>
            <w:rStyle w:val="Hyperlink"/>
            <w:noProof/>
          </w:rPr>
          <w:delText>Bảng 4.35 Bảng dữ liệu nhân viên</w:delText>
        </w:r>
        <w:r w:rsidDel="00F83847">
          <w:rPr>
            <w:noProof/>
            <w:webHidden/>
          </w:rPr>
          <w:tab/>
          <w:delText>93</w:delText>
        </w:r>
      </w:del>
    </w:p>
    <w:p w14:paraId="443E8009" w14:textId="0F5C421F" w:rsidR="00A17FA5" w:rsidDel="00F83847" w:rsidRDefault="00A17FA5">
      <w:pPr>
        <w:pStyle w:val="TableofFigures"/>
        <w:tabs>
          <w:tab w:val="right" w:leader="dot" w:pos="8777"/>
        </w:tabs>
        <w:rPr>
          <w:del w:id="977" w:author="phuong vu" w:date="2018-12-01T22:31:00Z"/>
          <w:rFonts w:asciiTheme="minorHAnsi" w:eastAsiaTheme="minorEastAsia" w:hAnsiTheme="minorHAnsi" w:cstheme="minorBidi"/>
          <w:noProof/>
          <w:sz w:val="22"/>
          <w:szCs w:val="22"/>
          <w:lang w:val="en-US"/>
        </w:rPr>
      </w:pPr>
      <w:del w:id="978" w:author="phuong vu" w:date="2018-12-01T22:31:00Z">
        <w:r w:rsidRPr="00F83847" w:rsidDel="00F83847">
          <w:rPr>
            <w:rStyle w:val="Hyperlink"/>
            <w:noProof/>
          </w:rPr>
          <w:delText>Bảng 4.36 Bảng dữ liệu loại nhân viên</w:delText>
        </w:r>
        <w:r w:rsidDel="00F83847">
          <w:rPr>
            <w:noProof/>
            <w:webHidden/>
          </w:rPr>
          <w:tab/>
          <w:delText>93</w:delText>
        </w:r>
      </w:del>
    </w:p>
    <w:p w14:paraId="2CC2B249" w14:textId="3B99F38F" w:rsidR="00A17FA5" w:rsidDel="00F83847" w:rsidRDefault="00A17FA5">
      <w:pPr>
        <w:pStyle w:val="TableofFigures"/>
        <w:tabs>
          <w:tab w:val="right" w:leader="dot" w:pos="8777"/>
        </w:tabs>
        <w:rPr>
          <w:del w:id="979" w:author="phuong vu" w:date="2018-12-01T22:31:00Z"/>
          <w:rFonts w:asciiTheme="minorHAnsi" w:eastAsiaTheme="minorEastAsia" w:hAnsiTheme="minorHAnsi" w:cstheme="minorBidi"/>
          <w:noProof/>
          <w:sz w:val="22"/>
          <w:szCs w:val="22"/>
          <w:lang w:val="en-US"/>
        </w:rPr>
      </w:pPr>
      <w:del w:id="980" w:author="phuong vu" w:date="2018-12-01T22:31:00Z">
        <w:r w:rsidRPr="00F83847" w:rsidDel="00F83847">
          <w:rPr>
            <w:rStyle w:val="Hyperlink"/>
            <w:noProof/>
          </w:rPr>
          <w:delText>Bảng 4.37 Bảng dữ liệu công việc</w:delText>
        </w:r>
        <w:r w:rsidDel="00F83847">
          <w:rPr>
            <w:noProof/>
            <w:webHidden/>
          </w:rPr>
          <w:tab/>
          <w:delText>93</w:delText>
        </w:r>
      </w:del>
    </w:p>
    <w:p w14:paraId="443E6C44" w14:textId="3C0F43C7" w:rsidR="00A17FA5" w:rsidDel="00F83847" w:rsidRDefault="00A17FA5">
      <w:pPr>
        <w:pStyle w:val="TableofFigures"/>
        <w:tabs>
          <w:tab w:val="right" w:leader="dot" w:pos="8777"/>
        </w:tabs>
        <w:rPr>
          <w:del w:id="981" w:author="phuong vu" w:date="2018-12-01T22:31:00Z"/>
          <w:rFonts w:asciiTheme="minorHAnsi" w:eastAsiaTheme="minorEastAsia" w:hAnsiTheme="minorHAnsi" w:cstheme="minorBidi"/>
          <w:noProof/>
          <w:sz w:val="22"/>
          <w:szCs w:val="22"/>
          <w:lang w:val="en-US"/>
        </w:rPr>
      </w:pPr>
      <w:del w:id="982" w:author="phuong vu" w:date="2018-12-01T22:31:00Z">
        <w:r w:rsidRPr="00F83847" w:rsidDel="00F83847">
          <w:rPr>
            <w:rStyle w:val="Hyperlink"/>
            <w:noProof/>
          </w:rPr>
          <w:delText>Bảng 4.38 Bảng dữ liệu khung giờ nhận trả quần áo</w:delText>
        </w:r>
        <w:r w:rsidDel="00F83847">
          <w:rPr>
            <w:noProof/>
            <w:webHidden/>
          </w:rPr>
          <w:tab/>
          <w:delText>94</w:delText>
        </w:r>
      </w:del>
    </w:p>
    <w:p w14:paraId="29CC4D10" w14:textId="09995538" w:rsidR="00A17FA5" w:rsidDel="00F83847" w:rsidRDefault="00A17FA5">
      <w:pPr>
        <w:pStyle w:val="TableofFigures"/>
        <w:tabs>
          <w:tab w:val="right" w:leader="dot" w:pos="8777"/>
        </w:tabs>
        <w:rPr>
          <w:del w:id="983" w:author="phuong vu" w:date="2018-12-01T22:31:00Z"/>
          <w:rFonts w:asciiTheme="minorHAnsi" w:eastAsiaTheme="minorEastAsia" w:hAnsiTheme="minorHAnsi" w:cstheme="minorBidi"/>
          <w:noProof/>
          <w:sz w:val="22"/>
          <w:szCs w:val="22"/>
          <w:lang w:val="en-US"/>
        </w:rPr>
      </w:pPr>
      <w:del w:id="984" w:author="phuong vu" w:date="2018-12-01T22:31:00Z">
        <w:r w:rsidRPr="00F83847" w:rsidDel="00F83847">
          <w:rPr>
            <w:rStyle w:val="Hyperlink"/>
            <w:noProof/>
          </w:rPr>
          <w:delText>Bảng 4.39 Bảng dữ liệu đơn vị tính</w:delText>
        </w:r>
        <w:r w:rsidDel="00F83847">
          <w:rPr>
            <w:noProof/>
            <w:webHidden/>
          </w:rPr>
          <w:tab/>
          <w:delText>94</w:delText>
        </w:r>
      </w:del>
    </w:p>
    <w:p w14:paraId="1DB528EB" w14:textId="2B59BFC4" w:rsidR="00A17FA5" w:rsidDel="00F83847" w:rsidRDefault="00A17FA5">
      <w:pPr>
        <w:pStyle w:val="TableofFigures"/>
        <w:tabs>
          <w:tab w:val="right" w:leader="dot" w:pos="8777"/>
        </w:tabs>
        <w:rPr>
          <w:del w:id="985" w:author="phuong vu" w:date="2018-12-01T22:31:00Z"/>
          <w:rFonts w:asciiTheme="minorHAnsi" w:eastAsiaTheme="minorEastAsia" w:hAnsiTheme="minorHAnsi" w:cstheme="minorBidi"/>
          <w:noProof/>
          <w:sz w:val="22"/>
          <w:szCs w:val="22"/>
          <w:lang w:val="en-US"/>
        </w:rPr>
      </w:pPr>
      <w:del w:id="986" w:author="phuong vu" w:date="2018-12-01T22:31:00Z">
        <w:r w:rsidRPr="00F83847" w:rsidDel="00F83847">
          <w:rPr>
            <w:rStyle w:val="Hyperlink"/>
            <w:noProof/>
          </w:rPr>
          <w:delText>Bảng 4.40 Bảng dữ liệu đơn giá</w:delText>
        </w:r>
        <w:r w:rsidDel="00F83847">
          <w:rPr>
            <w:noProof/>
            <w:webHidden/>
          </w:rPr>
          <w:tab/>
          <w:delText>94</w:delText>
        </w:r>
      </w:del>
    </w:p>
    <w:p w14:paraId="49EF8B7F" w14:textId="24CF58C3" w:rsidR="00A17FA5" w:rsidDel="00F83847" w:rsidRDefault="00A17FA5">
      <w:pPr>
        <w:pStyle w:val="TableofFigures"/>
        <w:tabs>
          <w:tab w:val="right" w:leader="dot" w:pos="8777"/>
        </w:tabs>
        <w:rPr>
          <w:del w:id="987" w:author="phuong vu" w:date="2018-12-01T22:31:00Z"/>
          <w:rFonts w:asciiTheme="minorHAnsi" w:eastAsiaTheme="minorEastAsia" w:hAnsiTheme="minorHAnsi" w:cstheme="minorBidi"/>
          <w:noProof/>
          <w:sz w:val="22"/>
          <w:szCs w:val="22"/>
          <w:lang w:val="en-US"/>
        </w:rPr>
      </w:pPr>
      <w:del w:id="988" w:author="phuong vu" w:date="2018-12-01T22:31:00Z">
        <w:r w:rsidRPr="00F83847" w:rsidDel="00F83847">
          <w:rPr>
            <w:rStyle w:val="Hyperlink"/>
            <w:noProof/>
          </w:rPr>
          <w:delText>Bảng 4.41</w:delText>
        </w:r>
        <w:r w:rsidRPr="00F83847" w:rsidDel="00F83847">
          <w:rPr>
            <w:rStyle w:val="Hyperlink"/>
            <w:noProof/>
            <w:lang w:val="en-US"/>
          </w:rPr>
          <w:delText xml:space="preserve"> Bảng dữ liệu người dùng</w:delText>
        </w:r>
        <w:r w:rsidDel="00F83847">
          <w:rPr>
            <w:noProof/>
            <w:webHidden/>
          </w:rPr>
          <w:tab/>
          <w:delText>95</w:delText>
        </w:r>
      </w:del>
    </w:p>
    <w:p w14:paraId="05C775F6" w14:textId="5A1EA2EB" w:rsidR="00A17FA5" w:rsidDel="00F83847" w:rsidRDefault="00A17FA5">
      <w:pPr>
        <w:pStyle w:val="TableofFigures"/>
        <w:tabs>
          <w:tab w:val="right" w:leader="dot" w:pos="8777"/>
        </w:tabs>
        <w:rPr>
          <w:del w:id="989" w:author="phuong vu" w:date="2018-12-01T22:31:00Z"/>
          <w:rFonts w:asciiTheme="minorHAnsi" w:eastAsiaTheme="minorEastAsia" w:hAnsiTheme="minorHAnsi" w:cstheme="minorBidi"/>
          <w:noProof/>
          <w:sz w:val="22"/>
          <w:szCs w:val="22"/>
          <w:lang w:val="en-US"/>
        </w:rPr>
      </w:pPr>
      <w:del w:id="990" w:author="phuong vu" w:date="2018-12-01T22:31:00Z">
        <w:r w:rsidRPr="00F83847" w:rsidDel="00F83847">
          <w:rPr>
            <w:rStyle w:val="Hyperlink"/>
            <w:noProof/>
          </w:rPr>
          <w:delText>Bảng 4.42 Bảng dữ liệu theo dõi giặt</w:delText>
        </w:r>
        <w:r w:rsidDel="00F83847">
          <w:rPr>
            <w:noProof/>
            <w:webHidden/>
          </w:rPr>
          <w:tab/>
          <w:delText>95</w:delText>
        </w:r>
      </w:del>
    </w:p>
    <w:p w14:paraId="50050448" w14:textId="025F944A" w:rsidR="00A17FA5" w:rsidDel="00F83847" w:rsidRDefault="00A17FA5">
      <w:pPr>
        <w:pStyle w:val="TableofFigures"/>
        <w:tabs>
          <w:tab w:val="right" w:leader="dot" w:pos="8777"/>
        </w:tabs>
        <w:rPr>
          <w:del w:id="991" w:author="phuong vu" w:date="2018-12-01T22:31:00Z"/>
          <w:rFonts w:asciiTheme="minorHAnsi" w:eastAsiaTheme="minorEastAsia" w:hAnsiTheme="minorHAnsi" w:cstheme="minorBidi"/>
          <w:noProof/>
          <w:sz w:val="22"/>
          <w:szCs w:val="22"/>
          <w:lang w:val="en-US"/>
        </w:rPr>
      </w:pPr>
      <w:del w:id="992" w:author="phuong vu" w:date="2018-12-01T22:31:00Z">
        <w:r w:rsidRPr="00F83847" w:rsidDel="00F83847">
          <w:rPr>
            <w:rStyle w:val="Hyperlink"/>
            <w:noProof/>
          </w:rPr>
          <w:delText>Bảng 4.43 Bảng dữ liệu túi giặt</w:delText>
        </w:r>
        <w:r w:rsidDel="00F83847">
          <w:rPr>
            <w:noProof/>
            <w:webHidden/>
          </w:rPr>
          <w:tab/>
          <w:delText>95</w:delText>
        </w:r>
      </w:del>
    </w:p>
    <w:p w14:paraId="6B82148C" w14:textId="5FDB1CAF" w:rsidR="00A17FA5" w:rsidDel="00F83847" w:rsidRDefault="00A17FA5">
      <w:pPr>
        <w:pStyle w:val="TableofFigures"/>
        <w:tabs>
          <w:tab w:val="right" w:leader="dot" w:pos="8777"/>
        </w:tabs>
        <w:rPr>
          <w:del w:id="993" w:author="phuong vu" w:date="2018-12-01T22:31:00Z"/>
          <w:rFonts w:asciiTheme="minorHAnsi" w:eastAsiaTheme="minorEastAsia" w:hAnsiTheme="minorHAnsi" w:cstheme="minorBidi"/>
          <w:noProof/>
          <w:sz w:val="22"/>
          <w:szCs w:val="22"/>
          <w:lang w:val="en-US"/>
        </w:rPr>
      </w:pPr>
      <w:del w:id="994" w:author="phuong vu" w:date="2018-12-01T22:31:00Z">
        <w:r w:rsidRPr="00F83847" w:rsidDel="00F83847">
          <w:rPr>
            <w:rStyle w:val="Hyperlink"/>
            <w:noProof/>
          </w:rPr>
          <w:delText>Bảng 4.44 Bảng chi tiết túi giặt</w:delText>
        </w:r>
        <w:r w:rsidDel="00F83847">
          <w:rPr>
            <w:noProof/>
            <w:webHidden/>
          </w:rPr>
          <w:tab/>
          <w:delText>96</w:delText>
        </w:r>
      </w:del>
    </w:p>
    <w:p w14:paraId="785B2941" w14:textId="3A53185B" w:rsidR="00A17FA5" w:rsidDel="00F83847" w:rsidRDefault="00A17FA5">
      <w:pPr>
        <w:pStyle w:val="TableofFigures"/>
        <w:tabs>
          <w:tab w:val="right" w:leader="dot" w:pos="8777"/>
        </w:tabs>
        <w:rPr>
          <w:del w:id="995" w:author="phuong vu" w:date="2018-12-01T22:31:00Z"/>
          <w:rFonts w:asciiTheme="minorHAnsi" w:eastAsiaTheme="minorEastAsia" w:hAnsiTheme="minorHAnsi" w:cstheme="minorBidi"/>
          <w:noProof/>
          <w:sz w:val="22"/>
          <w:szCs w:val="22"/>
          <w:lang w:val="en-US"/>
        </w:rPr>
      </w:pPr>
      <w:del w:id="996" w:author="phuong vu" w:date="2018-12-01T22:31:00Z">
        <w:r w:rsidRPr="00F83847" w:rsidDel="00F83847">
          <w:rPr>
            <w:rStyle w:val="Hyperlink"/>
            <w:iCs/>
            <w:noProof/>
          </w:rPr>
          <w:delText>Bảng 4.45</w:delText>
        </w:r>
        <w:r w:rsidRPr="00F83847" w:rsidDel="00F83847">
          <w:rPr>
            <w:rStyle w:val="Hyperlink"/>
            <w:noProof/>
          </w:rPr>
          <w:delText xml:space="preserve"> Bảng dữ liệu máy giặt</w:delText>
        </w:r>
        <w:r w:rsidDel="00F83847">
          <w:rPr>
            <w:noProof/>
            <w:webHidden/>
          </w:rPr>
          <w:tab/>
          <w:delText>96</w:delText>
        </w:r>
      </w:del>
    </w:p>
    <w:p w14:paraId="5C4AA01E" w14:textId="65FD37FE" w:rsidR="00A17FA5" w:rsidDel="00F83847" w:rsidRDefault="00A17FA5">
      <w:pPr>
        <w:pStyle w:val="TableofFigures"/>
        <w:tabs>
          <w:tab w:val="right" w:leader="dot" w:pos="8777"/>
        </w:tabs>
        <w:rPr>
          <w:del w:id="997" w:author="phuong vu" w:date="2018-12-01T22:31:00Z"/>
          <w:rFonts w:asciiTheme="minorHAnsi" w:eastAsiaTheme="minorEastAsia" w:hAnsiTheme="minorHAnsi" w:cstheme="minorBidi"/>
          <w:noProof/>
          <w:sz w:val="22"/>
          <w:szCs w:val="22"/>
          <w:lang w:val="en-US"/>
        </w:rPr>
      </w:pPr>
      <w:del w:id="998" w:author="phuong vu" w:date="2018-12-01T22:31:00Z">
        <w:r w:rsidRPr="00F83847" w:rsidDel="00F83847">
          <w:rPr>
            <w:rStyle w:val="Hyperlink"/>
            <w:noProof/>
          </w:rPr>
          <w:delText>Bảng 4.46</w:delText>
        </w:r>
        <w:r w:rsidRPr="00F83847" w:rsidDel="00F83847">
          <w:rPr>
            <w:rStyle w:val="Hyperlink"/>
            <w:noProof/>
            <w:lang w:val="en-US"/>
          </w:rPr>
          <w:delText xml:space="preserve"> Tiêu chí hiển thị dữ liệu đơn hàng</w:delText>
        </w:r>
        <w:r w:rsidDel="00F83847">
          <w:rPr>
            <w:noProof/>
            <w:webHidden/>
          </w:rPr>
          <w:tab/>
          <w:delText>97</w:delText>
        </w:r>
      </w:del>
    </w:p>
    <w:p w14:paraId="35865E46" w14:textId="04B75E84" w:rsidR="00B243D7" w:rsidRPr="00920004" w:rsidRDefault="006A2C8A" w:rsidP="00CF739D">
      <w:pPr>
        <w:spacing w:before="240" w:line="0" w:lineRule="atLeast"/>
        <w:rPr>
          <w:lang w:val="en-US"/>
        </w:rPr>
      </w:pPr>
      <w:r w:rsidRPr="00CF739D">
        <w:rPr>
          <w:lang w:val="en-US"/>
        </w:rPr>
        <w:fldChar w:fldCharType="end"/>
      </w:r>
    </w:p>
    <w:p w14:paraId="2E2DAA0B" w14:textId="77777777" w:rsidR="000848CF" w:rsidRPr="00920004" w:rsidRDefault="000848CF" w:rsidP="00CF739D">
      <w:pPr>
        <w:spacing w:before="240" w:line="0" w:lineRule="atLeast"/>
        <w:rPr>
          <w:lang w:val="en-US"/>
        </w:rPr>
      </w:pPr>
    </w:p>
    <w:p w14:paraId="6B917812" w14:textId="52581A4B" w:rsidR="000848CF" w:rsidRPr="00920004" w:rsidRDefault="000848CF" w:rsidP="00CF739D">
      <w:pPr>
        <w:spacing w:before="240" w:line="0" w:lineRule="atLeast"/>
        <w:jc w:val="left"/>
        <w:rPr>
          <w:rFonts w:eastAsiaTheme="majorEastAsia"/>
          <w:b/>
          <w:lang w:val="en-US"/>
        </w:rPr>
      </w:pPr>
      <w:r w:rsidRPr="00920004">
        <w:rPr>
          <w:lang w:val="en-US"/>
        </w:rPr>
        <w:br w:type="page"/>
      </w:r>
    </w:p>
    <w:p w14:paraId="7C305C23" w14:textId="6557D53B" w:rsidR="003D0954" w:rsidRPr="00CF739D" w:rsidRDefault="00E913F0" w:rsidP="00CF739D">
      <w:pPr>
        <w:pStyle w:val="Style1"/>
        <w:spacing w:before="240" w:line="0" w:lineRule="atLeast"/>
      </w:pPr>
      <w:bookmarkStart w:id="999" w:name="_Toc531502206"/>
      <w:bookmarkEnd w:id="14"/>
      <w:r w:rsidRPr="00CF739D">
        <w:lastRenderedPageBreak/>
        <w:t>TÓM TẮT</w:t>
      </w:r>
      <w:bookmarkEnd w:id="999"/>
    </w:p>
    <w:p w14:paraId="19F4F1A1" w14:textId="77777777" w:rsidR="00077639" w:rsidRPr="00920004" w:rsidRDefault="00077639" w:rsidP="00CF739D">
      <w:pPr>
        <w:ind w:firstLine="720"/>
      </w:pPr>
      <w:r w:rsidRPr="00920004">
        <w:t>Trong đề tài này, chúng tôi xây dựng hệ thống quản lý giặt ủi gồm hai phần: ứng dụng web quản lý cửa hàng giặt ủi, ứng dụng di động để tạo và quản lí đơn hàng cho khách hàng.</w:t>
      </w:r>
    </w:p>
    <w:p w14:paraId="64E65A4B" w14:textId="77777777" w:rsidR="00077639" w:rsidRPr="00920004" w:rsidRDefault="00077639" w:rsidP="00CF739D">
      <w:pPr>
        <w:ind w:firstLine="720"/>
      </w:pPr>
      <w:r w:rsidRPr="00920004">
        <w:t xml:space="preserve">Ứng dụng web hỗ trợ cửa hàng tiếp nhận đơn hàng từ khách hàng, tạo biên nhận và phân loại đồ đã nhận. Ứng dụng dùng  giải thuật hàng đợi nhiều trạm vào việc phân công đơn hàng vào các máy giặt một cách tối ưu giúp cho thời gian xử lí các đơn hàng là nhanh nhất có thể và đúng thời gian giao trả đồ cho khách hàng. Ngoài ra còn hỗ trợ nhân viên cửa hàng có thể phân công thủ công khi cần thiết. </w:t>
      </w:r>
    </w:p>
    <w:p w14:paraId="7422E0E9" w14:textId="12586F40" w:rsidR="00077639" w:rsidRPr="00920004" w:rsidRDefault="00077639" w:rsidP="00CF739D">
      <w:r w:rsidRPr="00920004">
        <w:tab/>
        <w:t xml:space="preserve">Ứng dụng di động hỗ trợ việc tạo đơn hàng cho khách hàng </w:t>
      </w:r>
      <w:r w:rsidR="00973884" w:rsidRPr="00920004">
        <w:rPr>
          <w:lang w:val="en-US"/>
        </w:rPr>
        <w:t xml:space="preserve">bao gồm </w:t>
      </w:r>
      <w:r w:rsidRPr="00920004">
        <w:t>hỗ trợ tạo đơn hàng chi tiết hơn, gợi ý những cửa hàng phục vụ đầy đủ dịch vụ khách hàng cần với khoảng cách ngắn nhất, gợi ý thời gian giao và nhận đồ phù hợp với khả năng phục vụ của chi nhánh mà khách hàng đã chọn. Đồng thời,</w:t>
      </w:r>
      <w:r w:rsidR="00973884" w:rsidRPr="00920004">
        <w:rPr>
          <w:lang w:val="en-US"/>
        </w:rPr>
        <w:t xml:space="preserve"> ứng ụng cũng</w:t>
      </w:r>
      <w:r w:rsidRPr="00920004">
        <w:t xml:space="preserve"> giúp khách hàng xem và sửa đơn hàng mình đã tạo.</w:t>
      </w:r>
    </w:p>
    <w:p w14:paraId="21BB45A6" w14:textId="1E99608D" w:rsidR="00077639" w:rsidRPr="00920004" w:rsidRDefault="00077639" w:rsidP="00CF739D">
      <w:pPr>
        <w:pStyle w:val="Style1"/>
        <w:spacing w:before="240" w:line="0" w:lineRule="atLeast"/>
        <w:rPr>
          <w:rFonts w:eastAsiaTheme="minorHAnsi"/>
          <w:b w:val="0"/>
          <w:sz w:val="26"/>
          <w:lang w:val="vi-VN"/>
        </w:rPr>
      </w:pPr>
      <w:r w:rsidRPr="00CF739D">
        <w:rPr>
          <w:rFonts w:eastAsia="Calibri"/>
        </w:rPr>
        <w:br w:type="page"/>
      </w:r>
      <w:bookmarkStart w:id="1000" w:name="_Toc531502207"/>
      <w:r w:rsidR="00E913F0" w:rsidRPr="00CF739D">
        <w:lastRenderedPageBreak/>
        <w:t>ABSTRACT</w:t>
      </w:r>
      <w:bookmarkEnd w:id="1000"/>
    </w:p>
    <w:p w14:paraId="08D7F78D" w14:textId="77777777" w:rsidR="00077639" w:rsidRPr="00920004" w:rsidRDefault="00077639" w:rsidP="00CF739D">
      <w:pPr>
        <w:ind w:firstLine="720"/>
      </w:pPr>
      <w:r w:rsidRPr="00920004">
        <w:rPr>
          <w:lang w:val="en-US"/>
        </w:rPr>
        <w:t>I</w:t>
      </w:r>
      <w:r w:rsidRPr="00920004">
        <w:t>n this work, we built an information system for laundry services. Our system contains 2 components: web application for laundry service provider and mobile application for customers.</w:t>
      </w:r>
    </w:p>
    <w:p w14:paraId="6040897A" w14:textId="77777777" w:rsidR="00077639" w:rsidRPr="00920004" w:rsidRDefault="00077639" w:rsidP="00CF739D">
      <w:pPr>
        <w:ind w:firstLine="720"/>
      </w:pPr>
      <w:r w:rsidRPr="00920004">
        <w:t xml:space="preserve">Web application allows laundry service provider receive purchase orders from customers, creates receipts and assorts clothes into different categories. We used </w:t>
      </w:r>
      <w:r w:rsidRPr="00920004">
        <w:rPr>
          <w:lang w:val="en-US"/>
        </w:rPr>
        <w:t>query theory</w:t>
      </w:r>
      <w:r w:rsidRPr="00920004">
        <w:t xml:space="preserve"> to assign purchase orders into available washing machines efficiently, laundry staffs can do that manually as well.</w:t>
      </w:r>
    </w:p>
    <w:p w14:paraId="26E7026F" w14:textId="1F6DB2A3" w:rsidR="00077639" w:rsidRPr="00920004" w:rsidDel="00D24C07" w:rsidRDefault="00077639" w:rsidP="00CF739D">
      <w:pPr>
        <w:ind w:firstLine="720"/>
        <w:rPr>
          <w:del w:id="1001" w:author="phuong vu" w:date="2018-12-02T08:21:00Z"/>
        </w:rPr>
      </w:pPr>
      <w:r w:rsidRPr="00920004">
        <w:t xml:space="preserve">Mobile application helps customers create orders easily, recommend nearest laundry </w:t>
      </w:r>
      <w:r w:rsidRPr="00920004">
        <w:rPr>
          <w:lang w:val="en-US"/>
        </w:rPr>
        <w:t>branch</w:t>
      </w:r>
      <w:r w:rsidRPr="00920004">
        <w:t>, receiving and delivery time. Users can also see and modify their created orders.</w:t>
      </w:r>
    </w:p>
    <w:p w14:paraId="4960277E" w14:textId="77777777" w:rsidR="00077639" w:rsidRPr="00920004" w:rsidDel="00D24C07" w:rsidRDefault="00077639" w:rsidP="00CF739D">
      <w:pPr>
        <w:pStyle w:val="Style1"/>
        <w:spacing w:before="240" w:line="0" w:lineRule="atLeast"/>
        <w:rPr>
          <w:del w:id="1002" w:author="phuong vu" w:date="2018-12-02T08:21:00Z"/>
          <w:rFonts w:cstheme="majorHAnsi"/>
        </w:rPr>
      </w:pPr>
    </w:p>
    <w:p w14:paraId="02FB4527" w14:textId="4E80140C" w:rsidR="00CF739D" w:rsidRDefault="00CF739D" w:rsidP="00D24C07">
      <w:pPr>
        <w:spacing w:before="120"/>
        <w:ind w:firstLine="720"/>
        <w:sectPr w:rsidR="00CF739D" w:rsidSect="0041406B">
          <w:headerReference w:type="default" r:id="rId29"/>
          <w:footerReference w:type="default" r:id="rId30"/>
          <w:pgSz w:w="11906" w:h="16838"/>
          <w:pgMar w:top="1701" w:right="1134" w:bottom="1701" w:left="1985" w:header="709" w:footer="0" w:gutter="0"/>
          <w:pgNumType w:fmt="lowerRoman" w:start="1"/>
          <w:cols w:space="708"/>
          <w:docGrid w:linePitch="360"/>
        </w:sectPr>
        <w:pPrChange w:id="1003" w:author="phuong vu" w:date="2018-12-02T08:21:00Z">
          <w:pPr>
            <w:spacing w:before="240" w:line="0" w:lineRule="atLeast"/>
          </w:pPr>
        </w:pPrChange>
      </w:pPr>
    </w:p>
    <w:p w14:paraId="226F23FD" w14:textId="09EA0D34" w:rsidR="00AA15A1" w:rsidRPr="00CF739D" w:rsidRDefault="00601879" w:rsidP="00CF739D">
      <w:pPr>
        <w:pStyle w:val="Style1"/>
        <w:spacing w:before="240" w:line="0" w:lineRule="atLeast"/>
      </w:pPr>
      <w:bookmarkStart w:id="1004" w:name="_Toc484566602"/>
      <w:bookmarkStart w:id="1005" w:name="_Toc531502208"/>
      <w:r w:rsidRPr="00CF739D">
        <w:rPr>
          <w:rFonts w:cstheme="majorHAnsi"/>
        </w:rPr>
        <w:lastRenderedPageBreak/>
        <w:t>PHẦN GIỚI THIỆU</w:t>
      </w:r>
      <w:bookmarkEnd w:id="1005"/>
    </w:p>
    <w:p w14:paraId="68E56884" w14:textId="34EFF709" w:rsidR="00370B8C" w:rsidRPr="00CF739D" w:rsidRDefault="00370B8C" w:rsidP="00373334">
      <w:pPr>
        <w:pStyle w:val="Heading2"/>
        <w:numPr>
          <w:ilvl w:val="1"/>
          <w:numId w:val="54"/>
        </w:numPr>
        <w:rPr>
          <w:lang w:val="en-US"/>
        </w:rPr>
        <w:pPrChange w:id="1006" w:author="phuong vu" w:date="2018-12-02T09:08:00Z">
          <w:pPr>
            <w:pStyle w:val="Heading2"/>
            <w:numPr>
              <w:numId w:val="54"/>
            </w:numPr>
            <w:spacing w:before="240" w:line="0" w:lineRule="atLeast"/>
            <w:ind w:left="576"/>
          </w:pPr>
        </w:pPrChange>
      </w:pPr>
      <w:bookmarkStart w:id="1007" w:name="_Toc530605633"/>
      <w:bookmarkStart w:id="1008" w:name="_Toc530657326"/>
      <w:bookmarkStart w:id="1009" w:name="_Toc530658268"/>
      <w:bookmarkStart w:id="1010" w:name="_Toc530661993"/>
      <w:bookmarkStart w:id="1011" w:name="_Toc530662460"/>
      <w:bookmarkStart w:id="1012" w:name="_Toc531009374"/>
      <w:bookmarkStart w:id="1013" w:name="_Toc531101610"/>
      <w:bookmarkStart w:id="1014" w:name="_Toc531102558"/>
      <w:bookmarkStart w:id="1015" w:name="_Toc531358796"/>
      <w:bookmarkStart w:id="1016" w:name="_Toc531359777"/>
      <w:bookmarkStart w:id="1017" w:name="_Toc531380619"/>
      <w:bookmarkStart w:id="1018" w:name="_Toc531502209"/>
      <w:bookmarkEnd w:id="1004"/>
      <w:bookmarkEnd w:id="1007"/>
      <w:bookmarkEnd w:id="1008"/>
      <w:bookmarkEnd w:id="1009"/>
      <w:bookmarkEnd w:id="1010"/>
      <w:bookmarkEnd w:id="1011"/>
      <w:bookmarkEnd w:id="1012"/>
      <w:bookmarkEnd w:id="1013"/>
      <w:bookmarkEnd w:id="1014"/>
      <w:bookmarkEnd w:id="1015"/>
      <w:bookmarkEnd w:id="1016"/>
      <w:bookmarkEnd w:id="1017"/>
      <w:r w:rsidRPr="00CF739D">
        <w:rPr>
          <w:lang w:val="en-US"/>
        </w:rPr>
        <w:t>Đặt vấn đề</w:t>
      </w:r>
      <w:bookmarkEnd w:id="1018"/>
    </w:p>
    <w:p w14:paraId="43057F97" w14:textId="77777777" w:rsidR="00B906F8" w:rsidRDefault="00A17FA5" w:rsidP="00B906F8">
      <w:pPr>
        <w:spacing w:after="0"/>
        <w:rPr>
          <w:ins w:id="1019" w:author="phuong vu" w:date="2018-12-02T22:56:00Z"/>
          <w:lang w:val="en-US"/>
        </w:rPr>
      </w:pPr>
      <w:r>
        <w:rPr>
          <w:lang w:val="en-US"/>
        </w:rPr>
        <w:tab/>
      </w:r>
      <w:ins w:id="1020" w:author="phuong vu" w:date="2018-12-02T22:56:00Z">
        <w:r w:rsidR="00B906F8">
          <w:rPr>
            <w:lang w:val="en-US"/>
          </w:rPr>
          <w:t xml:space="preserve">Trong thời kì xã hội phát triển mạnh mẽ, con người nghĩ đến bản thân mình và yêu công việc nhiều hơn. Chúng ta dành thời gian nhiều hơn cho công việc, bỏ qua công việc dọn dẹp trong nhà, đặc biệt lầ chuyện giặt giũ. Đó là một vấn đề mất nhiều thời gian với những người có công việc bận rộn. Mỗi lúc như vậy, ta liền tìm ngay đến những cửa hàng dịch vụ giặt giũ. Nhưng vấn đề bất cập ở đây là trong trường hợp ta đang bận rộn không thể đem quần áo đến tận nơi để gửi giặt là thứ nhất, thứ hai nếu chúng ta có nhiều loại quần áo và mong muốn giặt giũ với những hình thức khác nhau nhưng lại không biết cửa hàng nào có đầy đủ các hình thức mình đang cần. Bên cạnh đó, ta không chủ động được thời gian lấy quần áo nếu không được chủ của hàng cho một lịch hẹn sau khi nhận đồ giặt. </w:t>
        </w:r>
      </w:ins>
    </w:p>
    <w:p w14:paraId="44FCADF4" w14:textId="77777777" w:rsidR="00B906F8" w:rsidRDefault="00B906F8" w:rsidP="00B906F8">
      <w:pPr>
        <w:spacing w:after="0"/>
        <w:ind w:firstLine="720"/>
        <w:rPr>
          <w:ins w:id="1021" w:author="phuong vu" w:date="2018-12-02T22:56:00Z"/>
          <w:lang w:val="en-US"/>
        </w:rPr>
      </w:pPr>
      <w:ins w:id="1022" w:author="phuong vu" w:date="2018-12-02T22:56:00Z">
        <w:r w:rsidRPr="00920004">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w:t>
        </w:r>
        <w:r>
          <w:rPr>
            <w:lang w:val="en-US"/>
          </w:rPr>
          <w:t xml:space="preserve"> sắp xếp đơn hàng</w:t>
        </w:r>
        <w:r w:rsidRPr="00920004">
          <w:rPr>
            <w:lang w:val="en-US"/>
          </w:rPr>
          <w:t xml:space="preserve"> theo thứ tự đơn hàng nào</w:t>
        </w:r>
        <w:r>
          <w:rPr>
            <w:lang w:val="en-US"/>
          </w:rPr>
          <w:t xml:space="preserve"> đến</w:t>
        </w:r>
        <w:r w:rsidRPr="00920004">
          <w:rPr>
            <w:lang w:val="en-US"/>
          </w:rPr>
          <w:t xml:space="preserve"> trước xử lí trước dẫn đến vấn đề những đơn hàng </w:t>
        </w:r>
        <w:r>
          <w:rPr>
            <w:lang w:val="en-US"/>
          </w:rPr>
          <w:t>đến</w:t>
        </w:r>
        <w:r w:rsidRPr="00920004">
          <w:rPr>
            <w:lang w:val="en-US"/>
          </w:rPr>
          <w:t xml:space="preserve"> hạn giao trả cho khách lại phải trong tình trạng chờ đợi những đơn hàng chưa đến hạn giao trả. Cũng như việc phân loại đồ theo cách thủ công tốn thời gian</w:t>
        </w:r>
        <w:r>
          <w:rPr>
            <w:lang w:val="en-US"/>
          </w:rPr>
          <w:t>.</w:t>
        </w:r>
        <w:r>
          <w:rPr>
            <w:lang w:val="en-US"/>
          </w:rPr>
          <w:tab/>
        </w:r>
      </w:ins>
    </w:p>
    <w:p w14:paraId="172DD8D6" w14:textId="2CAA4B46" w:rsidR="00FE6A57" w:rsidRPr="00920004" w:rsidDel="00B906F8" w:rsidRDefault="00B906F8" w:rsidP="00B906F8">
      <w:pPr>
        <w:ind w:firstLine="576"/>
        <w:rPr>
          <w:del w:id="1023" w:author="phuong vu" w:date="2018-12-02T22:56:00Z"/>
          <w:lang w:val="en-US"/>
        </w:rPr>
        <w:pPrChange w:id="1024" w:author="phuong vu" w:date="2018-12-02T22:56:00Z">
          <w:pPr/>
        </w:pPrChange>
      </w:pPr>
      <w:ins w:id="1025" w:author="phuong vu" w:date="2018-12-02T22:56:00Z">
        <w:r>
          <w:rPr>
            <w:lang w:val="en-US"/>
          </w:rPr>
          <w:t xml:space="preserve">Để giải quyết những vấn đề được nêu trên, ta cần một hệ thốn hỗ trợ người dùng có thể lựa chọn dịch vụ theo nhu cầu của họ khi cần thiết, đồng thời hỗ trợ đưa ra gợi ý sắp xếp lịch xử lí đơn hàng cho các máy giặt của cửa hàng, tuy nhiên cửa hàng có thể chủ động sắp xếp từng đơn hàng riêng biệt một cách thủ công nếu cần. </w:t>
        </w:r>
        <w:r w:rsidRPr="00920004">
          <w:rPr>
            <w:lang w:val="en-US"/>
          </w:rPr>
          <w:t xml:space="preserve">Đó là những điều mà hệ thống </w:t>
        </w:r>
        <w:r>
          <w:rPr>
            <w:lang w:val="en-US"/>
          </w:rPr>
          <w:t>được xây dựng trong luận văn này.</w:t>
        </w:r>
      </w:ins>
      <w:del w:id="1026" w:author="phuong vu" w:date="2018-12-02T22:56:00Z">
        <w:r w:rsidR="00CA57A3" w:rsidRPr="00920004" w:rsidDel="00B906F8">
          <w:rPr>
            <w:lang w:val="en-US"/>
          </w:rPr>
          <w:delText>Trong thời kì xã hội phát triển mạnh mẽ, con người nghĩ đến bản thân mình và yêu công việc nhiều hơn. Chúng ta dành thời gian nhiều hơn cho công việc, bỏ qua công việc dọn dẹp trong nhà, đặc biệt lầ chuyện giặt giũ.</w:delText>
        </w:r>
        <w:r w:rsidR="00D82BBB" w:rsidRPr="00920004" w:rsidDel="00B906F8">
          <w:rPr>
            <w:lang w:val="en-US"/>
          </w:rPr>
          <w:delTex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delText>
        </w:r>
        <w:r w:rsidR="00924D6A" w:rsidRPr="00920004" w:rsidDel="00B906F8">
          <w:rPr>
            <w:lang w:val="en-US"/>
          </w:rPr>
          <w:delText>thứ nhất</w:delText>
        </w:r>
        <w:r w:rsidR="00D82BBB" w:rsidRPr="00920004" w:rsidDel="00B906F8">
          <w:rPr>
            <w:lang w:val="en-US"/>
          </w:rPr>
          <w:delText xml:space="preserve">, thứ hai nếu chúng ta có nhiều loại quần áo và mong muốn giặt giũ với những hình thức khác nhau nhưng lại không biết cửa hàng nào có đầy đủ các hình thức mình </w:delText>
        </w:r>
        <w:r w:rsidR="00924D6A" w:rsidRPr="00920004" w:rsidDel="00B906F8">
          <w:rPr>
            <w:lang w:val="en-US"/>
          </w:rPr>
          <w:delText>đang cần</w:delText>
        </w:r>
        <w:r w:rsidR="00D82BBB" w:rsidRPr="00920004" w:rsidDel="00B906F8">
          <w:rPr>
            <w:lang w:val="en-US"/>
          </w:rPr>
          <w:delText>.</w:delText>
        </w:r>
        <w:r w:rsidR="00924D6A" w:rsidRPr="00920004" w:rsidDel="00B906F8">
          <w:rPr>
            <w:lang w:val="en-US"/>
          </w:rPr>
          <w:delText xml:space="preserve"> Bên cạnh đó, ta không chủ động được thời gian lấy quần áo nếu không được chủ của hàng cho một lịch hẹn sau khi </w:delText>
        </w:r>
        <w:r w:rsidR="00016B3B" w:rsidRPr="00920004" w:rsidDel="00B906F8">
          <w:rPr>
            <w:lang w:val="en-US"/>
          </w:rPr>
          <w:delText>nhận đồ giặt,</w:delText>
        </w:r>
        <w:r w:rsidR="00237164" w:rsidRPr="00920004" w:rsidDel="00B906F8">
          <w:rPr>
            <w:lang w:val="en-US"/>
          </w:rPr>
          <w:delText xml:space="preserve"> quần áo của mình cũng mong muốn được chi tiết về các đặc điểm quần áo tránh trường hợp thất lạc trong quá trình sử dụng dịch vụ, </w:delText>
        </w:r>
        <w:r w:rsidR="00016B3B" w:rsidRPr="00920004" w:rsidDel="00B906F8">
          <w:rPr>
            <w:lang w:val="en-US"/>
          </w:rPr>
          <w:delText xml:space="preserve">cũng như chi phí bỏ ra cho một lần sử dụng dịch vụ không được minh bạch ban đầu. </w:delText>
        </w:r>
      </w:del>
    </w:p>
    <w:p w14:paraId="52134A44" w14:textId="44AEEC0E" w:rsidR="00FE6A57" w:rsidRPr="00920004" w:rsidDel="00B906F8" w:rsidRDefault="00016B3B" w:rsidP="00B906F8">
      <w:pPr>
        <w:ind w:firstLine="576"/>
        <w:rPr>
          <w:del w:id="1027" w:author="phuong vu" w:date="2018-12-02T22:56:00Z"/>
          <w:lang w:val="en-US"/>
        </w:rPr>
        <w:pPrChange w:id="1028" w:author="phuong vu" w:date="2018-12-02T22:56:00Z">
          <w:pPr>
            <w:ind w:firstLine="720"/>
          </w:pPr>
        </w:pPrChange>
      </w:pPr>
      <w:del w:id="1029" w:author="phuong vu" w:date="2018-12-02T22:56:00Z">
        <w:r w:rsidRPr="00920004" w:rsidDel="00B906F8">
          <w:rPr>
            <w:lang w:val="en-US"/>
          </w:rPr>
          <w:delTex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delText>
        </w:r>
        <w:r w:rsidR="00C8482A" w:rsidRPr="00920004" w:rsidDel="00B906F8">
          <w:rPr>
            <w:lang w:val="en-US"/>
          </w:rPr>
          <w:delText xml:space="preserve"> Cũng như việc phân loại đồ theo cách thủ công tốn thời gian.</w:delText>
        </w:r>
      </w:del>
    </w:p>
    <w:p w14:paraId="6DFFE8BF" w14:textId="6D13823A" w:rsidR="00370B8C" w:rsidRPr="00920004" w:rsidRDefault="001374D6" w:rsidP="00B906F8">
      <w:pPr>
        <w:ind w:firstLine="576"/>
        <w:rPr>
          <w:lang w:val="en-US"/>
        </w:rPr>
        <w:pPrChange w:id="1030" w:author="phuong vu" w:date="2018-12-02T22:56:00Z">
          <w:pPr/>
        </w:pPrChange>
      </w:pPr>
      <w:del w:id="1031" w:author="phuong vu" w:date="2018-12-02T22:56:00Z">
        <w:r w:rsidRPr="00920004" w:rsidDel="00B906F8">
          <w:rPr>
            <w:lang w:val="en-US"/>
          </w:rPr>
          <w:tab/>
        </w:r>
        <w:r w:rsidR="00016B3B" w:rsidRPr="00920004" w:rsidDel="00B906F8">
          <w:rPr>
            <w:lang w:val="en-US"/>
          </w:rPr>
          <w:delText>Để giải quyết những vấn đề được nêu trên, ta cần một hệ thống mà hỗ trợ người sử dụng dịch vụ có thể chọn lựa theo yêu cầu của mình cần thiết. Và hỗ tr</w:delText>
        </w:r>
        <w:r w:rsidR="00DE0F89" w:rsidRPr="00920004" w:rsidDel="00B906F8">
          <w:rPr>
            <w:lang w:val="en-US"/>
          </w:rPr>
          <w:delText>ợ đưa ra gợi ý sắp xếp lịch xử lí đơn hàng cho các máy cho chủ cửa hàng kèm với cho họ chủ động sắp xếp từng đơn hàng riêng biệt một cách thủ công. Đó là những điều mà hệ thống này mong muốn mang lại.</w:delText>
        </w:r>
      </w:del>
    </w:p>
    <w:p w14:paraId="338EDF31" w14:textId="6753DD11" w:rsidR="00370B8C" w:rsidRPr="00CF739D" w:rsidRDefault="00370B8C" w:rsidP="00373334">
      <w:pPr>
        <w:pStyle w:val="Heading2"/>
        <w:numPr>
          <w:ilvl w:val="1"/>
          <w:numId w:val="55"/>
        </w:numPr>
        <w:rPr>
          <w:lang w:val="en-US"/>
        </w:rPr>
        <w:pPrChange w:id="1032" w:author="phuong vu" w:date="2018-12-02T09:08:00Z">
          <w:pPr>
            <w:pStyle w:val="Heading2"/>
            <w:numPr>
              <w:numId w:val="55"/>
            </w:numPr>
            <w:spacing w:before="240" w:line="0" w:lineRule="atLeast"/>
            <w:ind w:left="576"/>
          </w:pPr>
        </w:pPrChange>
      </w:pPr>
      <w:bookmarkStart w:id="1033" w:name="_Toc531502210"/>
      <w:r w:rsidRPr="00920004">
        <w:rPr>
          <w:lang w:val="en-US"/>
        </w:rPr>
        <w:t>Lị</w:t>
      </w:r>
      <w:r w:rsidRPr="00CF739D">
        <w:rPr>
          <w:lang w:val="en-US"/>
        </w:rPr>
        <w:t>ch sử giải quyết vấn đề</w:t>
      </w:r>
      <w:bookmarkEnd w:id="1033"/>
    </w:p>
    <w:p w14:paraId="15DE0F48" w14:textId="789C73AE" w:rsidR="00C938C5" w:rsidRPr="00920004" w:rsidRDefault="00A17FA5" w:rsidP="00CF739D">
      <w:pPr>
        <w:rPr>
          <w:lang w:val="en-US"/>
        </w:rPr>
      </w:pPr>
      <w:r>
        <w:rPr>
          <w:lang w:val="en-US"/>
        </w:rPr>
        <w:tab/>
      </w:r>
      <w:r w:rsidR="00237164" w:rsidRPr="00920004">
        <w:rPr>
          <w:lang w:val="en-US"/>
        </w:rPr>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sidRPr="00920004">
        <w:rPr>
          <w:lang w:val="en-US"/>
        </w:rPr>
        <w:t>quá trình giao nhận không có biên nhận cho khách hàng kiểm tra đồ của mình. Và quần áo đã nhận về cửa hàng luôn được phân loại theo cách thủ công.</w:t>
      </w:r>
    </w:p>
    <w:p w14:paraId="7C5C10B6" w14:textId="250EDCAA" w:rsidR="00C938C5" w:rsidRPr="00920004" w:rsidRDefault="00C938C5" w:rsidP="00CF739D">
      <w:pPr>
        <w:ind w:firstLine="360"/>
        <w:rPr>
          <w:lang w:val="en-US"/>
        </w:rPr>
      </w:pPr>
      <w:r w:rsidRPr="00920004">
        <w:rPr>
          <w:lang w:val="en-US"/>
        </w:rPr>
        <w:t>Các giải pháp nêu trên đa phần được quản lí bằng thủ công, giấy tờ, sổ sách. Khách hàng sử dụng dịch vụ không nắm được quần áo của mình đã đi đâu và khi nào được giao lại cho mình. Khách hàng hoàn toàn bị động về thời gian giao nhận quần áo.</w:t>
      </w:r>
    </w:p>
    <w:p w14:paraId="21F3AEB3"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034" w:name="_Toc531358799"/>
      <w:bookmarkStart w:id="1035" w:name="_Toc531359780"/>
      <w:bookmarkStart w:id="1036" w:name="_Toc531380622"/>
      <w:bookmarkStart w:id="1037" w:name="_Toc531466521"/>
      <w:bookmarkStart w:id="1038" w:name="_Toc531466629"/>
      <w:bookmarkStart w:id="1039" w:name="_Toc531466737"/>
      <w:bookmarkStart w:id="1040" w:name="_Toc531502120"/>
      <w:bookmarkStart w:id="1041" w:name="_Toc531502211"/>
      <w:bookmarkEnd w:id="1034"/>
      <w:bookmarkEnd w:id="1035"/>
      <w:bookmarkEnd w:id="1036"/>
      <w:bookmarkEnd w:id="1037"/>
      <w:bookmarkEnd w:id="1038"/>
      <w:bookmarkEnd w:id="1039"/>
      <w:bookmarkEnd w:id="1040"/>
      <w:bookmarkEnd w:id="1041"/>
    </w:p>
    <w:p w14:paraId="386B8F90"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042" w:name="_Toc531358800"/>
      <w:bookmarkStart w:id="1043" w:name="_Toc531359781"/>
      <w:bookmarkStart w:id="1044" w:name="_Toc531380623"/>
      <w:bookmarkStart w:id="1045" w:name="_Toc531466522"/>
      <w:bookmarkStart w:id="1046" w:name="_Toc531466630"/>
      <w:bookmarkStart w:id="1047" w:name="_Toc531466738"/>
      <w:bookmarkStart w:id="1048" w:name="_Toc531502121"/>
      <w:bookmarkStart w:id="1049" w:name="_Toc531502212"/>
      <w:bookmarkEnd w:id="1042"/>
      <w:bookmarkEnd w:id="1043"/>
      <w:bookmarkEnd w:id="1044"/>
      <w:bookmarkEnd w:id="1045"/>
      <w:bookmarkEnd w:id="1046"/>
      <w:bookmarkEnd w:id="1047"/>
      <w:bookmarkEnd w:id="1048"/>
      <w:bookmarkEnd w:id="1049"/>
    </w:p>
    <w:p w14:paraId="235A84E5" w14:textId="46342260" w:rsidR="00370B8C" w:rsidRPr="00CF739D" w:rsidRDefault="00A26BE3" w:rsidP="00373334">
      <w:pPr>
        <w:pStyle w:val="Heading2"/>
        <w:numPr>
          <w:ilvl w:val="0"/>
          <w:numId w:val="72"/>
        </w:numPr>
        <w:pPrChange w:id="1050" w:author="phuong vu" w:date="2018-12-02T09:08:00Z">
          <w:pPr>
            <w:pStyle w:val="Heading2"/>
            <w:numPr>
              <w:ilvl w:val="0"/>
              <w:numId w:val="72"/>
            </w:numPr>
            <w:spacing w:before="240" w:line="0" w:lineRule="atLeast"/>
            <w:ind w:left="360" w:hanging="360"/>
          </w:pPr>
        </w:pPrChange>
      </w:pPr>
      <w:r w:rsidRPr="00920004">
        <w:rPr>
          <w:lang w:val="en-US"/>
        </w:rPr>
        <w:t xml:space="preserve"> </w:t>
      </w:r>
      <w:bookmarkStart w:id="1051" w:name="_Toc529231110"/>
      <w:bookmarkStart w:id="1052" w:name="_Toc529231497"/>
      <w:bookmarkStart w:id="1053" w:name="_Toc531502213"/>
      <w:bookmarkEnd w:id="1051"/>
      <w:bookmarkEnd w:id="1052"/>
      <w:r w:rsidR="00370B8C" w:rsidRPr="00920004">
        <w:t>Phạm</w:t>
      </w:r>
      <w:r w:rsidR="00370B8C" w:rsidRPr="00CF739D">
        <w:t xml:space="preserve"> vi đề tài</w:t>
      </w:r>
      <w:bookmarkEnd w:id="1053"/>
    </w:p>
    <w:p w14:paraId="7C74B52E" w14:textId="591794B1" w:rsidR="00C8482A" w:rsidRPr="00920004" w:rsidRDefault="00FE6A57">
      <w:pPr>
        <w:rPr>
          <w:lang w:val="en-US"/>
        </w:rPr>
      </w:pPr>
      <w:r w:rsidRPr="00920004">
        <w:rPr>
          <w:lang w:val="en-US"/>
        </w:rPr>
        <w:tab/>
      </w:r>
      <w:r w:rsidR="00C8482A" w:rsidRPr="00920004">
        <w:rPr>
          <w:lang w:val="en-US"/>
        </w:rPr>
        <w: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t>
      </w:r>
    </w:p>
    <w:p w14:paraId="57F1AC7C" w14:textId="78B01FA4" w:rsidR="00370B8C" w:rsidRPr="00920004" w:rsidRDefault="00FE6A57">
      <w:pPr>
        <w:rPr>
          <w:lang w:val="en-US"/>
        </w:rPr>
      </w:pPr>
      <w:r w:rsidRPr="00920004">
        <w:rPr>
          <w:lang w:val="en-US"/>
        </w:rPr>
        <w:tab/>
      </w:r>
      <w:r w:rsidR="00C8482A" w:rsidRPr="00920004">
        <w:rPr>
          <w:lang w:val="en-US"/>
        </w:rPr>
        <w:t>Xây dựng một trang web quản lí thông qua đó cửa hàng có thể quản lí các đơn hàng, biên nhận bằng cách kiểm soát trạng thái của chúng</w:t>
      </w:r>
      <w:r w:rsidR="0044671F" w:rsidRPr="00920004">
        <w:rPr>
          <w:lang w:val="en-US"/>
        </w:rPr>
        <w:t>. Hỗ trợ đưa ra gợi ý sắp lịch xử lí đơn hàng cho cửa hàng và phân loại tự động giúp tiết kiệm thời gian nhất có thể.</w:t>
      </w:r>
    </w:p>
    <w:p w14:paraId="3BCF4D47" w14:textId="1D6A83EB" w:rsidR="00891537" w:rsidRPr="00920004" w:rsidRDefault="00891537" w:rsidP="0001325D">
      <w:pPr>
        <w:ind w:firstLine="720"/>
        <w:rPr>
          <w:lang w:val="en-US"/>
        </w:rPr>
        <w:pPrChange w:id="1054" w:author="phuong vu" w:date="2018-12-02T22:47:00Z">
          <w:pPr/>
        </w:pPrChange>
      </w:pPr>
      <w:r w:rsidRPr="00920004">
        <w:rPr>
          <w:lang w:val="en-US"/>
        </w:rPr>
        <w:t>Đề tài hiện tại</w:t>
      </w:r>
      <w:r w:rsidR="003166DB" w:rsidRPr="00920004">
        <w:rPr>
          <w:lang w:val="en-US"/>
        </w:rPr>
        <w:t xml:space="preserve"> không</w:t>
      </w:r>
      <w:r w:rsidRPr="00920004">
        <w:rPr>
          <w:lang w:val="en-US"/>
        </w:rPr>
        <w:t xml:space="preserve"> hỗ trợ xây dựng trang quản lí các thông tin dữ liệu đầu vào để tạo đơn hàng cũng như quản lí.</w:t>
      </w:r>
    </w:p>
    <w:p w14:paraId="200F8878" w14:textId="4ED2DB35" w:rsidR="00476B40" w:rsidRPr="00CF739D" w:rsidRDefault="00476B40" w:rsidP="00373334">
      <w:pPr>
        <w:pStyle w:val="Heading2"/>
        <w:numPr>
          <w:ilvl w:val="0"/>
          <w:numId w:val="72"/>
        </w:numPr>
        <w:pPrChange w:id="1055" w:author="phuong vu" w:date="2018-12-02T09:08:00Z">
          <w:pPr>
            <w:pStyle w:val="Heading2"/>
            <w:numPr>
              <w:ilvl w:val="0"/>
              <w:numId w:val="72"/>
            </w:numPr>
            <w:spacing w:before="240" w:line="0" w:lineRule="atLeast"/>
            <w:ind w:left="360" w:hanging="360"/>
          </w:pPr>
        </w:pPrChange>
      </w:pPr>
      <w:bookmarkStart w:id="1056" w:name="_Toc531502214"/>
      <w:r w:rsidRPr="00CF739D">
        <w:t xml:space="preserve">Mục tiêu </w:t>
      </w:r>
      <w:r w:rsidR="003166DB" w:rsidRPr="00920004">
        <w:rPr>
          <w:lang w:val="en-US"/>
        </w:rPr>
        <w:t>đề tài</w:t>
      </w:r>
      <w:bookmarkEnd w:id="1056"/>
    </w:p>
    <w:p w14:paraId="0EF32336" w14:textId="77777777" w:rsidR="00476B40" w:rsidRPr="00CF739D" w:rsidRDefault="00476B40" w:rsidP="0001325D">
      <w:pPr>
        <w:ind w:firstLine="720"/>
        <w:pPrChange w:id="1057" w:author="phuong vu" w:date="2018-12-02T22:47:00Z">
          <w:pPr>
            <w:ind w:firstLine="360"/>
          </w:pPr>
        </w:pPrChange>
      </w:pPr>
      <w:r w:rsidRPr="00CF739D">
        <w:t>Phát triển một mô hình hệ thống giặt ủi dựa trên các công nghệ phổ biến hiện nay gồm:</w:t>
      </w:r>
    </w:p>
    <w:p w14:paraId="209A8A43" w14:textId="1E3796DC" w:rsidR="00476B40" w:rsidRPr="00CF739D" w:rsidRDefault="00476B40" w:rsidP="00CF739D">
      <w:pPr>
        <w:ind w:firstLine="720"/>
      </w:pPr>
      <w:r w:rsidRPr="00CF739D">
        <w:t xml:space="preserve">- Xây dựng một ứng dụng </w:t>
      </w:r>
      <w:r w:rsidR="00083585" w:rsidRPr="00920004">
        <w:t>Android</w:t>
      </w:r>
      <w:r w:rsidRPr="00CF739D">
        <w:t xml:space="preserve"> hỗ trợ khách hàng tạo đơn hàng và tìm được những chi nhánh giặt ủi của cửa hàng gần nhất trong phạm vi được quy định trước.</w:t>
      </w:r>
    </w:p>
    <w:p w14:paraId="63B6F64B" w14:textId="7C1FC17C" w:rsidR="00476B40" w:rsidRPr="00CF739D" w:rsidRDefault="00476B40" w:rsidP="00CF739D">
      <w:pPr>
        <w:ind w:firstLine="720"/>
      </w:pPr>
      <w:r w:rsidRPr="00CF739D">
        <w:t xml:space="preserve">- Xây dựng một trong Web quản lí các đơn hàng của khách hàng sau khi họ chấp nhận </w:t>
      </w:r>
      <w:r w:rsidR="00E13565" w:rsidRPr="00920004">
        <w:rPr>
          <w:lang w:val="en-US"/>
        </w:rPr>
        <w:t>tạo</w:t>
      </w:r>
      <w:r w:rsidRPr="00CF739D">
        <w:t xml:space="preserve"> đơn hàng từ ứng dụng </w:t>
      </w:r>
      <w:r w:rsidR="00083585" w:rsidRPr="00920004">
        <w:t>Android</w:t>
      </w:r>
      <w:r w:rsidRPr="00CF739D">
        <w:t xml:space="preserve">. Trang </w:t>
      </w:r>
      <w:ins w:id="1058" w:author="phuong vu" w:date="2018-12-02T22:47:00Z">
        <w:r w:rsidR="0001325D">
          <w:rPr>
            <w:lang w:val="en-US"/>
          </w:rPr>
          <w:t>w</w:t>
        </w:r>
      </w:ins>
      <w:del w:id="1059" w:author="phuong vu" w:date="2018-12-02T22:47:00Z">
        <w:r w:rsidRPr="00CF739D" w:rsidDel="0001325D">
          <w:delText>W</w:delText>
        </w:r>
      </w:del>
      <w:r w:rsidRPr="00CF739D">
        <w:t>eb hỗ trợ nh</w:t>
      </w:r>
      <w:r w:rsidR="00E13565" w:rsidRPr="00920004">
        <w:rPr>
          <w:lang w:val="en-US"/>
        </w:rPr>
        <w:t>â</w:t>
      </w:r>
      <w:r w:rsidRPr="00CF739D">
        <w:t>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701AAC2B" w14:textId="0A30566D" w:rsidR="00476B40" w:rsidRPr="00CF739D" w:rsidRDefault="00476B40" w:rsidP="00D24C07">
      <w:pPr>
        <w:ind w:firstLine="720"/>
        <w:pPrChange w:id="1060" w:author="phuong vu" w:date="2018-12-02T08:22:00Z">
          <w:pPr>
            <w:ind w:firstLine="360"/>
          </w:pPr>
        </w:pPrChange>
      </w:pPr>
      <w:r w:rsidRPr="00CF739D">
        <w:t>- Áp dụng giải thuật hàng đợi nhiều trạm phục vụ để giải quyết được bài toán phân chia các đơn hàng vào các máy giặt sao cho thời gian xử lí các đơn hàng là nhanh nhất có thể và đúng thời gian giao trả đồ cho khách hàng. Kết quả áp dụng giải thuật là kết quả tương đối không giải quyết được tất cả các trường hợp đặc biệt trong thực tế.</w:t>
      </w:r>
    </w:p>
    <w:p w14:paraId="4A4BDF96" w14:textId="77777777" w:rsidR="00476B40" w:rsidRPr="00CF739D" w:rsidRDefault="00476B40" w:rsidP="00CF739D">
      <w:r w:rsidRPr="00CF739D">
        <w:br w:type="page"/>
      </w:r>
    </w:p>
    <w:p w14:paraId="7308C583" w14:textId="134EE7A0" w:rsidR="00382451" w:rsidRPr="00CF739D" w:rsidRDefault="00476B40" w:rsidP="00373334">
      <w:pPr>
        <w:pStyle w:val="Heading2"/>
        <w:numPr>
          <w:ilvl w:val="0"/>
          <w:numId w:val="72"/>
        </w:numPr>
        <w:pPrChange w:id="1061" w:author="phuong vu" w:date="2018-12-02T09:08:00Z">
          <w:pPr>
            <w:pStyle w:val="Heading2"/>
            <w:numPr>
              <w:ilvl w:val="0"/>
              <w:numId w:val="72"/>
            </w:numPr>
            <w:spacing w:before="240" w:line="0" w:lineRule="atLeast"/>
            <w:ind w:left="360" w:hanging="360"/>
          </w:pPr>
        </w:pPrChange>
      </w:pPr>
      <w:bookmarkStart w:id="1062" w:name="_Toc531502215"/>
      <w:r w:rsidRPr="00CF739D">
        <w:lastRenderedPageBreak/>
        <w:t>Đối tượng nghiên cứu</w:t>
      </w:r>
      <w:bookmarkEnd w:id="1062"/>
    </w:p>
    <w:p w14:paraId="4E929338" w14:textId="196F25C0" w:rsidR="00476B40" w:rsidRPr="00CF739D" w:rsidRDefault="00476B40" w:rsidP="00CF739D">
      <w:pPr>
        <w:ind w:firstLine="360"/>
      </w:pPr>
      <w:r w:rsidRPr="00CF739D">
        <w:t>Đề tài nghiên cứu về mô hình quản lí một cửa hàng giặt ủi với nhiều chi nhánh (hay</w:t>
      </w:r>
      <w:r w:rsidR="00E13565" w:rsidRPr="00920004">
        <w:rPr>
          <w:lang w:val="en-US"/>
        </w:rPr>
        <w:t xml:space="preserve"> địa</w:t>
      </w:r>
      <w:r w:rsidRPr="00CF739D">
        <w:t xml:space="preserve"> điểm xử lí giặt ủi khác nhau). Đối tượng nghiên cứu mà đề tài hướng tới quản lí được các đơn hàng ở mỗi chi nhánh khác.</w:t>
      </w:r>
    </w:p>
    <w:p w14:paraId="6826AF85" w14:textId="5C32D4F8" w:rsidR="00476B40" w:rsidRPr="00CF739D" w:rsidRDefault="00476B40" w:rsidP="00CF739D">
      <w:pPr>
        <w:ind w:firstLine="360"/>
      </w:pPr>
      <w:r w:rsidRPr="00CF739D">
        <w:t xml:space="preserve">Nghiên cứu cách đặt đơn hàng giặt ủi bằng ứng dụng điện thoại, hỗ trợ người dùng tạo đơn hàng nhanh </w:t>
      </w:r>
      <w:r w:rsidR="00184C15" w:rsidRPr="00920004">
        <w:t>cho</w:t>
      </w:r>
      <w:r w:rsidRPr="00CF739D">
        <w:t>ng không cần bỏ thời gian ra tận địa điểm giặt ủi.</w:t>
      </w:r>
    </w:p>
    <w:p w14:paraId="5DEFFA37" w14:textId="73883004" w:rsidR="00476B40" w:rsidRPr="00CF739D" w:rsidRDefault="00476B40" w:rsidP="00373334">
      <w:pPr>
        <w:pStyle w:val="Heading2"/>
        <w:numPr>
          <w:ilvl w:val="0"/>
          <w:numId w:val="72"/>
        </w:numPr>
        <w:pPrChange w:id="1063" w:author="phuong vu" w:date="2018-12-02T09:08:00Z">
          <w:pPr>
            <w:pStyle w:val="Heading2"/>
            <w:numPr>
              <w:ilvl w:val="0"/>
              <w:numId w:val="72"/>
            </w:numPr>
            <w:spacing w:before="240" w:line="0" w:lineRule="atLeast"/>
            <w:ind w:left="360" w:hanging="360"/>
          </w:pPr>
        </w:pPrChange>
      </w:pPr>
      <w:bookmarkStart w:id="1064" w:name="_Toc531502216"/>
      <w:r w:rsidRPr="00920004">
        <w:t>Phạm vi nghiên c</w:t>
      </w:r>
      <w:r w:rsidRPr="00CF739D">
        <w:t>ứu</w:t>
      </w:r>
      <w:bookmarkEnd w:id="1064"/>
    </w:p>
    <w:p w14:paraId="5A5F0099" w14:textId="580803C6" w:rsidR="00476B40" w:rsidRPr="00CF739D" w:rsidRDefault="00476B40" w:rsidP="00CF739D">
      <w:pPr>
        <w:ind w:firstLine="360"/>
      </w:pPr>
      <w:r w:rsidRPr="00CF739D">
        <w:t>Nghiên cứu cách phân chia các đơn hàng theo từng chi nhánh khác nhau. Bên cạnh đó, nhận biết được các đối tượng người dùng tác động đến hệ thống và phân chia quyền hạn tương tác với hệ thống</w:t>
      </w:r>
      <w:r w:rsidR="00E13565" w:rsidRPr="00920004">
        <w:rPr>
          <w:lang w:val="en-US"/>
        </w:rPr>
        <w:t xml:space="preserve"> tương ứng</w:t>
      </w:r>
      <w:r w:rsidRPr="00CF739D">
        <w:t>.</w:t>
      </w:r>
    </w:p>
    <w:p w14:paraId="09A6C7A6" w14:textId="4685B8A4" w:rsidR="00476B40" w:rsidRPr="00CF739D" w:rsidRDefault="00476B40" w:rsidP="00CF739D">
      <w:pPr>
        <w:ind w:firstLine="360"/>
      </w:pPr>
      <w:r w:rsidRPr="00CF739D">
        <w:t>Ở Việt Nam, mô hình giặt ủi đa phần dịch vụ giặt tính theo khối lượng quần áo nhưng với một số loại quần áo không thể tính theo khối lượng vì sự chuyên biệt hóa của loại quần áo đó hay chi phí bỏ ra nếu tính theo khối lượng cao rất nhiều so với tính theo số lượng quần áo. Do đó, đề tài nghiên cứu cách kết hợp cả hai đơn vị tính đó để phù hợp với nhiều loại dịch vụ nhất.</w:t>
      </w:r>
    </w:p>
    <w:p w14:paraId="3B691A58" w14:textId="13095322" w:rsidR="00476B40" w:rsidRPr="00CF739D" w:rsidRDefault="00476B40" w:rsidP="00CF739D">
      <w:pPr>
        <w:ind w:firstLine="360"/>
      </w:pPr>
      <w:r w:rsidRPr="00CF739D">
        <w:t>Dựa trên vấn đề sắp xếp thời gian xử lí các đơn hàng sao cho thời gian xử lí là thấp nhất có thể, đề tài đề ra giải pháp sử dụng giải thuật hàng đợi nhiều trạm phục vụ để giải quyết vấn đề này. Nhưng vẫn còn tồn tại vài trường hợp giải thuật có thể xử lí được nên kết quả đưa ra chỉ là gợi ý và hoàn tất có thể thay đổi được.</w:t>
      </w:r>
    </w:p>
    <w:p w14:paraId="452E503B" w14:textId="31C3EE8D" w:rsidR="00B81776" w:rsidRPr="00CF739D" w:rsidRDefault="00370B8C" w:rsidP="00373334">
      <w:pPr>
        <w:pStyle w:val="Heading2"/>
        <w:numPr>
          <w:ilvl w:val="0"/>
          <w:numId w:val="72"/>
        </w:numPr>
        <w:rPr>
          <w:lang w:val="en-US"/>
        </w:rPr>
        <w:pPrChange w:id="1065" w:author="phuong vu" w:date="2018-12-02T09:08:00Z">
          <w:pPr>
            <w:pStyle w:val="Heading2"/>
            <w:numPr>
              <w:ilvl w:val="0"/>
              <w:numId w:val="72"/>
            </w:numPr>
            <w:spacing w:before="240" w:line="0" w:lineRule="atLeast"/>
            <w:ind w:left="360" w:hanging="360"/>
          </w:pPr>
        </w:pPrChange>
      </w:pPr>
      <w:bookmarkStart w:id="1066" w:name="_Toc531502217"/>
      <w:r w:rsidRPr="00920004">
        <w:rPr>
          <w:lang w:val="en-US"/>
        </w:rPr>
        <w:t>Phương pháp nghiên cứu</w:t>
      </w:r>
      <w:bookmarkEnd w:id="1066"/>
    </w:p>
    <w:p w14:paraId="6E9EE674" w14:textId="4FE07039" w:rsidR="00476B40" w:rsidRPr="00920004" w:rsidRDefault="00476B40" w:rsidP="00CF739D">
      <w:pPr>
        <w:spacing w:line="0" w:lineRule="atLeast"/>
        <w:ind w:firstLine="576"/>
        <w:contextualSpacing w:val="0"/>
        <w:rPr>
          <w:lang w:val="en-US"/>
        </w:rPr>
      </w:pPr>
      <w:r w:rsidRPr="00920004">
        <w:rPr>
          <w:lang w:val="en-US"/>
        </w:rPr>
        <w:t>Về lý thuyết:</w:t>
      </w:r>
      <w:r w:rsidR="001374D6" w:rsidRPr="00920004">
        <w:rPr>
          <w:lang w:val="en-US"/>
        </w:rPr>
        <w:t xml:space="preserve"> </w:t>
      </w:r>
      <w:r w:rsidRPr="00920004">
        <w:rPr>
          <w:lang w:val="en-US"/>
        </w:rPr>
        <w:t>Nghiên cứu cách phân tích, thiết kế hệ thống và thiết kế các mô hình: Sơ đồ Use Case, mô hình dữ liệu mức quan niệm (CDM), thiết kế cở sở dữ liệu.</w:t>
      </w:r>
    </w:p>
    <w:p w14:paraId="5E5B5CC5" w14:textId="413B0EBA" w:rsidR="00476B40" w:rsidRPr="00920004" w:rsidRDefault="00476B40" w:rsidP="00CF739D">
      <w:pPr>
        <w:spacing w:line="0" w:lineRule="atLeast"/>
        <w:ind w:firstLine="576"/>
        <w:contextualSpacing w:val="0"/>
        <w:rPr>
          <w:lang w:val="en-US"/>
        </w:rPr>
      </w:pPr>
      <w:r w:rsidRPr="00920004">
        <w:rPr>
          <w:lang w:val="en-US"/>
        </w:rPr>
        <w:t>Về chức năng:</w:t>
      </w:r>
    </w:p>
    <w:p w14:paraId="3F5A6D0D" w14:textId="6ACF6B46" w:rsidR="00F60EFE" w:rsidRPr="00920004" w:rsidRDefault="00F60EFE" w:rsidP="00CF739D">
      <w:pPr>
        <w:spacing w:line="0" w:lineRule="atLeast"/>
        <w:ind w:left="720"/>
        <w:contextualSpacing w:val="0"/>
        <w:rPr>
          <w:lang w:val="en-US"/>
        </w:rPr>
      </w:pPr>
      <w:r w:rsidRPr="00920004">
        <w:rPr>
          <w:lang w:val="en-US"/>
        </w:rPr>
        <w:t xml:space="preserve">- Tìm hiểu về nền tảng </w:t>
      </w:r>
      <w:r w:rsidR="00083585" w:rsidRPr="00920004">
        <w:rPr>
          <w:lang w:val="en-US"/>
        </w:rPr>
        <w:t>Android</w:t>
      </w:r>
      <w:r w:rsidRPr="00920004">
        <w:rPr>
          <w:lang w:val="en-US"/>
        </w:rPr>
        <w:t xml:space="preserve"> và cách lập trình </w:t>
      </w:r>
      <w:r w:rsidR="00083585" w:rsidRPr="00920004">
        <w:rPr>
          <w:lang w:val="en-US"/>
        </w:rPr>
        <w:t>Android</w:t>
      </w:r>
      <w:r w:rsidRPr="00920004">
        <w:rPr>
          <w:lang w:val="en-US"/>
        </w:rPr>
        <w:t xml:space="preserve"> tạo nên ứng dụng cho người dùng.</w:t>
      </w:r>
    </w:p>
    <w:p w14:paraId="11B0C49F" w14:textId="533094A7" w:rsidR="00476B40" w:rsidRPr="00920004" w:rsidRDefault="00F60EFE" w:rsidP="00CF739D">
      <w:pPr>
        <w:spacing w:line="0" w:lineRule="atLeast"/>
        <w:ind w:left="720"/>
        <w:contextualSpacing w:val="0"/>
        <w:rPr>
          <w:lang w:val="en-US"/>
        </w:rPr>
      </w:pPr>
      <w:r w:rsidRPr="00920004">
        <w:rPr>
          <w:lang w:val="en-US"/>
        </w:rPr>
        <w:t xml:space="preserve">- Sử dụng GraphQL, Postgraphile, PostgresSQL, JWT nhằm nên </w:t>
      </w:r>
      <w:r w:rsidR="00184C15" w:rsidRPr="00920004">
        <w:rPr>
          <w:lang w:val="en-US"/>
        </w:rPr>
        <w:t>máy chủ</w:t>
      </w:r>
      <w:r w:rsidRPr="00920004">
        <w:rPr>
          <w:lang w:val="en-US"/>
        </w:rPr>
        <w:t xml:space="preserve"> phục vụ truy vấn dữ liệu và xử lí dữ liệu.</w:t>
      </w:r>
    </w:p>
    <w:p w14:paraId="56BDD8A1" w14:textId="703E1538" w:rsidR="00F60EFE" w:rsidRPr="00920004" w:rsidRDefault="00F60EFE" w:rsidP="001374D6">
      <w:pPr>
        <w:spacing w:line="0" w:lineRule="atLeast"/>
        <w:ind w:left="720"/>
        <w:contextualSpacing w:val="0"/>
        <w:rPr>
          <w:lang w:val="en-US"/>
        </w:rPr>
      </w:pPr>
      <w:r w:rsidRPr="00920004">
        <w:rPr>
          <w:lang w:val="en-US"/>
        </w:rPr>
        <w:t>- Xây dựng website quản lí bằng ReactJS</w:t>
      </w:r>
      <w:r w:rsidR="003166DB" w:rsidRPr="00920004">
        <w:rPr>
          <w:lang w:val="en-US"/>
        </w:rPr>
        <w:t xml:space="preserve">. Sử dụng Apollo Client để nối kết với </w:t>
      </w:r>
      <w:r w:rsidR="00184C15" w:rsidRPr="00920004">
        <w:rPr>
          <w:lang w:val="en-US"/>
        </w:rPr>
        <w:t>máy chủ</w:t>
      </w:r>
      <w:r w:rsidR="003166DB" w:rsidRPr="00920004">
        <w:rPr>
          <w:lang w:val="en-US"/>
        </w:rPr>
        <w:t>.</w:t>
      </w:r>
    </w:p>
    <w:p w14:paraId="18C0EF5F" w14:textId="5EB56534" w:rsidR="001374D6" w:rsidRPr="00920004" w:rsidRDefault="001374D6" w:rsidP="001374D6">
      <w:pPr>
        <w:spacing w:line="0" w:lineRule="atLeast"/>
        <w:ind w:left="720"/>
        <w:contextualSpacing w:val="0"/>
        <w:rPr>
          <w:lang w:val="en-US"/>
        </w:rPr>
      </w:pPr>
    </w:p>
    <w:p w14:paraId="4BB5C421" w14:textId="0932DA97" w:rsidR="001374D6" w:rsidRPr="00920004" w:rsidRDefault="001374D6" w:rsidP="00CF739D">
      <w:pPr>
        <w:spacing w:after="160" w:line="259" w:lineRule="auto"/>
        <w:contextualSpacing w:val="0"/>
        <w:jc w:val="left"/>
        <w:rPr>
          <w:lang w:val="en-US"/>
        </w:rPr>
      </w:pPr>
      <w:r w:rsidRPr="00920004">
        <w:rPr>
          <w:lang w:val="en-US"/>
        </w:rPr>
        <w:br w:type="page"/>
      </w:r>
    </w:p>
    <w:p w14:paraId="31757D52" w14:textId="08C76297" w:rsidR="002A5978" w:rsidRPr="00920004" w:rsidRDefault="002A5978" w:rsidP="00373334">
      <w:pPr>
        <w:pStyle w:val="Heading2"/>
        <w:numPr>
          <w:ilvl w:val="0"/>
          <w:numId w:val="72"/>
        </w:numPr>
        <w:rPr>
          <w:lang w:val="en-US"/>
        </w:rPr>
        <w:pPrChange w:id="1067" w:author="phuong vu" w:date="2018-12-02T09:08:00Z">
          <w:pPr>
            <w:pStyle w:val="Heading2"/>
            <w:numPr>
              <w:ilvl w:val="0"/>
              <w:numId w:val="72"/>
            </w:numPr>
            <w:spacing w:before="240" w:line="0" w:lineRule="atLeast"/>
            <w:ind w:left="360" w:hanging="360"/>
          </w:pPr>
        </w:pPrChange>
      </w:pPr>
      <w:bookmarkStart w:id="1068" w:name="_Toc531502218"/>
      <w:r w:rsidRPr="00920004">
        <w:rPr>
          <w:lang w:val="en-US"/>
        </w:rPr>
        <w:lastRenderedPageBreak/>
        <w:t>Nộ</w:t>
      </w:r>
      <w:r w:rsidRPr="00CF739D">
        <w:rPr>
          <w:lang w:val="en-US"/>
        </w:rPr>
        <w:t>i dung nghiên cứu</w:t>
      </w:r>
      <w:bookmarkEnd w:id="1068"/>
    </w:p>
    <w:p w14:paraId="387AD28B" w14:textId="76824009" w:rsidR="002043D6" w:rsidRPr="00CF739D" w:rsidRDefault="002043D6" w:rsidP="00CF739D">
      <w:pPr>
        <w:ind w:firstLine="360"/>
        <w:rPr>
          <w:rStyle w:val="eop"/>
          <w:rFonts w:eastAsiaTheme="majorEastAsia"/>
        </w:rPr>
      </w:pPr>
      <w:r w:rsidRPr="00CF739D">
        <w:rPr>
          <w:rStyle w:val="spellingerror"/>
          <w:rFonts w:eastAsiaTheme="majorEastAsia"/>
          <w:lang w:val="es-ES"/>
        </w:rPr>
        <w:t>Nội</w:t>
      </w:r>
      <w:r w:rsidRPr="00CF739D">
        <w:rPr>
          <w:rStyle w:val="normaltextrun"/>
          <w:rFonts w:eastAsiaTheme="majorEastAsia"/>
          <w:lang w:val="es-ES"/>
        </w:rPr>
        <w:t xml:space="preserve"> </w:t>
      </w:r>
      <w:r w:rsidRPr="00CF739D">
        <w:rPr>
          <w:rStyle w:val="spellingerror"/>
          <w:rFonts w:eastAsiaTheme="majorEastAsia"/>
          <w:lang w:val="es-ES"/>
        </w:rPr>
        <w:t>dung</w:t>
      </w:r>
      <w:r w:rsidRPr="00CF739D">
        <w:rPr>
          <w:rStyle w:val="normaltextrun"/>
          <w:rFonts w:eastAsiaTheme="majorEastAsia"/>
          <w:lang w:val="es-ES"/>
        </w:rPr>
        <w:t xml:space="preserve"> </w:t>
      </w:r>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Pr="00CF739D">
        <w:rPr>
          <w:rStyle w:val="spellingerror"/>
          <w:rFonts w:eastAsiaTheme="majorEastAsia"/>
          <w:lang w:val="es-ES"/>
        </w:rPr>
        <w:t>của</w:t>
      </w:r>
      <w:r w:rsidRPr="00CF739D">
        <w:rPr>
          <w:rStyle w:val="normaltextrun"/>
          <w:rFonts w:eastAsiaTheme="majorEastAsia"/>
          <w:lang w:val="es-ES"/>
        </w:rPr>
        <w:t xml:space="preserve"> </w:t>
      </w:r>
      <w:r w:rsidRPr="00CF739D">
        <w:rPr>
          <w:rStyle w:val="spellingerror"/>
          <w:rFonts w:eastAsiaTheme="majorEastAsia"/>
          <w:lang w:val="es-ES"/>
        </w:rPr>
        <w:t>đề</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chủ</w:t>
      </w:r>
      <w:r w:rsidRPr="00CF739D">
        <w:rPr>
          <w:rStyle w:val="normaltextrun"/>
          <w:rFonts w:eastAsiaTheme="majorEastAsia"/>
          <w:lang w:val="es-ES"/>
        </w:rPr>
        <w:t xml:space="preserve"> </w:t>
      </w:r>
      <w:r w:rsidRPr="00CF739D">
        <w:rPr>
          <w:rStyle w:val="spellingerror"/>
          <w:rFonts w:eastAsiaTheme="majorEastAsia"/>
          <w:lang w:val="es-ES"/>
        </w:rPr>
        <w:t>yếu</w:t>
      </w:r>
      <w:r w:rsidRPr="00CF739D">
        <w:rPr>
          <w:rStyle w:val="normaltextrun"/>
          <w:rFonts w:eastAsiaTheme="majorEastAsia"/>
          <w:lang w:val="es-ES"/>
        </w:rPr>
        <w:t xml:space="preserve"> </w:t>
      </w:r>
      <w:r w:rsidRPr="00CF739D">
        <w:rPr>
          <w:rStyle w:val="spellingerror"/>
          <w:rFonts w:eastAsiaTheme="majorEastAsia"/>
          <w:lang w:val="es-ES"/>
        </w:rPr>
        <w:t>các</w:t>
      </w:r>
      <w:r w:rsidRPr="00CF739D">
        <w:rPr>
          <w:rStyle w:val="normaltextrun"/>
          <w:rFonts w:eastAsiaTheme="majorEastAsia"/>
          <w:lang w:val="es-ES"/>
        </w:rPr>
        <w:t xml:space="preserve"> </w:t>
      </w:r>
      <w:r w:rsidRPr="00CF739D">
        <w:rPr>
          <w:rStyle w:val="spellingerror"/>
          <w:rFonts w:eastAsiaTheme="majorEastAsia"/>
          <w:lang w:val="es-ES"/>
        </w:rPr>
        <w:t>công</w:t>
      </w:r>
      <w:r w:rsidRPr="00CF739D">
        <w:rPr>
          <w:rStyle w:val="normaltextrun"/>
          <w:rFonts w:eastAsiaTheme="majorEastAsia"/>
          <w:lang w:val="es-ES"/>
        </w:rPr>
        <w:t xml:space="preserve"> </w:t>
      </w:r>
      <w:r w:rsidRPr="00CF739D">
        <w:rPr>
          <w:rStyle w:val="spellingerror"/>
          <w:rFonts w:eastAsiaTheme="majorEastAsia"/>
          <w:lang w:val="es-ES"/>
        </w:rPr>
        <w:t>nghệ</w:t>
      </w:r>
      <w:r w:rsidRPr="00CF739D">
        <w:rPr>
          <w:rStyle w:val="normaltextrun"/>
          <w:rFonts w:eastAsiaTheme="majorEastAsia"/>
          <w:lang w:val="es-ES"/>
        </w:rPr>
        <w:t xml:space="preserve">: </w:t>
      </w:r>
      <w:r w:rsidR="00483E7B" w:rsidRPr="00CF739D">
        <w:rPr>
          <w:rStyle w:val="spellingerror"/>
          <w:rFonts w:eastAsiaTheme="majorEastAsia"/>
        </w:rPr>
        <w:t xml:space="preserve">PostgreSQL, GraphQL, Postgraphile, JWT, Android, ReactJS, Apollo Client, hàng đợi nhiều trạm phục vụ. </w:t>
      </w:r>
      <w:r w:rsidR="00483E7B" w:rsidRPr="00CF739D">
        <w:rPr>
          <w:rStyle w:val="spellingerror"/>
          <w:rFonts w:eastAsiaTheme="majorEastAsia"/>
          <w:lang w:val="es-ES"/>
        </w:rPr>
        <w:t>Với</w:t>
      </w:r>
      <w:r w:rsidR="00483E7B" w:rsidRPr="00CF739D">
        <w:rPr>
          <w:rStyle w:val="normaltextrun"/>
          <w:rFonts w:eastAsiaTheme="majorEastAsia"/>
          <w:lang w:val="es-ES"/>
        </w:rPr>
        <w:t xml:space="preserve"> </w:t>
      </w:r>
      <w:r w:rsidR="00483E7B" w:rsidRPr="00CF739D">
        <w:rPr>
          <w:rStyle w:val="spellingerror"/>
          <w:rFonts w:eastAsiaTheme="majorEastAsia"/>
          <w:lang w:val="es-ES"/>
        </w:rPr>
        <w:t>nội</w:t>
      </w:r>
      <w:r w:rsidR="00483E7B" w:rsidRPr="00CF739D">
        <w:rPr>
          <w:rStyle w:val="normaltextrun"/>
          <w:rFonts w:eastAsiaTheme="majorEastAsia"/>
          <w:lang w:val="es-ES"/>
        </w:rPr>
        <w:t xml:space="preserve"> </w:t>
      </w:r>
      <w:r w:rsidR="00483E7B" w:rsidRPr="00CF739D">
        <w:rPr>
          <w:rStyle w:val="spellingerror"/>
          <w:rFonts w:eastAsiaTheme="majorEastAsia"/>
          <w:lang w:val="es-ES"/>
        </w:rPr>
        <w:t>dung</w:t>
      </w:r>
      <w:r w:rsidR="00483E7B" w:rsidRPr="00CF739D">
        <w:rPr>
          <w:rStyle w:val="normaltextrun"/>
          <w:rFonts w:eastAsiaTheme="majorEastAsia"/>
          <w:lang w:val="es-ES"/>
        </w:rPr>
        <w:t xml:space="preserve"> </w:t>
      </w:r>
      <w:r w:rsidR="00483E7B" w:rsidRPr="00CF739D">
        <w:rPr>
          <w:rStyle w:val="spellingerror"/>
          <w:rFonts w:eastAsiaTheme="majorEastAsia"/>
          <w:lang w:val="es-ES"/>
        </w:rPr>
        <w:t>này</w:t>
      </w:r>
      <w:r w:rsidR="00483E7B" w:rsidRPr="00CF739D">
        <w:rPr>
          <w:rStyle w:val="normaltextrun"/>
          <w:rFonts w:eastAsiaTheme="majorEastAsia"/>
          <w:lang w:val="es-ES"/>
        </w:rPr>
        <w:t xml:space="preserve">, </w:t>
      </w:r>
      <w:r w:rsidR="00483E7B" w:rsidRPr="00CF739D">
        <w:rPr>
          <w:rStyle w:val="spellingerror"/>
          <w:rFonts w:eastAsiaTheme="majorEastAsia"/>
          <w:lang w:val="es-ES"/>
        </w:rPr>
        <w:t>nhóm</w:t>
      </w:r>
      <w:r w:rsidR="00483E7B" w:rsidRPr="00CF739D">
        <w:rPr>
          <w:rStyle w:val="normaltextrun"/>
          <w:rFonts w:eastAsiaTheme="majorEastAsia"/>
          <w:lang w:val="es-ES"/>
        </w:rPr>
        <w:t xml:space="preserve"> </w:t>
      </w:r>
      <w:r w:rsidR="00483E7B" w:rsidRPr="00CF739D">
        <w:rPr>
          <w:rStyle w:val="spellingerror"/>
          <w:rFonts w:eastAsiaTheme="majorEastAsia"/>
          <w:lang w:val="es-ES"/>
        </w:rPr>
        <w:t>có</w:t>
      </w:r>
      <w:r w:rsidR="00483E7B" w:rsidRPr="00CF739D">
        <w:rPr>
          <w:rStyle w:val="normaltextrun"/>
          <w:rFonts w:eastAsiaTheme="majorEastAsia"/>
          <w:lang w:val="es-ES"/>
        </w:rPr>
        <w:t xml:space="preserve"> 2 </w:t>
      </w:r>
      <w:r w:rsidR="00483E7B" w:rsidRPr="00CF739D">
        <w:rPr>
          <w:rStyle w:val="spellingerror"/>
          <w:rFonts w:eastAsiaTheme="majorEastAsia"/>
          <w:lang w:val="es-ES"/>
        </w:rPr>
        <w:t>thành</w:t>
      </w:r>
      <w:r w:rsidR="00483E7B" w:rsidRPr="00CF739D">
        <w:rPr>
          <w:rStyle w:val="normaltextrun"/>
          <w:rFonts w:eastAsiaTheme="majorEastAsia"/>
          <w:lang w:val="es-ES"/>
        </w:rPr>
        <w:t xml:space="preserve"> </w:t>
      </w:r>
      <w:r w:rsidR="00483E7B" w:rsidRPr="00CF739D">
        <w:rPr>
          <w:rStyle w:val="spellingerror"/>
          <w:rFonts w:eastAsiaTheme="majorEastAsia"/>
          <w:lang w:val="es-ES"/>
        </w:rPr>
        <w:t>viên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tham</w:t>
      </w:r>
      <w:r w:rsidR="00483E7B" w:rsidRPr="00CF739D">
        <w:rPr>
          <w:rStyle w:val="normaltextrun"/>
          <w:rFonts w:eastAsiaTheme="majorEastAsia"/>
          <w:lang w:val="es-ES"/>
        </w:rPr>
        <w:t xml:space="preserve"> </w:t>
      </w:r>
      <w:r w:rsidR="00483E7B" w:rsidRPr="00CF739D">
        <w:rPr>
          <w:rStyle w:val="spellingerror"/>
          <w:rFonts w:eastAsiaTheme="majorEastAsia"/>
          <w:lang w:val="es-ES"/>
        </w:rPr>
        <w:t>gia</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thực</w:t>
      </w:r>
      <w:r w:rsidR="00483E7B" w:rsidRPr="00CF739D">
        <w:rPr>
          <w:rStyle w:val="normaltextrun"/>
          <w:rFonts w:eastAsiaTheme="majorEastAsia"/>
          <w:lang w:val="es-ES"/>
        </w:rPr>
        <w:t xml:space="preserve"> </w:t>
      </w:r>
      <w:r w:rsidR="00483E7B" w:rsidRPr="00CF739D">
        <w:rPr>
          <w:rStyle w:val="spellingerror"/>
          <w:rFonts w:eastAsiaTheme="majorEastAsia"/>
          <w:lang w:val="es-ES"/>
        </w:rPr>
        <w:t>hiện</w:t>
      </w:r>
      <w:r w:rsidR="00483E7B" w:rsidRPr="00CF739D">
        <w:rPr>
          <w:rStyle w:val="normaltextrun"/>
          <w:rFonts w:eastAsiaTheme="majorEastAsia"/>
          <w:lang w:val="es-ES"/>
        </w:rPr>
        <w:t xml:space="preserve"> </w:t>
      </w:r>
      <w:r w:rsidR="00483E7B" w:rsidRPr="00CF739D">
        <w:rPr>
          <w:rStyle w:val="spellingerror"/>
          <w:rFonts w:eastAsiaTheme="majorEastAsia"/>
          <w:lang w:val="es-ES"/>
        </w:rPr>
        <w:t>và</w:t>
      </w:r>
      <w:r w:rsidR="00483E7B" w:rsidRPr="00CF739D">
        <w:rPr>
          <w:rStyle w:val="normaltextrun"/>
          <w:rFonts w:eastAsiaTheme="majorEastAsia"/>
          <w:lang w:val="es-ES"/>
        </w:rPr>
        <w:t xml:space="preserve"> </w:t>
      </w:r>
      <w:r w:rsidR="00483E7B" w:rsidRPr="00CF739D">
        <w:rPr>
          <w:rStyle w:val="spellingerror"/>
          <w:rFonts w:eastAsiaTheme="majorEastAsia"/>
          <w:lang w:val="es-ES"/>
        </w:rPr>
        <w:t>nghiên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cứu</w:t>
      </w:r>
      <w:r w:rsidR="00483E7B" w:rsidRPr="00CF739D">
        <w:rPr>
          <w:rStyle w:val="normaltextrun"/>
          <w:rFonts w:eastAsiaTheme="majorEastAsia"/>
          <w:lang w:val="es-ES"/>
        </w:rPr>
        <w:t>.</w:t>
      </w:r>
      <w:r w:rsidR="00483E7B" w:rsidRPr="00CF739D">
        <w:rPr>
          <w:rStyle w:val="eop"/>
          <w:rFonts w:eastAsiaTheme="majorEastAsia"/>
        </w:rPr>
        <w:t> </w:t>
      </w:r>
    </w:p>
    <w:p w14:paraId="7DDF974C" w14:textId="77777777" w:rsidR="00FE6A57" w:rsidRPr="00CF739D" w:rsidRDefault="00FE6A57" w:rsidP="00CF739D">
      <w:pPr>
        <w:pStyle w:val="paragraph"/>
        <w:spacing w:before="120" w:beforeAutospacing="0" w:after="120" w:afterAutospacing="0" w:line="0" w:lineRule="atLeast"/>
        <w:ind w:left="994"/>
        <w:contextualSpacing w:val="0"/>
        <w:jc w:val="both"/>
        <w:textAlignment w:val="baseline"/>
        <w:rPr>
          <w:rStyle w:val="normaltextrun"/>
          <w:rFonts w:eastAsiaTheme="majorEastAsia"/>
          <w:sz w:val="26"/>
          <w:szCs w:val="26"/>
        </w:rPr>
      </w:pPr>
    </w:p>
    <w:tbl>
      <w:tblPr>
        <w:tblW w:w="0" w:type="auto"/>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4669"/>
        <w:gridCol w:w="2726"/>
      </w:tblGrid>
      <w:tr w:rsidR="002043D6" w:rsidRPr="00920004" w14:paraId="71DBA262" w14:textId="77777777" w:rsidTr="00CF739D">
        <w:tc>
          <w:tcPr>
            <w:tcW w:w="740" w:type="dxa"/>
            <w:vAlign w:val="center"/>
          </w:tcPr>
          <w:p w14:paraId="5AEBE587" w14:textId="77777777" w:rsidR="002043D6" w:rsidRPr="00CF739D" w:rsidRDefault="002043D6" w:rsidP="00CF739D">
            <w:pPr>
              <w:jc w:val="center"/>
            </w:pPr>
            <w:r w:rsidRPr="00CF739D">
              <w:rPr>
                <w:rStyle w:val="normaltextrun"/>
                <w:rFonts w:eastAsiaTheme="majorEastAsia"/>
                <w:b/>
                <w:lang w:val="es-ES"/>
              </w:rPr>
              <w:t>STT</w:t>
            </w:r>
          </w:p>
        </w:tc>
        <w:tc>
          <w:tcPr>
            <w:tcW w:w="4866" w:type="dxa"/>
            <w:vAlign w:val="center"/>
          </w:tcPr>
          <w:p w14:paraId="26D14D60" w14:textId="14657ACD" w:rsidR="002043D6" w:rsidRPr="00CF739D" w:rsidRDefault="002043D6" w:rsidP="00CF739D">
            <w:pPr>
              <w:jc w:val="center"/>
            </w:pPr>
            <w:r w:rsidRPr="00CF739D">
              <w:rPr>
                <w:rStyle w:val="spellingerror"/>
                <w:rFonts w:eastAsiaTheme="majorEastAsia"/>
                <w:b/>
                <w:lang w:val="es-ES"/>
              </w:rPr>
              <w:t>Tên</w:t>
            </w:r>
            <w:r w:rsidRPr="00CF739D">
              <w:rPr>
                <w:rStyle w:val="normaltextrun"/>
                <w:rFonts w:eastAsiaTheme="majorEastAsia"/>
                <w:b/>
                <w:lang w:val="es-ES"/>
              </w:rPr>
              <w:t xml:space="preserve"> </w:t>
            </w:r>
            <w:r w:rsidRPr="00CF739D">
              <w:rPr>
                <w:rStyle w:val="spellingerror"/>
                <w:rFonts w:eastAsiaTheme="majorEastAsia"/>
                <w:b/>
                <w:lang w:val="es-ES"/>
              </w:rPr>
              <w:t>thành</w:t>
            </w:r>
            <w:r w:rsidRPr="00CF739D">
              <w:rPr>
                <w:rStyle w:val="normaltextrun"/>
                <w:rFonts w:eastAsiaTheme="majorEastAsia"/>
                <w:b/>
                <w:lang w:val="es-ES"/>
              </w:rPr>
              <w:t xml:space="preserve"> </w:t>
            </w:r>
            <w:r w:rsidRPr="00CF739D">
              <w:rPr>
                <w:rStyle w:val="spellingerror"/>
                <w:rFonts w:eastAsiaTheme="majorEastAsia"/>
                <w:b/>
                <w:lang w:val="es-ES"/>
              </w:rPr>
              <w:t>viên</w:t>
            </w:r>
          </w:p>
        </w:tc>
        <w:tc>
          <w:tcPr>
            <w:tcW w:w="2803" w:type="dxa"/>
            <w:vAlign w:val="center"/>
          </w:tcPr>
          <w:p w14:paraId="469233D7" w14:textId="1424C0F3" w:rsidR="002043D6" w:rsidRPr="00CF739D" w:rsidRDefault="002043D6" w:rsidP="00CF739D">
            <w:pPr>
              <w:jc w:val="center"/>
            </w:pPr>
            <w:r w:rsidRPr="00CF739D">
              <w:rPr>
                <w:rStyle w:val="spellingerror"/>
                <w:rFonts w:eastAsiaTheme="majorEastAsia"/>
                <w:b/>
                <w:lang w:val="es-ES"/>
              </w:rPr>
              <w:t>Mã</w:t>
            </w:r>
            <w:r w:rsidRPr="00CF739D">
              <w:rPr>
                <w:rStyle w:val="normaltextrun"/>
                <w:rFonts w:eastAsiaTheme="majorEastAsia"/>
                <w:b/>
                <w:lang w:val="es-ES"/>
              </w:rPr>
              <w:t xml:space="preserve"> </w:t>
            </w:r>
            <w:r w:rsidRPr="00CF739D">
              <w:rPr>
                <w:rStyle w:val="spellingerror"/>
                <w:rFonts w:eastAsiaTheme="majorEastAsia"/>
                <w:b/>
                <w:lang w:val="es-ES"/>
              </w:rPr>
              <w:t>số</w:t>
            </w:r>
            <w:r w:rsidRPr="00CF739D">
              <w:rPr>
                <w:rStyle w:val="normaltextrun"/>
                <w:rFonts w:eastAsiaTheme="majorEastAsia"/>
                <w:b/>
                <w:lang w:val="es-ES"/>
              </w:rPr>
              <w:t xml:space="preserve"> </w:t>
            </w:r>
            <w:r w:rsidRPr="00CF739D">
              <w:rPr>
                <w:rStyle w:val="spellingerror"/>
                <w:rFonts w:eastAsiaTheme="majorEastAsia"/>
                <w:b/>
                <w:lang w:val="es-ES"/>
              </w:rPr>
              <w:t>sinh</w:t>
            </w:r>
            <w:r w:rsidRPr="00CF739D">
              <w:rPr>
                <w:rStyle w:val="normaltextrun"/>
                <w:rFonts w:eastAsiaTheme="majorEastAsia"/>
                <w:b/>
                <w:lang w:val="es-ES"/>
              </w:rPr>
              <w:t xml:space="preserve"> </w:t>
            </w:r>
            <w:r w:rsidRPr="00CF739D">
              <w:rPr>
                <w:rStyle w:val="spellingerror"/>
                <w:rFonts w:eastAsiaTheme="majorEastAsia"/>
                <w:b/>
                <w:lang w:val="es-ES"/>
              </w:rPr>
              <w:t>viên</w:t>
            </w:r>
          </w:p>
        </w:tc>
      </w:tr>
      <w:tr w:rsidR="002043D6" w:rsidRPr="00920004" w14:paraId="798F8AE9" w14:textId="77777777" w:rsidTr="00CF739D">
        <w:tc>
          <w:tcPr>
            <w:tcW w:w="740" w:type="dxa"/>
            <w:vAlign w:val="center"/>
          </w:tcPr>
          <w:p w14:paraId="11F17D4B" w14:textId="77777777" w:rsidR="002043D6" w:rsidRPr="00CF739D" w:rsidRDefault="002043D6" w:rsidP="00CF739D">
            <w:pPr>
              <w:jc w:val="center"/>
            </w:pPr>
            <w:r w:rsidRPr="00CF739D">
              <w:rPr>
                <w:rStyle w:val="normaltextrun"/>
                <w:rFonts w:eastAsiaTheme="majorEastAsia"/>
                <w:lang w:val="es-ES"/>
              </w:rPr>
              <w:t>1</w:t>
            </w:r>
          </w:p>
        </w:tc>
        <w:tc>
          <w:tcPr>
            <w:tcW w:w="4866" w:type="dxa"/>
            <w:vAlign w:val="center"/>
          </w:tcPr>
          <w:p w14:paraId="78606B1A" w14:textId="2D1E4F75" w:rsidR="002043D6" w:rsidRPr="00CF739D" w:rsidRDefault="00483E7B" w:rsidP="00CF739D">
            <w:pPr>
              <w:jc w:val="left"/>
            </w:pPr>
            <w:r w:rsidRPr="00CF739D">
              <w:rPr>
                <w:rStyle w:val="spellingerror"/>
                <w:rFonts w:eastAsiaTheme="majorEastAsia"/>
                <w:lang w:val="es-ES"/>
              </w:rPr>
              <w:t>Trần Hoàng Huân</w:t>
            </w:r>
          </w:p>
        </w:tc>
        <w:tc>
          <w:tcPr>
            <w:tcW w:w="2803" w:type="dxa"/>
          </w:tcPr>
          <w:p w14:paraId="25F9C1E1" w14:textId="45C592DB"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1401047</w:t>
            </w:r>
          </w:p>
        </w:tc>
      </w:tr>
      <w:tr w:rsidR="002043D6" w:rsidRPr="00920004" w14:paraId="33DBC1D1" w14:textId="77777777" w:rsidTr="00CF739D">
        <w:tc>
          <w:tcPr>
            <w:tcW w:w="740" w:type="dxa"/>
            <w:vAlign w:val="center"/>
          </w:tcPr>
          <w:p w14:paraId="12D0F300" w14:textId="77777777" w:rsidR="002043D6" w:rsidRPr="00CF739D" w:rsidRDefault="002043D6" w:rsidP="00CF739D">
            <w:pPr>
              <w:jc w:val="center"/>
            </w:pPr>
            <w:r w:rsidRPr="00CF739D">
              <w:rPr>
                <w:rStyle w:val="normaltextrun"/>
                <w:rFonts w:eastAsiaTheme="majorEastAsia"/>
                <w:lang w:val="es-ES"/>
              </w:rPr>
              <w:t>2</w:t>
            </w:r>
          </w:p>
        </w:tc>
        <w:tc>
          <w:tcPr>
            <w:tcW w:w="4866" w:type="dxa"/>
            <w:vAlign w:val="center"/>
          </w:tcPr>
          <w:p w14:paraId="7506FF45" w14:textId="7EDB0E5F" w:rsidR="002043D6" w:rsidRPr="00CF739D" w:rsidRDefault="00483E7B" w:rsidP="00CF739D">
            <w:pPr>
              <w:jc w:val="left"/>
            </w:pPr>
            <w:r w:rsidRPr="00CF739D">
              <w:rPr>
                <w:rStyle w:val="spellingerror"/>
                <w:rFonts w:eastAsiaTheme="majorEastAsia"/>
                <w:lang w:val="es-ES"/>
              </w:rPr>
              <w:t>Vũ Phương</w:t>
            </w:r>
          </w:p>
        </w:tc>
        <w:tc>
          <w:tcPr>
            <w:tcW w:w="2803" w:type="dxa"/>
          </w:tcPr>
          <w:p w14:paraId="287BE3B8" w14:textId="7C231E35"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1401081</w:t>
            </w:r>
          </w:p>
        </w:tc>
      </w:tr>
    </w:tbl>
    <w:p w14:paraId="587D6882" w14:textId="08E0CEB3" w:rsidR="00E35500" w:rsidRPr="00A17FA5" w:rsidRDefault="002043D6">
      <w:pPr>
        <w:pStyle w:val="Caption"/>
      </w:pPr>
      <w:bookmarkStart w:id="1069" w:name="_Toc481738529"/>
      <w:r w:rsidRPr="00A17FA5">
        <w:t xml:space="preserve">Bảng </w:t>
      </w:r>
      <w:r w:rsidR="00483E7B" w:rsidRPr="00CF739D">
        <w:fldChar w:fldCharType="begin"/>
      </w:r>
      <w:r w:rsidR="00483E7B" w:rsidRPr="00CF739D">
        <w:instrText xml:space="preserve"> SUBJECT  </w:instrText>
      </w:r>
      <w:r w:rsidR="00483E7B" w:rsidRPr="00CF739D">
        <w:fldChar w:fldCharType="end"/>
      </w:r>
      <w:r w:rsidR="00483E7B" w:rsidRPr="00CF739D">
        <w:fldChar w:fldCharType="begin"/>
      </w:r>
      <w:r w:rsidR="00483E7B" w:rsidRPr="00CF739D">
        <w:instrText xml:space="preserve"> SEQ Bảng \* ARABIC \s 1 </w:instrText>
      </w:r>
      <w:r w:rsidR="00483E7B" w:rsidRPr="00CF739D">
        <w:fldChar w:fldCharType="separate"/>
      </w:r>
      <w:r w:rsidR="00D24C07">
        <w:rPr>
          <w:noProof/>
        </w:rPr>
        <w:t>1</w:t>
      </w:r>
      <w:r w:rsidR="00483E7B" w:rsidRPr="00CF739D">
        <w:fldChar w:fldCharType="end"/>
      </w:r>
      <w:r w:rsidRPr="00A17FA5">
        <w:t xml:space="preserve"> Thành viên nhóm</w:t>
      </w:r>
      <w:bookmarkEnd w:id="1069"/>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4641"/>
        <w:gridCol w:w="1770"/>
        <w:gridCol w:w="982"/>
      </w:tblGrid>
      <w:tr w:rsidR="00483E7B" w:rsidRPr="00920004" w14:paraId="52922EAB" w14:textId="77777777" w:rsidTr="00CF739D">
        <w:tc>
          <w:tcPr>
            <w:tcW w:w="709" w:type="dxa"/>
            <w:vAlign w:val="center"/>
          </w:tcPr>
          <w:p w14:paraId="7AD08DB1" w14:textId="77777777" w:rsidR="002043D6" w:rsidRPr="00920004" w:rsidRDefault="002043D6" w:rsidP="00CF739D">
            <w:pPr>
              <w:pStyle w:val="paragraph"/>
              <w:spacing w:before="240" w:beforeAutospacing="0" w:line="0" w:lineRule="atLeast"/>
              <w:textAlignment w:val="baseline"/>
              <w:rPr>
                <w:b/>
              </w:rPr>
            </w:pPr>
            <w:r w:rsidRPr="00920004">
              <w:rPr>
                <w:rStyle w:val="normaltextrun"/>
                <w:rFonts w:eastAsiaTheme="majorEastAsia"/>
                <w:b/>
                <w:sz w:val="26"/>
                <w:szCs w:val="26"/>
                <w:lang w:val="es-ES"/>
              </w:rPr>
              <w:t>STT</w:t>
            </w:r>
          </w:p>
        </w:tc>
        <w:tc>
          <w:tcPr>
            <w:tcW w:w="4641" w:type="dxa"/>
            <w:vAlign w:val="center"/>
          </w:tcPr>
          <w:p w14:paraId="2DD8CA5E" w14:textId="786DF619"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Công</w:t>
            </w:r>
            <w:r w:rsidRPr="00920004">
              <w:rPr>
                <w:rStyle w:val="normaltextrun"/>
                <w:rFonts w:eastAsiaTheme="majorEastAsia"/>
                <w:b/>
                <w:sz w:val="26"/>
                <w:szCs w:val="26"/>
                <w:lang w:val="es-ES"/>
              </w:rPr>
              <w:t xml:space="preserve"> </w:t>
            </w:r>
            <w:r w:rsidRPr="00920004">
              <w:rPr>
                <w:rStyle w:val="spellingerror"/>
                <w:rFonts w:eastAsiaTheme="majorEastAsia"/>
                <w:b/>
                <w:lang w:val="es-ES"/>
              </w:rPr>
              <w:t>việc</w:t>
            </w:r>
          </w:p>
        </w:tc>
        <w:tc>
          <w:tcPr>
            <w:tcW w:w="1770" w:type="dxa"/>
            <w:vAlign w:val="center"/>
          </w:tcPr>
          <w:p w14:paraId="70D856C8" w14:textId="2D870BC1"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Người</w:t>
            </w:r>
            <w:r w:rsidRPr="00920004">
              <w:rPr>
                <w:rStyle w:val="normaltextrun"/>
                <w:rFonts w:eastAsiaTheme="majorEastAsia"/>
                <w:b/>
                <w:sz w:val="26"/>
                <w:szCs w:val="26"/>
                <w:lang w:val="es-ES"/>
              </w:rPr>
              <w:t xml:space="preserve"> </w:t>
            </w:r>
            <w:r w:rsidRPr="00920004">
              <w:rPr>
                <w:rStyle w:val="spellingerror"/>
                <w:rFonts w:eastAsiaTheme="majorEastAsia"/>
                <w:b/>
                <w:lang w:val="es-ES"/>
              </w:rPr>
              <w:t>thực</w:t>
            </w:r>
            <w:r w:rsidRPr="00920004">
              <w:rPr>
                <w:rStyle w:val="normaltextrun"/>
                <w:rFonts w:eastAsiaTheme="majorEastAsia"/>
                <w:b/>
                <w:sz w:val="26"/>
                <w:szCs w:val="26"/>
                <w:lang w:val="es-ES"/>
              </w:rPr>
              <w:t xml:space="preserve"> </w:t>
            </w:r>
            <w:r w:rsidRPr="00920004">
              <w:rPr>
                <w:rStyle w:val="spellingerror"/>
                <w:rFonts w:eastAsiaTheme="majorEastAsia"/>
                <w:b/>
                <w:lang w:val="es-ES"/>
              </w:rPr>
              <w:t>hiện</w:t>
            </w:r>
          </w:p>
        </w:tc>
        <w:tc>
          <w:tcPr>
            <w:tcW w:w="982" w:type="dxa"/>
            <w:vAlign w:val="center"/>
          </w:tcPr>
          <w:p w14:paraId="3686204E" w14:textId="30DAA988"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Ghi</w:t>
            </w:r>
            <w:r w:rsidRPr="00920004">
              <w:rPr>
                <w:rStyle w:val="normaltextrun"/>
                <w:rFonts w:eastAsiaTheme="majorEastAsia"/>
                <w:b/>
                <w:sz w:val="26"/>
                <w:szCs w:val="26"/>
                <w:lang w:val="es-ES"/>
              </w:rPr>
              <w:t xml:space="preserve"> </w:t>
            </w:r>
            <w:r w:rsidRPr="00920004">
              <w:rPr>
                <w:rStyle w:val="spellingerror"/>
                <w:rFonts w:eastAsiaTheme="majorEastAsia"/>
                <w:b/>
                <w:lang w:val="es-ES"/>
              </w:rPr>
              <w:t>chú</w:t>
            </w:r>
          </w:p>
        </w:tc>
      </w:tr>
      <w:tr w:rsidR="00483E7B" w:rsidRPr="00920004" w14:paraId="3533BB0D" w14:textId="77777777" w:rsidTr="00CF739D">
        <w:trPr>
          <w:trHeight w:val="329"/>
        </w:trPr>
        <w:tc>
          <w:tcPr>
            <w:tcW w:w="709" w:type="dxa"/>
            <w:vAlign w:val="center"/>
          </w:tcPr>
          <w:p w14:paraId="4D154A42" w14:textId="77777777" w:rsidR="002043D6" w:rsidRPr="00CF739D" w:rsidRDefault="002043D6" w:rsidP="00CF739D">
            <w:pPr>
              <w:jc w:val="center"/>
            </w:pPr>
            <w:r w:rsidRPr="00CF739D">
              <w:rPr>
                <w:rStyle w:val="normaltextrun"/>
                <w:rFonts w:eastAsiaTheme="majorEastAsia"/>
                <w:lang w:val="es-ES"/>
              </w:rPr>
              <w:t>1</w:t>
            </w:r>
          </w:p>
        </w:tc>
        <w:tc>
          <w:tcPr>
            <w:tcW w:w="4641" w:type="dxa"/>
          </w:tcPr>
          <w:p w14:paraId="44CEB4A5" w14:textId="510784FD" w:rsidR="002043D6" w:rsidRPr="00CF739D" w:rsidRDefault="002043D6" w:rsidP="00CF739D">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00483E7B" w:rsidRPr="00CF739D">
              <w:rPr>
                <w:rStyle w:val="spellingerror"/>
                <w:rFonts w:eastAsiaTheme="majorEastAsia"/>
              </w:rPr>
              <w:t>PostgreSQL, GraphQL, Postgraphile, JWT, Android, ReactJS, Apollo Client, hàng đợi nhiều trạm phục vụ</w:t>
            </w:r>
          </w:p>
        </w:tc>
        <w:tc>
          <w:tcPr>
            <w:tcW w:w="1770" w:type="dxa"/>
          </w:tcPr>
          <w:p w14:paraId="48F502A5" w14:textId="5C0D41E9" w:rsidR="002043D6" w:rsidRPr="00CF739D" w:rsidRDefault="00483E7B" w:rsidP="00CF739D">
            <w:r w:rsidRPr="00CF739D">
              <w:rPr>
                <w:rStyle w:val="spellingerror"/>
                <w:rFonts w:eastAsiaTheme="majorEastAsia"/>
                <w:lang w:val="es-ES"/>
              </w:rPr>
              <w:t>Huân, Phương</w:t>
            </w:r>
          </w:p>
        </w:tc>
        <w:tc>
          <w:tcPr>
            <w:tcW w:w="982" w:type="dxa"/>
          </w:tcPr>
          <w:p w14:paraId="7A735293" w14:textId="77777777" w:rsidR="002043D6" w:rsidRPr="00CF739D" w:rsidRDefault="002043D6" w:rsidP="00CF739D">
            <w:r w:rsidRPr="00CF739D">
              <w:rPr>
                <w:rStyle w:val="eop"/>
                <w:rFonts w:eastAsiaTheme="majorEastAsia"/>
              </w:rPr>
              <w:t> </w:t>
            </w:r>
          </w:p>
        </w:tc>
      </w:tr>
      <w:tr w:rsidR="00483E7B" w:rsidRPr="00920004" w14:paraId="6BA1D966" w14:textId="77777777" w:rsidTr="00CF739D">
        <w:tc>
          <w:tcPr>
            <w:tcW w:w="709" w:type="dxa"/>
            <w:vAlign w:val="center"/>
          </w:tcPr>
          <w:p w14:paraId="1C9BC00F" w14:textId="77777777" w:rsidR="002043D6" w:rsidRPr="00CF739D" w:rsidRDefault="002043D6" w:rsidP="00CF739D">
            <w:pPr>
              <w:jc w:val="center"/>
            </w:pPr>
            <w:r w:rsidRPr="00CF739D">
              <w:rPr>
                <w:rStyle w:val="normaltextrun"/>
                <w:rFonts w:eastAsiaTheme="majorEastAsia"/>
                <w:lang w:val="es-ES"/>
              </w:rPr>
              <w:t>2</w:t>
            </w:r>
          </w:p>
        </w:tc>
        <w:tc>
          <w:tcPr>
            <w:tcW w:w="4641" w:type="dxa"/>
          </w:tcPr>
          <w:p w14:paraId="1E23CD3A" w14:textId="77777777" w:rsidR="002043D6" w:rsidRPr="00CF739D" w:rsidRDefault="002043D6" w:rsidP="00CF739D">
            <w:r w:rsidRPr="00CF739D">
              <w:rPr>
                <w:rStyle w:val="spellingerror"/>
                <w:rFonts w:eastAsiaTheme="majorEastAsia"/>
                <w:lang w:val="es-ES"/>
              </w:rPr>
              <w:t>Thu</w:t>
            </w:r>
            <w:r w:rsidRPr="00CF739D">
              <w:rPr>
                <w:rStyle w:val="normaltextrun"/>
                <w:rFonts w:eastAsiaTheme="majorEastAsia"/>
                <w:lang w:val="es-ES"/>
              </w:rPr>
              <w:t xml:space="preserve"> </w:t>
            </w:r>
            <w:r w:rsidRPr="00CF739D">
              <w:rPr>
                <w:rStyle w:val="spellingerror"/>
                <w:rFonts w:eastAsiaTheme="majorEastAsia"/>
                <w:lang w:val="es-ES"/>
              </w:rPr>
              <w:t>thập</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5E84F260" w14:textId="25F90D35" w:rsidR="002043D6" w:rsidRPr="00CF739D" w:rsidRDefault="00483E7B" w:rsidP="00CF739D">
            <w:r w:rsidRPr="00CF739D">
              <w:rPr>
                <w:rStyle w:val="spellingerror"/>
                <w:rFonts w:eastAsiaTheme="majorEastAsia"/>
                <w:lang w:val="es-ES"/>
              </w:rPr>
              <w:t>Huân, Phương</w:t>
            </w:r>
          </w:p>
        </w:tc>
        <w:tc>
          <w:tcPr>
            <w:tcW w:w="982" w:type="dxa"/>
          </w:tcPr>
          <w:p w14:paraId="2D533195" w14:textId="77777777" w:rsidR="002043D6" w:rsidRPr="00CF739D" w:rsidRDefault="002043D6" w:rsidP="00CF739D">
            <w:r w:rsidRPr="00CF739D">
              <w:rPr>
                <w:rStyle w:val="eop"/>
                <w:rFonts w:eastAsiaTheme="majorEastAsia"/>
              </w:rPr>
              <w:t> </w:t>
            </w:r>
          </w:p>
        </w:tc>
      </w:tr>
      <w:tr w:rsidR="00483E7B" w:rsidRPr="00920004" w14:paraId="56D2F6EB" w14:textId="77777777" w:rsidTr="00CF739D">
        <w:tc>
          <w:tcPr>
            <w:tcW w:w="709" w:type="dxa"/>
            <w:vAlign w:val="center"/>
          </w:tcPr>
          <w:p w14:paraId="3B1E07B4" w14:textId="77777777" w:rsidR="002043D6" w:rsidRPr="00CF739D" w:rsidRDefault="002043D6" w:rsidP="00CF739D">
            <w:pPr>
              <w:jc w:val="center"/>
            </w:pPr>
            <w:r w:rsidRPr="00CF739D">
              <w:rPr>
                <w:rStyle w:val="normaltextrun"/>
                <w:rFonts w:eastAsiaTheme="majorEastAsia"/>
                <w:lang w:val="es-ES"/>
              </w:rPr>
              <w:t>3</w:t>
            </w:r>
          </w:p>
        </w:tc>
        <w:tc>
          <w:tcPr>
            <w:tcW w:w="4641" w:type="dxa"/>
          </w:tcPr>
          <w:p w14:paraId="0A1A62BB" w14:textId="77777777" w:rsidR="002043D6" w:rsidRPr="00CF739D" w:rsidRDefault="002043D6" w:rsidP="00CF739D">
            <w:r w:rsidRPr="00CF739D">
              <w:rPr>
                <w:rStyle w:val="spellingerror"/>
                <w:rFonts w:eastAsiaTheme="majorEastAsia"/>
                <w:lang w:val="es-ES"/>
              </w:rPr>
              <w:t>Phân</w:t>
            </w:r>
            <w:r w:rsidRPr="00CF739D">
              <w:rPr>
                <w:rStyle w:val="normaltextrun"/>
                <w:rFonts w:eastAsiaTheme="majorEastAsia"/>
                <w:lang w:val="es-ES"/>
              </w:rPr>
              <w:t xml:space="preserve"> </w:t>
            </w:r>
            <w:r w:rsidRPr="00CF739D">
              <w:rPr>
                <w:rStyle w:val="spellingerror"/>
                <w:rFonts w:eastAsiaTheme="majorEastAsia"/>
                <w:lang w:val="es-ES"/>
              </w:rPr>
              <w:t>tích</w:t>
            </w:r>
            <w:r w:rsidRPr="00CF739D">
              <w:rPr>
                <w:rStyle w:val="normaltextrun"/>
                <w:rFonts w:eastAsiaTheme="majorEastAsia"/>
                <w:lang w:val="es-ES"/>
              </w:rPr>
              <w:t xml:space="preserve"> </w:t>
            </w:r>
            <w:r w:rsidRPr="00CF739D">
              <w:rPr>
                <w:rStyle w:val="spellingerror"/>
                <w:rFonts w:eastAsiaTheme="majorEastAsia"/>
                <w:lang w:val="es-ES"/>
              </w:rPr>
              <w:t>yêu</w:t>
            </w:r>
            <w:r w:rsidRPr="00CF739D">
              <w:rPr>
                <w:rStyle w:val="normaltextrun"/>
                <w:rFonts w:eastAsiaTheme="majorEastAsia"/>
                <w:lang w:val="es-ES"/>
              </w:rPr>
              <w:t xml:space="preserve"> </w:t>
            </w:r>
            <w:r w:rsidRPr="00CF739D">
              <w:rPr>
                <w:rStyle w:val="spellingerror"/>
                <w:rFonts w:eastAsiaTheme="majorEastAsia"/>
                <w:lang w:val="es-ES"/>
              </w:rPr>
              <w:t>cầu</w:t>
            </w:r>
            <w:r w:rsidRPr="00CF739D">
              <w:rPr>
                <w:rStyle w:val="eop"/>
                <w:rFonts w:eastAsiaTheme="majorEastAsia"/>
              </w:rPr>
              <w:t> </w:t>
            </w:r>
          </w:p>
        </w:tc>
        <w:tc>
          <w:tcPr>
            <w:tcW w:w="1770" w:type="dxa"/>
          </w:tcPr>
          <w:p w14:paraId="314A4759" w14:textId="7CC3821D" w:rsidR="002043D6" w:rsidRPr="00CF739D" w:rsidRDefault="00483E7B" w:rsidP="00CF739D">
            <w:r w:rsidRPr="00CF739D">
              <w:rPr>
                <w:rStyle w:val="spellingerror"/>
                <w:rFonts w:eastAsiaTheme="majorEastAsia"/>
                <w:lang w:val="es-ES"/>
              </w:rPr>
              <w:t>Huân, Phương</w:t>
            </w:r>
          </w:p>
        </w:tc>
        <w:tc>
          <w:tcPr>
            <w:tcW w:w="982" w:type="dxa"/>
          </w:tcPr>
          <w:p w14:paraId="099FE9A4" w14:textId="77777777" w:rsidR="002043D6" w:rsidRPr="00CF739D" w:rsidRDefault="002043D6" w:rsidP="00CF739D">
            <w:r w:rsidRPr="00CF739D">
              <w:rPr>
                <w:rStyle w:val="eop"/>
                <w:rFonts w:eastAsiaTheme="majorEastAsia"/>
              </w:rPr>
              <w:t> </w:t>
            </w:r>
          </w:p>
        </w:tc>
      </w:tr>
      <w:tr w:rsidR="00483E7B" w:rsidRPr="00920004" w14:paraId="01F77F2F" w14:textId="77777777" w:rsidTr="00CF739D">
        <w:tc>
          <w:tcPr>
            <w:tcW w:w="709" w:type="dxa"/>
            <w:vAlign w:val="center"/>
          </w:tcPr>
          <w:p w14:paraId="76577401" w14:textId="77777777" w:rsidR="002043D6" w:rsidRPr="00CF739D" w:rsidRDefault="002043D6" w:rsidP="00CF739D">
            <w:pPr>
              <w:jc w:val="center"/>
            </w:pPr>
            <w:r w:rsidRPr="00CF739D">
              <w:rPr>
                <w:rStyle w:val="normaltextrun"/>
                <w:rFonts w:eastAsiaTheme="majorEastAsia"/>
                <w:lang w:val="es-ES"/>
              </w:rPr>
              <w:t>4</w:t>
            </w:r>
          </w:p>
        </w:tc>
        <w:tc>
          <w:tcPr>
            <w:tcW w:w="4641" w:type="dxa"/>
          </w:tcPr>
          <w:p w14:paraId="140A3404" w14:textId="77777777" w:rsidR="002043D6" w:rsidRPr="00CF739D" w:rsidRDefault="002043D6" w:rsidP="00CF739D">
            <w:r w:rsidRPr="00CF739D">
              <w:rPr>
                <w:rStyle w:val="spellingerror"/>
                <w:rFonts w:eastAsiaTheme="majorEastAsia"/>
                <w:lang w:val="es-ES"/>
              </w:rPr>
              <w:t>Thiết</w:t>
            </w:r>
            <w:r w:rsidRPr="00CF739D">
              <w:rPr>
                <w:rStyle w:val="normaltextrun"/>
                <w:rFonts w:eastAsiaTheme="majorEastAsia"/>
                <w:lang w:val="es-ES"/>
              </w:rPr>
              <w:t xml:space="preserve"> </w:t>
            </w:r>
            <w:r w:rsidRPr="00CF739D">
              <w:rPr>
                <w:rStyle w:val="spellingerror"/>
                <w:rFonts w:eastAsiaTheme="majorEastAsia"/>
                <w:lang w:val="es-ES"/>
              </w:rPr>
              <w:t>kế</w:t>
            </w:r>
            <w:r w:rsidRPr="00CF739D">
              <w:rPr>
                <w:rStyle w:val="normaltextrun"/>
                <w:rFonts w:eastAsiaTheme="majorEastAsia"/>
                <w:lang w:val="es-ES"/>
              </w:rPr>
              <w:t xml:space="preserve"> </w:t>
            </w:r>
            <w:r w:rsidRPr="00CF739D">
              <w:rPr>
                <w:rStyle w:val="spellingerror"/>
                <w:rFonts w:eastAsiaTheme="majorEastAsia"/>
                <w:lang w:val="es-ES"/>
              </w:rPr>
              <w:t>cơ</w:t>
            </w:r>
            <w:r w:rsidRPr="00CF739D">
              <w:rPr>
                <w:rStyle w:val="normaltextrun"/>
                <w:rFonts w:eastAsiaTheme="majorEastAsia"/>
                <w:lang w:val="es-ES"/>
              </w:rPr>
              <w:t xml:space="preserve"> </w:t>
            </w:r>
            <w:r w:rsidRPr="00CF739D">
              <w:rPr>
                <w:rStyle w:val="spellingerror"/>
                <w:rFonts w:eastAsiaTheme="majorEastAsia"/>
                <w:lang w:val="es-ES"/>
              </w:rPr>
              <w:t>sở</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667A356C" w14:textId="4D5AC257" w:rsidR="002043D6" w:rsidRPr="00CF739D" w:rsidRDefault="00483E7B" w:rsidP="00CF739D">
            <w:r w:rsidRPr="00CF739D">
              <w:rPr>
                <w:rStyle w:val="spellingerror"/>
                <w:rFonts w:eastAsiaTheme="majorEastAsia"/>
                <w:lang w:val="es-ES"/>
              </w:rPr>
              <w:t>Huân, Phương</w:t>
            </w:r>
          </w:p>
        </w:tc>
        <w:tc>
          <w:tcPr>
            <w:tcW w:w="982" w:type="dxa"/>
          </w:tcPr>
          <w:p w14:paraId="7960645F" w14:textId="77777777" w:rsidR="002043D6" w:rsidRPr="00CF739D" w:rsidRDefault="002043D6" w:rsidP="00CF739D">
            <w:r w:rsidRPr="00CF739D">
              <w:rPr>
                <w:rStyle w:val="eop"/>
                <w:rFonts w:eastAsiaTheme="majorEastAsia"/>
              </w:rPr>
              <w:t> </w:t>
            </w:r>
          </w:p>
        </w:tc>
      </w:tr>
      <w:tr w:rsidR="00483E7B" w:rsidRPr="00920004" w14:paraId="68CDFE1E" w14:textId="77777777" w:rsidTr="00CF739D">
        <w:tc>
          <w:tcPr>
            <w:tcW w:w="709" w:type="dxa"/>
            <w:vAlign w:val="center"/>
          </w:tcPr>
          <w:p w14:paraId="0ED6EC7E" w14:textId="77777777" w:rsidR="002043D6" w:rsidRPr="00CF739D" w:rsidRDefault="002043D6" w:rsidP="00CF739D">
            <w:pPr>
              <w:jc w:val="center"/>
            </w:pPr>
            <w:r w:rsidRPr="00CF739D">
              <w:rPr>
                <w:rStyle w:val="normaltextrun"/>
                <w:rFonts w:eastAsiaTheme="majorEastAsia"/>
                <w:lang w:val="es-ES"/>
              </w:rPr>
              <w:t>5</w:t>
            </w:r>
          </w:p>
        </w:tc>
        <w:tc>
          <w:tcPr>
            <w:tcW w:w="4641" w:type="dxa"/>
          </w:tcPr>
          <w:p w14:paraId="663B5D03" w14:textId="710A8CD4"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normaltextrun"/>
                <w:rFonts w:eastAsiaTheme="majorEastAsia"/>
              </w:rPr>
              <w:t>ứng dụng điện thoại</w:t>
            </w:r>
            <w:r w:rsidRPr="00CF739D">
              <w:rPr>
                <w:rStyle w:val="eop"/>
                <w:rFonts w:eastAsiaTheme="majorEastAsia"/>
              </w:rPr>
              <w:t> </w:t>
            </w:r>
          </w:p>
        </w:tc>
        <w:tc>
          <w:tcPr>
            <w:tcW w:w="1770" w:type="dxa"/>
          </w:tcPr>
          <w:p w14:paraId="0E6C38A0" w14:textId="4DC29D1D" w:rsidR="002043D6" w:rsidRPr="00CF739D" w:rsidRDefault="00483E7B" w:rsidP="00CF739D">
            <w:r w:rsidRPr="00CF739D">
              <w:rPr>
                <w:rStyle w:val="spellingerror"/>
                <w:rFonts w:eastAsiaTheme="majorEastAsia"/>
                <w:lang w:val="es-ES"/>
              </w:rPr>
              <w:t>Huân</w:t>
            </w:r>
          </w:p>
        </w:tc>
        <w:tc>
          <w:tcPr>
            <w:tcW w:w="982" w:type="dxa"/>
          </w:tcPr>
          <w:p w14:paraId="68C50141" w14:textId="77777777" w:rsidR="002043D6" w:rsidRPr="00CF739D" w:rsidRDefault="002043D6" w:rsidP="00CF739D">
            <w:r w:rsidRPr="00CF739D">
              <w:rPr>
                <w:rStyle w:val="eop"/>
                <w:rFonts w:eastAsiaTheme="majorEastAsia"/>
              </w:rPr>
              <w:t> </w:t>
            </w:r>
          </w:p>
        </w:tc>
      </w:tr>
      <w:tr w:rsidR="00483E7B" w:rsidRPr="00920004" w14:paraId="39EC2B54" w14:textId="77777777" w:rsidTr="00CF739D">
        <w:tc>
          <w:tcPr>
            <w:tcW w:w="709" w:type="dxa"/>
            <w:vAlign w:val="center"/>
          </w:tcPr>
          <w:p w14:paraId="419AA721" w14:textId="77777777" w:rsidR="002043D6" w:rsidRPr="00CF739D" w:rsidRDefault="002043D6" w:rsidP="00CF739D">
            <w:pPr>
              <w:jc w:val="center"/>
            </w:pPr>
            <w:r w:rsidRPr="00CF739D">
              <w:rPr>
                <w:rStyle w:val="normaltextrun"/>
                <w:rFonts w:eastAsiaTheme="majorEastAsia"/>
                <w:lang w:val="es-ES"/>
              </w:rPr>
              <w:t>6</w:t>
            </w:r>
          </w:p>
        </w:tc>
        <w:tc>
          <w:tcPr>
            <w:tcW w:w="4641" w:type="dxa"/>
          </w:tcPr>
          <w:p w14:paraId="650A7BD8" w14:textId="207E993A"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spellingerror"/>
                <w:rFonts w:eastAsiaTheme="majorEastAsia"/>
              </w:rPr>
              <w:t>trang web quản lí</w:t>
            </w:r>
            <w:r w:rsidRPr="00CF739D">
              <w:rPr>
                <w:rStyle w:val="eop"/>
                <w:rFonts w:eastAsiaTheme="majorEastAsia"/>
              </w:rPr>
              <w:t> </w:t>
            </w:r>
          </w:p>
        </w:tc>
        <w:tc>
          <w:tcPr>
            <w:tcW w:w="1770" w:type="dxa"/>
          </w:tcPr>
          <w:p w14:paraId="5E3E0C05" w14:textId="785D2AB7" w:rsidR="002043D6" w:rsidRPr="00CF739D" w:rsidRDefault="00483E7B" w:rsidP="00CF739D">
            <w:r w:rsidRPr="00CF739D">
              <w:rPr>
                <w:rStyle w:val="spellingerror"/>
                <w:rFonts w:eastAsiaTheme="majorEastAsia"/>
                <w:lang w:val="es-ES"/>
              </w:rPr>
              <w:t>Phương</w:t>
            </w:r>
          </w:p>
        </w:tc>
        <w:tc>
          <w:tcPr>
            <w:tcW w:w="982" w:type="dxa"/>
          </w:tcPr>
          <w:p w14:paraId="0D601401" w14:textId="77777777" w:rsidR="002043D6" w:rsidRPr="00CF739D" w:rsidRDefault="002043D6" w:rsidP="00CF739D">
            <w:r w:rsidRPr="00CF739D">
              <w:rPr>
                <w:rStyle w:val="eop"/>
                <w:rFonts w:eastAsiaTheme="majorEastAsia"/>
              </w:rPr>
              <w:t> </w:t>
            </w:r>
          </w:p>
        </w:tc>
      </w:tr>
      <w:tr w:rsidR="00483E7B" w:rsidRPr="00920004" w14:paraId="29E68449" w14:textId="77777777" w:rsidTr="00CF739D">
        <w:tc>
          <w:tcPr>
            <w:tcW w:w="709" w:type="dxa"/>
            <w:vAlign w:val="center"/>
          </w:tcPr>
          <w:p w14:paraId="3446FB80" w14:textId="77777777" w:rsidR="002043D6" w:rsidRPr="00CF739D" w:rsidRDefault="002043D6" w:rsidP="00CF739D">
            <w:pPr>
              <w:jc w:val="center"/>
            </w:pPr>
            <w:r w:rsidRPr="00CF739D">
              <w:rPr>
                <w:rStyle w:val="normaltextrun"/>
                <w:rFonts w:eastAsiaTheme="majorEastAsia"/>
                <w:lang w:val="es-ES"/>
              </w:rPr>
              <w:t>7</w:t>
            </w:r>
          </w:p>
        </w:tc>
        <w:tc>
          <w:tcPr>
            <w:tcW w:w="4641" w:type="dxa"/>
          </w:tcPr>
          <w:p w14:paraId="222B2A01" w14:textId="1BB10A4A" w:rsidR="002043D6" w:rsidRPr="00CF739D" w:rsidRDefault="00483E7B" w:rsidP="00CF739D">
            <w:r w:rsidRPr="00CF739D">
              <w:rPr>
                <w:rStyle w:val="spellingerror"/>
                <w:rFonts w:eastAsiaTheme="majorEastAsia"/>
                <w:lang w:val="es-ES"/>
              </w:rPr>
              <w:t xml:space="preserve">Phát triển </w:t>
            </w:r>
            <w:r w:rsidR="00184C15" w:rsidRPr="00CF739D">
              <w:rPr>
                <w:rStyle w:val="spellingerror"/>
                <w:rFonts w:eastAsiaTheme="majorEastAsia"/>
                <w:lang w:val="es-ES"/>
              </w:rPr>
              <w:t>máy chủ</w:t>
            </w:r>
            <w:r w:rsidR="002043D6" w:rsidRPr="00CF739D">
              <w:rPr>
                <w:rStyle w:val="eop"/>
                <w:rFonts w:eastAsiaTheme="majorEastAsia"/>
              </w:rPr>
              <w:t> </w:t>
            </w:r>
          </w:p>
        </w:tc>
        <w:tc>
          <w:tcPr>
            <w:tcW w:w="1770" w:type="dxa"/>
          </w:tcPr>
          <w:p w14:paraId="6CF72D4B" w14:textId="4F92CB8F" w:rsidR="002043D6" w:rsidRPr="00CF739D" w:rsidRDefault="00483E7B" w:rsidP="00CF739D">
            <w:r w:rsidRPr="00CF739D">
              <w:t>Huân, Phương</w:t>
            </w:r>
          </w:p>
        </w:tc>
        <w:tc>
          <w:tcPr>
            <w:tcW w:w="982" w:type="dxa"/>
          </w:tcPr>
          <w:p w14:paraId="61919AA5" w14:textId="77777777" w:rsidR="002043D6" w:rsidRPr="00CF739D" w:rsidRDefault="002043D6" w:rsidP="00CF739D">
            <w:r w:rsidRPr="00CF739D">
              <w:rPr>
                <w:rStyle w:val="eop"/>
                <w:rFonts w:eastAsiaTheme="majorEastAsia"/>
              </w:rPr>
              <w:t> </w:t>
            </w:r>
          </w:p>
        </w:tc>
      </w:tr>
      <w:tr w:rsidR="00483E7B" w:rsidRPr="00920004" w14:paraId="7FF77507" w14:textId="77777777" w:rsidTr="00CF739D">
        <w:tc>
          <w:tcPr>
            <w:tcW w:w="709" w:type="dxa"/>
            <w:vAlign w:val="center"/>
          </w:tcPr>
          <w:p w14:paraId="0B6D9DEB" w14:textId="77777777" w:rsidR="002043D6" w:rsidRPr="00CF739D" w:rsidRDefault="002043D6" w:rsidP="00CF739D">
            <w:pPr>
              <w:jc w:val="center"/>
            </w:pPr>
            <w:r w:rsidRPr="00CF739D">
              <w:rPr>
                <w:rStyle w:val="normaltextrun"/>
                <w:rFonts w:eastAsiaTheme="majorEastAsia"/>
                <w:lang w:val="es-ES"/>
              </w:rPr>
              <w:t>8</w:t>
            </w:r>
          </w:p>
        </w:tc>
        <w:tc>
          <w:tcPr>
            <w:tcW w:w="4641" w:type="dxa"/>
          </w:tcPr>
          <w:p w14:paraId="074FF918" w14:textId="77777777" w:rsidR="002043D6" w:rsidRPr="00CF739D" w:rsidRDefault="002043D6" w:rsidP="00CF739D">
            <w:r w:rsidRPr="00CF739D">
              <w:rPr>
                <w:rStyle w:val="spellingerror"/>
                <w:rFonts w:eastAsiaTheme="majorEastAsia"/>
                <w:lang w:val="es-ES"/>
              </w:rPr>
              <w:t>Viết</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2213D474" w14:textId="72D92EDC" w:rsidR="002043D6" w:rsidRPr="00CF739D" w:rsidRDefault="00483E7B" w:rsidP="00CF739D">
            <w:r w:rsidRPr="00CF739D">
              <w:rPr>
                <w:rStyle w:val="spellingerror"/>
                <w:rFonts w:eastAsiaTheme="majorEastAsia"/>
                <w:lang w:val="es-ES"/>
              </w:rPr>
              <w:t>Huân, Phương</w:t>
            </w:r>
            <w:r w:rsidR="002043D6" w:rsidRPr="00CF739D">
              <w:rPr>
                <w:rStyle w:val="eop"/>
                <w:rFonts w:eastAsiaTheme="majorEastAsia"/>
              </w:rPr>
              <w:t> </w:t>
            </w:r>
          </w:p>
        </w:tc>
        <w:tc>
          <w:tcPr>
            <w:tcW w:w="982" w:type="dxa"/>
          </w:tcPr>
          <w:p w14:paraId="6DCA2B99" w14:textId="77777777" w:rsidR="002043D6" w:rsidRPr="00CF739D" w:rsidRDefault="002043D6" w:rsidP="00CF739D">
            <w:r w:rsidRPr="00CF739D">
              <w:rPr>
                <w:rStyle w:val="eop"/>
                <w:rFonts w:eastAsiaTheme="majorEastAsia"/>
              </w:rPr>
              <w:t> </w:t>
            </w:r>
          </w:p>
        </w:tc>
      </w:tr>
    </w:tbl>
    <w:p w14:paraId="5CBFE9AA" w14:textId="6A1CAED0" w:rsidR="00AB715C" w:rsidRPr="00CF739D" w:rsidRDefault="002043D6" w:rsidP="00CF739D">
      <w:pPr>
        <w:pStyle w:val="Caption"/>
      </w:pPr>
      <w:bookmarkStart w:id="1070" w:name="_Toc481738530"/>
      <w:r w:rsidRPr="00CF739D">
        <w:t xml:space="preserve">Bảng </w:t>
      </w:r>
      <w:r w:rsidRPr="00CF739D">
        <w:rPr>
          <w:noProof/>
        </w:rPr>
        <w:fldChar w:fldCharType="begin"/>
      </w:r>
      <w:r w:rsidRPr="00CF739D">
        <w:rPr>
          <w:noProof/>
        </w:rPr>
        <w:instrText xml:space="preserve"> SEQ Bảng \* ARABIC \s 1 </w:instrText>
      </w:r>
      <w:r w:rsidRPr="00CF739D">
        <w:rPr>
          <w:noProof/>
        </w:rPr>
        <w:fldChar w:fldCharType="separate"/>
      </w:r>
      <w:r w:rsidR="00B5490C">
        <w:rPr>
          <w:noProof/>
        </w:rPr>
        <w:t>2</w:t>
      </w:r>
      <w:r w:rsidRPr="00CF739D">
        <w:rPr>
          <w:noProof/>
        </w:rPr>
        <w:fldChar w:fldCharType="end"/>
      </w:r>
      <w:r w:rsidRPr="00CF739D">
        <w:t xml:space="preserve"> Phân công công việc</w:t>
      </w:r>
      <w:bookmarkEnd w:id="1070"/>
    </w:p>
    <w:p w14:paraId="057E4F22" w14:textId="13E7B353" w:rsidR="002A5978" w:rsidRPr="00920004" w:rsidRDefault="002A5978" w:rsidP="00373334">
      <w:pPr>
        <w:pStyle w:val="Heading2"/>
        <w:numPr>
          <w:ilvl w:val="0"/>
          <w:numId w:val="72"/>
        </w:numPr>
        <w:rPr>
          <w:lang w:val="en-US"/>
        </w:rPr>
        <w:pPrChange w:id="1071" w:author="phuong vu" w:date="2018-12-02T09:08:00Z">
          <w:pPr>
            <w:pStyle w:val="Heading2"/>
            <w:numPr>
              <w:ilvl w:val="0"/>
              <w:numId w:val="72"/>
            </w:numPr>
            <w:spacing w:before="240" w:line="0" w:lineRule="atLeast"/>
            <w:ind w:left="360" w:hanging="360"/>
          </w:pPr>
        </w:pPrChange>
      </w:pPr>
      <w:bookmarkStart w:id="1072" w:name="_Toc531502219"/>
      <w:r w:rsidRPr="00920004">
        <w:rPr>
          <w:lang w:val="en-US"/>
        </w:rPr>
        <w:t>B</w:t>
      </w:r>
      <w:r w:rsidRPr="00CF739D">
        <w:rPr>
          <w:lang w:val="en-US"/>
        </w:rPr>
        <w:t>ố cục quyển luận văn</w:t>
      </w:r>
      <w:bookmarkEnd w:id="1072"/>
    </w:p>
    <w:p w14:paraId="2B03F646" w14:textId="24F27946" w:rsidR="00AB715C" w:rsidRPr="00920004" w:rsidRDefault="00AB715C" w:rsidP="00CF739D">
      <w:pPr>
        <w:ind w:firstLine="360"/>
        <w:rPr>
          <w:lang w:val="en-US"/>
        </w:rPr>
      </w:pPr>
      <w:r w:rsidRPr="00920004">
        <w:rPr>
          <w:lang w:val="en-US"/>
        </w:rPr>
        <w:t xml:space="preserve">Quyển luận văn gồm </w:t>
      </w:r>
      <w:r w:rsidR="001964D1" w:rsidRPr="00920004">
        <w:rPr>
          <w:lang w:val="en-US"/>
        </w:rPr>
        <w:t>3</w:t>
      </w:r>
      <w:r w:rsidRPr="00920004">
        <w:rPr>
          <w:lang w:val="en-US"/>
        </w:rPr>
        <w:t xml:space="preserve"> phần</w:t>
      </w:r>
      <w:r w:rsidR="001964D1" w:rsidRPr="00920004">
        <w:rPr>
          <w:lang w:val="en-US"/>
        </w:rPr>
        <w:t xml:space="preserve"> chính là giới thiệu, nội dung và kết luận:</w:t>
      </w:r>
    </w:p>
    <w:p w14:paraId="520BA72E" w14:textId="03C8E34E" w:rsidR="00AB715C" w:rsidRPr="00920004" w:rsidRDefault="00AB715C" w:rsidP="00CF739D">
      <w:pPr>
        <w:ind w:left="720"/>
        <w:rPr>
          <w:lang w:val="es-ES"/>
        </w:rPr>
      </w:pPr>
      <w:r w:rsidRPr="00CF739D">
        <w:rPr>
          <w:b/>
          <w:lang w:val="en-US"/>
        </w:rPr>
        <w:t>Phần Giới Thiệu:</w:t>
      </w:r>
      <w:r w:rsidRPr="00920004">
        <w:rPr>
          <w:lang w:val="en-US"/>
        </w:rPr>
        <w:t xml:space="preserve"> </w:t>
      </w:r>
      <w:r w:rsidR="00A26BE3" w:rsidRPr="00920004">
        <w:rPr>
          <w:rStyle w:val="spellingerror"/>
          <w:lang w:val="es-ES"/>
        </w:rPr>
        <w:t>Trình bày</w:t>
      </w:r>
      <w:r w:rsidRPr="00920004">
        <w:rPr>
          <w:rStyle w:val="normaltextrun"/>
          <w:lang w:val="es-ES"/>
        </w:rPr>
        <w:t xml:space="preserve"> </w:t>
      </w:r>
      <w:r w:rsidRPr="00920004">
        <w:rPr>
          <w:rStyle w:val="spellingerror"/>
          <w:lang w:val="es-ES"/>
        </w:rPr>
        <w:t>lý</w:t>
      </w:r>
      <w:r w:rsidRPr="00920004">
        <w:rPr>
          <w:rStyle w:val="normaltextrun"/>
          <w:lang w:val="es-ES"/>
        </w:rPr>
        <w:t xml:space="preserve"> do </w:t>
      </w:r>
      <w:r w:rsidRPr="00920004">
        <w:rPr>
          <w:rStyle w:val="spellingerror"/>
          <w:lang w:val="es-ES"/>
        </w:rPr>
        <w:t>thực</w:t>
      </w:r>
      <w:r w:rsidRPr="00920004">
        <w:rPr>
          <w:rStyle w:val="normaltextrun"/>
          <w:lang w:val="es-ES"/>
        </w:rPr>
        <w:t xml:space="preserve"> </w:t>
      </w:r>
      <w:r w:rsidRPr="00920004">
        <w:rPr>
          <w:rStyle w:val="spellingerror"/>
          <w:lang w:val="es-ES"/>
        </w:rPr>
        <w:t>hiện</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cùng</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và</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chính</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phần</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gồm</w:t>
      </w:r>
      <w:r w:rsidRPr="00920004">
        <w:rPr>
          <w:rStyle w:val="normaltextrun"/>
          <w:lang w:val="es-ES"/>
        </w:rPr>
        <w:t xml:space="preserve">: </w:t>
      </w:r>
      <w:r w:rsidRPr="00920004">
        <w:rPr>
          <w:rStyle w:val="spellingerror"/>
          <w:lang w:val="es-ES"/>
        </w:rPr>
        <w:t>đặt</w:t>
      </w:r>
      <w:r w:rsidRPr="00920004">
        <w:rPr>
          <w:rStyle w:val="normaltextrun"/>
          <w:lang w:val="es-ES"/>
        </w:rPr>
        <w:t xml:space="preserve"> </w:t>
      </w:r>
      <w:r w:rsidRPr="00920004">
        <w:rPr>
          <w:rStyle w:val="spellingerror"/>
          <w:lang w:val="es-ES"/>
        </w:rPr>
        <w:t>vấn</w:t>
      </w:r>
      <w:r w:rsidRPr="00920004">
        <w:rPr>
          <w:rStyle w:val="normaltextrun"/>
          <w:lang w:val="es-ES"/>
        </w:rPr>
        <w:t xml:space="preserve"> </w:t>
      </w:r>
      <w:r w:rsidRPr="00920004">
        <w:rPr>
          <w:rStyle w:val="spellingerror"/>
          <w:lang w:val="es-ES"/>
        </w:rPr>
        <w:t>đề</w:t>
      </w:r>
      <w:r w:rsidRPr="00920004">
        <w:rPr>
          <w:rStyle w:val="normaltextrun"/>
          <w:lang w:val="es-ES"/>
        </w:rPr>
        <w:t xml:space="preserve">, lịch sử giải quyết vấn đề, phạm vi đề tài,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phạm vi nghiên cứu,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00A26BE3" w:rsidRPr="00920004">
        <w:rPr>
          <w:rStyle w:val="normaltextrun"/>
          <w:lang w:val="es-ES"/>
        </w:rPr>
        <w:t xml:space="preserve"> và</w:t>
      </w:r>
      <w:r w:rsidRPr="00920004">
        <w:rPr>
          <w:rStyle w:val="normaltextrun"/>
          <w:lang w:val="es-ES"/>
        </w:rPr>
        <w:t xml:space="preserve"> </w:t>
      </w:r>
      <w:r w:rsidRPr="00920004">
        <w:rPr>
          <w:rStyle w:val="spellingerror"/>
          <w:lang w:val="es-ES"/>
        </w:rPr>
        <w:t>bố</w:t>
      </w:r>
      <w:r w:rsidRPr="00920004">
        <w:rPr>
          <w:rStyle w:val="normaltextrun"/>
          <w:lang w:val="es-ES"/>
        </w:rPr>
        <w:t xml:space="preserve"> </w:t>
      </w:r>
      <w:r w:rsidRPr="00920004">
        <w:rPr>
          <w:rStyle w:val="spellingerror"/>
          <w:lang w:val="es-ES"/>
        </w:rPr>
        <w:t>cục</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quyển</w:t>
      </w:r>
      <w:r w:rsidRPr="00920004">
        <w:rPr>
          <w:rStyle w:val="normaltextrun"/>
          <w:lang w:val="es-ES"/>
        </w:rPr>
        <w:t xml:space="preserve"> </w:t>
      </w:r>
      <w:r w:rsidRPr="00920004">
        <w:rPr>
          <w:rStyle w:val="spellingerror"/>
          <w:lang w:val="es-ES"/>
        </w:rPr>
        <w:t>luận</w:t>
      </w:r>
      <w:r w:rsidRPr="00920004">
        <w:rPr>
          <w:rStyle w:val="normaltextrun"/>
          <w:lang w:val="es-ES"/>
        </w:rPr>
        <w:t xml:space="preserve"> </w:t>
      </w:r>
      <w:r w:rsidRPr="00920004">
        <w:rPr>
          <w:rStyle w:val="spellingerror"/>
          <w:lang w:val="es-ES"/>
        </w:rPr>
        <w:t>văn.</w:t>
      </w:r>
    </w:p>
    <w:p w14:paraId="2419820E" w14:textId="56BF279E" w:rsidR="00AB715C" w:rsidRPr="00920004" w:rsidRDefault="00AB715C" w:rsidP="00CF739D">
      <w:pPr>
        <w:ind w:left="720"/>
        <w:rPr>
          <w:lang w:val="en-US"/>
        </w:rPr>
      </w:pPr>
      <w:r w:rsidRPr="00CF739D">
        <w:rPr>
          <w:b/>
          <w:lang w:val="en-US"/>
        </w:rPr>
        <w:t xml:space="preserve">Phần Nội Dung: </w:t>
      </w:r>
      <w:r w:rsidR="00A26BE3" w:rsidRPr="00920004">
        <w:rPr>
          <w:lang w:val="en-US"/>
        </w:rPr>
        <w:t>Gồm 4 chương:</w:t>
      </w:r>
    </w:p>
    <w:p w14:paraId="019F0D9C" w14:textId="1493210A" w:rsidR="00AB715C" w:rsidRPr="00920004" w:rsidRDefault="00AB715C" w:rsidP="00CF739D">
      <w:pPr>
        <w:ind w:left="1440"/>
        <w:rPr>
          <w:lang w:val="en-US"/>
        </w:rPr>
      </w:pPr>
      <w:r w:rsidRPr="00CF739D">
        <w:rPr>
          <w:b/>
          <w:lang w:val="en-US"/>
        </w:rPr>
        <w:t>Chương 1: Đặc tả yêu cầu</w:t>
      </w:r>
      <w:r w:rsidR="00083585" w:rsidRPr="00CF739D">
        <w:rPr>
          <w:b/>
          <w:lang w:val="en-US"/>
        </w:rPr>
        <w:t>:</w:t>
      </w:r>
      <w:r w:rsidR="00083585" w:rsidRPr="00920004">
        <w:rPr>
          <w:lang w:val="en-US"/>
        </w:rPr>
        <w:t xml:space="preserve"> </w:t>
      </w:r>
      <w:r w:rsidRPr="00920004">
        <w:rPr>
          <w:lang w:val="en-US"/>
        </w:rPr>
        <w:t xml:space="preserve"> </w:t>
      </w:r>
      <w:r w:rsidR="00A26BE3" w:rsidRPr="00920004">
        <w:rPr>
          <w:lang w:val="en-US"/>
        </w:rPr>
        <w:t>G</w:t>
      </w:r>
      <w:r w:rsidRPr="00920004">
        <w:rPr>
          <w:lang w:val="en-US"/>
        </w:rPr>
        <w:t>iới thiệu tổng quan về hệ thống và các chức năng hệ thống cung cấp.</w:t>
      </w:r>
    </w:p>
    <w:p w14:paraId="4DD9C7D4" w14:textId="1B816371" w:rsidR="00AB715C" w:rsidRPr="00920004" w:rsidRDefault="00AB715C" w:rsidP="00CF739D">
      <w:pPr>
        <w:ind w:left="1440"/>
        <w:rPr>
          <w:lang w:val="en-US"/>
        </w:rPr>
      </w:pPr>
      <w:r w:rsidRPr="00CF739D">
        <w:rPr>
          <w:b/>
          <w:lang w:val="en-US"/>
        </w:rPr>
        <w:lastRenderedPageBreak/>
        <w:t>Chương 2: Cơ sở lý thuyết</w:t>
      </w:r>
      <w:r w:rsidR="00083585" w:rsidRPr="00920004">
        <w:rPr>
          <w:lang w:val="en-US"/>
        </w:rPr>
        <w:t>:</w:t>
      </w:r>
      <w:r w:rsidRPr="00920004">
        <w:rPr>
          <w:lang w:val="en-US"/>
        </w:rPr>
        <w:t xml:space="preserve"> </w:t>
      </w:r>
      <w:r w:rsidR="00A26BE3" w:rsidRPr="00920004">
        <w:rPr>
          <w:lang w:val="en-US"/>
        </w:rPr>
        <w:t xml:space="preserve">Giới thiệu </w:t>
      </w:r>
      <w:r w:rsidRPr="00920004">
        <w:rPr>
          <w:lang w:val="en-US"/>
        </w:rPr>
        <w:t xml:space="preserve">về </w:t>
      </w:r>
      <w:r w:rsidR="00083585" w:rsidRPr="00920004">
        <w:rPr>
          <w:lang w:val="en-US"/>
        </w:rPr>
        <w:t>Android</w:t>
      </w:r>
      <w:r w:rsidRPr="00920004">
        <w:rPr>
          <w:lang w:val="en-US"/>
        </w:rPr>
        <w:t>, GraphQL, Postgraphile, PostgreSQL, JSON Web Token, Apollo Client</w:t>
      </w:r>
      <w:r w:rsidR="00A26BE3" w:rsidRPr="00920004">
        <w:rPr>
          <w:lang w:val="en-US"/>
        </w:rPr>
        <w:t xml:space="preserve"> và các công nghệ khác liên quan.</w:t>
      </w:r>
    </w:p>
    <w:p w14:paraId="36D3E5A9" w14:textId="6EF4DE4F" w:rsidR="00AB715C" w:rsidRPr="00920004" w:rsidRDefault="00AB715C" w:rsidP="00CF739D">
      <w:pPr>
        <w:ind w:left="1440"/>
        <w:rPr>
          <w:lang w:val="en-US"/>
        </w:rPr>
      </w:pPr>
      <w:r w:rsidRPr="00CF739D">
        <w:rPr>
          <w:b/>
          <w:lang w:val="en-US"/>
        </w:rPr>
        <w:t>Chương 3: Thiết kế và cài đặt</w:t>
      </w:r>
      <w:r w:rsidR="00083585" w:rsidRPr="00920004">
        <w:rPr>
          <w:b/>
          <w:lang w:val="en-US"/>
        </w:rPr>
        <w:t>:</w:t>
      </w:r>
      <w:r w:rsidRPr="00920004">
        <w:rPr>
          <w:lang w:val="en-US"/>
        </w:rPr>
        <w:t xml:space="preserve"> </w:t>
      </w:r>
      <w:r w:rsidRPr="00920004">
        <w:rPr>
          <w:rStyle w:val="spellingerror"/>
          <w:lang w:val="es-ES"/>
        </w:rPr>
        <w:t>Chương</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sẽ</w:t>
      </w:r>
      <w:r w:rsidRPr="00920004">
        <w:rPr>
          <w:rStyle w:val="normaltextrun"/>
          <w:lang w:val="es-E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kiến</w:t>
      </w:r>
      <w:r w:rsidRPr="00920004">
        <w:rPr>
          <w:rStyle w:val="normaltextrun"/>
          <w:lang w:val="es-ES"/>
        </w:rPr>
        <w:t xml:space="preserve"> </w:t>
      </w:r>
      <w:r w:rsidRPr="00920004">
        <w:rPr>
          <w:rStyle w:val="spellingerror"/>
          <w:lang w:val="es-ES"/>
        </w:rPr>
        <w:t>trúc</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dữ</w:t>
      </w:r>
      <w:r w:rsidRPr="00920004">
        <w:rPr>
          <w:rStyle w:val="normaltextrun"/>
          <w:lang w:val="es-ES"/>
        </w:rPr>
        <w:t xml:space="preserve"> </w:t>
      </w:r>
      <w:r w:rsidRPr="00920004">
        <w:rPr>
          <w:rStyle w:val="spellingerror"/>
          <w:lang w:val="es-ES"/>
        </w:rPr>
        <w:t>liệu</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giải</w:t>
      </w:r>
      <w:r w:rsidRPr="00920004">
        <w:rPr>
          <w:rStyle w:val="normaltextrun"/>
          <w:lang w:val="es-ES"/>
        </w:rPr>
        <w:t xml:space="preserve"> </w:t>
      </w:r>
      <w:r w:rsidRPr="00920004">
        <w:rPr>
          <w:rStyle w:val="spellingerror"/>
          <w:lang w:val="es-ES"/>
        </w:rPr>
        <w:t>thuật</w:t>
      </w:r>
      <w:r w:rsidR="00A26BE3" w:rsidRPr="00920004">
        <w:rPr>
          <w:rStyle w:val="normaltextrun"/>
        </w:rPr>
        <w:t xml:space="preserve"> v</w:t>
      </w:r>
      <w:r w:rsidR="00A26BE3" w:rsidRPr="00920004">
        <w:rPr>
          <w:rStyle w:val="normaltextrun"/>
          <w:lang w:val="en-US"/>
        </w:rPr>
        <w:t>à</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giao</w:t>
      </w:r>
      <w:r w:rsidRPr="00920004">
        <w:rPr>
          <w:rStyle w:val="normaltextrun"/>
          <w:lang w:val="es-ES"/>
        </w:rPr>
        <w:t xml:space="preserve"> </w:t>
      </w:r>
      <w:r w:rsidRPr="00920004">
        <w:rPr>
          <w:rStyle w:val="spellingerror"/>
          <w:lang w:val="es-ES"/>
        </w:rPr>
        <w:t>diện</w:t>
      </w:r>
      <w:r w:rsidRPr="00920004">
        <w:rPr>
          <w:rStyle w:val="normaltextrun"/>
          <w:lang w:val="es-ES"/>
        </w:rPr>
        <w:t xml:space="preserve"> </w:t>
      </w:r>
      <w:r w:rsidRPr="00920004">
        <w:rPr>
          <w:rStyle w:val="spellingerror"/>
          <w:lang w:val="es-ES"/>
        </w:rPr>
        <w:t>cho</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trong</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7A1E5AEF" w14:textId="7BC04188" w:rsidR="00AB715C" w:rsidRPr="00CF739D" w:rsidRDefault="00AB715C" w:rsidP="00CF739D">
      <w:pPr>
        <w:ind w:left="1440"/>
        <w:rPr>
          <w:rStyle w:val="spellingerror"/>
          <w:lang w:val="en-US"/>
        </w:rPr>
      </w:pPr>
      <w:r w:rsidRPr="00CF739D">
        <w:rPr>
          <w:b/>
          <w:lang w:val="en-US"/>
        </w:rPr>
        <w:t>Chương 4: Kiểm thử</w:t>
      </w:r>
      <w:r w:rsidR="00083585" w:rsidRPr="00920004">
        <w:rPr>
          <w:b/>
          <w:lang w:val="en-US"/>
        </w:rPr>
        <w:t>:</w:t>
      </w:r>
      <w:r w:rsidRPr="00920004">
        <w:rPr>
          <w:lang w:val="en-U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hoạch</w:t>
      </w:r>
      <w:r w:rsidRPr="00920004">
        <w:rPr>
          <w:rStyle w:val="normaltextrun"/>
          <w:lang w:val="es-ES"/>
        </w:rPr>
        <w:t xml:space="preserve">, </w:t>
      </w:r>
      <w:r w:rsidRPr="00920004">
        <w:rPr>
          <w:rStyle w:val="spellingerror"/>
          <w:lang w:val="es-ES"/>
        </w:rPr>
        <w:t>các</w:t>
      </w:r>
      <w:r w:rsidRPr="00920004">
        <w:rPr>
          <w:rStyle w:val="normaltextrun"/>
          <w:lang w:val="es-ES"/>
        </w:rPr>
        <w:t xml:space="preserve"> </w:t>
      </w:r>
      <w:r w:rsidRPr="00920004">
        <w:rPr>
          <w:rStyle w:val="spellingerror"/>
          <w:lang w:val="es-ES"/>
        </w:rPr>
        <w:t>trường</w:t>
      </w:r>
      <w:r w:rsidRPr="00920004">
        <w:rPr>
          <w:rStyle w:val="normaltextrun"/>
          <w:lang w:val="es-ES"/>
        </w:rPr>
        <w:t xml:space="preserve"> </w:t>
      </w:r>
      <w:r w:rsidRPr="00920004">
        <w:rPr>
          <w:rStyle w:val="spellingerror"/>
          <w:lang w:val="es-ES"/>
        </w:rPr>
        <w:t>hợp</w:t>
      </w:r>
      <w:r w:rsidRPr="00920004">
        <w:rPr>
          <w:rStyle w:val="normaltextrun"/>
          <w:lang w:val="es-ES"/>
        </w:rPr>
        <w:t xml:space="preserve"> </w:t>
      </w:r>
      <w:r w:rsidRPr="00920004">
        <w:rPr>
          <w:rStyle w:val="spellingerror"/>
          <w:lang w:val="es-ES"/>
        </w:rPr>
        <w:t>kiểm</w:t>
      </w:r>
      <w:r w:rsidRPr="00920004">
        <w:rPr>
          <w:rStyle w:val="normaltextrun"/>
          <w:lang w:val="es-ES"/>
        </w:rPr>
        <w:t xml:space="preserve"> </w:t>
      </w:r>
      <w:r w:rsidRPr="00920004">
        <w:rPr>
          <w:rStyle w:val="spellingerror"/>
          <w:lang w:val="es-ES"/>
        </w:rPr>
        <w:t>thử</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199EE908" w14:textId="77777777" w:rsidR="00A26BE3" w:rsidRPr="00920004" w:rsidRDefault="00A26BE3" w:rsidP="00CF739D">
      <w:pPr>
        <w:ind w:left="720"/>
        <w:rPr>
          <w:lang w:val="en-US"/>
        </w:rPr>
      </w:pPr>
    </w:p>
    <w:p w14:paraId="79937B28" w14:textId="5F21A1C4" w:rsidR="00AB715C" w:rsidRPr="00920004" w:rsidRDefault="00A26BE3" w:rsidP="00CF739D">
      <w:pPr>
        <w:ind w:left="720"/>
        <w:rPr>
          <w:lang w:val="en-US"/>
        </w:rPr>
      </w:pPr>
      <w:r w:rsidRPr="00920004">
        <w:rPr>
          <w:b/>
          <w:lang w:val="en-US"/>
        </w:rPr>
        <w:t xml:space="preserve">Phần </w:t>
      </w:r>
      <w:r w:rsidR="00AB715C" w:rsidRPr="00CF739D">
        <w:rPr>
          <w:b/>
          <w:lang w:val="en-US"/>
        </w:rPr>
        <w:t>Kết luận</w:t>
      </w:r>
      <w:r w:rsidR="00083585" w:rsidRPr="00CF739D">
        <w:rPr>
          <w:b/>
          <w:lang w:val="en-US"/>
        </w:rPr>
        <w:t>:</w:t>
      </w:r>
      <w:r w:rsidR="00AB715C" w:rsidRPr="00920004">
        <w:rPr>
          <w:lang w:val="en-US"/>
        </w:rPr>
        <w:t xml:space="preserve"> </w:t>
      </w:r>
      <w:r w:rsidR="00AB715C" w:rsidRPr="00920004">
        <w:rPr>
          <w:rStyle w:val="spellingerror"/>
          <w:lang w:val="es-ES"/>
        </w:rPr>
        <w:t>Nêu</w:t>
      </w:r>
      <w:r w:rsidR="00AB715C" w:rsidRPr="00920004">
        <w:rPr>
          <w:rStyle w:val="normaltextrun"/>
          <w:lang w:val="es-ES"/>
        </w:rPr>
        <w:t xml:space="preserve"> </w:t>
      </w:r>
      <w:r w:rsidR="00AB715C" w:rsidRPr="00920004">
        <w:rPr>
          <w:rStyle w:val="spellingerror"/>
          <w:lang w:val="es-ES"/>
        </w:rPr>
        <w:t>lên</w:t>
      </w:r>
      <w:r w:rsidR="00AB715C" w:rsidRPr="00920004">
        <w:rPr>
          <w:rStyle w:val="normaltextrun"/>
          <w:lang w:val="es-ES"/>
        </w:rPr>
        <w:t xml:space="preserve"> </w:t>
      </w:r>
      <w:r w:rsidR="00AB715C" w:rsidRPr="00920004">
        <w:rPr>
          <w:rStyle w:val="spellingerror"/>
          <w:lang w:val="es-ES"/>
        </w:rPr>
        <w:t>những</w:t>
      </w:r>
      <w:r w:rsidR="00AB715C" w:rsidRPr="00920004">
        <w:rPr>
          <w:rStyle w:val="normaltextrun"/>
          <w:lang w:val="es-ES"/>
        </w:rPr>
        <w:t xml:space="preserve"> </w:t>
      </w:r>
      <w:r w:rsidR="00AB715C" w:rsidRPr="00920004">
        <w:rPr>
          <w:rStyle w:val="spellingerror"/>
          <w:lang w:val="es-ES"/>
        </w:rPr>
        <w:t>kết</w:t>
      </w:r>
      <w:r w:rsidR="00AB715C" w:rsidRPr="00920004">
        <w:rPr>
          <w:rStyle w:val="normaltextrun"/>
          <w:lang w:val="es-ES"/>
        </w:rPr>
        <w:t xml:space="preserve"> </w:t>
      </w:r>
      <w:r w:rsidR="00AB715C" w:rsidRPr="00920004">
        <w:rPr>
          <w:rStyle w:val="spellingerror"/>
          <w:lang w:val="es-ES"/>
        </w:rPr>
        <w:t>quả</w:t>
      </w:r>
      <w:r w:rsidR="00AB715C" w:rsidRPr="00920004">
        <w:rPr>
          <w:rStyle w:val="normaltextrun"/>
          <w:lang w:val="es-ES"/>
        </w:rPr>
        <w:t xml:space="preserve"> </w:t>
      </w:r>
      <w:r w:rsidR="00AB715C" w:rsidRPr="00920004">
        <w:rPr>
          <w:rStyle w:val="spellingerror"/>
          <w:lang w:val="es-ES"/>
        </w:rPr>
        <w:t>đạt</w:t>
      </w:r>
      <w:r w:rsidR="00AB715C" w:rsidRPr="00920004">
        <w:rPr>
          <w:rStyle w:val="normaltextrun"/>
          <w:lang w:val="es-ES"/>
        </w:rPr>
        <w:t xml:space="preserve"> </w:t>
      </w:r>
      <w:r w:rsidR="00AB715C" w:rsidRPr="00920004">
        <w:rPr>
          <w:rStyle w:val="spellingerror"/>
          <w:lang w:val="es-ES"/>
        </w:rPr>
        <w:t>được</w:t>
      </w:r>
      <w:r w:rsidR="00AB715C" w:rsidRPr="00920004">
        <w:rPr>
          <w:rStyle w:val="normaltextrun"/>
          <w:lang w:val="es-ES"/>
        </w:rPr>
        <w:t xml:space="preserve"> </w:t>
      </w:r>
      <w:r w:rsidR="00AB715C" w:rsidRPr="00920004">
        <w:rPr>
          <w:rStyle w:val="spellingerror"/>
          <w:lang w:val="es-ES"/>
        </w:rPr>
        <w:t>và</w:t>
      </w:r>
      <w:r w:rsidR="00AB715C" w:rsidRPr="00920004">
        <w:rPr>
          <w:rStyle w:val="normaltextrun"/>
          <w:lang w:val="es-ES"/>
        </w:rPr>
        <w:t xml:space="preserve"> </w:t>
      </w:r>
      <w:r w:rsidR="00AB715C" w:rsidRPr="00920004">
        <w:rPr>
          <w:rStyle w:val="spellingerror"/>
          <w:lang w:val="es-ES"/>
        </w:rPr>
        <w:t>hướng</w:t>
      </w:r>
      <w:r w:rsidR="00AB715C" w:rsidRPr="00920004">
        <w:rPr>
          <w:rStyle w:val="normaltextrun"/>
          <w:lang w:val="es-ES"/>
        </w:rPr>
        <w:t xml:space="preserve"> </w:t>
      </w:r>
      <w:r w:rsidR="00AB715C" w:rsidRPr="00920004">
        <w:rPr>
          <w:rStyle w:val="spellingerror"/>
          <w:lang w:val="es-ES"/>
        </w:rPr>
        <w:t>phát</w:t>
      </w:r>
      <w:r w:rsidR="00AB715C" w:rsidRPr="00920004">
        <w:rPr>
          <w:rStyle w:val="normaltextrun"/>
          <w:lang w:val="es-ES"/>
        </w:rPr>
        <w:t xml:space="preserve"> </w:t>
      </w:r>
      <w:r w:rsidR="00AB715C" w:rsidRPr="00920004">
        <w:rPr>
          <w:rStyle w:val="spellingerror"/>
          <w:lang w:val="es-ES"/>
        </w:rPr>
        <w:t>triển</w:t>
      </w:r>
      <w:r w:rsidR="00AB715C" w:rsidRPr="00920004">
        <w:rPr>
          <w:rStyle w:val="normaltextrun"/>
          <w:lang w:val="es-ES"/>
        </w:rPr>
        <w:t xml:space="preserve"> </w:t>
      </w:r>
      <w:r w:rsidR="00AB715C" w:rsidRPr="00920004">
        <w:rPr>
          <w:rStyle w:val="spellingerror"/>
          <w:lang w:val="es-ES"/>
        </w:rPr>
        <w:t>cho</w:t>
      </w:r>
      <w:r w:rsidR="00AB715C" w:rsidRPr="00920004">
        <w:rPr>
          <w:rStyle w:val="normaltextrun"/>
          <w:lang w:val="es-ES"/>
        </w:rPr>
        <w:t xml:space="preserve"> </w:t>
      </w:r>
      <w:r w:rsidR="00AB715C" w:rsidRPr="00920004">
        <w:rPr>
          <w:rStyle w:val="spellingerror"/>
          <w:lang w:val="es-ES"/>
        </w:rPr>
        <w:t>đề</w:t>
      </w:r>
      <w:r w:rsidR="00AB715C" w:rsidRPr="00920004">
        <w:rPr>
          <w:rStyle w:val="normaltextrun"/>
          <w:lang w:val="es-ES"/>
        </w:rPr>
        <w:t xml:space="preserve"> </w:t>
      </w:r>
      <w:r w:rsidR="00AB715C" w:rsidRPr="00920004">
        <w:rPr>
          <w:rStyle w:val="spellingerror"/>
          <w:lang w:val="es-ES"/>
        </w:rPr>
        <w:t>tài.</w:t>
      </w:r>
    </w:p>
    <w:p w14:paraId="7553CD9D" w14:textId="32533FDC" w:rsidR="00083585" w:rsidRPr="00920004" w:rsidRDefault="00083585" w:rsidP="00CF739D">
      <w:pPr>
        <w:rPr>
          <w:lang w:val="en-US"/>
        </w:rPr>
      </w:pPr>
      <w:r w:rsidRPr="00920004">
        <w:rPr>
          <w:lang w:val="en-US"/>
        </w:rPr>
        <w:br w:type="page"/>
      </w:r>
    </w:p>
    <w:p w14:paraId="0C538E97" w14:textId="1ABF7573" w:rsidR="00382451" w:rsidRPr="00CF739D" w:rsidRDefault="00382451" w:rsidP="00CF739D">
      <w:pPr>
        <w:pStyle w:val="Style1"/>
        <w:spacing w:before="240" w:line="0" w:lineRule="atLeast"/>
        <w:rPr>
          <w:rFonts w:cstheme="majorHAnsi"/>
        </w:rPr>
      </w:pPr>
      <w:bookmarkStart w:id="1073" w:name="_Toc530657334"/>
      <w:bookmarkStart w:id="1074" w:name="_Toc531502220"/>
      <w:bookmarkEnd w:id="1073"/>
      <w:r w:rsidRPr="00CF739D">
        <w:rPr>
          <w:rFonts w:cstheme="majorHAnsi"/>
        </w:rPr>
        <w:lastRenderedPageBreak/>
        <w:t>PHẦN NỘI DUNG</w:t>
      </w:r>
      <w:bookmarkEnd w:id="1074"/>
    </w:p>
    <w:p w14:paraId="5722B8CE" w14:textId="35EA8AA1" w:rsidR="00382451" w:rsidRPr="00CF739D" w:rsidRDefault="00382451" w:rsidP="00CF739D">
      <w:pPr>
        <w:pStyle w:val="Heading1"/>
        <w:tabs>
          <w:tab w:val="left" w:pos="450"/>
        </w:tabs>
        <w:spacing w:before="240" w:line="0" w:lineRule="atLeast"/>
        <w:ind w:firstLine="0"/>
        <w:rPr>
          <w:rFonts w:cstheme="majorHAnsi"/>
          <w:szCs w:val="28"/>
        </w:rPr>
      </w:pPr>
      <w:bookmarkStart w:id="1075" w:name="_Toc531502221"/>
      <w:r w:rsidRPr="00CF739D">
        <w:rPr>
          <w:rFonts w:cstheme="majorHAnsi"/>
          <w:szCs w:val="28"/>
        </w:rPr>
        <w:t>ĐẶC TẢ YÊU CẦU</w:t>
      </w:r>
      <w:bookmarkEnd w:id="1075"/>
    </w:p>
    <w:p w14:paraId="77E44620" w14:textId="33B4B6E0" w:rsidR="00382451" w:rsidRPr="00CF739D" w:rsidRDefault="00382451" w:rsidP="00373334">
      <w:pPr>
        <w:pStyle w:val="Heading2"/>
        <w:pPrChange w:id="1076" w:author="phuong vu" w:date="2018-12-02T09:08:00Z">
          <w:pPr>
            <w:pStyle w:val="Heading2"/>
            <w:spacing w:before="240" w:line="0" w:lineRule="atLeast"/>
          </w:pPr>
        </w:pPrChange>
      </w:pPr>
      <w:bookmarkStart w:id="1077" w:name="_Toc530657335"/>
      <w:bookmarkStart w:id="1078" w:name="_Toc530658278"/>
      <w:bookmarkStart w:id="1079" w:name="_Toc530662003"/>
      <w:bookmarkStart w:id="1080" w:name="_Toc530662470"/>
      <w:bookmarkStart w:id="1081" w:name="_Toc531009386"/>
      <w:bookmarkStart w:id="1082" w:name="_Toc531101622"/>
      <w:bookmarkStart w:id="1083" w:name="_Toc531102570"/>
      <w:bookmarkStart w:id="1084" w:name="_Toc531358810"/>
      <w:bookmarkStart w:id="1085" w:name="_Toc531359791"/>
      <w:bookmarkStart w:id="1086" w:name="_Toc531380633"/>
      <w:bookmarkStart w:id="1087" w:name="_Toc530657336"/>
      <w:bookmarkStart w:id="1088" w:name="_Toc530658279"/>
      <w:bookmarkStart w:id="1089" w:name="_Toc530662004"/>
      <w:bookmarkStart w:id="1090" w:name="_Toc530662471"/>
      <w:bookmarkStart w:id="1091" w:name="_Toc531009387"/>
      <w:bookmarkStart w:id="1092" w:name="_Toc531101623"/>
      <w:bookmarkStart w:id="1093" w:name="_Toc531102571"/>
      <w:bookmarkStart w:id="1094" w:name="_Toc531358811"/>
      <w:bookmarkStart w:id="1095" w:name="_Toc531359792"/>
      <w:bookmarkStart w:id="1096" w:name="_Toc531380634"/>
      <w:bookmarkStart w:id="1097" w:name="_Toc530657337"/>
      <w:bookmarkStart w:id="1098" w:name="_Toc530658280"/>
      <w:bookmarkStart w:id="1099" w:name="_Toc530662005"/>
      <w:bookmarkStart w:id="1100" w:name="_Toc530662472"/>
      <w:bookmarkStart w:id="1101" w:name="_Toc531009388"/>
      <w:bookmarkStart w:id="1102" w:name="_Toc531101624"/>
      <w:bookmarkStart w:id="1103" w:name="_Toc531102572"/>
      <w:bookmarkStart w:id="1104" w:name="_Toc531358812"/>
      <w:bookmarkStart w:id="1105" w:name="_Toc531359793"/>
      <w:bookmarkStart w:id="1106" w:name="_Toc531380635"/>
      <w:bookmarkStart w:id="1107" w:name="_Toc530657338"/>
      <w:bookmarkStart w:id="1108" w:name="_Toc530658281"/>
      <w:bookmarkStart w:id="1109" w:name="_Toc530662006"/>
      <w:bookmarkStart w:id="1110" w:name="_Toc530662473"/>
      <w:bookmarkStart w:id="1111" w:name="_Toc531009389"/>
      <w:bookmarkStart w:id="1112" w:name="_Toc531101625"/>
      <w:bookmarkStart w:id="1113" w:name="_Toc531102573"/>
      <w:bookmarkStart w:id="1114" w:name="_Toc531358813"/>
      <w:bookmarkStart w:id="1115" w:name="_Toc531359794"/>
      <w:bookmarkStart w:id="1116" w:name="_Toc531380636"/>
      <w:bookmarkStart w:id="1117" w:name="_Toc530657339"/>
      <w:bookmarkStart w:id="1118" w:name="_Toc530658282"/>
      <w:bookmarkStart w:id="1119" w:name="_Toc530662007"/>
      <w:bookmarkStart w:id="1120" w:name="_Toc530662474"/>
      <w:bookmarkStart w:id="1121" w:name="_Toc531009390"/>
      <w:bookmarkStart w:id="1122" w:name="_Toc531101626"/>
      <w:bookmarkStart w:id="1123" w:name="_Toc531102574"/>
      <w:bookmarkStart w:id="1124" w:name="_Toc531358814"/>
      <w:bookmarkStart w:id="1125" w:name="_Toc531359795"/>
      <w:bookmarkStart w:id="1126" w:name="_Toc531380637"/>
      <w:bookmarkStart w:id="1127" w:name="_Toc530657340"/>
      <w:bookmarkStart w:id="1128" w:name="_Toc530658283"/>
      <w:bookmarkStart w:id="1129" w:name="_Toc530662008"/>
      <w:bookmarkStart w:id="1130" w:name="_Toc530662475"/>
      <w:bookmarkStart w:id="1131" w:name="_Toc531009391"/>
      <w:bookmarkStart w:id="1132" w:name="_Toc531101627"/>
      <w:bookmarkStart w:id="1133" w:name="_Toc531102575"/>
      <w:bookmarkStart w:id="1134" w:name="_Toc531358815"/>
      <w:bookmarkStart w:id="1135" w:name="_Toc531359796"/>
      <w:bookmarkStart w:id="1136" w:name="_Toc531380638"/>
      <w:bookmarkStart w:id="1137" w:name="_Toc530657341"/>
      <w:bookmarkStart w:id="1138" w:name="_Toc530658284"/>
      <w:bookmarkStart w:id="1139" w:name="_Toc530662009"/>
      <w:bookmarkStart w:id="1140" w:name="_Toc530662476"/>
      <w:bookmarkStart w:id="1141" w:name="_Toc531009392"/>
      <w:bookmarkStart w:id="1142" w:name="_Toc531101628"/>
      <w:bookmarkStart w:id="1143" w:name="_Toc531102576"/>
      <w:bookmarkStart w:id="1144" w:name="_Toc531358816"/>
      <w:bookmarkStart w:id="1145" w:name="_Toc531359797"/>
      <w:bookmarkStart w:id="1146" w:name="_Toc531380639"/>
      <w:bookmarkStart w:id="1147" w:name="_Toc530657342"/>
      <w:bookmarkStart w:id="1148" w:name="_Toc530658285"/>
      <w:bookmarkStart w:id="1149" w:name="_Toc530662010"/>
      <w:bookmarkStart w:id="1150" w:name="_Toc530662477"/>
      <w:bookmarkStart w:id="1151" w:name="_Toc531009393"/>
      <w:bookmarkStart w:id="1152" w:name="_Toc531101629"/>
      <w:bookmarkStart w:id="1153" w:name="_Toc531102577"/>
      <w:bookmarkStart w:id="1154" w:name="_Toc531358817"/>
      <w:bookmarkStart w:id="1155" w:name="_Toc531359798"/>
      <w:bookmarkStart w:id="1156" w:name="_Toc531380640"/>
      <w:bookmarkStart w:id="1157" w:name="_Toc530657343"/>
      <w:bookmarkStart w:id="1158" w:name="_Toc530658286"/>
      <w:bookmarkStart w:id="1159" w:name="_Toc530662011"/>
      <w:bookmarkStart w:id="1160" w:name="_Toc530662478"/>
      <w:bookmarkStart w:id="1161" w:name="_Toc531009394"/>
      <w:bookmarkStart w:id="1162" w:name="_Toc531101630"/>
      <w:bookmarkStart w:id="1163" w:name="_Toc531102578"/>
      <w:bookmarkStart w:id="1164" w:name="_Toc531358818"/>
      <w:bookmarkStart w:id="1165" w:name="_Toc531359799"/>
      <w:bookmarkStart w:id="1166" w:name="_Toc531380641"/>
      <w:bookmarkStart w:id="1167" w:name="_Toc530657344"/>
      <w:bookmarkStart w:id="1168" w:name="_Toc530658287"/>
      <w:bookmarkStart w:id="1169" w:name="_Toc530662012"/>
      <w:bookmarkStart w:id="1170" w:name="_Toc530662479"/>
      <w:bookmarkStart w:id="1171" w:name="_Toc531009395"/>
      <w:bookmarkStart w:id="1172" w:name="_Toc531101631"/>
      <w:bookmarkStart w:id="1173" w:name="_Toc531102579"/>
      <w:bookmarkStart w:id="1174" w:name="_Toc531358819"/>
      <w:bookmarkStart w:id="1175" w:name="_Toc531359800"/>
      <w:bookmarkStart w:id="1176" w:name="_Toc531380642"/>
      <w:bookmarkStart w:id="1177" w:name="_Toc530657345"/>
      <w:bookmarkStart w:id="1178" w:name="_Toc530658288"/>
      <w:bookmarkStart w:id="1179" w:name="_Toc530662013"/>
      <w:bookmarkStart w:id="1180" w:name="_Toc530662480"/>
      <w:bookmarkStart w:id="1181" w:name="_Toc531009396"/>
      <w:bookmarkStart w:id="1182" w:name="_Toc531101632"/>
      <w:bookmarkStart w:id="1183" w:name="_Toc531102580"/>
      <w:bookmarkStart w:id="1184" w:name="_Toc531358820"/>
      <w:bookmarkStart w:id="1185" w:name="_Toc531359801"/>
      <w:bookmarkStart w:id="1186" w:name="_Toc531380643"/>
      <w:bookmarkStart w:id="1187" w:name="_Toc484566610"/>
      <w:bookmarkStart w:id="1188" w:name="_Toc531502222"/>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r w:rsidRPr="00CF739D">
        <w:t>Tổng quan về hệ thống</w:t>
      </w:r>
      <w:bookmarkEnd w:id="1188"/>
    </w:p>
    <w:p w14:paraId="36D88817" w14:textId="7E3212E0" w:rsidR="001C1BC6" w:rsidRPr="00CF739D" w:rsidRDefault="00BF2217" w:rsidP="00CF739D">
      <w:pPr>
        <w:pStyle w:val="Heading3"/>
      </w:pPr>
      <w:bookmarkStart w:id="1189" w:name="_Toc531502223"/>
      <w:r w:rsidRPr="00CF739D">
        <w:t>Cách hoạt động của hệ thống</w:t>
      </w:r>
      <w:bookmarkEnd w:id="1189"/>
    </w:p>
    <w:p w14:paraId="02795E48" w14:textId="57E33207" w:rsidR="00BF2217" w:rsidRPr="00CF739D" w:rsidRDefault="00BF2217" w:rsidP="00CF739D">
      <w:pPr>
        <w:ind w:firstLine="720"/>
        <w:rPr>
          <w:lang w:val="en-US"/>
        </w:rPr>
      </w:pPr>
      <w:r w:rsidRPr="00CF739D">
        <w:t xml:space="preserve">Một đơn hàng được khách hàng xác nhận đưa vào hệ thống mà không gặp các vấn đề về lỗi sẽ được xử lí qua các bước </w:t>
      </w:r>
      <w:r w:rsidR="00FB4E11" w:rsidRPr="00CF739D">
        <w:rPr>
          <w:lang w:val="en-US"/>
        </w:rPr>
        <w:t>trình bày trong</w:t>
      </w:r>
      <w:r w:rsidRPr="00CF739D">
        <w:t xml:space="preserve"> </w:t>
      </w:r>
      <w:r w:rsidRPr="00CF739D">
        <w:rPr>
          <w:lang w:val="en-US"/>
        </w:rPr>
        <w:fldChar w:fldCharType="begin"/>
      </w:r>
      <w:r w:rsidRPr="00CF739D">
        <w:instrText xml:space="preserve"> REF _Ref530672545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1</w:t>
      </w:r>
      <w:r w:rsidR="00B5490C" w:rsidRPr="00CF739D">
        <w:rPr>
          <w:noProof/>
        </w:rPr>
        <w:t>.</w:t>
      </w:r>
      <w:r w:rsidR="00B5490C">
        <w:rPr>
          <w:noProof/>
        </w:rPr>
        <w:t>1</w:t>
      </w:r>
      <w:r w:rsidRPr="00CF739D">
        <w:rPr>
          <w:lang w:val="en-US"/>
        </w:rPr>
        <w:fldChar w:fldCharType="end"/>
      </w:r>
      <w:r w:rsidR="00FB4E11" w:rsidRPr="00CF739D">
        <w:rPr>
          <w:lang w:val="en-US"/>
        </w:rPr>
        <w:t>.</w:t>
      </w:r>
    </w:p>
    <w:p w14:paraId="01E9D05D" w14:textId="77777777" w:rsidR="001526C3" w:rsidRPr="00920004" w:rsidRDefault="00557D21" w:rsidP="00CF739D">
      <w:pPr>
        <w:keepNext/>
        <w:spacing w:before="240" w:line="0" w:lineRule="atLeast"/>
      </w:pPr>
      <w:r w:rsidRPr="00CF739D">
        <w:rPr>
          <w:noProof/>
          <w:lang w:val="en-US"/>
        </w:rPr>
        <w:drawing>
          <wp:inline distT="0" distB="0" distL="0" distR="0" wp14:anchorId="1BB1A239" wp14:editId="2CA72BD6">
            <wp:extent cx="5715000" cy="3038475"/>
            <wp:effectExtent l="0" t="0" r="38100" b="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C36F0A7" w14:textId="1FA93A24" w:rsidR="00BF2217" w:rsidRPr="00CF739D" w:rsidRDefault="001526C3">
      <w:pPr>
        <w:pStyle w:val="Caption"/>
      </w:pPr>
      <w:bookmarkStart w:id="1190" w:name="_Ref530672545"/>
      <w:bookmarkStart w:id="1191" w:name="_Toc53138047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1</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w:t>
      </w:r>
      <w:r w:rsidR="00EF3636" w:rsidRPr="00CF739D">
        <w:fldChar w:fldCharType="end"/>
      </w:r>
      <w:bookmarkEnd w:id="1190"/>
      <w:r w:rsidRPr="00CF739D">
        <w:t xml:space="preserve"> Các bước xử lí đơn hàng</w:t>
      </w:r>
      <w:bookmarkEnd w:id="1191"/>
    </w:p>
    <w:p w14:paraId="638154CD" w14:textId="2FCF715C" w:rsidR="009C23E7" w:rsidRPr="00920004" w:rsidRDefault="00627671" w:rsidP="00CF739D">
      <w:pPr>
        <w:ind w:firstLine="720"/>
        <w:rPr>
          <w:lang w:val="en-US"/>
        </w:rPr>
      </w:pPr>
      <w:r w:rsidRPr="00CF739D">
        <w:t xml:space="preserve">Mỗi đơn hàng có thời gian trả quần áo cho khách hàng, dựa trên thời gian đó mà đơn hàng có thời gian thấp hơn được ưu tiên xử lí sớm hơn. Thời gian trả quần áo cho khách hàng được đề xuất dựa trên tình trạng xử lí đơn hàng hiện tại khi khách hàng đặt đơn hàng. </w:t>
      </w:r>
      <w:r w:rsidR="009C23E7" w:rsidRPr="00CF739D">
        <w:t xml:space="preserve">Một đơn hàng đã được lấy quần áo từ khách hàng sẽ trải qua các bước </w:t>
      </w:r>
      <w:r w:rsidR="00FB4E11" w:rsidRPr="00920004">
        <w:rPr>
          <w:lang w:val="en-US"/>
        </w:rPr>
        <w:t xml:space="preserve">được mô tả trong </w:t>
      </w:r>
      <w:r w:rsidR="00FB4E11" w:rsidRPr="00CF739D">
        <w:rPr>
          <w:lang w:val="en-US"/>
        </w:rPr>
        <w:fldChar w:fldCharType="begin"/>
      </w:r>
      <w:r w:rsidR="00FB4E11" w:rsidRPr="00920004">
        <w:rPr>
          <w:lang w:val="en-US"/>
        </w:rPr>
        <w:instrText xml:space="preserve"> REF _Ref531349087 \h </w:instrText>
      </w:r>
      <w:r w:rsidR="00E35500"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2</w:t>
      </w:r>
      <w:r w:rsidR="00FB4E11" w:rsidRPr="00CF739D">
        <w:rPr>
          <w:lang w:val="en-US"/>
        </w:rPr>
        <w:fldChar w:fldCharType="end"/>
      </w:r>
      <w:r w:rsidR="00E35500" w:rsidRPr="00920004">
        <w:rPr>
          <w:lang w:val="en-US"/>
        </w:rPr>
        <w:t>.</w:t>
      </w:r>
    </w:p>
    <w:p w14:paraId="71FB9CF0" w14:textId="77777777" w:rsidR="00627671" w:rsidRPr="00920004" w:rsidRDefault="009C23E7" w:rsidP="00CF739D">
      <w:pPr>
        <w:keepNext/>
        <w:spacing w:before="240" w:line="0" w:lineRule="atLeast"/>
      </w:pPr>
      <w:r w:rsidRPr="00CF739D">
        <w:rPr>
          <w:noProof/>
          <w:lang w:val="en-US"/>
        </w:rPr>
        <w:drawing>
          <wp:inline distT="0" distB="0" distL="0" distR="0" wp14:anchorId="7FD09F41" wp14:editId="548E0989">
            <wp:extent cx="5591175" cy="885825"/>
            <wp:effectExtent l="19050" t="0" r="952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6FEA904" w14:textId="33115FA3" w:rsidR="009C23E7" w:rsidRPr="00920004" w:rsidRDefault="00627671" w:rsidP="00CF739D">
      <w:pPr>
        <w:pStyle w:val="Caption"/>
      </w:pPr>
      <w:bookmarkStart w:id="1192" w:name="_Ref531349087"/>
      <w:bookmarkStart w:id="1193" w:name="_Toc53138047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1</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w:t>
      </w:r>
      <w:r w:rsidR="00EF3636" w:rsidRPr="00CF739D">
        <w:fldChar w:fldCharType="end"/>
      </w:r>
      <w:bookmarkEnd w:id="1192"/>
      <w:r w:rsidRPr="00CF739D">
        <w:t xml:space="preserve"> Các bước 1 đơn hàng được</w:t>
      </w:r>
      <w:r w:rsidR="009828DA" w:rsidRPr="00920004">
        <w:rPr>
          <w:lang w:val="en-US"/>
        </w:rPr>
        <w:t xml:space="preserve"> xử lí</w:t>
      </w:r>
      <w:r w:rsidRPr="00CF739D">
        <w:t xml:space="preserve"> trong hệ thống</w:t>
      </w:r>
      <w:bookmarkEnd w:id="1193"/>
    </w:p>
    <w:p w14:paraId="16E5C29A" w14:textId="0767458C" w:rsidR="00FB4E11" w:rsidRPr="00CF739D" w:rsidRDefault="00E7641C" w:rsidP="00CF739D">
      <w:pPr>
        <w:spacing w:after="160" w:line="259" w:lineRule="auto"/>
        <w:contextualSpacing w:val="0"/>
        <w:jc w:val="left"/>
      </w:pPr>
      <w:r w:rsidRPr="00CF739D">
        <w:br w:type="page"/>
      </w:r>
    </w:p>
    <w:p w14:paraId="711A0D21" w14:textId="1591C7B1" w:rsidR="00627671" w:rsidRPr="00CF739D" w:rsidRDefault="00FB4E11" w:rsidP="00CF739D">
      <w:pPr>
        <w:pStyle w:val="ListParagraph"/>
        <w:numPr>
          <w:ilvl w:val="0"/>
          <w:numId w:val="61"/>
        </w:numPr>
        <w:spacing w:before="240" w:line="0" w:lineRule="atLeast"/>
        <w:ind w:left="450"/>
      </w:pPr>
      <w:r w:rsidRPr="00920004">
        <w:rPr>
          <w:lang w:val="en-US"/>
        </w:rPr>
        <w:lastRenderedPageBreak/>
        <w:t>Các ràng buộc liên quan đến xử lí một đơn hàng</w:t>
      </w:r>
      <w:r w:rsidR="00B34D27" w:rsidRPr="00CF739D">
        <w:t>:</w:t>
      </w:r>
    </w:p>
    <w:p w14:paraId="214D7ED9" w14:textId="1CDBB26C" w:rsidR="00B34D27" w:rsidRPr="00CF739D" w:rsidRDefault="00B34D27">
      <w:r w:rsidRPr="00CF739D">
        <w:tab/>
        <w:t>- Khung giờ làm việc: 6:00 – 17:00 hàng ngày.</w:t>
      </w:r>
    </w:p>
    <w:p w14:paraId="33589015" w14:textId="3B195A07" w:rsidR="00B34D27" w:rsidRPr="00CF739D" w:rsidRDefault="00B34D27">
      <w:r w:rsidRPr="00CF739D">
        <w:tab/>
        <w:t>- Phạm vi bán kính vận chuyển đơn hàng: 10 km</w:t>
      </w:r>
      <w:r w:rsidR="00C10D94" w:rsidRPr="00CF739D">
        <w:t>.</w:t>
      </w:r>
    </w:p>
    <w:p w14:paraId="04824769" w14:textId="0C5185AB" w:rsidR="00EE1254" w:rsidRPr="00CF739D" w:rsidRDefault="00EE1254">
      <w:r w:rsidRPr="00CF739D">
        <w:tab/>
        <w:t>- Thời gian trung bình để nhận và trả quần áo cho khách hàng</w:t>
      </w:r>
      <w:r w:rsidR="00233DE3" w:rsidRPr="00CF739D">
        <w:t xml:space="preserve"> là</w:t>
      </w:r>
      <w:r w:rsidRPr="00CF739D">
        <w:t xml:space="preserve"> 1 giờ</w:t>
      </w:r>
      <w:r w:rsidR="00233DE3" w:rsidRPr="00CF739D">
        <w:t>/ lượt. Bao gồm: Thời gian di chuyển, kiểm tra đơn hàng, xác nhận với khách hàng.</w:t>
      </w:r>
    </w:p>
    <w:p w14:paraId="2E81959D" w14:textId="72E1E56B" w:rsidR="00233DE3" w:rsidRPr="00920004" w:rsidRDefault="00233DE3" w:rsidP="00CF739D">
      <w:r w:rsidRPr="00CF739D">
        <w:tab/>
      </w:r>
      <w:r w:rsidR="00C10D94" w:rsidRPr="00CF739D">
        <w:t>- Thời gian xử lí một đơn hàng trung bình nếu không có yêu cầu đặc biệt từ khách hàng: 3 giờ.</w:t>
      </w:r>
    </w:p>
    <w:p w14:paraId="5F2B4024" w14:textId="2F76940E" w:rsidR="00E13565" w:rsidRPr="00920004" w:rsidRDefault="00E13565">
      <w:pPr>
        <w:rPr>
          <w:lang w:val="en-US"/>
        </w:rPr>
      </w:pPr>
      <w:r w:rsidRPr="00920004">
        <w:tab/>
      </w:r>
      <w:r w:rsidRPr="00920004">
        <w:rPr>
          <w:lang w:val="en-US"/>
        </w:rPr>
        <w:t>- Mỗi máy</w:t>
      </w:r>
      <w:r w:rsidR="009675A3" w:rsidRPr="00920004">
        <w:rPr>
          <w:lang w:val="en-US"/>
        </w:rPr>
        <w:t xml:space="preserve"> giặt</w:t>
      </w:r>
      <w:r w:rsidRPr="00920004">
        <w:rPr>
          <w:lang w:val="en-US"/>
        </w:rPr>
        <w:t xml:space="preserve"> xử lí một</w:t>
      </w:r>
      <w:r w:rsidR="009675A3" w:rsidRPr="00920004">
        <w:rPr>
          <w:lang w:val="en-US"/>
        </w:rPr>
        <w:t xml:space="preserve"> đơn hàng tại một thời gian. Nếu đơn hàng có số lượng quần dưới ngưỡng mà máy giặt có thể thực hiện việc giặt thì biện pháp là sử dụng phuong pháp giặt truyền thống (bằng tay).</w:t>
      </w:r>
    </w:p>
    <w:p w14:paraId="280D9A75" w14:textId="23FA45CA" w:rsidR="004B7D55" w:rsidRPr="00CF739D" w:rsidRDefault="00505E5A" w:rsidP="00CF739D">
      <w:r w:rsidRPr="00CF739D">
        <w:tab/>
      </w:r>
      <w:r w:rsidR="00FB4E11" w:rsidRPr="00CF739D">
        <w:rPr>
          <w:lang w:val="en-US"/>
        </w:rPr>
        <w:t>Như v</w:t>
      </w:r>
      <w:r w:rsidR="00E35500" w:rsidRPr="00CF739D">
        <w:rPr>
          <w:lang w:val="en-US"/>
        </w:rPr>
        <w:t>ậ</w:t>
      </w:r>
      <w:r w:rsidR="00FB4E11" w:rsidRPr="00CF739D">
        <w:rPr>
          <w:lang w:val="en-US"/>
        </w:rPr>
        <w:t>y, t</w:t>
      </w:r>
      <w:r w:rsidR="00C0220C" w:rsidRPr="00CF739D">
        <w:t>ổng thời gian</w:t>
      </w:r>
      <w:r w:rsidR="00FB4E11" w:rsidRPr="00CF739D">
        <w:rPr>
          <w:lang w:val="en-US"/>
        </w:rPr>
        <w:t xml:space="preserve"> dự kiến</w:t>
      </w:r>
      <w:r w:rsidR="00C0220C" w:rsidRPr="00CF739D">
        <w:t xml:space="preserve"> dành cho một đơn hàn</w:t>
      </w:r>
      <w:r w:rsidR="00FB4E11" w:rsidRPr="00CF739D">
        <w:rPr>
          <w:lang w:val="en-US"/>
        </w:rPr>
        <w:t xml:space="preserve"> là</w:t>
      </w:r>
      <w:r w:rsidR="00C0220C" w:rsidRPr="00CF739D">
        <w:t xml:space="preserve"> 5 giờ.</w:t>
      </w:r>
    </w:p>
    <w:p w14:paraId="248B2431" w14:textId="77777777" w:rsidR="00694700" w:rsidRPr="00920004" w:rsidRDefault="00694700">
      <w:pPr>
        <w:pStyle w:val="Heading3"/>
      </w:pPr>
      <w:bookmarkStart w:id="1194" w:name="_Toc531502224"/>
      <w:r w:rsidRPr="00920004">
        <w:t>Các chức năng hệ thống</w:t>
      </w:r>
      <w:bookmarkEnd w:id="1194"/>
    </w:p>
    <w:p w14:paraId="08F82C78" w14:textId="11C208CC" w:rsidR="00694700" w:rsidRPr="00920004" w:rsidRDefault="00694700">
      <w:pPr>
        <w:rPr>
          <w:lang w:val="en-US"/>
        </w:rPr>
      </w:pPr>
      <w:r w:rsidRPr="00920004">
        <w:rPr>
          <w:lang w:val="en-US"/>
        </w:rPr>
        <w:tab/>
        <w:t>Các chức năng hệ thống cần đạt được trong đề tài đ</w:t>
      </w:r>
      <w:r w:rsidR="00FB4E11" w:rsidRPr="00920004">
        <w:rPr>
          <w:lang w:val="en-US"/>
        </w:rPr>
        <w:t xml:space="preserve">ược mô tả ở </w:t>
      </w:r>
      <w:r w:rsidR="00FB4E11" w:rsidRPr="00CF739D">
        <w:rPr>
          <w:lang w:val="en-US"/>
        </w:rPr>
        <w:fldChar w:fldCharType="begin"/>
      </w:r>
      <w:r w:rsidR="00FB4E11" w:rsidRPr="00920004">
        <w:rPr>
          <w:lang w:val="en-US"/>
        </w:rPr>
        <w:instrText xml:space="preserve"> REF _Ref531349213 \h </w:instrText>
      </w:r>
      <w:r w:rsidR="00AB70EF"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Bảng </w:t>
      </w:r>
      <w:r w:rsidR="00B5490C">
        <w:rPr>
          <w:noProof/>
        </w:rPr>
        <w:t>1</w:t>
      </w:r>
      <w:r w:rsidR="00B5490C" w:rsidRPr="00CF739D">
        <w:rPr>
          <w:noProof/>
        </w:rPr>
        <w:t>.</w:t>
      </w:r>
      <w:r w:rsidR="00B5490C">
        <w:rPr>
          <w:noProof/>
        </w:rPr>
        <w:t>1</w:t>
      </w:r>
      <w:r w:rsidR="00FB4E11" w:rsidRPr="00CF739D">
        <w:rPr>
          <w:lang w:val="en-US"/>
        </w:rPr>
        <w:fldChar w:fldCharType="end"/>
      </w:r>
      <w:r w:rsidR="00FB4E11" w:rsidRPr="00920004">
        <w:rPr>
          <w:lang w:val="en-US"/>
        </w:rPr>
        <w:t>.</w:t>
      </w:r>
    </w:p>
    <w:tbl>
      <w:tblPr>
        <w:tblStyle w:val="TableGrid"/>
        <w:tblW w:w="0" w:type="auto"/>
        <w:tblInd w:w="85" w:type="dxa"/>
        <w:tblLook w:val="04A0" w:firstRow="1" w:lastRow="0" w:firstColumn="1" w:lastColumn="0" w:noHBand="0" w:noVBand="1"/>
        <w:tblPrChange w:id="1195" w:author="phuong vu" w:date="2018-12-02T23:07:00Z">
          <w:tblPr>
            <w:tblStyle w:val="TableGrid"/>
            <w:tblW w:w="0" w:type="auto"/>
            <w:tblInd w:w="85" w:type="dxa"/>
            <w:tblLook w:val="04A0" w:firstRow="1" w:lastRow="0" w:firstColumn="1" w:lastColumn="0" w:noHBand="0" w:noVBand="1"/>
          </w:tblPr>
        </w:tblPrChange>
      </w:tblPr>
      <w:tblGrid>
        <w:gridCol w:w="709"/>
        <w:gridCol w:w="1451"/>
        <w:gridCol w:w="3539"/>
        <w:gridCol w:w="1455"/>
        <w:gridCol w:w="15"/>
        <w:gridCol w:w="1523"/>
        <w:tblGridChange w:id="1196">
          <w:tblGrid>
            <w:gridCol w:w="709"/>
            <w:gridCol w:w="1451"/>
            <w:gridCol w:w="219"/>
            <w:gridCol w:w="3320"/>
            <w:gridCol w:w="1455"/>
            <w:gridCol w:w="15"/>
            <w:gridCol w:w="1523"/>
          </w:tblGrid>
        </w:tblGridChange>
      </w:tblGrid>
      <w:tr w:rsidR="00D66222" w:rsidRPr="00920004" w14:paraId="0A6F799C" w14:textId="1670ABDC" w:rsidTr="00D66222">
        <w:trPr>
          <w:trHeight w:val="360"/>
          <w:trPrChange w:id="1197" w:author="phuong vu" w:date="2018-12-02T23:07:00Z">
            <w:trPr>
              <w:trHeight w:val="360"/>
            </w:trPr>
          </w:trPrChange>
        </w:trPr>
        <w:tc>
          <w:tcPr>
            <w:tcW w:w="709" w:type="dxa"/>
            <w:vMerge w:val="restart"/>
            <w:vAlign w:val="center"/>
            <w:tcPrChange w:id="1198" w:author="phuong vu" w:date="2018-12-02T23:07:00Z">
              <w:tcPr>
                <w:tcW w:w="709" w:type="dxa"/>
                <w:vMerge w:val="restart"/>
                <w:vAlign w:val="center"/>
              </w:tcPr>
            </w:tcPrChange>
          </w:tcPr>
          <w:p w14:paraId="33CEA1B4" w14:textId="77777777" w:rsidR="00D66222" w:rsidRPr="00CF739D" w:rsidRDefault="00D66222" w:rsidP="00CF739D">
            <w:pPr>
              <w:jc w:val="center"/>
              <w:rPr>
                <w:b/>
              </w:rPr>
            </w:pPr>
            <w:r w:rsidRPr="00CF739D">
              <w:rPr>
                <w:b/>
              </w:rPr>
              <w:t>STT</w:t>
            </w:r>
          </w:p>
        </w:tc>
        <w:tc>
          <w:tcPr>
            <w:tcW w:w="1451" w:type="dxa"/>
            <w:vMerge w:val="restart"/>
            <w:vAlign w:val="center"/>
            <w:tcPrChange w:id="1199" w:author="phuong vu" w:date="2018-12-02T23:07:00Z">
              <w:tcPr>
                <w:tcW w:w="1670" w:type="dxa"/>
                <w:gridSpan w:val="2"/>
                <w:vMerge w:val="restart"/>
                <w:vAlign w:val="center"/>
              </w:tcPr>
            </w:tcPrChange>
          </w:tcPr>
          <w:p w14:paraId="191E5361" w14:textId="77777777" w:rsidR="00D66222" w:rsidRPr="00CF739D" w:rsidRDefault="00D66222" w:rsidP="00CF739D">
            <w:pPr>
              <w:jc w:val="center"/>
              <w:rPr>
                <w:b/>
              </w:rPr>
            </w:pPr>
            <w:r w:rsidRPr="00CF739D">
              <w:rPr>
                <w:b/>
              </w:rPr>
              <w:t>Mã chức năng</w:t>
            </w:r>
          </w:p>
        </w:tc>
        <w:tc>
          <w:tcPr>
            <w:tcW w:w="3539" w:type="dxa"/>
            <w:vMerge w:val="restart"/>
            <w:vAlign w:val="center"/>
            <w:tcPrChange w:id="1200" w:author="phuong vu" w:date="2018-12-02T23:07:00Z">
              <w:tcPr>
                <w:tcW w:w="3320" w:type="dxa"/>
                <w:vMerge w:val="restart"/>
                <w:vAlign w:val="center"/>
              </w:tcPr>
            </w:tcPrChange>
          </w:tcPr>
          <w:p w14:paraId="3B7173AD" w14:textId="77777777" w:rsidR="00D66222" w:rsidRPr="00CF739D" w:rsidRDefault="00D66222" w:rsidP="00CF739D">
            <w:pPr>
              <w:jc w:val="center"/>
              <w:rPr>
                <w:b/>
              </w:rPr>
            </w:pPr>
            <w:r w:rsidRPr="00CF739D">
              <w:rPr>
                <w:b/>
              </w:rPr>
              <w:t>Tên chức năng</w:t>
            </w:r>
          </w:p>
        </w:tc>
        <w:tc>
          <w:tcPr>
            <w:tcW w:w="2993" w:type="dxa"/>
            <w:gridSpan w:val="3"/>
            <w:tcPrChange w:id="1201" w:author="phuong vu" w:date="2018-12-02T23:07:00Z">
              <w:tcPr>
                <w:tcW w:w="2993" w:type="dxa"/>
                <w:gridSpan w:val="3"/>
              </w:tcPr>
            </w:tcPrChange>
          </w:tcPr>
          <w:p w14:paraId="7B7DDB7A" w14:textId="4904CF20" w:rsidR="00D66222" w:rsidRPr="00D66222" w:rsidRDefault="00D66222" w:rsidP="00CF739D">
            <w:pPr>
              <w:jc w:val="center"/>
              <w:rPr>
                <w:ins w:id="1202" w:author="phuong vu" w:date="2018-12-02T23:05:00Z"/>
                <w:b/>
                <w:lang w:val="en-US"/>
                <w:rPrChange w:id="1203" w:author="phuong vu" w:date="2018-12-02T23:05:00Z">
                  <w:rPr>
                    <w:ins w:id="1204" w:author="phuong vu" w:date="2018-12-02T23:05:00Z"/>
                    <w:b/>
                  </w:rPr>
                </w:rPrChange>
              </w:rPr>
            </w:pPr>
            <w:ins w:id="1205" w:author="phuong vu" w:date="2018-12-02T23:05:00Z">
              <w:r>
                <w:rPr>
                  <w:b/>
                  <w:lang w:val="en-US"/>
                </w:rPr>
                <w:t>Phân hệ</w:t>
              </w:r>
            </w:ins>
          </w:p>
        </w:tc>
      </w:tr>
      <w:tr w:rsidR="00D66222" w:rsidRPr="00920004" w14:paraId="5603698A" w14:textId="4587C021" w:rsidTr="00D66222">
        <w:trPr>
          <w:trHeight w:val="360"/>
          <w:trPrChange w:id="1206" w:author="phuong vu" w:date="2018-12-02T23:07:00Z">
            <w:trPr>
              <w:trHeight w:val="360"/>
            </w:trPr>
          </w:trPrChange>
        </w:trPr>
        <w:tc>
          <w:tcPr>
            <w:tcW w:w="709" w:type="dxa"/>
            <w:vMerge/>
            <w:vAlign w:val="center"/>
            <w:tcPrChange w:id="1207" w:author="phuong vu" w:date="2018-12-02T23:07:00Z">
              <w:tcPr>
                <w:tcW w:w="709" w:type="dxa"/>
                <w:vMerge/>
                <w:vAlign w:val="center"/>
              </w:tcPr>
            </w:tcPrChange>
          </w:tcPr>
          <w:p w14:paraId="3286117B" w14:textId="77777777" w:rsidR="00D66222" w:rsidRPr="00CF739D" w:rsidRDefault="00D66222" w:rsidP="00CF739D">
            <w:pPr>
              <w:jc w:val="center"/>
              <w:rPr>
                <w:b/>
              </w:rPr>
            </w:pPr>
          </w:p>
        </w:tc>
        <w:tc>
          <w:tcPr>
            <w:tcW w:w="1451" w:type="dxa"/>
            <w:vMerge/>
            <w:vAlign w:val="center"/>
            <w:tcPrChange w:id="1208" w:author="phuong vu" w:date="2018-12-02T23:07:00Z">
              <w:tcPr>
                <w:tcW w:w="1670" w:type="dxa"/>
                <w:gridSpan w:val="2"/>
                <w:vMerge/>
                <w:vAlign w:val="center"/>
              </w:tcPr>
            </w:tcPrChange>
          </w:tcPr>
          <w:p w14:paraId="5C597C44" w14:textId="77777777" w:rsidR="00D66222" w:rsidRPr="00CF739D" w:rsidRDefault="00D66222" w:rsidP="00CF739D">
            <w:pPr>
              <w:jc w:val="center"/>
              <w:rPr>
                <w:b/>
              </w:rPr>
            </w:pPr>
          </w:p>
        </w:tc>
        <w:tc>
          <w:tcPr>
            <w:tcW w:w="3539" w:type="dxa"/>
            <w:vMerge/>
            <w:vAlign w:val="center"/>
            <w:tcPrChange w:id="1209" w:author="phuong vu" w:date="2018-12-02T23:07:00Z">
              <w:tcPr>
                <w:tcW w:w="3320" w:type="dxa"/>
                <w:vMerge/>
                <w:vAlign w:val="center"/>
              </w:tcPr>
            </w:tcPrChange>
          </w:tcPr>
          <w:p w14:paraId="70011BB6" w14:textId="77777777" w:rsidR="00D66222" w:rsidRPr="00CF739D" w:rsidRDefault="00D66222" w:rsidP="00CF739D">
            <w:pPr>
              <w:jc w:val="center"/>
              <w:rPr>
                <w:b/>
              </w:rPr>
            </w:pPr>
          </w:p>
        </w:tc>
        <w:tc>
          <w:tcPr>
            <w:tcW w:w="1470" w:type="dxa"/>
            <w:gridSpan w:val="2"/>
            <w:tcPrChange w:id="1210" w:author="phuong vu" w:date="2018-12-02T23:07:00Z">
              <w:tcPr>
                <w:tcW w:w="1470" w:type="dxa"/>
                <w:gridSpan w:val="2"/>
              </w:tcPr>
            </w:tcPrChange>
          </w:tcPr>
          <w:p w14:paraId="7590FB3E" w14:textId="4F022D12" w:rsidR="00D66222" w:rsidRDefault="00D66222" w:rsidP="00CF739D">
            <w:pPr>
              <w:jc w:val="center"/>
              <w:rPr>
                <w:b/>
                <w:lang w:val="en-US"/>
              </w:rPr>
            </w:pPr>
            <w:ins w:id="1211" w:author="phuong vu" w:date="2018-12-02T23:06:00Z">
              <w:r>
                <w:rPr>
                  <w:b/>
                  <w:lang w:val="en-US"/>
                </w:rPr>
                <w:t>Web</w:t>
              </w:r>
            </w:ins>
          </w:p>
        </w:tc>
        <w:tc>
          <w:tcPr>
            <w:tcW w:w="1523" w:type="dxa"/>
            <w:tcPrChange w:id="1212" w:author="phuong vu" w:date="2018-12-02T23:07:00Z">
              <w:tcPr>
                <w:tcW w:w="1523" w:type="dxa"/>
              </w:tcPr>
            </w:tcPrChange>
          </w:tcPr>
          <w:p w14:paraId="03E29C3E" w14:textId="5295868F" w:rsidR="00D66222" w:rsidRDefault="00D66222" w:rsidP="00CF739D">
            <w:pPr>
              <w:jc w:val="center"/>
              <w:rPr>
                <w:b/>
                <w:lang w:val="en-US"/>
              </w:rPr>
            </w:pPr>
            <w:ins w:id="1213" w:author="phuong vu" w:date="2018-12-02T23:06:00Z">
              <w:r>
                <w:rPr>
                  <w:b/>
                  <w:lang w:val="en-US"/>
                </w:rPr>
                <w:t>Android</w:t>
              </w:r>
            </w:ins>
          </w:p>
        </w:tc>
      </w:tr>
      <w:tr w:rsidR="00D66222" w:rsidRPr="00920004" w14:paraId="250A345E" w14:textId="225D34A7" w:rsidTr="00D66222">
        <w:tc>
          <w:tcPr>
            <w:tcW w:w="709" w:type="dxa"/>
            <w:tcPrChange w:id="1214" w:author="phuong vu" w:date="2018-12-02T23:08:00Z">
              <w:tcPr>
                <w:tcW w:w="709" w:type="dxa"/>
              </w:tcPr>
            </w:tcPrChange>
          </w:tcPr>
          <w:p w14:paraId="71990D44" w14:textId="77777777" w:rsidR="00D66222" w:rsidRPr="00920004" w:rsidRDefault="00D66222" w:rsidP="00CF739D">
            <w:r w:rsidRPr="00920004">
              <w:t>1</w:t>
            </w:r>
          </w:p>
        </w:tc>
        <w:tc>
          <w:tcPr>
            <w:tcW w:w="1451" w:type="dxa"/>
            <w:tcPrChange w:id="1215" w:author="phuong vu" w:date="2018-12-02T23:08:00Z">
              <w:tcPr>
                <w:tcW w:w="1670" w:type="dxa"/>
                <w:gridSpan w:val="2"/>
              </w:tcPr>
            </w:tcPrChange>
          </w:tcPr>
          <w:p w14:paraId="179EE15E" w14:textId="3D270F67" w:rsidR="00D66222" w:rsidRPr="00920004" w:rsidRDefault="00D66222" w:rsidP="00CF739D">
            <w:pPr>
              <w:rPr>
                <w:lang w:val="en-US"/>
              </w:rPr>
            </w:pPr>
            <w:r w:rsidRPr="00920004">
              <w:rPr>
                <w:lang w:val="en-US"/>
              </w:rPr>
              <w:t>GU_01_01</w:t>
            </w:r>
          </w:p>
        </w:tc>
        <w:tc>
          <w:tcPr>
            <w:tcW w:w="3539" w:type="dxa"/>
            <w:tcPrChange w:id="1216" w:author="phuong vu" w:date="2018-12-02T23:08:00Z">
              <w:tcPr>
                <w:tcW w:w="3320" w:type="dxa"/>
              </w:tcPr>
            </w:tcPrChange>
          </w:tcPr>
          <w:p w14:paraId="453889C5" w14:textId="10E56924" w:rsidR="00D66222" w:rsidRPr="00920004" w:rsidRDefault="00D66222" w:rsidP="00CF739D">
            <w:pPr>
              <w:rPr>
                <w:lang w:val="en-US"/>
              </w:rPr>
            </w:pPr>
            <w:r w:rsidRPr="00920004">
              <w:rPr>
                <w:lang w:val="en-US"/>
              </w:rPr>
              <w:t>Xem danh sách đơn hàng theo trạng thái</w:t>
            </w:r>
          </w:p>
        </w:tc>
        <w:tc>
          <w:tcPr>
            <w:tcW w:w="1470" w:type="dxa"/>
            <w:gridSpan w:val="2"/>
            <w:vAlign w:val="center"/>
            <w:tcPrChange w:id="1217" w:author="phuong vu" w:date="2018-12-02T23:08:00Z">
              <w:tcPr>
                <w:tcW w:w="1470" w:type="dxa"/>
                <w:gridSpan w:val="2"/>
              </w:tcPr>
            </w:tcPrChange>
          </w:tcPr>
          <w:p w14:paraId="60D6142E" w14:textId="77777777" w:rsidR="00D66222" w:rsidRPr="00920004" w:rsidRDefault="00D66222" w:rsidP="00D66222">
            <w:pPr>
              <w:jc w:val="center"/>
              <w:rPr>
                <w:ins w:id="1218" w:author="phuong vu" w:date="2018-12-02T23:05:00Z"/>
                <w:lang w:val="en-US"/>
              </w:rPr>
              <w:pPrChange w:id="1219" w:author="phuong vu" w:date="2018-12-02T23:08:00Z">
                <w:pPr/>
              </w:pPrChange>
            </w:pPr>
          </w:p>
        </w:tc>
        <w:tc>
          <w:tcPr>
            <w:tcW w:w="1523" w:type="dxa"/>
            <w:vAlign w:val="center"/>
            <w:tcPrChange w:id="1220" w:author="phuong vu" w:date="2018-12-02T23:08:00Z">
              <w:tcPr>
                <w:tcW w:w="1523" w:type="dxa"/>
              </w:tcPr>
            </w:tcPrChange>
          </w:tcPr>
          <w:p w14:paraId="6CB9BBAA" w14:textId="77777777" w:rsidR="00D66222" w:rsidRPr="00920004" w:rsidRDefault="00D66222" w:rsidP="00D66222">
            <w:pPr>
              <w:jc w:val="center"/>
              <w:rPr>
                <w:ins w:id="1221" w:author="phuong vu" w:date="2018-12-02T23:05:00Z"/>
                <w:lang w:val="en-US"/>
              </w:rPr>
              <w:pPrChange w:id="1222" w:author="phuong vu" w:date="2018-12-02T23:08:00Z">
                <w:pPr/>
              </w:pPrChange>
            </w:pPr>
          </w:p>
        </w:tc>
      </w:tr>
      <w:tr w:rsidR="00D66222" w:rsidRPr="00920004" w14:paraId="20486353" w14:textId="24DF8266" w:rsidTr="00D66222">
        <w:tc>
          <w:tcPr>
            <w:tcW w:w="709" w:type="dxa"/>
            <w:tcPrChange w:id="1223" w:author="phuong vu" w:date="2018-12-02T23:08:00Z">
              <w:tcPr>
                <w:tcW w:w="709" w:type="dxa"/>
              </w:tcPr>
            </w:tcPrChange>
          </w:tcPr>
          <w:p w14:paraId="69846AE0" w14:textId="4BFF4951" w:rsidR="00D66222" w:rsidRPr="00CF739D" w:rsidRDefault="00D66222" w:rsidP="00CF739D">
            <w:pPr>
              <w:rPr>
                <w:lang w:val="en-US"/>
              </w:rPr>
            </w:pPr>
            <w:r w:rsidRPr="00920004">
              <w:rPr>
                <w:lang w:val="en-US"/>
              </w:rPr>
              <w:t>2</w:t>
            </w:r>
          </w:p>
        </w:tc>
        <w:tc>
          <w:tcPr>
            <w:tcW w:w="1451" w:type="dxa"/>
            <w:tcPrChange w:id="1224" w:author="phuong vu" w:date="2018-12-02T23:08:00Z">
              <w:tcPr>
                <w:tcW w:w="1670" w:type="dxa"/>
                <w:gridSpan w:val="2"/>
              </w:tcPr>
            </w:tcPrChange>
          </w:tcPr>
          <w:p w14:paraId="18050665" w14:textId="1EDCF8BB" w:rsidR="00D66222" w:rsidRPr="00920004" w:rsidRDefault="00D66222" w:rsidP="00CF739D">
            <w:pPr>
              <w:rPr>
                <w:lang w:val="en-US"/>
              </w:rPr>
            </w:pPr>
            <w:r w:rsidRPr="00920004">
              <w:rPr>
                <w:lang w:val="en-US"/>
              </w:rPr>
              <w:t>GU_01_02</w:t>
            </w:r>
          </w:p>
        </w:tc>
        <w:tc>
          <w:tcPr>
            <w:tcW w:w="3539" w:type="dxa"/>
            <w:tcPrChange w:id="1225" w:author="phuong vu" w:date="2018-12-02T23:08:00Z">
              <w:tcPr>
                <w:tcW w:w="3320" w:type="dxa"/>
              </w:tcPr>
            </w:tcPrChange>
          </w:tcPr>
          <w:p w14:paraId="13D2FD34" w14:textId="2EA7B275" w:rsidR="00D66222" w:rsidRPr="00920004" w:rsidRDefault="00D66222" w:rsidP="00CF739D">
            <w:pPr>
              <w:rPr>
                <w:lang w:val="en-US"/>
              </w:rPr>
            </w:pPr>
            <w:r w:rsidRPr="00920004">
              <w:rPr>
                <w:lang w:val="en-US"/>
              </w:rPr>
              <w:t>Xem chi tiết đơn hàng</w:t>
            </w:r>
          </w:p>
        </w:tc>
        <w:tc>
          <w:tcPr>
            <w:tcW w:w="1470" w:type="dxa"/>
            <w:gridSpan w:val="2"/>
            <w:vAlign w:val="center"/>
            <w:tcPrChange w:id="1226" w:author="phuong vu" w:date="2018-12-02T23:08:00Z">
              <w:tcPr>
                <w:tcW w:w="1470" w:type="dxa"/>
                <w:gridSpan w:val="2"/>
              </w:tcPr>
            </w:tcPrChange>
          </w:tcPr>
          <w:p w14:paraId="620239E2" w14:textId="77777777" w:rsidR="00D66222" w:rsidRPr="00920004" w:rsidRDefault="00D66222" w:rsidP="00D66222">
            <w:pPr>
              <w:jc w:val="center"/>
              <w:rPr>
                <w:ins w:id="1227" w:author="phuong vu" w:date="2018-12-02T23:05:00Z"/>
                <w:lang w:val="en-US"/>
              </w:rPr>
              <w:pPrChange w:id="1228" w:author="phuong vu" w:date="2018-12-02T23:08:00Z">
                <w:pPr/>
              </w:pPrChange>
            </w:pPr>
          </w:p>
        </w:tc>
        <w:tc>
          <w:tcPr>
            <w:tcW w:w="1523" w:type="dxa"/>
            <w:vAlign w:val="center"/>
            <w:tcPrChange w:id="1229" w:author="phuong vu" w:date="2018-12-02T23:08:00Z">
              <w:tcPr>
                <w:tcW w:w="1523" w:type="dxa"/>
              </w:tcPr>
            </w:tcPrChange>
          </w:tcPr>
          <w:p w14:paraId="2D9A46B7" w14:textId="77777777" w:rsidR="00D66222" w:rsidRPr="00920004" w:rsidRDefault="00D66222" w:rsidP="00D66222">
            <w:pPr>
              <w:jc w:val="center"/>
              <w:rPr>
                <w:ins w:id="1230" w:author="phuong vu" w:date="2018-12-02T23:05:00Z"/>
                <w:lang w:val="en-US"/>
              </w:rPr>
              <w:pPrChange w:id="1231" w:author="phuong vu" w:date="2018-12-02T23:08:00Z">
                <w:pPr/>
              </w:pPrChange>
            </w:pPr>
          </w:p>
        </w:tc>
      </w:tr>
      <w:tr w:rsidR="00D66222" w:rsidRPr="00920004" w14:paraId="449F58A7" w14:textId="03E4C4B5" w:rsidTr="00D66222">
        <w:tc>
          <w:tcPr>
            <w:tcW w:w="709" w:type="dxa"/>
            <w:tcPrChange w:id="1232" w:author="phuong vu" w:date="2018-12-02T23:08:00Z">
              <w:tcPr>
                <w:tcW w:w="709" w:type="dxa"/>
              </w:tcPr>
            </w:tcPrChange>
          </w:tcPr>
          <w:p w14:paraId="47FB3AB2" w14:textId="7275EDEB" w:rsidR="00D66222" w:rsidRPr="00CF739D" w:rsidRDefault="00D66222" w:rsidP="00CF739D">
            <w:pPr>
              <w:rPr>
                <w:lang w:val="en-US"/>
              </w:rPr>
            </w:pPr>
            <w:r w:rsidRPr="00920004">
              <w:rPr>
                <w:lang w:val="en-US"/>
              </w:rPr>
              <w:t>3</w:t>
            </w:r>
          </w:p>
        </w:tc>
        <w:tc>
          <w:tcPr>
            <w:tcW w:w="1451" w:type="dxa"/>
            <w:tcPrChange w:id="1233" w:author="phuong vu" w:date="2018-12-02T23:08:00Z">
              <w:tcPr>
                <w:tcW w:w="1670" w:type="dxa"/>
                <w:gridSpan w:val="2"/>
              </w:tcPr>
            </w:tcPrChange>
          </w:tcPr>
          <w:p w14:paraId="0C078C85" w14:textId="53F935B8" w:rsidR="00D66222" w:rsidRPr="00920004" w:rsidRDefault="00D66222" w:rsidP="00CF739D">
            <w:pPr>
              <w:rPr>
                <w:lang w:val="en-US"/>
              </w:rPr>
            </w:pPr>
            <w:r w:rsidRPr="00920004">
              <w:rPr>
                <w:lang w:val="en-US"/>
              </w:rPr>
              <w:t>GU_01_03</w:t>
            </w:r>
          </w:p>
        </w:tc>
        <w:tc>
          <w:tcPr>
            <w:tcW w:w="3539" w:type="dxa"/>
            <w:tcPrChange w:id="1234" w:author="phuong vu" w:date="2018-12-02T23:08:00Z">
              <w:tcPr>
                <w:tcW w:w="3320" w:type="dxa"/>
              </w:tcPr>
            </w:tcPrChange>
          </w:tcPr>
          <w:p w14:paraId="18A6733B" w14:textId="31AC276D" w:rsidR="00D66222" w:rsidRPr="00920004" w:rsidRDefault="00D66222" w:rsidP="00CF739D">
            <w:pPr>
              <w:rPr>
                <w:lang w:val="en-US"/>
              </w:rPr>
            </w:pPr>
            <w:r w:rsidRPr="00920004">
              <w:rPr>
                <w:lang w:val="en-US"/>
              </w:rPr>
              <w:t>Thay đổi trạng thái đơn hàng</w:t>
            </w:r>
          </w:p>
        </w:tc>
        <w:tc>
          <w:tcPr>
            <w:tcW w:w="1470" w:type="dxa"/>
            <w:gridSpan w:val="2"/>
            <w:vAlign w:val="center"/>
            <w:tcPrChange w:id="1235" w:author="phuong vu" w:date="2018-12-02T23:08:00Z">
              <w:tcPr>
                <w:tcW w:w="1470" w:type="dxa"/>
                <w:gridSpan w:val="2"/>
              </w:tcPr>
            </w:tcPrChange>
          </w:tcPr>
          <w:p w14:paraId="0A497E2A" w14:textId="77777777" w:rsidR="00D66222" w:rsidRPr="00920004" w:rsidRDefault="00D66222" w:rsidP="00D66222">
            <w:pPr>
              <w:jc w:val="center"/>
              <w:rPr>
                <w:ins w:id="1236" w:author="phuong vu" w:date="2018-12-02T23:05:00Z"/>
                <w:lang w:val="en-US"/>
              </w:rPr>
              <w:pPrChange w:id="1237" w:author="phuong vu" w:date="2018-12-02T23:08:00Z">
                <w:pPr/>
              </w:pPrChange>
            </w:pPr>
          </w:p>
        </w:tc>
        <w:tc>
          <w:tcPr>
            <w:tcW w:w="1523" w:type="dxa"/>
            <w:vAlign w:val="center"/>
            <w:tcPrChange w:id="1238" w:author="phuong vu" w:date="2018-12-02T23:08:00Z">
              <w:tcPr>
                <w:tcW w:w="1523" w:type="dxa"/>
              </w:tcPr>
            </w:tcPrChange>
          </w:tcPr>
          <w:p w14:paraId="7A5AFCE3" w14:textId="77777777" w:rsidR="00D66222" w:rsidRPr="00920004" w:rsidRDefault="00D66222" w:rsidP="00D66222">
            <w:pPr>
              <w:jc w:val="center"/>
              <w:rPr>
                <w:ins w:id="1239" w:author="phuong vu" w:date="2018-12-02T23:05:00Z"/>
                <w:lang w:val="en-US"/>
              </w:rPr>
              <w:pPrChange w:id="1240" w:author="phuong vu" w:date="2018-12-02T23:08:00Z">
                <w:pPr/>
              </w:pPrChange>
            </w:pPr>
          </w:p>
        </w:tc>
      </w:tr>
      <w:tr w:rsidR="00D66222" w:rsidRPr="00920004" w14:paraId="43288446" w14:textId="5AEAE989" w:rsidTr="00D66222">
        <w:tc>
          <w:tcPr>
            <w:tcW w:w="709" w:type="dxa"/>
            <w:tcPrChange w:id="1241" w:author="phuong vu" w:date="2018-12-02T23:08:00Z">
              <w:tcPr>
                <w:tcW w:w="709" w:type="dxa"/>
              </w:tcPr>
            </w:tcPrChange>
          </w:tcPr>
          <w:p w14:paraId="3ADBF6F6" w14:textId="347150B2" w:rsidR="00D66222" w:rsidRPr="00CF739D" w:rsidRDefault="00D66222" w:rsidP="00CF739D">
            <w:pPr>
              <w:rPr>
                <w:lang w:val="en-US"/>
              </w:rPr>
            </w:pPr>
            <w:r w:rsidRPr="00920004">
              <w:rPr>
                <w:lang w:val="en-US"/>
              </w:rPr>
              <w:t>4</w:t>
            </w:r>
          </w:p>
        </w:tc>
        <w:tc>
          <w:tcPr>
            <w:tcW w:w="1451" w:type="dxa"/>
            <w:tcPrChange w:id="1242" w:author="phuong vu" w:date="2018-12-02T23:08:00Z">
              <w:tcPr>
                <w:tcW w:w="1670" w:type="dxa"/>
                <w:gridSpan w:val="2"/>
              </w:tcPr>
            </w:tcPrChange>
          </w:tcPr>
          <w:p w14:paraId="239DFE0E" w14:textId="77CCB60C" w:rsidR="00D66222" w:rsidRPr="00920004" w:rsidRDefault="00D66222" w:rsidP="00CF739D">
            <w:pPr>
              <w:rPr>
                <w:lang w:val="en-US"/>
              </w:rPr>
            </w:pPr>
            <w:r w:rsidRPr="00920004">
              <w:rPr>
                <w:lang w:val="en-US"/>
              </w:rPr>
              <w:t>GU_01_04</w:t>
            </w:r>
          </w:p>
        </w:tc>
        <w:tc>
          <w:tcPr>
            <w:tcW w:w="3539" w:type="dxa"/>
            <w:tcPrChange w:id="1243" w:author="phuong vu" w:date="2018-12-02T23:08:00Z">
              <w:tcPr>
                <w:tcW w:w="3320" w:type="dxa"/>
              </w:tcPr>
            </w:tcPrChange>
          </w:tcPr>
          <w:p w14:paraId="7F282BE2" w14:textId="3AE4F699" w:rsidR="00D66222" w:rsidRPr="00920004" w:rsidRDefault="00D66222" w:rsidP="00CF739D">
            <w:pPr>
              <w:rPr>
                <w:lang w:val="en-US"/>
              </w:rPr>
            </w:pPr>
            <w:r w:rsidRPr="00920004">
              <w:rPr>
                <w:lang w:val="en-US"/>
              </w:rPr>
              <w:t>Tạo hóa đơn đơn hàng</w:t>
            </w:r>
          </w:p>
        </w:tc>
        <w:tc>
          <w:tcPr>
            <w:tcW w:w="1470" w:type="dxa"/>
            <w:gridSpan w:val="2"/>
            <w:vAlign w:val="center"/>
            <w:tcPrChange w:id="1244" w:author="phuong vu" w:date="2018-12-02T23:08:00Z">
              <w:tcPr>
                <w:tcW w:w="1470" w:type="dxa"/>
                <w:gridSpan w:val="2"/>
              </w:tcPr>
            </w:tcPrChange>
          </w:tcPr>
          <w:p w14:paraId="1B4948CA" w14:textId="77777777" w:rsidR="00D66222" w:rsidRPr="00920004" w:rsidRDefault="00D66222" w:rsidP="00D66222">
            <w:pPr>
              <w:jc w:val="center"/>
              <w:rPr>
                <w:ins w:id="1245" w:author="phuong vu" w:date="2018-12-02T23:05:00Z"/>
                <w:lang w:val="en-US"/>
              </w:rPr>
              <w:pPrChange w:id="1246" w:author="phuong vu" w:date="2018-12-02T23:08:00Z">
                <w:pPr/>
              </w:pPrChange>
            </w:pPr>
          </w:p>
        </w:tc>
        <w:tc>
          <w:tcPr>
            <w:tcW w:w="1523" w:type="dxa"/>
            <w:vAlign w:val="center"/>
            <w:tcPrChange w:id="1247" w:author="phuong vu" w:date="2018-12-02T23:08:00Z">
              <w:tcPr>
                <w:tcW w:w="1523" w:type="dxa"/>
              </w:tcPr>
            </w:tcPrChange>
          </w:tcPr>
          <w:p w14:paraId="010E17B2" w14:textId="77777777" w:rsidR="00D66222" w:rsidRPr="00920004" w:rsidRDefault="00D66222" w:rsidP="00D66222">
            <w:pPr>
              <w:jc w:val="center"/>
              <w:rPr>
                <w:ins w:id="1248" w:author="phuong vu" w:date="2018-12-02T23:05:00Z"/>
                <w:lang w:val="en-US"/>
              </w:rPr>
              <w:pPrChange w:id="1249" w:author="phuong vu" w:date="2018-12-02T23:08:00Z">
                <w:pPr/>
              </w:pPrChange>
            </w:pPr>
          </w:p>
        </w:tc>
      </w:tr>
      <w:tr w:rsidR="00D66222" w:rsidRPr="00920004" w14:paraId="2DBE9A29" w14:textId="58854861" w:rsidTr="00D66222">
        <w:tc>
          <w:tcPr>
            <w:tcW w:w="709" w:type="dxa"/>
            <w:tcPrChange w:id="1250" w:author="phuong vu" w:date="2018-12-02T23:08:00Z">
              <w:tcPr>
                <w:tcW w:w="709" w:type="dxa"/>
              </w:tcPr>
            </w:tcPrChange>
          </w:tcPr>
          <w:p w14:paraId="21DA1684" w14:textId="7CD514EF" w:rsidR="00D66222" w:rsidRPr="00CF739D" w:rsidRDefault="00D66222" w:rsidP="00CF739D">
            <w:pPr>
              <w:rPr>
                <w:lang w:val="en-US"/>
              </w:rPr>
            </w:pPr>
            <w:r w:rsidRPr="00920004">
              <w:rPr>
                <w:lang w:val="en-US"/>
              </w:rPr>
              <w:t>5</w:t>
            </w:r>
          </w:p>
        </w:tc>
        <w:tc>
          <w:tcPr>
            <w:tcW w:w="1451" w:type="dxa"/>
            <w:tcPrChange w:id="1251" w:author="phuong vu" w:date="2018-12-02T23:08:00Z">
              <w:tcPr>
                <w:tcW w:w="1670" w:type="dxa"/>
                <w:gridSpan w:val="2"/>
              </w:tcPr>
            </w:tcPrChange>
          </w:tcPr>
          <w:p w14:paraId="469E9228" w14:textId="4E58F4A7" w:rsidR="00D66222" w:rsidRPr="00920004" w:rsidRDefault="00D66222" w:rsidP="00CF739D">
            <w:pPr>
              <w:rPr>
                <w:lang w:val="en-US"/>
              </w:rPr>
            </w:pPr>
            <w:r w:rsidRPr="00920004">
              <w:rPr>
                <w:lang w:val="en-US"/>
              </w:rPr>
              <w:t>GU_01_05</w:t>
            </w:r>
          </w:p>
        </w:tc>
        <w:tc>
          <w:tcPr>
            <w:tcW w:w="3539" w:type="dxa"/>
            <w:tcPrChange w:id="1252" w:author="phuong vu" w:date="2018-12-02T23:08:00Z">
              <w:tcPr>
                <w:tcW w:w="3320" w:type="dxa"/>
              </w:tcPr>
            </w:tcPrChange>
          </w:tcPr>
          <w:p w14:paraId="4C59D7F4" w14:textId="270B5267" w:rsidR="00D66222" w:rsidRPr="00920004" w:rsidRDefault="00D66222" w:rsidP="00CF739D">
            <w:pPr>
              <w:rPr>
                <w:lang w:val="en-US"/>
              </w:rPr>
            </w:pPr>
            <w:r w:rsidRPr="00920004">
              <w:rPr>
                <w:lang w:val="en-US"/>
              </w:rPr>
              <w:t>Cập nhật hóa đơn</w:t>
            </w:r>
          </w:p>
        </w:tc>
        <w:tc>
          <w:tcPr>
            <w:tcW w:w="1470" w:type="dxa"/>
            <w:gridSpan w:val="2"/>
            <w:vAlign w:val="center"/>
            <w:tcPrChange w:id="1253" w:author="phuong vu" w:date="2018-12-02T23:08:00Z">
              <w:tcPr>
                <w:tcW w:w="1470" w:type="dxa"/>
                <w:gridSpan w:val="2"/>
              </w:tcPr>
            </w:tcPrChange>
          </w:tcPr>
          <w:p w14:paraId="1B5F31AC" w14:textId="77777777" w:rsidR="00D66222" w:rsidRPr="00920004" w:rsidRDefault="00D66222" w:rsidP="00D66222">
            <w:pPr>
              <w:jc w:val="center"/>
              <w:rPr>
                <w:ins w:id="1254" w:author="phuong vu" w:date="2018-12-02T23:05:00Z"/>
                <w:lang w:val="en-US"/>
              </w:rPr>
              <w:pPrChange w:id="1255" w:author="phuong vu" w:date="2018-12-02T23:08:00Z">
                <w:pPr/>
              </w:pPrChange>
            </w:pPr>
          </w:p>
        </w:tc>
        <w:tc>
          <w:tcPr>
            <w:tcW w:w="1523" w:type="dxa"/>
            <w:vAlign w:val="center"/>
            <w:tcPrChange w:id="1256" w:author="phuong vu" w:date="2018-12-02T23:08:00Z">
              <w:tcPr>
                <w:tcW w:w="1523" w:type="dxa"/>
              </w:tcPr>
            </w:tcPrChange>
          </w:tcPr>
          <w:p w14:paraId="0C3689E2" w14:textId="77777777" w:rsidR="00D66222" w:rsidRPr="00920004" w:rsidRDefault="00D66222" w:rsidP="00D66222">
            <w:pPr>
              <w:jc w:val="center"/>
              <w:rPr>
                <w:ins w:id="1257" w:author="phuong vu" w:date="2018-12-02T23:05:00Z"/>
                <w:lang w:val="en-US"/>
              </w:rPr>
              <w:pPrChange w:id="1258" w:author="phuong vu" w:date="2018-12-02T23:08:00Z">
                <w:pPr/>
              </w:pPrChange>
            </w:pPr>
          </w:p>
        </w:tc>
      </w:tr>
      <w:tr w:rsidR="00D66222" w:rsidRPr="00920004" w14:paraId="77151132" w14:textId="4F313804" w:rsidTr="00D66222">
        <w:tc>
          <w:tcPr>
            <w:tcW w:w="709" w:type="dxa"/>
            <w:tcPrChange w:id="1259" w:author="phuong vu" w:date="2018-12-02T23:08:00Z">
              <w:tcPr>
                <w:tcW w:w="709" w:type="dxa"/>
              </w:tcPr>
            </w:tcPrChange>
          </w:tcPr>
          <w:p w14:paraId="1387BFE9" w14:textId="1E4438D2" w:rsidR="00D66222" w:rsidRPr="00920004" w:rsidRDefault="00D66222" w:rsidP="00CF739D">
            <w:pPr>
              <w:rPr>
                <w:lang w:val="en-US"/>
              </w:rPr>
            </w:pPr>
            <w:r w:rsidRPr="00920004">
              <w:rPr>
                <w:lang w:val="en-US"/>
              </w:rPr>
              <w:t>6</w:t>
            </w:r>
          </w:p>
        </w:tc>
        <w:tc>
          <w:tcPr>
            <w:tcW w:w="1451" w:type="dxa"/>
            <w:tcPrChange w:id="1260" w:author="phuong vu" w:date="2018-12-02T23:08:00Z">
              <w:tcPr>
                <w:tcW w:w="1670" w:type="dxa"/>
                <w:gridSpan w:val="2"/>
              </w:tcPr>
            </w:tcPrChange>
          </w:tcPr>
          <w:p w14:paraId="59DA053D" w14:textId="78F43806" w:rsidR="00D66222" w:rsidRPr="00920004" w:rsidRDefault="00D66222" w:rsidP="00CF739D">
            <w:pPr>
              <w:rPr>
                <w:lang w:val="en-US"/>
              </w:rPr>
            </w:pPr>
            <w:r w:rsidRPr="00920004">
              <w:rPr>
                <w:lang w:val="en-US"/>
              </w:rPr>
              <w:t>GU_02_01</w:t>
            </w:r>
          </w:p>
        </w:tc>
        <w:tc>
          <w:tcPr>
            <w:tcW w:w="3539" w:type="dxa"/>
            <w:tcPrChange w:id="1261" w:author="phuong vu" w:date="2018-12-02T23:08:00Z">
              <w:tcPr>
                <w:tcW w:w="3320" w:type="dxa"/>
              </w:tcPr>
            </w:tcPrChange>
          </w:tcPr>
          <w:p w14:paraId="1C07ECD3" w14:textId="27B1E3E9" w:rsidR="00D66222" w:rsidRPr="00920004" w:rsidRDefault="00D66222" w:rsidP="00CF739D">
            <w:r w:rsidRPr="00920004">
              <w:rPr>
                <w:lang w:val="en-US"/>
              </w:rPr>
              <w:t>Xem danh sách biên nhận theo trạng thái</w:t>
            </w:r>
          </w:p>
        </w:tc>
        <w:tc>
          <w:tcPr>
            <w:tcW w:w="1470" w:type="dxa"/>
            <w:gridSpan w:val="2"/>
            <w:vAlign w:val="center"/>
            <w:tcPrChange w:id="1262" w:author="phuong vu" w:date="2018-12-02T23:08:00Z">
              <w:tcPr>
                <w:tcW w:w="1470" w:type="dxa"/>
                <w:gridSpan w:val="2"/>
              </w:tcPr>
            </w:tcPrChange>
          </w:tcPr>
          <w:p w14:paraId="02B5B56A" w14:textId="77777777" w:rsidR="00D66222" w:rsidRPr="00920004" w:rsidRDefault="00D66222" w:rsidP="00D66222">
            <w:pPr>
              <w:jc w:val="center"/>
              <w:rPr>
                <w:ins w:id="1263" w:author="phuong vu" w:date="2018-12-02T23:05:00Z"/>
                <w:lang w:val="en-US"/>
              </w:rPr>
              <w:pPrChange w:id="1264" w:author="phuong vu" w:date="2018-12-02T23:08:00Z">
                <w:pPr/>
              </w:pPrChange>
            </w:pPr>
          </w:p>
        </w:tc>
        <w:tc>
          <w:tcPr>
            <w:tcW w:w="1523" w:type="dxa"/>
            <w:vAlign w:val="center"/>
            <w:tcPrChange w:id="1265" w:author="phuong vu" w:date="2018-12-02T23:08:00Z">
              <w:tcPr>
                <w:tcW w:w="1523" w:type="dxa"/>
              </w:tcPr>
            </w:tcPrChange>
          </w:tcPr>
          <w:p w14:paraId="2E3EDAE1" w14:textId="77777777" w:rsidR="00D66222" w:rsidRPr="00920004" w:rsidRDefault="00D66222" w:rsidP="00D66222">
            <w:pPr>
              <w:jc w:val="center"/>
              <w:rPr>
                <w:ins w:id="1266" w:author="phuong vu" w:date="2018-12-02T23:05:00Z"/>
                <w:lang w:val="en-US"/>
              </w:rPr>
              <w:pPrChange w:id="1267" w:author="phuong vu" w:date="2018-12-02T23:08:00Z">
                <w:pPr/>
              </w:pPrChange>
            </w:pPr>
          </w:p>
        </w:tc>
      </w:tr>
      <w:tr w:rsidR="00D66222" w:rsidRPr="00920004" w14:paraId="2AD16520" w14:textId="55D999FA" w:rsidTr="00D66222">
        <w:tc>
          <w:tcPr>
            <w:tcW w:w="709" w:type="dxa"/>
            <w:tcPrChange w:id="1268" w:author="phuong vu" w:date="2018-12-02T23:08:00Z">
              <w:tcPr>
                <w:tcW w:w="709" w:type="dxa"/>
              </w:tcPr>
            </w:tcPrChange>
          </w:tcPr>
          <w:p w14:paraId="63E6365F" w14:textId="6E81375C" w:rsidR="00D66222" w:rsidRPr="00CF739D" w:rsidRDefault="00D66222" w:rsidP="00CF739D">
            <w:pPr>
              <w:rPr>
                <w:lang w:val="en-US"/>
              </w:rPr>
            </w:pPr>
            <w:r w:rsidRPr="00920004">
              <w:rPr>
                <w:lang w:val="en-US"/>
              </w:rPr>
              <w:t>7</w:t>
            </w:r>
          </w:p>
        </w:tc>
        <w:tc>
          <w:tcPr>
            <w:tcW w:w="1451" w:type="dxa"/>
            <w:tcPrChange w:id="1269" w:author="phuong vu" w:date="2018-12-02T23:08:00Z">
              <w:tcPr>
                <w:tcW w:w="1670" w:type="dxa"/>
                <w:gridSpan w:val="2"/>
              </w:tcPr>
            </w:tcPrChange>
          </w:tcPr>
          <w:p w14:paraId="11C0C3B7" w14:textId="592AA249" w:rsidR="00D66222" w:rsidRPr="00920004" w:rsidRDefault="00D66222" w:rsidP="00CF739D">
            <w:pPr>
              <w:rPr>
                <w:lang w:val="en-US"/>
              </w:rPr>
            </w:pPr>
            <w:r w:rsidRPr="00920004">
              <w:rPr>
                <w:lang w:val="en-US"/>
              </w:rPr>
              <w:t>GU_02_02</w:t>
            </w:r>
          </w:p>
        </w:tc>
        <w:tc>
          <w:tcPr>
            <w:tcW w:w="3539" w:type="dxa"/>
            <w:tcPrChange w:id="1270" w:author="phuong vu" w:date="2018-12-02T23:08:00Z">
              <w:tcPr>
                <w:tcW w:w="3320" w:type="dxa"/>
              </w:tcPr>
            </w:tcPrChange>
          </w:tcPr>
          <w:p w14:paraId="2B20F7DB" w14:textId="32FCC90B" w:rsidR="00D66222" w:rsidRPr="00920004" w:rsidRDefault="00D66222" w:rsidP="00CF739D">
            <w:pPr>
              <w:rPr>
                <w:lang w:val="en-US"/>
              </w:rPr>
            </w:pPr>
            <w:r w:rsidRPr="00920004">
              <w:rPr>
                <w:lang w:val="en-US"/>
              </w:rPr>
              <w:t>Xem chi tiết biên nhận</w:t>
            </w:r>
          </w:p>
        </w:tc>
        <w:tc>
          <w:tcPr>
            <w:tcW w:w="1470" w:type="dxa"/>
            <w:gridSpan w:val="2"/>
            <w:vAlign w:val="center"/>
            <w:tcPrChange w:id="1271" w:author="phuong vu" w:date="2018-12-02T23:08:00Z">
              <w:tcPr>
                <w:tcW w:w="1470" w:type="dxa"/>
                <w:gridSpan w:val="2"/>
              </w:tcPr>
            </w:tcPrChange>
          </w:tcPr>
          <w:p w14:paraId="02FC4A60" w14:textId="77777777" w:rsidR="00D66222" w:rsidRPr="00920004" w:rsidRDefault="00D66222" w:rsidP="00D66222">
            <w:pPr>
              <w:jc w:val="center"/>
              <w:rPr>
                <w:ins w:id="1272" w:author="phuong vu" w:date="2018-12-02T23:05:00Z"/>
                <w:lang w:val="en-US"/>
              </w:rPr>
              <w:pPrChange w:id="1273" w:author="phuong vu" w:date="2018-12-02T23:08:00Z">
                <w:pPr/>
              </w:pPrChange>
            </w:pPr>
          </w:p>
        </w:tc>
        <w:tc>
          <w:tcPr>
            <w:tcW w:w="1523" w:type="dxa"/>
            <w:vAlign w:val="center"/>
            <w:tcPrChange w:id="1274" w:author="phuong vu" w:date="2018-12-02T23:08:00Z">
              <w:tcPr>
                <w:tcW w:w="1523" w:type="dxa"/>
              </w:tcPr>
            </w:tcPrChange>
          </w:tcPr>
          <w:p w14:paraId="17F4F2B3" w14:textId="77777777" w:rsidR="00D66222" w:rsidRPr="00920004" w:rsidRDefault="00D66222" w:rsidP="00D66222">
            <w:pPr>
              <w:jc w:val="center"/>
              <w:rPr>
                <w:ins w:id="1275" w:author="phuong vu" w:date="2018-12-02T23:05:00Z"/>
                <w:lang w:val="en-US"/>
              </w:rPr>
              <w:pPrChange w:id="1276" w:author="phuong vu" w:date="2018-12-02T23:08:00Z">
                <w:pPr/>
              </w:pPrChange>
            </w:pPr>
          </w:p>
        </w:tc>
      </w:tr>
      <w:tr w:rsidR="00D66222" w:rsidRPr="00920004" w14:paraId="48044AC4" w14:textId="1B1C282F" w:rsidTr="00D66222">
        <w:tc>
          <w:tcPr>
            <w:tcW w:w="709" w:type="dxa"/>
            <w:tcPrChange w:id="1277" w:author="phuong vu" w:date="2018-12-02T23:08:00Z">
              <w:tcPr>
                <w:tcW w:w="709" w:type="dxa"/>
              </w:tcPr>
            </w:tcPrChange>
          </w:tcPr>
          <w:p w14:paraId="4762C54E" w14:textId="26B975DA" w:rsidR="00D66222" w:rsidRPr="00CF739D" w:rsidRDefault="00D66222" w:rsidP="00CF739D">
            <w:pPr>
              <w:rPr>
                <w:lang w:val="en-US"/>
              </w:rPr>
            </w:pPr>
            <w:r w:rsidRPr="00920004">
              <w:rPr>
                <w:lang w:val="en-US"/>
              </w:rPr>
              <w:t>8</w:t>
            </w:r>
          </w:p>
        </w:tc>
        <w:tc>
          <w:tcPr>
            <w:tcW w:w="1451" w:type="dxa"/>
            <w:tcPrChange w:id="1278" w:author="phuong vu" w:date="2018-12-02T23:08:00Z">
              <w:tcPr>
                <w:tcW w:w="1670" w:type="dxa"/>
                <w:gridSpan w:val="2"/>
              </w:tcPr>
            </w:tcPrChange>
          </w:tcPr>
          <w:p w14:paraId="333816AE" w14:textId="63EAA7A5" w:rsidR="00D66222" w:rsidRPr="00920004" w:rsidRDefault="00D66222" w:rsidP="00CF739D">
            <w:pPr>
              <w:rPr>
                <w:lang w:val="en-US"/>
              </w:rPr>
            </w:pPr>
            <w:r w:rsidRPr="00920004">
              <w:rPr>
                <w:lang w:val="en-US"/>
              </w:rPr>
              <w:t>GU_02_03</w:t>
            </w:r>
          </w:p>
        </w:tc>
        <w:tc>
          <w:tcPr>
            <w:tcW w:w="3539" w:type="dxa"/>
            <w:tcPrChange w:id="1279" w:author="phuong vu" w:date="2018-12-02T23:08:00Z">
              <w:tcPr>
                <w:tcW w:w="3320" w:type="dxa"/>
              </w:tcPr>
            </w:tcPrChange>
          </w:tcPr>
          <w:p w14:paraId="09CAE6C8" w14:textId="5BA8BA07" w:rsidR="00D66222" w:rsidRPr="00920004" w:rsidRDefault="00D66222" w:rsidP="00CF739D">
            <w:pPr>
              <w:rPr>
                <w:lang w:val="en-US"/>
              </w:rPr>
            </w:pPr>
            <w:r w:rsidRPr="00920004">
              <w:rPr>
                <w:lang w:val="en-US"/>
              </w:rPr>
              <w:t>Thay đổi trạng thái biên nhận</w:t>
            </w:r>
          </w:p>
        </w:tc>
        <w:tc>
          <w:tcPr>
            <w:tcW w:w="1470" w:type="dxa"/>
            <w:gridSpan w:val="2"/>
            <w:vAlign w:val="center"/>
            <w:tcPrChange w:id="1280" w:author="phuong vu" w:date="2018-12-02T23:08:00Z">
              <w:tcPr>
                <w:tcW w:w="1470" w:type="dxa"/>
                <w:gridSpan w:val="2"/>
              </w:tcPr>
            </w:tcPrChange>
          </w:tcPr>
          <w:p w14:paraId="48DF3287" w14:textId="77777777" w:rsidR="00D66222" w:rsidRPr="00920004" w:rsidRDefault="00D66222" w:rsidP="00D66222">
            <w:pPr>
              <w:jc w:val="center"/>
              <w:rPr>
                <w:ins w:id="1281" w:author="phuong vu" w:date="2018-12-02T23:05:00Z"/>
                <w:lang w:val="en-US"/>
              </w:rPr>
              <w:pPrChange w:id="1282" w:author="phuong vu" w:date="2018-12-02T23:08:00Z">
                <w:pPr/>
              </w:pPrChange>
            </w:pPr>
          </w:p>
        </w:tc>
        <w:tc>
          <w:tcPr>
            <w:tcW w:w="1523" w:type="dxa"/>
            <w:vAlign w:val="center"/>
            <w:tcPrChange w:id="1283" w:author="phuong vu" w:date="2018-12-02T23:08:00Z">
              <w:tcPr>
                <w:tcW w:w="1523" w:type="dxa"/>
              </w:tcPr>
            </w:tcPrChange>
          </w:tcPr>
          <w:p w14:paraId="223E60A1" w14:textId="77777777" w:rsidR="00D66222" w:rsidRPr="00920004" w:rsidRDefault="00D66222" w:rsidP="00D66222">
            <w:pPr>
              <w:jc w:val="center"/>
              <w:rPr>
                <w:ins w:id="1284" w:author="phuong vu" w:date="2018-12-02T23:05:00Z"/>
                <w:lang w:val="en-US"/>
              </w:rPr>
              <w:pPrChange w:id="1285" w:author="phuong vu" w:date="2018-12-02T23:08:00Z">
                <w:pPr/>
              </w:pPrChange>
            </w:pPr>
          </w:p>
        </w:tc>
      </w:tr>
      <w:tr w:rsidR="00D66222" w:rsidRPr="00920004" w14:paraId="5B901F67" w14:textId="78ABC4FA" w:rsidTr="00D66222">
        <w:tc>
          <w:tcPr>
            <w:tcW w:w="709" w:type="dxa"/>
            <w:tcPrChange w:id="1286" w:author="phuong vu" w:date="2018-12-02T23:08:00Z">
              <w:tcPr>
                <w:tcW w:w="709" w:type="dxa"/>
              </w:tcPr>
            </w:tcPrChange>
          </w:tcPr>
          <w:p w14:paraId="283915A9" w14:textId="72F57E26" w:rsidR="00D66222" w:rsidRPr="00CF739D" w:rsidRDefault="00D66222" w:rsidP="00CF739D">
            <w:pPr>
              <w:rPr>
                <w:lang w:val="en-US"/>
              </w:rPr>
            </w:pPr>
            <w:r w:rsidRPr="00920004">
              <w:rPr>
                <w:lang w:val="en-US"/>
              </w:rPr>
              <w:t>9</w:t>
            </w:r>
          </w:p>
        </w:tc>
        <w:tc>
          <w:tcPr>
            <w:tcW w:w="1451" w:type="dxa"/>
            <w:tcPrChange w:id="1287" w:author="phuong vu" w:date="2018-12-02T23:08:00Z">
              <w:tcPr>
                <w:tcW w:w="1670" w:type="dxa"/>
                <w:gridSpan w:val="2"/>
              </w:tcPr>
            </w:tcPrChange>
          </w:tcPr>
          <w:p w14:paraId="3100B4E9" w14:textId="5F1608A5" w:rsidR="00D66222" w:rsidRPr="00920004" w:rsidRDefault="00D66222" w:rsidP="00CF739D">
            <w:pPr>
              <w:rPr>
                <w:lang w:val="en-US"/>
              </w:rPr>
            </w:pPr>
            <w:r w:rsidRPr="00920004">
              <w:rPr>
                <w:lang w:val="en-US"/>
              </w:rPr>
              <w:t>GU_02_04</w:t>
            </w:r>
          </w:p>
        </w:tc>
        <w:tc>
          <w:tcPr>
            <w:tcW w:w="3539" w:type="dxa"/>
            <w:tcPrChange w:id="1288" w:author="phuong vu" w:date="2018-12-02T23:08:00Z">
              <w:tcPr>
                <w:tcW w:w="3320" w:type="dxa"/>
              </w:tcPr>
            </w:tcPrChange>
          </w:tcPr>
          <w:p w14:paraId="03291ED2" w14:textId="256FE68D" w:rsidR="00D66222" w:rsidRPr="00920004" w:rsidRDefault="00D66222" w:rsidP="00CF739D">
            <w:pPr>
              <w:rPr>
                <w:lang w:val="en-US"/>
              </w:rPr>
            </w:pPr>
            <w:r w:rsidRPr="00920004">
              <w:rPr>
                <w:lang w:val="en-US"/>
              </w:rPr>
              <w:t>Cập nhật thông tin biên nhận</w:t>
            </w:r>
          </w:p>
        </w:tc>
        <w:tc>
          <w:tcPr>
            <w:tcW w:w="1470" w:type="dxa"/>
            <w:gridSpan w:val="2"/>
            <w:vAlign w:val="center"/>
            <w:tcPrChange w:id="1289" w:author="phuong vu" w:date="2018-12-02T23:08:00Z">
              <w:tcPr>
                <w:tcW w:w="1470" w:type="dxa"/>
                <w:gridSpan w:val="2"/>
              </w:tcPr>
            </w:tcPrChange>
          </w:tcPr>
          <w:p w14:paraId="2A846A99" w14:textId="77777777" w:rsidR="00D66222" w:rsidRPr="00920004" w:rsidRDefault="00D66222" w:rsidP="00D66222">
            <w:pPr>
              <w:jc w:val="center"/>
              <w:rPr>
                <w:ins w:id="1290" w:author="phuong vu" w:date="2018-12-02T23:05:00Z"/>
                <w:lang w:val="en-US"/>
              </w:rPr>
              <w:pPrChange w:id="1291" w:author="phuong vu" w:date="2018-12-02T23:08:00Z">
                <w:pPr/>
              </w:pPrChange>
            </w:pPr>
          </w:p>
        </w:tc>
        <w:tc>
          <w:tcPr>
            <w:tcW w:w="1523" w:type="dxa"/>
            <w:vAlign w:val="center"/>
            <w:tcPrChange w:id="1292" w:author="phuong vu" w:date="2018-12-02T23:08:00Z">
              <w:tcPr>
                <w:tcW w:w="1523" w:type="dxa"/>
              </w:tcPr>
            </w:tcPrChange>
          </w:tcPr>
          <w:p w14:paraId="70B0B1EA" w14:textId="77777777" w:rsidR="00D66222" w:rsidRPr="00920004" w:rsidRDefault="00D66222" w:rsidP="00D66222">
            <w:pPr>
              <w:jc w:val="center"/>
              <w:rPr>
                <w:ins w:id="1293" w:author="phuong vu" w:date="2018-12-02T23:05:00Z"/>
                <w:lang w:val="en-US"/>
              </w:rPr>
              <w:pPrChange w:id="1294" w:author="phuong vu" w:date="2018-12-02T23:08:00Z">
                <w:pPr/>
              </w:pPrChange>
            </w:pPr>
          </w:p>
        </w:tc>
      </w:tr>
      <w:tr w:rsidR="00D66222" w:rsidRPr="00920004" w14:paraId="3BDFE688" w14:textId="4143E499" w:rsidTr="00D66222">
        <w:tc>
          <w:tcPr>
            <w:tcW w:w="709" w:type="dxa"/>
            <w:tcPrChange w:id="1295" w:author="phuong vu" w:date="2018-12-02T23:08:00Z">
              <w:tcPr>
                <w:tcW w:w="709" w:type="dxa"/>
              </w:tcPr>
            </w:tcPrChange>
          </w:tcPr>
          <w:p w14:paraId="7E41B45B" w14:textId="40FFF24C" w:rsidR="00D66222" w:rsidRPr="00920004" w:rsidRDefault="00D66222" w:rsidP="00CF739D">
            <w:pPr>
              <w:rPr>
                <w:lang w:val="en-US"/>
              </w:rPr>
            </w:pPr>
            <w:r w:rsidRPr="00920004">
              <w:rPr>
                <w:lang w:val="en-US"/>
              </w:rPr>
              <w:t>10</w:t>
            </w:r>
          </w:p>
        </w:tc>
        <w:tc>
          <w:tcPr>
            <w:tcW w:w="1451" w:type="dxa"/>
            <w:tcPrChange w:id="1296" w:author="phuong vu" w:date="2018-12-02T23:08:00Z">
              <w:tcPr>
                <w:tcW w:w="1670" w:type="dxa"/>
                <w:gridSpan w:val="2"/>
              </w:tcPr>
            </w:tcPrChange>
          </w:tcPr>
          <w:p w14:paraId="39B0F760" w14:textId="77777777" w:rsidR="00D66222" w:rsidRPr="00920004" w:rsidRDefault="00D66222" w:rsidP="00CF739D">
            <w:pPr>
              <w:rPr>
                <w:lang w:val="en-US"/>
              </w:rPr>
            </w:pPr>
            <w:r w:rsidRPr="00920004">
              <w:rPr>
                <w:lang w:val="en-US"/>
              </w:rPr>
              <w:t>GU_03</w:t>
            </w:r>
          </w:p>
        </w:tc>
        <w:tc>
          <w:tcPr>
            <w:tcW w:w="3539" w:type="dxa"/>
            <w:tcPrChange w:id="1297" w:author="phuong vu" w:date="2018-12-02T23:08:00Z">
              <w:tcPr>
                <w:tcW w:w="3320" w:type="dxa"/>
              </w:tcPr>
            </w:tcPrChange>
          </w:tcPr>
          <w:p w14:paraId="550F0281" w14:textId="77777777" w:rsidR="00D66222" w:rsidRPr="00920004" w:rsidRDefault="00D66222" w:rsidP="00CF739D">
            <w:r w:rsidRPr="00920004">
              <w:rPr>
                <w:lang w:val="en-US"/>
              </w:rPr>
              <w:t>Quản lí phân công xử lí đơn hàng</w:t>
            </w:r>
          </w:p>
        </w:tc>
        <w:tc>
          <w:tcPr>
            <w:tcW w:w="1470" w:type="dxa"/>
            <w:gridSpan w:val="2"/>
            <w:vAlign w:val="center"/>
            <w:tcPrChange w:id="1298" w:author="phuong vu" w:date="2018-12-02T23:08:00Z">
              <w:tcPr>
                <w:tcW w:w="1470" w:type="dxa"/>
                <w:gridSpan w:val="2"/>
              </w:tcPr>
            </w:tcPrChange>
          </w:tcPr>
          <w:p w14:paraId="7CC0955E" w14:textId="77777777" w:rsidR="00D66222" w:rsidRPr="00920004" w:rsidRDefault="00D66222" w:rsidP="00D66222">
            <w:pPr>
              <w:jc w:val="center"/>
              <w:rPr>
                <w:ins w:id="1299" w:author="phuong vu" w:date="2018-12-02T23:05:00Z"/>
                <w:lang w:val="en-US"/>
              </w:rPr>
              <w:pPrChange w:id="1300" w:author="phuong vu" w:date="2018-12-02T23:08:00Z">
                <w:pPr/>
              </w:pPrChange>
            </w:pPr>
          </w:p>
        </w:tc>
        <w:tc>
          <w:tcPr>
            <w:tcW w:w="1523" w:type="dxa"/>
            <w:vAlign w:val="center"/>
            <w:tcPrChange w:id="1301" w:author="phuong vu" w:date="2018-12-02T23:08:00Z">
              <w:tcPr>
                <w:tcW w:w="1523" w:type="dxa"/>
              </w:tcPr>
            </w:tcPrChange>
          </w:tcPr>
          <w:p w14:paraId="64A5A443" w14:textId="77777777" w:rsidR="00D66222" w:rsidRPr="00920004" w:rsidRDefault="00D66222" w:rsidP="00D66222">
            <w:pPr>
              <w:jc w:val="center"/>
              <w:rPr>
                <w:ins w:id="1302" w:author="phuong vu" w:date="2018-12-02T23:05:00Z"/>
                <w:lang w:val="en-US"/>
              </w:rPr>
              <w:pPrChange w:id="1303" w:author="phuong vu" w:date="2018-12-02T23:08:00Z">
                <w:pPr/>
              </w:pPrChange>
            </w:pPr>
          </w:p>
        </w:tc>
      </w:tr>
      <w:tr w:rsidR="00D66222" w:rsidRPr="00920004" w14:paraId="29094FF4" w14:textId="175AFEF4" w:rsidTr="00D66222">
        <w:tc>
          <w:tcPr>
            <w:tcW w:w="709" w:type="dxa"/>
            <w:tcPrChange w:id="1304" w:author="phuong vu" w:date="2018-12-02T23:08:00Z">
              <w:tcPr>
                <w:tcW w:w="709" w:type="dxa"/>
              </w:tcPr>
            </w:tcPrChange>
          </w:tcPr>
          <w:p w14:paraId="179BB6D1" w14:textId="67142768" w:rsidR="00D66222" w:rsidRPr="00CF739D" w:rsidRDefault="00D66222" w:rsidP="00CF739D">
            <w:pPr>
              <w:rPr>
                <w:lang w:val="en-US"/>
              </w:rPr>
            </w:pPr>
            <w:r w:rsidRPr="00920004">
              <w:rPr>
                <w:lang w:val="en-US"/>
              </w:rPr>
              <w:t>11</w:t>
            </w:r>
          </w:p>
        </w:tc>
        <w:tc>
          <w:tcPr>
            <w:tcW w:w="1451" w:type="dxa"/>
            <w:tcPrChange w:id="1305" w:author="phuong vu" w:date="2018-12-02T23:08:00Z">
              <w:tcPr>
                <w:tcW w:w="1670" w:type="dxa"/>
                <w:gridSpan w:val="2"/>
              </w:tcPr>
            </w:tcPrChange>
          </w:tcPr>
          <w:p w14:paraId="4BC1275F" w14:textId="77777777" w:rsidR="00D66222" w:rsidRPr="00920004" w:rsidRDefault="00D66222" w:rsidP="00CF739D">
            <w:pPr>
              <w:rPr>
                <w:lang w:val="en-US"/>
              </w:rPr>
            </w:pPr>
            <w:r w:rsidRPr="00920004">
              <w:rPr>
                <w:lang w:val="en-US"/>
              </w:rPr>
              <w:t>GU_04</w:t>
            </w:r>
          </w:p>
        </w:tc>
        <w:tc>
          <w:tcPr>
            <w:tcW w:w="3539" w:type="dxa"/>
            <w:tcPrChange w:id="1306" w:author="phuong vu" w:date="2018-12-02T23:08:00Z">
              <w:tcPr>
                <w:tcW w:w="3320" w:type="dxa"/>
              </w:tcPr>
            </w:tcPrChange>
          </w:tcPr>
          <w:p w14:paraId="4C10513C" w14:textId="77777777" w:rsidR="00D66222" w:rsidRPr="00920004" w:rsidRDefault="00D66222" w:rsidP="00CF739D">
            <w:r w:rsidRPr="00920004">
              <w:rPr>
                <w:lang w:val="en-US"/>
              </w:rPr>
              <w:t>Tạo đơn hàng</w:t>
            </w:r>
          </w:p>
        </w:tc>
        <w:tc>
          <w:tcPr>
            <w:tcW w:w="1470" w:type="dxa"/>
            <w:gridSpan w:val="2"/>
            <w:vAlign w:val="center"/>
            <w:tcPrChange w:id="1307" w:author="phuong vu" w:date="2018-12-02T23:08:00Z">
              <w:tcPr>
                <w:tcW w:w="1470" w:type="dxa"/>
                <w:gridSpan w:val="2"/>
              </w:tcPr>
            </w:tcPrChange>
          </w:tcPr>
          <w:p w14:paraId="420A1072" w14:textId="77777777" w:rsidR="00D66222" w:rsidRPr="00920004" w:rsidRDefault="00D66222" w:rsidP="00D66222">
            <w:pPr>
              <w:jc w:val="center"/>
              <w:rPr>
                <w:ins w:id="1308" w:author="phuong vu" w:date="2018-12-02T23:05:00Z"/>
                <w:lang w:val="en-US"/>
              </w:rPr>
              <w:pPrChange w:id="1309" w:author="phuong vu" w:date="2018-12-02T23:08:00Z">
                <w:pPr/>
              </w:pPrChange>
            </w:pPr>
          </w:p>
        </w:tc>
        <w:tc>
          <w:tcPr>
            <w:tcW w:w="1523" w:type="dxa"/>
            <w:vAlign w:val="center"/>
            <w:tcPrChange w:id="1310" w:author="phuong vu" w:date="2018-12-02T23:08:00Z">
              <w:tcPr>
                <w:tcW w:w="1523" w:type="dxa"/>
              </w:tcPr>
            </w:tcPrChange>
          </w:tcPr>
          <w:p w14:paraId="18F38805" w14:textId="77777777" w:rsidR="00D66222" w:rsidRPr="00920004" w:rsidRDefault="00D66222" w:rsidP="00D66222">
            <w:pPr>
              <w:jc w:val="center"/>
              <w:rPr>
                <w:ins w:id="1311" w:author="phuong vu" w:date="2018-12-02T23:05:00Z"/>
                <w:lang w:val="en-US"/>
              </w:rPr>
              <w:pPrChange w:id="1312" w:author="phuong vu" w:date="2018-12-02T23:08:00Z">
                <w:pPr/>
              </w:pPrChange>
            </w:pPr>
          </w:p>
        </w:tc>
      </w:tr>
      <w:tr w:rsidR="00D66222" w:rsidRPr="00920004" w14:paraId="15C511E4" w14:textId="63758979" w:rsidTr="00D66222">
        <w:tc>
          <w:tcPr>
            <w:tcW w:w="709" w:type="dxa"/>
            <w:tcPrChange w:id="1313" w:author="phuong vu" w:date="2018-12-02T23:08:00Z">
              <w:tcPr>
                <w:tcW w:w="709" w:type="dxa"/>
              </w:tcPr>
            </w:tcPrChange>
          </w:tcPr>
          <w:p w14:paraId="4EC9942C" w14:textId="5ED734EC" w:rsidR="00D66222" w:rsidRPr="00CF739D" w:rsidRDefault="00D66222" w:rsidP="00CF739D">
            <w:pPr>
              <w:rPr>
                <w:lang w:val="en-US"/>
              </w:rPr>
            </w:pPr>
            <w:r w:rsidRPr="00920004">
              <w:rPr>
                <w:lang w:val="en-US"/>
              </w:rPr>
              <w:t>12</w:t>
            </w:r>
          </w:p>
        </w:tc>
        <w:tc>
          <w:tcPr>
            <w:tcW w:w="1451" w:type="dxa"/>
            <w:tcPrChange w:id="1314" w:author="phuong vu" w:date="2018-12-02T23:08:00Z">
              <w:tcPr>
                <w:tcW w:w="1670" w:type="dxa"/>
                <w:gridSpan w:val="2"/>
              </w:tcPr>
            </w:tcPrChange>
          </w:tcPr>
          <w:p w14:paraId="26463646" w14:textId="48D61E8E" w:rsidR="00D66222" w:rsidRPr="00920004" w:rsidRDefault="00D66222" w:rsidP="00CF739D">
            <w:pPr>
              <w:rPr>
                <w:lang w:val="en-US"/>
              </w:rPr>
            </w:pPr>
            <w:r w:rsidRPr="00920004">
              <w:rPr>
                <w:lang w:val="en-US"/>
              </w:rPr>
              <w:t>GU_05</w:t>
            </w:r>
          </w:p>
        </w:tc>
        <w:tc>
          <w:tcPr>
            <w:tcW w:w="3539" w:type="dxa"/>
            <w:tcPrChange w:id="1315" w:author="phuong vu" w:date="2018-12-02T23:08:00Z">
              <w:tcPr>
                <w:tcW w:w="3320" w:type="dxa"/>
              </w:tcPr>
            </w:tcPrChange>
          </w:tcPr>
          <w:p w14:paraId="6E9CF08C" w14:textId="0611CC99" w:rsidR="00D66222" w:rsidRPr="00920004" w:rsidRDefault="00D66222" w:rsidP="00CF739D">
            <w:pPr>
              <w:rPr>
                <w:lang w:val="en-US"/>
              </w:rPr>
            </w:pPr>
            <w:r w:rsidRPr="00920004">
              <w:rPr>
                <w:lang w:val="en-US"/>
              </w:rPr>
              <w:t>Cập nhật đơn hàng</w:t>
            </w:r>
          </w:p>
        </w:tc>
        <w:tc>
          <w:tcPr>
            <w:tcW w:w="1470" w:type="dxa"/>
            <w:gridSpan w:val="2"/>
            <w:vAlign w:val="center"/>
            <w:tcPrChange w:id="1316" w:author="phuong vu" w:date="2018-12-02T23:08:00Z">
              <w:tcPr>
                <w:tcW w:w="1470" w:type="dxa"/>
                <w:gridSpan w:val="2"/>
              </w:tcPr>
            </w:tcPrChange>
          </w:tcPr>
          <w:p w14:paraId="1C583E1D" w14:textId="77777777" w:rsidR="00D66222" w:rsidRPr="00920004" w:rsidRDefault="00D66222" w:rsidP="00D66222">
            <w:pPr>
              <w:jc w:val="center"/>
              <w:rPr>
                <w:ins w:id="1317" w:author="phuong vu" w:date="2018-12-02T23:05:00Z"/>
                <w:lang w:val="en-US"/>
              </w:rPr>
              <w:pPrChange w:id="1318" w:author="phuong vu" w:date="2018-12-02T23:08:00Z">
                <w:pPr/>
              </w:pPrChange>
            </w:pPr>
          </w:p>
        </w:tc>
        <w:tc>
          <w:tcPr>
            <w:tcW w:w="1523" w:type="dxa"/>
            <w:vAlign w:val="center"/>
            <w:tcPrChange w:id="1319" w:author="phuong vu" w:date="2018-12-02T23:08:00Z">
              <w:tcPr>
                <w:tcW w:w="1523" w:type="dxa"/>
              </w:tcPr>
            </w:tcPrChange>
          </w:tcPr>
          <w:p w14:paraId="2F27C0B9" w14:textId="77777777" w:rsidR="00D66222" w:rsidRPr="00920004" w:rsidRDefault="00D66222" w:rsidP="00D66222">
            <w:pPr>
              <w:jc w:val="center"/>
              <w:rPr>
                <w:ins w:id="1320" w:author="phuong vu" w:date="2018-12-02T23:05:00Z"/>
                <w:lang w:val="en-US"/>
              </w:rPr>
              <w:pPrChange w:id="1321" w:author="phuong vu" w:date="2018-12-02T23:08:00Z">
                <w:pPr/>
              </w:pPrChange>
            </w:pPr>
          </w:p>
        </w:tc>
      </w:tr>
      <w:tr w:rsidR="00D66222" w:rsidRPr="00920004" w14:paraId="7241F57D" w14:textId="4500FEF5" w:rsidTr="00D66222">
        <w:tc>
          <w:tcPr>
            <w:tcW w:w="709" w:type="dxa"/>
            <w:tcPrChange w:id="1322" w:author="phuong vu" w:date="2018-12-02T23:08:00Z">
              <w:tcPr>
                <w:tcW w:w="709" w:type="dxa"/>
              </w:tcPr>
            </w:tcPrChange>
          </w:tcPr>
          <w:p w14:paraId="654CFF5B" w14:textId="79AF2C45" w:rsidR="00D66222" w:rsidRPr="00920004" w:rsidRDefault="00D66222" w:rsidP="00CF739D">
            <w:pPr>
              <w:rPr>
                <w:lang w:val="en-US"/>
              </w:rPr>
            </w:pPr>
            <w:r w:rsidRPr="00920004">
              <w:rPr>
                <w:lang w:val="en-US"/>
              </w:rPr>
              <w:t>13</w:t>
            </w:r>
          </w:p>
        </w:tc>
        <w:tc>
          <w:tcPr>
            <w:tcW w:w="1451" w:type="dxa"/>
            <w:tcPrChange w:id="1323" w:author="phuong vu" w:date="2018-12-02T23:08:00Z">
              <w:tcPr>
                <w:tcW w:w="1670" w:type="dxa"/>
                <w:gridSpan w:val="2"/>
              </w:tcPr>
            </w:tcPrChange>
          </w:tcPr>
          <w:p w14:paraId="55ED3D58" w14:textId="30B1EF7B" w:rsidR="00D66222" w:rsidRPr="00920004" w:rsidRDefault="00D66222" w:rsidP="00CF739D">
            <w:pPr>
              <w:rPr>
                <w:lang w:val="en-US"/>
              </w:rPr>
            </w:pPr>
            <w:r w:rsidRPr="00920004">
              <w:rPr>
                <w:lang w:val="en-US"/>
              </w:rPr>
              <w:t>GU_06</w:t>
            </w:r>
          </w:p>
        </w:tc>
        <w:tc>
          <w:tcPr>
            <w:tcW w:w="3539" w:type="dxa"/>
            <w:tcPrChange w:id="1324" w:author="phuong vu" w:date="2018-12-02T23:08:00Z">
              <w:tcPr>
                <w:tcW w:w="3320" w:type="dxa"/>
              </w:tcPr>
            </w:tcPrChange>
          </w:tcPr>
          <w:p w14:paraId="09573968" w14:textId="77777777" w:rsidR="00D66222" w:rsidRPr="00920004" w:rsidRDefault="00D66222" w:rsidP="00CF739D">
            <w:pPr>
              <w:rPr>
                <w:lang w:val="en-US"/>
              </w:rPr>
            </w:pPr>
            <w:r w:rsidRPr="00920004">
              <w:rPr>
                <w:lang w:val="en-US"/>
              </w:rPr>
              <w:t>Quản lí trạng thái máy giặt</w:t>
            </w:r>
          </w:p>
        </w:tc>
        <w:tc>
          <w:tcPr>
            <w:tcW w:w="1470" w:type="dxa"/>
            <w:gridSpan w:val="2"/>
            <w:vAlign w:val="center"/>
            <w:tcPrChange w:id="1325" w:author="phuong vu" w:date="2018-12-02T23:08:00Z">
              <w:tcPr>
                <w:tcW w:w="1470" w:type="dxa"/>
                <w:gridSpan w:val="2"/>
              </w:tcPr>
            </w:tcPrChange>
          </w:tcPr>
          <w:p w14:paraId="215A4BA9" w14:textId="77777777" w:rsidR="00D66222" w:rsidRPr="00920004" w:rsidRDefault="00D66222" w:rsidP="00D66222">
            <w:pPr>
              <w:jc w:val="center"/>
              <w:rPr>
                <w:ins w:id="1326" w:author="phuong vu" w:date="2018-12-02T23:05:00Z"/>
                <w:lang w:val="en-US"/>
              </w:rPr>
              <w:pPrChange w:id="1327" w:author="phuong vu" w:date="2018-12-02T23:08:00Z">
                <w:pPr/>
              </w:pPrChange>
            </w:pPr>
          </w:p>
        </w:tc>
        <w:tc>
          <w:tcPr>
            <w:tcW w:w="1523" w:type="dxa"/>
            <w:vAlign w:val="center"/>
            <w:tcPrChange w:id="1328" w:author="phuong vu" w:date="2018-12-02T23:08:00Z">
              <w:tcPr>
                <w:tcW w:w="1523" w:type="dxa"/>
              </w:tcPr>
            </w:tcPrChange>
          </w:tcPr>
          <w:p w14:paraId="5241DC03" w14:textId="77777777" w:rsidR="00D66222" w:rsidRPr="00920004" w:rsidRDefault="00D66222" w:rsidP="00D66222">
            <w:pPr>
              <w:jc w:val="center"/>
              <w:rPr>
                <w:ins w:id="1329" w:author="phuong vu" w:date="2018-12-02T23:05:00Z"/>
                <w:lang w:val="en-US"/>
              </w:rPr>
              <w:pPrChange w:id="1330" w:author="phuong vu" w:date="2018-12-02T23:08:00Z">
                <w:pPr/>
              </w:pPrChange>
            </w:pPr>
          </w:p>
        </w:tc>
      </w:tr>
      <w:tr w:rsidR="00D66222" w:rsidRPr="00920004" w14:paraId="75856C4C" w14:textId="40768385" w:rsidTr="00D66222">
        <w:tc>
          <w:tcPr>
            <w:tcW w:w="709" w:type="dxa"/>
            <w:tcPrChange w:id="1331" w:author="phuong vu" w:date="2018-12-02T23:08:00Z">
              <w:tcPr>
                <w:tcW w:w="709" w:type="dxa"/>
              </w:tcPr>
            </w:tcPrChange>
          </w:tcPr>
          <w:p w14:paraId="6773AAC7" w14:textId="6327CCF8" w:rsidR="00D66222" w:rsidRPr="00CF739D" w:rsidRDefault="00D66222" w:rsidP="00CF739D">
            <w:pPr>
              <w:rPr>
                <w:lang w:val="en-US"/>
              </w:rPr>
            </w:pPr>
            <w:r w:rsidRPr="00920004">
              <w:rPr>
                <w:lang w:val="en-US"/>
              </w:rPr>
              <w:t>14</w:t>
            </w:r>
          </w:p>
        </w:tc>
        <w:tc>
          <w:tcPr>
            <w:tcW w:w="1451" w:type="dxa"/>
            <w:tcPrChange w:id="1332" w:author="phuong vu" w:date="2018-12-02T23:08:00Z">
              <w:tcPr>
                <w:tcW w:w="1670" w:type="dxa"/>
                <w:gridSpan w:val="2"/>
              </w:tcPr>
            </w:tcPrChange>
          </w:tcPr>
          <w:p w14:paraId="5B6B838F" w14:textId="04DCCF47" w:rsidR="00D66222" w:rsidRPr="00920004" w:rsidRDefault="00D66222" w:rsidP="00CF739D">
            <w:pPr>
              <w:rPr>
                <w:lang w:val="en-US"/>
              </w:rPr>
            </w:pPr>
            <w:r w:rsidRPr="00920004">
              <w:rPr>
                <w:lang w:val="en-US"/>
              </w:rPr>
              <w:t>GU_07</w:t>
            </w:r>
          </w:p>
        </w:tc>
        <w:tc>
          <w:tcPr>
            <w:tcW w:w="3539" w:type="dxa"/>
            <w:tcPrChange w:id="1333" w:author="phuong vu" w:date="2018-12-02T23:08:00Z">
              <w:tcPr>
                <w:tcW w:w="3320" w:type="dxa"/>
              </w:tcPr>
            </w:tcPrChange>
          </w:tcPr>
          <w:p w14:paraId="46A2FB09" w14:textId="77777777" w:rsidR="00D66222" w:rsidRPr="00920004" w:rsidRDefault="00D66222" w:rsidP="00CF739D">
            <w:r w:rsidRPr="00920004">
              <w:rPr>
                <w:lang w:val="en-US"/>
              </w:rPr>
              <w:t>Tìm kiếm và lọc quần áo theo loại có sẵn</w:t>
            </w:r>
          </w:p>
        </w:tc>
        <w:tc>
          <w:tcPr>
            <w:tcW w:w="1470" w:type="dxa"/>
            <w:gridSpan w:val="2"/>
            <w:vAlign w:val="center"/>
            <w:tcPrChange w:id="1334" w:author="phuong vu" w:date="2018-12-02T23:08:00Z">
              <w:tcPr>
                <w:tcW w:w="1470" w:type="dxa"/>
                <w:gridSpan w:val="2"/>
              </w:tcPr>
            </w:tcPrChange>
          </w:tcPr>
          <w:p w14:paraId="6D8200E9" w14:textId="77777777" w:rsidR="00D66222" w:rsidRPr="00920004" w:rsidRDefault="00D66222" w:rsidP="00D66222">
            <w:pPr>
              <w:jc w:val="center"/>
              <w:rPr>
                <w:ins w:id="1335" w:author="phuong vu" w:date="2018-12-02T23:05:00Z"/>
                <w:lang w:val="en-US"/>
              </w:rPr>
              <w:pPrChange w:id="1336" w:author="phuong vu" w:date="2018-12-02T23:08:00Z">
                <w:pPr/>
              </w:pPrChange>
            </w:pPr>
          </w:p>
        </w:tc>
        <w:tc>
          <w:tcPr>
            <w:tcW w:w="1523" w:type="dxa"/>
            <w:vAlign w:val="center"/>
            <w:tcPrChange w:id="1337" w:author="phuong vu" w:date="2018-12-02T23:08:00Z">
              <w:tcPr>
                <w:tcW w:w="1523" w:type="dxa"/>
              </w:tcPr>
            </w:tcPrChange>
          </w:tcPr>
          <w:p w14:paraId="1DA04E00" w14:textId="77777777" w:rsidR="00D66222" w:rsidRPr="00920004" w:rsidRDefault="00D66222" w:rsidP="00D66222">
            <w:pPr>
              <w:jc w:val="center"/>
              <w:rPr>
                <w:ins w:id="1338" w:author="phuong vu" w:date="2018-12-02T23:05:00Z"/>
                <w:lang w:val="en-US"/>
              </w:rPr>
              <w:pPrChange w:id="1339" w:author="phuong vu" w:date="2018-12-02T23:08:00Z">
                <w:pPr/>
              </w:pPrChange>
            </w:pPr>
          </w:p>
        </w:tc>
      </w:tr>
      <w:tr w:rsidR="00D66222" w:rsidRPr="00920004" w14:paraId="1031E986" w14:textId="226B9377" w:rsidTr="00D66222">
        <w:tc>
          <w:tcPr>
            <w:tcW w:w="709" w:type="dxa"/>
            <w:tcPrChange w:id="1340" w:author="phuong vu" w:date="2018-12-02T23:08:00Z">
              <w:tcPr>
                <w:tcW w:w="709" w:type="dxa"/>
              </w:tcPr>
            </w:tcPrChange>
          </w:tcPr>
          <w:p w14:paraId="1A988C42" w14:textId="196D9BD0" w:rsidR="00D66222" w:rsidRPr="00CF739D" w:rsidRDefault="00D66222" w:rsidP="00CF739D">
            <w:pPr>
              <w:rPr>
                <w:lang w:val="en-US"/>
              </w:rPr>
            </w:pPr>
            <w:r w:rsidRPr="00920004">
              <w:rPr>
                <w:lang w:val="en-US"/>
              </w:rPr>
              <w:t>15</w:t>
            </w:r>
          </w:p>
        </w:tc>
        <w:tc>
          <w:tcPr>
            <w:tcW w:w="1451" w:type="dxa"/>
            <w:tcPrChange w:id="1341" w:author="phuong vu" w:date="2018-12-02T23:08:00Z">
              <w:tcPr>
                <w:tcW w:w="1670" w:type="dxa"/>
                <w:gridSpan w:val="2"/>
              </w:tcPr>
            </w:tcPrChange>
          </w:tcPr>
          <w:p w14:paraId="69498223" w14:textId="30542EC0" w:rsidR="00D66222" w:rsidRPr="00920004" w:rsidRDefault="00D66222" w:rsidP="00CF739D">
            <w:pPr>
              <w:rPr>
                <w:lang w:val="en-US"/>
              </w:rPr>
            </w:pPr>
            <w:r w:rsidRPr="00920004">
              <w:rPr>
                <w:lang w:val="en-US"/>
              </w:rPr>
              <w:t>GU_08</w:t>
            </w:r>
          </w:p>
        </w:tc>
        <w:tc>
          <w:tcPr>
            <w:tcW w:w="3539" w:type="dxa"/>
            <w:tcPrChange w:id="1342" w:author="phuong vu" w:date="2018-12-02T23:08:00Z">
              <w:tcPr>
                <w:tcW w:w="3320" w:type="dxa"/>
              </w:tcPr>
            </w:tcPrChange>
          </w:tcPr>
          <w:p w14:paraId="44126177" w14:textId="77777777" w:rsidR="00D66222" w:rsidRPr="00920004" w:rsidRDefault="00D66222" w:rsidP="00CF739D">
            <w:r w:rsidRPr="00920004">
              <w:rPr>
                <w:lang w:val="en-US"/>
              </w:rPr>
              <w:t>Tìm kiếm đơn hàng</w:t>
            </w:r>
          </w:p>
        </w:tc>
        <w:tc>
          <w:tcPr>
            <w:tcW w:w="1470" w:type="dxa"/>
            <w:gridSpan w:val="2"/>
            <w:vAlign w:val="center"/>
            <w:tcPrChange w:id="1343" w:author="phuong vu" w:date="2018-12-02T23:08:00Z">
              <w:tcPr>
                <w:tcW w:w="1470" w:type="dxa"/>
                <w:gridSpan w:val="2"/>
              </w:tcPr>
            </w:tcPrChange>
          </w:tcPr>
          <w:p w14:paraId="0964069F" w14:textId="77777777" w:rsidR="00D66222" w:rsidRPr="00920004" w:rsidRDefault="00D66222" w:rsidP="00D66222">
            <w:pPr>
              <w:jc w:val="center"/>
              <w:rPr>
                <w:ins w:id="1344" w:author="phuong vu" w:date="2018-12-02T23:05:00Z"/>
                <w:lang w:val="en-US"/>
              </w:rPr>
              <w:pPrChange w:id="1345" w:author="phuong vu" w:date="2018-12-02T23:08:00Z">
                <w:pPr/>
              </w:pPrChange>
            </w:pPr>
          </w:p>
        </w:tc>
        <w:tc>
          <w:tcPr>
            <w:tcW w:w="1523" w:type="dxa"/>
            <w:vAlign w:val="center"/>
            <w:tcPrChange w:id="1346" w:author="phuong vu" w:date="2018-12-02T23:08:00Z">
              <w:tcPr>
                <w:tcW w:w="1523" w:type="dxa"/>
              </w:tcPr>
            </w:tcPrChange>
          </w:tcPr>
          <w:p w14:paraId="1404EFC9" w14:textId="77777777" w:rsidR="00D66222" w:rsidRPr="00920004" w:rsidRDefault="00D66222" w:rsidP="00D66222">
            <w:pPr>
              <w:jc w:val="center"/>
              <w:rPr>
                <w:ins w:id="1347" w:author="phuong vu" w:date="2018-12-02T23:05:00Z"/>
                <w:lang w:val="en-US"/>
              </w:rPr>
              <w:pPrChange w:id="1348" w:author="phuong vu" w:date="2018-12-02T23:08:00Z">
                <w:pPr/>
              </w:pPrChange>
            </w:pPr>
          </w:p>
        </w:tc>
      </w:tr>
      <w:tr w:rsidR="00D66222" w:rsidRPr="00920004" w14:paraId="48F4ACD9" w14:textId="3063257B" w:rsidTr="00D66222">
        <w:tc>
          <w:tcPr>
            <w:tcW w:w="709" w:type="dxa"/>
            <w:tcPrChange w:id="1349" w:author="phuong vu" w:date="2018-12-02T23:08:00Z">
              <w:tcPr>
                <w:tcW w:w="709" w:type="dxa"/>
              </w:tcPr>
            </w:tcPrChange>
          </w:tcPr>
          <w:p w14:paraId="65D8849B" w14:textId="58C7A619" w:rsidR="00D66222" w:rsidRPr="00920004" w:rsidRDefault="00D66222" w:rsidP="00CF739D">
            <w:pPr>
              <w:rPr>
                <w:lang w:val="en-US"/>
              </w:rPr>
            </w:pPr>
            <w:r w:rsidRPr="00920004">
              <w:rPr>
                <w:lang w:val="en-US"/>
              </w:rPr>
              <w:t>16</w:t>
            </w:r>
          </w:p>
        </w:tc>
        <w:tc>
          <w:tcPr>
            <w:tcW w:w="1451" w:type="dxa"/>
            <w:tcPrChange w:id="1350" w:author="phuong vu" w:date="2018-12-02T23:08:00Z">
              <w:tcPr>
                <w:tcW w:w="1670" w:type="dxa"/>
                <w:gridSpan w:val="2"/>
              </w:tcPr>
            </w:tcPrChange>
          </w:tcPr>
          <w:p w14:paraId="3E6420B9" w14:textId="0CFF20AA" w:rsidR="00D66222" w:rsidRPr="00920004" w:rsidRDefault="00D66222" w:rsidP="00CF739D">
            <w:pPr>
              <w:rPr>
                <w:lang w:val="en-US"/>
              </w:rPr>
            </w:pPr>
            <w:r w:rsidRPr="00920004">
              <w:rPr>
                <w:lang w:val="en-US"/>
              </w:rPr>
              <w:t>GU_09</w:t>
            </w:r>
          </w:p>
        </w:tc>
        <w:tc>
          <w:tcPr>
            <w:tcW w:w="3539" w:type="dxa"/>
            <w:tcPrChange w:id="1351" w:author="phuong vu" w:date="2018-12-02T23:08:00Z">
              <w:tcPr>
                <w:tcW w:w="3320" w:type="dxa"/>
              </w:tcPr>
            </w:tcPrChange>
          </w:tcPr>
          <w:p w14:paraId="2248410F" w14:textId="77777777" w:rsidR="00D66222" w:rsidRPr="00920004" w:rsidRDefault="00D66222" w:rsidP="00CF739D">
            <w:r w:rsidRPr="00920004">
              <w:t>Đăng nhập</w:t>
            </w:r>
          </w:p>
        </w:tc>
        <w:tc>
          <w:tcPr>
            <w:tcW w:w="1470" w:type="dxa"/>
            <w:gridSpan w:val="2"/>
            <w:vAlign w:val="center"/>
            <w:tcPrChange w:id="1352" w:author="phuong vu" w:date="2018-12-02T23:08:00Z">
              <w:tcPr>
                <w:tcW w:w="1470" w:type="dxa"/>
                <w:gridSpan w:val="2"/>
              </w:tcPr>
            </w:tcPrChange>
          </w:tcPr>
          <w:p w14:paraId="17BA3B8C" w14:textId="77777777" w:rsidR="00D66222" w:rsidRPr="00920004" w:rsidRDefault="00D66222" w:rsidP="00D66222">
            <w:pPr>
              <w:jc w:val="center"/>
              <w:rPr>
                <w:ins w:id="1353" w:author="phuong vu" w:date="2018-12-02T23:05:00Z"/>
              </w:rPr>
              <w:pPrChange w:id="1354" w:author="phuong vu" w:date="2018-12-02T23:08:00Z">
                <w:pPr/>
              </w:pPrChange>
            </w:pPr>
          </w:p>
        </w:tc>
        <w:tc>
          <w:tcPr>
            <w:tcW w:w="1523" w:type="dxa"/>
            <w:vAlign w:val="center"/>
            <w:tcPrChange w:id="1355" w:author="phuong vu" w:date="2018-12-02T23:08:00Z">
              <w:tcPr>
                <w:tcW w:w="1523" w:type="dxa"/>
              </w:tcPr>
            </w:tcPrChange>
          </w:tcPr>
          <w:p w14:paraId="66A1B95F" w14:textId="77777777" w:rsidR="00D66222" w:rsidRPr="00920004" w:rsidRDefault="00D66222" w:rsidP="00D66222">
            <w:pPr>
              <w:jc w:val="center"/>
              <w:rPr>
                <w:ins w:id="1356" w:author="phuong vu" w:date="2018-12-02T23:05:00Z"/>
              </w:rPr>
              <w:pPrChange w:id="1357" w:author="phuong vu" w:date="2018-12-02T23:08:00Z">
                <w:pPr/>
              </w:pPrChange>
            </w:pPr>
          </w:p>
        </w:tc>
      </w:tr>
      <w:tr w:rsidR="00D66222" w:rsidRPr="00920004" w14:paraId="408DC690" w14:textId="23A013E7" w:rsidTr="00D66222">
        <w:tc>
          <w:tcPr>
            <w:tcW w:w="709" w:type="dxa"/>
            <w:tcPrChange w:id="1358" w:author="phuong vu" w:date="2018-12-02T23:08:00Z">
              <w:tcPr>
                <w:tcW w:w="709" w:type="dxa"/>
              </w:tcPr>
            </w:tcPrChange>
          </w:tcPr>
          <w:p w14:paraId="6D97D6D9" w14:textId="5AE8BF79" w:rsidR="00D66222" w:rsidRPr="00920004" w:rsidRDefault="00D66222" w:rsidP="00CF739D">
            <w:pPr>
              <w:rPr>
                <w:lang w:val="en-US"/>
              </w:rPr>
            </w:pPr>
            <w:r w:rsidRPr="00920004">
              <w:rPr>
                <w:lang w:val="en-US"/>
              </w:rPr>
              <w:lastRenderedPageBreak/>
              <w:t>17</w:t>
            </w:r>
          </w:p>
        </w:tc>
        <w:tc>
          <w:tcPr>
            <w:tcW w:w="1451" w:type="dxa"/>
            <w:tcPrChange w:id="1359" w:author="phuong vu" w:date="2018-12-02T23:08:00Z">
              <w:tcPr>
                <w:tcW w:w="1451" w:type="dxa"/>
              </w:tcPr>
            </w:tcPrChange>
          </w:tcPr>
          <w:p w14:paraId="751A30C0" w14:textId="33E8DF73" w:rsidR="00D66222" w:rsidRPr="00920004" w:rsidRDefault="00D66222" w:rsidP="00CF739D">
            <w:pPr>
              <w:rPr>
                <w:lang w:val="en-US"/>
              </w:rPr>
            </w:pPr>
            <w:r w:rsidRPr="00920004">
              <w:rPr>
                <w:lang w:val="en-US"/>
              </w:rPr>
              <w:t>GU_10</w:t>
            </w:r>
          </w:p>
        </w:tc>
        <w:tc>
          <w:tcPr>
            <w:tcW w:w="3539" w:type="dxa"/>
            <w:tcPrChange w:id="1360" w:author="phuong vu" w:date="2018-12-02T23:08:00Z">
              <w:tcPr>
                <w:tcW w:w="3539" w:type="dxa"/>
                <w:gridSpan w:val="2"/>
              </w:tcPr>
            </w:tcPrChange>
          </w:tcPr>
          <w:p w14:paraId="08CD2193" w14:textId="77777777" w:rsidR="00D66222" w:rsidRPr="00920004" w:rsidRDefault="00D66222" w:rsidP="00CF739D">
            <w:r w:rsidRPr="00920004">
              <w:t>Đăng xuất</w:t>
            </w:r>
          </w:p>
        </w:tc>
        <w:tc>
          <w:tcPr>
            <w:tcW w:w="1455" w:type="dxa"/>
            <w:vAlign w:val="center"/>
            <w:tcPrChange w:id="1361" w:author="phuong vu" w:date="2018-12-02T23:08:00Z">
              <w:tcPr>
                <w:tcW w:w="1455" w:type="dxa"/>
              </w:tcPr>
            </w:tcPrChange>
          </w:tcPr>
          <w:p w14:paraId="1BCB8894" w14:textId="77777777" w:rsidR="00D66222" w:rsidRPr="00920004" w:rsidRDefault="00D66222" w:rsidP="00D66222">
            <w:pPr>
              <w:jc w:val="center"/>
              <w:rPr>
                <w:ins w:id="1362" w:author="phuong vu" w:date="2018-12-02T23:05:00Z"/>
              </w:rPr>
              <w:pPrChange w:id="1363" w:author="phuong vu" w:date="2018-12-02T23:08:00Z">
                <w:pPr/>
              </w:pPrChange>
            </w:pPr>
          </w:p>
        </w:tc>
        <w:tc>
          <w:tcPr>
            <w:tcW w:w="1538" w:type="dxa"/>
            <w:gridSpan w:val="2"/>
            <w:vAlign w:val="center"/>
            <w:tcPrChange w:id="1364" w:author="phuong vu" w:date="2018-12-02T23:08:00Z">
              <w:tcPr>
                <w:tcW w:w="1538" w:type="dxa"/>
                <w:gridSpan w:val="2"/>
              </w:tcPr>
            </w:tcPrChange>
          </w:tcPr>
          <w:p w14:paraId="4F285CA9" w14:textId="77777777" w:rsidR="00D66222" w:rsidRPr="00920004" w:rsidRDefault="00D66222" w:rsidP="00D66222">
            <w:pPr>
              <w:jc w:val="center"/>
              <w:rPr>
                <w:ins w:id="1365" w:author="phuong vu" w:date="2018-12-02T23:05:00Z"/>
              </w:rPr>
              <w:pPrChange w:id="1366" w:author="phuong vu" w:date="2018-12-02T23:08:00Z">
                <w:pPr/>
              </w:pPrChange>
            </w:pPr>
          </w:p>
        </w:tc>
      </w:tr>
      <w:tr w:rsidR="00D66222" w:rsidRPr="00920004" w14:paraId="70C7D8B6" w14:textId="09FED53B" w:rsidTr="00D66222">
        <w:tc>
          <w:tcPr>
            <w:tcW w:w="709" w:type="dxa"/>
            <w:tcPrChange w:id="1367" w:author="phuong vu" w:date="2018-12-02T23:08:00Z">
              <w:tcPr>
                <w:tcW w:w="709" w:type="dxa"/>
              </w:tcPr>
            </w:tcPrChange>
          </w:tcPr>
          <w:p w14:paraId="1A076B11" w14:textId="4985DAB5" w:rsidR="00D66222" w:rsidRPr="00920004" w:rsidRDefault="00D66222" w:rsidP="00CF739D">
            <w:pPr>
              <w:rPr>
                <w:lang w:val="en-US"/>
              </w:rPr>
            </w:pPr>
            <w:r w:rsidRPr="00920004">
              <w:rPr>
                <w:lang w:val="en-US"/>
              </w:rPr>
              <w:t>18</w:t>
            </w:r>
          </w:p>
        </w:tc>
        <w:tc>
          <w:tcPr>
            <w:tcW w:w="1451" w:type="dxa"/>
            <w:tcPrChange w:id="1368" w:author="phuong vu" w:date="2018-12-02T23:08:00Z">
              <w:tcPr>
                <w:tcW w:w="1451" w:type="dxa"/>
              </w:tcPr>
            </w:tcPrChange>
          </w:tcPr>
          <w:p w14:paraId="29A31C1B" w14:textId="7C7C0DA0" w:rsidR="00D66222" w:rsidRPr="00920004" w:rsidRDefault="00D66222" w:rsidP="00CF739D">
            <w:pPr>
              <w:rPr>
                <w:lang w:val="en-US"/>
              </w:rPr>
            </w:pPr>
            <w:r w:rsidRPr="00920004">
              <w:rPr>
                <w:lang w:val="en-US"/>
              </w:rPr>
              <w:t>GU_11</w:t>
            </w:r>
          </w:p>
        </w:tc>
        <w:tc>
          <w:tcPr>
            <w:tcW w:w="3539" w:type="dxa"/>
            <w:tcPrChange w:id="1369" w:author="phuong vu" w:date="2018-12-02T23:08:00Z">
              <w:tcPr>
                <w:tcW w:w="3539" w:type="dxa"/>
                <w:gridSpan w:val="2"/>
              </w:tcPr>
            </w:tcPrChange>
          </w:tcPr>
          <w:p w14:paraId="717A02BC" w14:textId="77777777" w:rsidR="00D66222" w:rsidRPr="00920004" w:rsidRDefault="00D66222" w:rsidP="00CF739D">
            <w:pPr>
              <w:rPr>
                <w:lang w:val="en-US"/>
              </w:rPr>
            </w:pPr>
            <w:r w:rsidRPr="00920004">
              <w:rPr>
                <w:lang w:val="en-US"/>
              </w:rPr>
              <w:t>Đăng kí tài khoản khách hàng</w:t>
            </w:r>
          </w:p>
        </w:tc>
        <w:tc>
          <w:tcPr>
            <w:tcW w:w="1455" w:type="dxa"/>
            <w:vAlign w:val="center"/>
            <w:tcPrChange w:id="1370" w:author="phuong vu" w:date="2018-12-02T23:08:00Z">
              <w:tcPr>
                <w:tcW w:w="1455" w:type="dxa"/>
              </w:tcPr>
            </w:tcPrChange>
          </w:tcPr>
          <w:p w14:paraId="33E1AFBD" w14:textId="77777777" w:rsidR="00D66222" w:rsidRPr="00920004" w:rsidRDefault="00D66222" w:rsidP="00D66222">
            <w:pPr>
              <w:jc w:val="center"/>
              <w:rPr>
                <w:ins w:id="1371" w:author="phuong vu" w:date="2018-12-02T23:05:00Z"/>
                <w:lang w:val="en-US"/>
              </w:rPr>
              <w:pPrChange w:id="1372" w:author="phuong vu" w:date="2018-12-02T23:08:00Z">
                <w:pPr/>
              </w:pPrChange>
            </w:pPr>
          </w:p>
        </w:tc>
        <w:tc>
          <w:tcPr>
            <w:tcW w:w="1538" w:type="dxa"/>
            <w:gridSpan w:val="2"/>
            <w:vAlign w:val="center"/>
            <w:tcPrChange w:id="1373" w:author="phuong vu" w:date="2018-12-02T23:08:00Z">
              <w:tcPr>
                <w:tcW w:w="1538" w:type="dxa"/>
                <w:gridSpan w:val="2"/>
              </w:tcPr>
            </w:tcPrChange>
          </w:tcPr>
          <w:p w14:paraId="1046E4DF" w14:textId="77777777" w:rsidR="00D66222" w:rsidRPr="00920004" w:rsidRDefault="00D66222" w:rsidP="00D66222">
            <w:pPr>
              <w:jc w:val="center"/>
              <w:rPr>
                <w:ins w:id="1374" w:author="phuong vu" w:date="2018-12-02T23:05:00Z"/>
                <w:lang w:val="en-US"/>
              </w:rPr>
              <w:pPrChange w:id="1375" w:author="phuong vu" w:date="2018-12-02T23:08:00Z">
                <w:pPr/>
              </w:pPrChange>
            </w:pPr>
          </w:p>
        </w:tc>
      </w:tr>
    </w:tbl>
    <w:p w14:paraId="3DD1A60B" w14:textId="2A24CC4C" w:rsidR="00694700" w:rsidRPr="00920004" w:rsidRDefault="00694700">
      <w:pPr>
        <w:pStyle w:val="Caption"/>
      </w:pPr>
      <w:bookmarkStart w:id="1376" w:name="_Ref531349213"/>
      <w:bookmarkStart w:id="1377" w:name="_Toc53150454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w:t>
      </w:r>
      <w:r w:rsidR="00D632EE" w:rsidRPr="00CF739D">
        <w:fldChar w:fldCharType="end"/>
      </w:r>
      <w:bookmarkEnd w:id="1376"/>
      <w:r w:rsidRPr="00CF739D">
        <w:t xml:space="preserve"> Các chức năng hệ thống</w:t>
      </w:r>
      <w:bookmarkEnd w:id="1377"/>
    </w:p>
    <w:p w14:paraId="327AC6F4" w14:textId="66E2F7EB" w:rsidR="00382451" w:rsidRPr="00920004" w:rsidRDefault="001964D1">
      <w:pPr>
        <w:pStyle w:val="Heading3"/>
      </w:pPr>
      <w:bookmarkStart w:id="1378" w:name="_Toc531502225"/>
      <w:r w:rsidRPr="00920004">
        <w:t>Sơ đồ USE CASE</w:t>
      </w:r>
      <w:bookmarkEnd w:id="1378"/>
    </w:p>
    <w:p w14:paraId="2B2F4812" w14:textId="199CA877" w:rsidR="00382451" w:rsidRPr="00920004" w:rsidRDefault="00382451">
      <w:pPr>
        <w:rPr>
          <w:lang w:val="en-US"/>
        </w:rPr>
      </w:pPr>
      <w:r w:rsidRPr="00920004">
        <w:rPr>
          <w:lang w:val="en-US"/>
        </w:rPr>
        <w:tab/>
        <w:t xml:space="preserve">Hệ thống bao gồm 2 nhóm người dùng chính: Nhân viên </w:t>
      </w:r>
      <w:r w:rsidR="009828DA" w:rsidRPr="00920004">
        <w:rPr>
          <w:lang w:val="en-US"/>
        </w:rPr>
        <w:t>cửa hàng</w:t>
      </w:r>
      <w:r w:rsidRPr="00920004">
        <w:rPr>
          <w:lang w:val="en-US"/>
        </w:rPr>
        <w:t xml:space="preserve"> và khách hàng</w:t>
      </w:r>
      <w:r w:rsidR="001964D1" w:rsidRPr="00920004">
        <w:rPr>
          <w:lang w:val="en-US"/>
        </w:rPr>
        <w:t xml:space="preserve"> ứng với các chức năng có thể thao tác với hệ thống như </w:t>
      </w:r>
      <w:r w:rsidR="001964D1" w:rsidRPr="00CF739D">
        <w:rPr>
          <w:lang w:val="en-US"/>
        </w:rPr>
        <w:fldChar w:fldCharType="begin"/>
      </w:r>
      <w:r w:rsidR="001964D1" w:rsidRPr="00920004">
        <w:rPr>
          <w:lang w:val="en-US"/>
        </w:rPr>
        <w:instrText xml:space="preserve"> REF _Ref531336056 \h </w:instrText>
      </w:r>
      <w:r w:rsidR="00AB70EF" w:rsidRPr="00920004">
        <w:rPr>
          <w:lang w:val="en-US"/>
        </w:rPr>
        <w:instrText xml:space="preserve"> \* MERGEFORMAT </w:instrText>
      </w:r>
      <w:r w:rsidR="001964D1" w:rsidRPr="00CF739D">
        <w:rPr>
          <w:lang w:val="en-US"/>
        </w:rPr>
      </w:r>
      <w:r w:rsidR="001964D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3</w:t>
      </w:r>
      <w:r w:rsidR="001964D1" w:rsidRPr="00CF739D">
        <w:rPr>
          <w:lang w:val="en-US"/>
        </w:rPr>
        <w:fldChar w:fldCharType="end"/>
      </w:r>
      <w:r w:rsidRPr="00920004">
        <w:rPr>
          <w:lang w:val="en-US"/>
        </w:rPr>
        <w:t>:</w:t>
      </w:r>
    </w:p>
    <w:p w14:paraId="4FECB4AD" w14:textId="05FA6AE7" w:rsidR="00382451" w:rsidRPr="00920004" w:rsidRDefault="00382451" w:rsidP="00CF739D">
      <w:pPr>
        <w:ind w:firstLine="720"/>
        <w:rPr>
          <w:lang w:val="en-US"/>
        </w:rPr>
      </w:pPr>
      <w:r w:rsidRPr="00920004">
        <w:rPr>
          <w:lang w:val="en-US"/>
        </w:rPr>
        <w:t xml:space="preserve">- </w:t>
      </w:r>
      <w:r w:rsidRPr="00CF739D">
        <w:rPr>
          <w:lang w:val="en-US"/>
        </w:rPr>
        <w:t xml:space="preserve">Nhân viên </w:t>
      </w:r>
      <w:r w:rsidR="009828DA" w:rsidRPr="00CF739D">
        <w:rPr>
          <w:lang w:val="en-US"/>
        </w:rPr>
        <w:t>cửa hàng</w:t>
      </w:r>
      <w:r w:rsidRPr="00CF739D">
        <w:rPr>
          <w:lang w:val="en-US"/>
        </w:rPr>
        <w:t xml:space="preserve">: </w:t>
      </w:r>
      <w:r w:rsidRPr="00920004">
        <w:rPr>
          <w:lang w:val="en-US"/>
        </w:rPr>
        <w:t>Để đáp ứng các khâu trong việc xử lí đơn hàng, nhận viên cửa hàng được chia làm ba loại nhận viên chính:</w:t>
      </w:r>
    </w:p>
    <w:p w14:paraId="46DC3E65" w14:textId="77777777" w:rsidR="00382451" w:rsidRPr="00920004" w:rsidRDefault="00382451">
      <w:pPr>
        <w:rPr>
          <w:lang w:val="en-US"/>
        </w:rPr>
      </w:pPr>
      <w:r w:rsidRPr="00920004">
        <w:rPr>
          <w:lang w:val="en-US"/>
        </w:rPr>
        <w:tab/>
      </w:r>
      <w:r w:rsidRPr="00920004">
        <w:rPr>
          <w:lang w:val="en-US"/>
        </w:rPr>
        <w:tab/>
        <w:t xml:space="preserve">+ </w:t>
      </w:r>
      <w:r w:rsidRPr="00CF739D">
        <w:rPr>
          <w:lang w:val="en-US"/>
        </w:rPr>
        <w:t xml:space="preserve">Nhân viên quản lí đơn hàng: </w:t>
      </w:r>
      <w:r w:rsidRPr="00920004">
        <w:rPr>
          <w:lang w:val="en-US"/>
        </w:rPr>
        <w:t xml:space="preserve">Là người dùng hiện tại có nhiều quyền </w:t>
      </w:r>
      <w:r w:rsidRPr="00920004">
        <w:rPr>
          <w:lang w:val="en-US"/>
        </w:rPr>
        <w:tab/>
        <w:t>nhất trong việc quyết định xử lí đơn hang với mã là STAFF_01.</w:t>
      </w:r>
    </w:p>
    <w:p w14:paraId="0A52719A" w14:textId="61A9F170" w:rsidR="00382451" w:rsidRPr="00920004" w:rsidRDefault="00382451" w:rsidP="00CF739D">
      <w:pPr>
        <w:ind w:left="720" w:firstLine="720"/>
        <w:rPr>
          <w:lang w:val="en-US"/>
        </w:rPr>
      </w:pPr>
      <w:r w:rsidRPr="00920004">
        <w:rPr>
          <w:lang w:val="en-US"/>
        </w:rPr>
        <w:t xml:space="preserve">+ </w:t>
      </w:r>
      <w:r w:rsidRPr="00CF739D">
        <w:rPr>
          <w:lang w:val="en-US"/>
        </w:rPr>
        <w:t xml:space="preserve">Nhân viên xử lí đơn hàng: </w:t>
      </w:r>
      <w:r w:rsidRPr="00920004">
        <w:rPr>
          <w:lang w:val="en-US"/>
        </w:rPr>
        <w:t>Là người có nhiệm vụ cập nhật trạng thái đơn hàng khi bắt đầu xử lí đơn hàng cũng như sau khi hoàn tất đơn hàng với mã là STAFF_02.</w:t>
      </w:r>
    </w:p>
    <w:p w14:paraId="17DCCA4F" w14:textId="1685EA91" w:rsidR="00382451" w:rsidRPr="00920004" w:rsidRDefault="00382451" w:rsidP="00CF739D">
      <w:pPr>
        <w:ind w:left="720" w:firstLine="720"/>
        <w:rPr>
          <w:lang w:val="en-US"/>
        </w:rPr>
      </w:pPr>
      <w:r w:rsidRPr="00920004">
        <w:rPr>
          <w:lang w:val="en-US"/>
        </w:rPr>
        <w:t xml:space="preserve">+ </w:t>
      </w:r>
      <w:r w:rsidRPr="00CF739D">
        <w:rPr>
          <w:lang w:val="en-US"/>
        </w:rPr>
        <w:t>Nhân viên nhận và trả quần áo:</w:t>
      </w:r>
      <w:r w:rsidRPr="00920004">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hang với mã là STAFF_03.</w:t>
      </w:r>
    </w:p>
    <w:p w14:paraId="1993DA5B" w14:textId="476CEDC9" w:rsidR="00694700" w:rsidRPr="00CF739D" w:rsidRDefault="00382451" w:rsidP="00CF739D">
      <w:pPr>
        <w:ind w:firstLine="720"/>
      </w:pPr>
      <w:r w:rsidRPr="00CF739D">
        <w:rPr>
          <w:lang w:val="en-US"/>
        </w:rPr>
        <w:t xml:space="preserve">- Khách hàng: Là người dùng có thể đặt đơn hàng từ ứng dụng điện thoại hoặc trực tiếp từ cửa hàng. </w:t>
      </w:r>
    </w:p>
    <w:p w14:paraId="582C9BF1" w14:textId="4029EB70" w:rsidR="00694700" w:rsidRPr="00920004" w:rsidRDefault="00D13FEA" w:rsidP="00CF739D">
      <w:pPr>
        <w:spacing w:before="240" w:line="0" w:lineRule="atLeast"/>
        <w:jc w:val="center"/>
      </w:pPr>
      <w:bookmarkStart w:id="1379" w:name="_GoBack"/>
      <w:bookmarkEnd w:id="1379"/>
      <w:r w:rsidRPr="00D13FEA">
        <w:rPr>
          <w:noProof/>
        </w:rPr>
        <w:lastRenderedPageBreak/>
        <w:drawing>
          <wp:inline distT="0" distB="0" distL="0" distR="0" wp14:anchorId="076131FE" wp14:editId="27A2FEFD">
            <wp:extent cx="8046720" cy="5530528"/>
            <wp:effectExtent l="952"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8081589" cy="5554493"/>
                    </a:xfrm>
                    <a:prstGeom prst="rect">
                      <a:avLst/>
                    </a:prstGeom>
                    <a:noFill/>
                    <a:ln>
                      <a:noFill/>
                    </a:ln>
                  </pic:spPr>
                </pic:pic>
              </a:graphicData>
            </a:graphic>
          </wp:inline>
        </w:drawing>
      </w:r>
    </w:p>
    <w:p w14:paraId="42673FF2" w14:textId="2B6BB631" w:rsidR="00694700" w:rsidRPr="00920004" w:rsidRDefault="00694700" w:rsidP="00CF739D">
      <w:pPr>
        <w:pStyle w:val="Caption"/>
      </w:pPr>
      <w:bookmarkStart w:id="1380" w:name="_Ref531336056"/>
      <w:bookmarkStart w:id="1381" w:name="_Toc531380472"/>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1</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w:t>
      </w:r>
      <w:r w:rsidR="00EF3636" w:rsidRPr="00CF739D">
        <w:fldChar w:fldCharType="end"/>
      </w:r>
      <w:bookmarkEnd w:id="1380"/>
      <w:r w:rsidRPr="00CF739D">
        <w:t xml:space="preserve"> </w:t>
      </w:r>
      <w:r w:rsidR="00FB4E11" w:rsidRPr="00CF739D">
        <w:t>Giới thiệu chức năng tương ứng với bốn loại người dùng</w:t>
      </w:r>
      <w:bookmarkEnd w:id="1381"/>
    </w:p>
    <w:p w14:paraId="3CF1CD1D" w14:textId="77777777" w:rsidR="00382451" w:rsidRPr="00CF739D" w:rsidRDefault="00382451" w:rsidP="00373334">
      <w:pPr>
        <w:pStyle w:val="Heading2"/>
        <w:pPrChange w:id="1382" w:author="phuong vu" w:date="2018-12-02T09:08:00Z">
          <w:pPr>
            <w:pStyle w:val="Heading2"/>
            <w:spacing w:before="240" w:line="0" w:lineRule="atLeast"/>
          </w:pPr>
        </w:pPrChange>
      </w:pPr>
      <w:bookmarkStart w:id="1383" w:name="_Toc531502226"/>
      <w:r w:rsidRPr="00CF739D">
        <w:lastRenderedPageBreak/>
        <w:t>Môi trường vận hành</w:t>
      </w:r>
      <w:bookmarkEnd w:id="1383"/>
    </w:p>
    <w:p w14:paraId="2356B438" w14:textId="508399B3" w:rsidR="00382451" w:rsidRPr="00920004" w:rsidRDefault="00231093" w:rsidP="00CF739D">
      <w:pPr>
        <w:ind w:left="86"/>
      </w:pPr>
      <w:r>
        <w:tab/>
      </w:r>
      <w:r>
        <w:rPr>
          <w:lang w:val="en-US"/>
        </w:rPr>
        <w:t xml:space="preserve">- </w:t>
      </w:r>
      <w:r w:rsidR="00382451" w:rsidRPr="00CF739D">
        <w:t xml:space="preserve">Đối với ứng dụng đặt đơn hàng chỉ hỗ trợ trên nền tảng </w:t>
      </w:r>
      <w:r w:rsidR="00083585" w:rsidRPr="00920004">
        <w:t>Android</w:t>
      </w:r>
      <w:r w:rsidR="00382451" w:rsidRPr="00CF739D">
        <w:t xml:space="preserve"> với phiên bản từ 5.0 trở lên, được sử dụng bởi người dùng là Khách hàng.</w:t>
      </w:r>
    </w:p>
    <w:p w14:paraId="504C8449" w14:textId="6F7FB28A" w:rsidR="00382451" w:rsidRPr="00CF739D" w:rsidRDefault="00231093" w:rsidP="00CF739D">
      <w:pPr>
        <w:ind w:firstLine="720"/>
      </w:pPr>
      <w:r>
        <w:rPr>
          <w:lang w:val="en-US"/>
        </w:rPr>
        <w:t xml:space="preserve">- </w:t>
      </w:r>
      <w:r w:rsidR="00382451" w:rsidRPr="00CF739D">
        <w:t xml:space="preserve">Đối với trang web quản lí dành cho người dùng là Nhân viên </w:t>
      </w:r>
      <w:r w:rsidR="001526C3" w:rsidRPr="00CF739D">
        <w:t>chi nhánh</w:t>
      </w:r>
      <w:r w:rsidR="00382451" w:rsidRPr="00CF739D">
        <w:t xml:space="preserve"> 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020E8C68" w14:textId="29B6034E" w:rsidR="00382451" w:rsidRPr="00CF739D" w:rsidRDefault="00231093" w:rsidP="00CF739D">
      <w:pPr>
        <w:ind w:firstLine="662"/>
      </w:pPr>
      <w:r>
        <w:rPr>
          <w:lang w:val="en-US"/>
        </w:rPr>
        <w:t xml:space="preserve">- </w:t>
      </w:r>
      <w:r w:rsidR="00184C15" w:rsidRPr="00920004">
        <w:t>Máy chủ</w:t>
      </w:r>
      <w:r w:rsidR="00382451" w:rsidRPr="00CF739D">
        <w:t xml:space="preserve"> API được viết bằng </w:t>
      </w:r>
      <w:r w:rsidR="00B7137A" w:rsidRPr="00920004">
        <w:rPr>
          <w:lang w:val="en-US"/>
        </w:rPr>
        <w:t xml:space="preserve">NodeJS </w:t>
      </w:r>
      <w:r w:rsidR="00382451" w:rsidRPr="00CF739D">
        <w:t xml:space="preserve">và </w:t>
      </w:r>
      <w:r w:rsidR="00B7137A" w:rsidRPr="00920004">
        <w:rPr>
          <w:lang w:val="en-US"/>
        </w:rPr>
        <w:t xml:space="preserve">hệ quản trị cơ sở dữ liệu </w:t>
      </w:r>
      <w:r w:rsidR="00382451" w:rsidRPr="00CF739D">
        <w:t>là Postgre</w:t>
      </w:r>
      <w:r w:rsidR="009828DA" w:rsidRPr="00920004">
        <w:rPr>
          <w:lang w:val="en-US"/>
        </w:rPr>
        <w:t>SQL</w:t>
      </w:r>
      <w:r w:rsidR="00382451" w:rsidRPr="00CF739D">
        <w:t xml:space="preserve"> nên dễ dàng triển khai trên nhiều nền tảng khác nhau. Hiện tại, </w:t>
      </w:r>
      <w:r w:rsidR="00184C15" w:rsidRPr="00920004">
        <w:t>máy chủ</w:t>
      </w:r>
      <w:r w:rsidR="00382451" w:rsidRPr="00CF739D">
        <w:t xml:space="preserve"> được chạy toàn bộ dưới máy tính cá nhân.</w:t>
      </w:r>
    </w:p>
    <w:p w14:paraId="24C42464" w14:textId="284DAF5C" w:rsidR="00D83940" w:rsidRPr="00D66222" w:rsidRDefault="00C774DC" w:rsidP="00D66222">
      <w:pPr>
        <w:pStyle w:val="Heading2"/>
        <w:rPr>
          <w:rPrChange w:id="1384" w:author="phuong vu" w:date="2018-12-02T23:04:00Z">
            <w:rPr/>
          </w:rPrChange>
        </w:rPr>
        <w:pPrChange w:id="1385" w:author="phuong vu" w:date="2018-12-02T23:04:00Z">
          <w:pPr>
            <w:pStyle w:val="Heading2"/>
            <w:spacing w:before="240" w:line="0" w:lineRule="atLeast"/>
          </w:pPr>
        </w:pPrChange>
      </w:pPr>
      <w:bookmarkStart w:id="1386" w:name="_Toc531502227"/>
      <w:r w:rsidRPr="00CF739D">
        <w:t>Yêu cầu chức năng</w:t>
      </w:r>
      <w:bookmarkEnd w:id="1386"/>
    </w:p>
    <w:p w14:paraId="554323B1" w14:textId="28F54264" w:rsidR="00C774DC" w:rsidRPr="00920004" w:rsidRDefault="00C774DC" w:rsidP="00CF739D">
      <w:pPr>
        <w:pStyle w:val="Heading3"/>
      </w:pPr>
      <w:bookmarkStart w:id="1387" w:name="_Toc531502228"/>
      <w:r w:rsidRPr="00920004">
        <w:t>Quản lí đơn hàng</w:t>
      </w:r>
      <w:bookmarkEnd w:id="1387"/>
    </w:p>
    <w:p w14:paraId="6400C826" w14:textId="3B6DBB3E" w:rsidR="00DD52EE" w:rsidRPr="00920004" w:rsidRDefault="00DD52EE" w:rsidP="00CF739D">
      <w:pPr>
        <w:pStyle w:val="Heading4"/>
        <w:spacing w:before="240" w:line="0" w:lineRule="atLeast"/>
        <w:rPr>
          <w:lang w:val="en-US"/>
        </w:rPr>
      </w:pPr>
      <w:bookmarkStart w:id="1388" w:name="_Toc531502229"/>
      <w:r w:rsidRPr="00920004">
        <w:rPr>
          <w:lang w:val="en-US"/>
        </w:rPr>
        <w:t>Xem danh sách đơn hàng theo trạng thái</w:t>
      </w:r>
      <w:bookmarkEnd w:id="1388"/>
    </w:p>
    <w:tbl>
      <w:tblPr>
        <w:tblStyle w:val="TableGrid"/>
        <w:tblW w:w="0" w:type="auto"/>
        <w:tblLook w:val="04A0" w:firstRow="1" w:lastRow="0" w:firstColumn="1" w:lastColumn="0" w:noHBand="0" w:noVBand="1"/>
      </w:tblPr>
      <w:tblGrid>
        <w:gridCol w:w="2348"/>
        <w:gridCol w:w="6429"/>
      </w:tblGrid>
      <w:tr w:rsidR="00710EC4" w:rsidRPr="00920004" w14:paraId="3FA56E18" w14:textId="77777777" w:rsidTr="00CF739D">
        <w:tc>
          <w:tcPr>
            <w:tcW w:w="2425" w:type="dxa"/>
          </w:tcPr>
          <w:p w14:paraId="12989B70" w14:textId="77777777" w:rsidR="00DD52EE" w:rsidRPr="00CF739D" w:rsidRDefault="00DD52EE" w:rsidP="00CF739D">
            <w:pPr>
              <w:rPr>
                <w:b/>
              </w:rPr>
            </w:pPr>
            <w:r w:rsidRPr="00CF739D">
              <w:rPr>
                <w:b/>
              </w:rPr>
              <w:t>Mã yêu cầu</w:t>
            </w:r>
          </w:p>
        </w:tc>
        <w:tc>
          <w:tcPr>
            <w:tcW w:w="6686" w:type="dxa"/>
            <w:vAlign w:val="center"/>
          </w:tcPr>
          <w:p w14:paraId="038FD32F" w14:textId="77777777" w:rsidR="00DD52EE" w:rsidRPr="00920004" w:rsidRDefault="00DD52EE" w:rsidP="00CF739D">
            <w:pPr>
              <w:spacing w:line="276" w:lineRule="auto"/>
              <w:jc w:val="left"/>
              <w:rPr>
                <w:lang w:val="en-US"/>
              </w:rPr>
            </w:pPr>
            <w:r w:rsidRPr="00920004">
              <w:rPr>
                <w:lang w:val="en-US"/>
              </w:rPr>
              <w:t>GU_01_01</w:t>
            </w:r>
          </w:p>
        </w:tc>
      </w:tr>
      <w:tr w:rsidR="00710EC4" w:rsidRPr="00920004" w14:paraId="12F11679" w14:textId="77777777" w:rsidTr="00026941">
        <w:tc>
          <w:tcPr>
            <w:tcW w:w="2425" w:type="dxa"/>
          </w:tcPr>
          <w:p w14:paraId="487D5527" w14:textId="77777777" w:rsidR="00DD52EE" w:rsidRPr="00920004" w:rsidRDefault="00DD52EE" w:rsidP="00CF739D">
            <w:pPr>
              <w:spacing w:before="240" w:line="0" w:lineRule="atLeast"/>
              <w:rPr>
                <w:b/>
              </w:rPr>
            </w:pPr>
            <w:r w:rsidRPr="00920004">
              <w:rPr>
                <w:b/>
              </w:rPr>
              <w:t>Tên chức năng</w:t>
            </w:r>
          </w:p>
        </w:tc>
        <w:tc>
          <w:tcPr>
            <w:tcW w:w="6686" w:type="dxa"/>
          </w:tcPr>
          <w:p w14:paraId="0B38891F" w14:textId="4B93F2DD" w:rsidR="00DD52EE" w:rsidRPr="00920004" w:rsidRDefault="00DD52EE" w:rsidP="00CF739D">
            <w:r w:rsidRPr="00920004">
              <w:t>Xem danh sách đơn hàng theo trạng thái</w:t>
            </w:r>
          </w:p>
        </w:tc>
      </w:tr>
      <w:tr w:rsidR="00710EC4" w:rsidRPr="00920004" w14:paraId="32FB14A0" w14:textId="77777777" w:rsidTr="00026941">
        <w:tc>
          <w:tcPr>
            <w:tcW w:w="2425" w:type="dxa"/>
          </w:tcPr>
          <w:p w14:paraId="45F7D9E0" w14:textId="77777777" w:rsidR="00DD52EE" w:rsidRPr="00920004" w:rsidRDefault="00DD52EE" w:rsidP="00CF739D">
            <w:pPr>
              <w:spacing w:before="240" w:line="0" w:lineRule="atLeast"/>
              <w:rPr>
                <w:b/>
              </w:rPr>
            </w:pPr>
            <w:r w:rsidRPr="00920004">
              <w:rPr>
                <w:b/>
              </w:rPr>
              <w:t>Đối tượng sử dụng</w:t>
            </w:r>
          </w:p>
        </w:tc>
        <w:tc>
          <w:tcPr>
            <w:tcW w:w="6686" w:type="dxa"/>
          </w:tcPr>
          <w:p w14:paraId="506E4FE0" w14:textId="6386DCB0" w:rsidR="00DD52EE" w:rsidRPr="00920004" w:rsidRDefault="00DD52EE" w:rsidP="00CF739D">
            <w:r w:rsidRPr="00920004">
              <w:t>Nhân viên cửa hàng</w:t>
            </w:r>
          </w:p>
        </w:tc>
      </w:tr>
      <w:tr w:rsidR="00710EC4" w:rsidRPr="00920004" w14:paraId="59DCB0B8" w14:textId="77777777" w:rsidTr="00026941">
        <w:tc>
          <w:tcPr>
            <w:tcW w:w="2425" w:type="dxa"/>
          </w:tcPr>
          <w:p w14:paraId="65530634" w14:textId="77777777" w:rsidR="00DD52EE" w:rsidRPr="00920004" w:rsidRDefault="00DD52EE" w:rsidP="00CF739D">
            <w:pPr>
              <w:spacing w:before="240" w:line="0" w:lineRule="atLeast"/>
              <w:rPr>
                <w:b/>
              </w:rPr>
            </w:pPr>
            <w:r w:rsidRPr="00920004">
              <w:rPr>
                <w:b/>
              </w:rPr>
              <w:t>Tiền điều kiện</w:t>
            </w:r>
          </w:p>
        </w:tc>
        <w:tc>
          <w:tcPr>
            <w:tcW w:w="6686" w:type="dxa"/>
          </w:tcPr>
          <w:p w14:paraId="3D21EF0E" w14:textId="77777777" w:rsidR="00DD52EE" w:rsidRPr="00920004" w:rsidRDefault="00DD52EE" w:rsidP="00CF739D">
            <w:pPr>
              <w:spacing w:before="240" w:line="0" w:lineRule="atLeast"/>
            </w:pPr>
            <w:r w:rsidRPr="00920004">
              <w:t>Truy cập được trang web quản lí và đăng nhập thành công vào hệ thống.</w:t>
            </w:r>
          </w:p>
        </w:tc>
      </w:tr>
      <w:tr w:rsidR="00710EC4" w:rsidRPr="00920004" w14:paraId="7A5BF035" w14:textId="77777777" w:rsidTr="00026941">
        <w:tc>
          <w:tcPr>
            <w:tcW w:w="2425" w:type="dxa"/>
          </w:tcPr>
          <w:p w14:paraId="02746B5F" w14:textId="77777777" w:rsidR="00DD52EE" w:rsidRPr="00920004" w:rsidRDefault="00DD52EE" w:rsidP="00CF739D">
            <w:pPr>
              <w:spacing w:before="240" w:line="0" w:lineRule="atLeast"/>
              <w:rPr>
                <w:b/>
              </w:rPr>
            </w:pPr>
            <w:r w:rsidRPr="00920004">
              <w:rPr>
                <w:b/>
              </w:rPr>
              <w:t>Cách xử lí</w:t>
            </w:r>
          </w:p>
        </w:tc>
        <w:tc>
          <w:tcPr>
            <w:tcW w:w="6686" w:type="dxa"/>
          </w:tcPr>
          <w:p w14:paraId="4747DDE6" w14:textId="724D7419" w:rsidR="00DD52EE" w:rsidRPr="00CF739D" w:rsidRDefault="00DD52EE" w:rsidP="00CF739D">
            <w:pPr>
              <w:rPr>
                <w:lang w:val="en-US"/>
              </w:rPr>
            </w:pPr>
            <w:r w:rsidRPr="00920004">
              <w:t xml:space="preserve">Bước 1: </w:t>
            </w:r>
            <w:r w:rsidR="00710EC4" w:rsidRPr="00920004">
              <w:rPr>
                <w:lang w:val="en-US"/>
              </w:rPr>
              <w:t>Người dùng chọn</w:t>
            </w:r>
            <w:r w:rsidRPr="00920004">
              <w:t xml:space="preserve"> “</w:t>
            </w:r>
            <w:r w:rsidRPr="00CF739D">
              <w:t>Quản lí đơn hàng</w:t>
            </w:r>
            <w:r w:rsidRPr="00920004">
              <w:t>”</w:t>
            </w:r>
            <w:r w:rsidR="00990BDD" w:rsidRPr="00920004">
              <w:t>:</w:t>
            </w:r>
          </w:p>
          <w:p w14:paraId="2B1897DA" w14:textId="23B4BBD2" w:rsidR="00DD52EE" w:rsidRPr="00920004" w:rsidRDefault="00AB70EF" w:rsidP="00CF739D">
            <w:pPr>
              <w:ind w:left="720"/>
            </w:pPr>
            <w:r w:rsidRPr="00CF739D">
              <w:rPr>
                <w:lang w:val="en-US"/>
              </w:rPr>
              <w:t xml:space="preserve">- </w:t>
            </w:r>
            <w:r w:rsidR="00DD52EE" w:rsidRPr="00CF739D">
              <w:t>Nhân viên quản lí đơn hàng</w:t>
            </w:r>
            <w:r w:rsidR="00710EC4" w:rsidRPr="00920004">
              <w:rPr>
                <w:lang w:val="en-US"/>
              </w:rPr>
              <w:t xml:space="preserve"> có thể xem các đơn hàng với các trạng thái đ</w:t>
            </w:r>
            <w:r w:rsidR="00DD52EE" w:rsidRPr="00920004">
              <w:t>ang chờ, đang chờ xử lí, đang xử lí, đã xử lí hoàn tất, thành công</w:t>
            </w:r>
            <w:r w:rsidR="00710EC4" w:rsidRPr="00920004">
              <w:rPr>
                <w:lang w:val="en-US"/>
              </w:rPr>
              <w:t xml:space="preserve"> và</w:t>
            </w:r>
            <w:r w:rsidR="00DD52EE" w:rsidRPr="00920004">
              <w:t xml:space="preserve"> đơn hàng bị hủy</w:t>
            </w:r>
          </w:p>
          <w:p w14:paraId="698641C3" w14:textId="047F4387" w:rsidR="00DD52EE" w:rsidRPr="00920004" w:rsidRDefault="00AB70EF" w:rsidP="00CF739D">
            <w:pPr>
              <w:ind w:left="720"/>
            </w:pPr>
            <w:r w:rsidRPr="00CF739D">
              <w:rPr>
                <w:lang w:val="en-US"/>
              </w:rPr>
              <w:t xml:space="preserve">- </w:t>
            </w:r>
            <w:r w:rsidR="00DD52EE" w:rsidRPr="00CF739D">
              <w:t>Nhân viên xử lí đơn hàng</w:t>
            </w:r>
            <w:r w:rsidR="00710EC4" w:rsidRPr="00CF739D">
              <w:rPr>
                <w:lang w:val="en-US"/>
              </w:rPr>
              <w:t xml:space="preserve"> </w:t>
            </w:r>
            <w:r w:rsidR="00710EC4" w:rsidRPr="00920004">
              <w:rPr>
                <w:lang w:val="en-US"/>
              </w:rPr>
              <w:t>có thể xem các đơn hàng với các trạng thái</w:t>
            </w:r>
            <w:r w:rsidR="00DD52EE" w:rsidRPr="00920004">
              <w:t xml:space="preserve"> </w:t>
            </w:r>
            <w:r w:rsidR="00990BDD" w:rsidRPr="00920004">
              <w:t>đ</w:t>
            </w:r>
            <w:r w:rsidR="00DD52EE" w:rsidRPr="00920004">
              <w:t>ang xử lí, đã xử lí hoàn tất.</w:t>
            </w:r>
          </w:p>
          <w:p w14:paraId="5B0DD381" w14:textId="626F6DA6" w:rsidR="00990BDD" w:rsidRPr="00CF739D" w:rsidRDefault="00990BDD" w:rsidP="00CF739D">
            <w:pPr>
              <w:rPr>
                <w:lang w:val="en-US"/>
              </w:rPr>
            </w:pPr>
            <w:r w:rsidRPr="00920004">
              <w:rPr>
                <w:lang w:val="en-US"/>
              </w:rPr>
              <w:t>Bước 2: Hệ thống trả về danh sách các đơn hàng ứng với trạng thái người dùng yêu cầu.</w:t>
            </w:r>
          </w:p>
          <w:p w14:paraId="7BE77AB8" w14:textId="75D090A3" w:rsidR="00DD52EE" w:rsidRPr="00920004" w:rsidRDefault="00DD52EE" w:rsidP="00CF739D">
            <w:r w:rsidRPr="00920004">
              <w:t xml:space="preserve">Bước </w:t>
            </w:r>
            <w:r w:rsidR="00990BDD" w:rsidRPr="00920004">
              <w:rPr>
                <w:lang w:val="en-US"/>
              </w:rPr>
              <w:t>3</w:t>
            </w:r>
            <w:r w:rsidRPr="00920004">
              <w:t>: Danh sách đơn hàng được hiển thị theo dạng bảng. Ở đây người dùng có thể tìm kiếm đơn hàng dựa trên các tiêu chí là các cột của bảng.</w:t>
            </w:r>
          </w:p>
        </w:tc>
      </w:tr>
      <w:tr w:rsidR="00710EC4" w:rsidRPr="00920004" w14:paraId="0FE5E55E" w14:textId="77777777" w:rsidTr="00026941">
        <w:tc>
          <w:tcPr>
            <w:tcW w:w="2425" w:type="dxa"/>
          </w:tcPr>
          <w:p w14:paraId="341B1BC3" w14:textId="77777777" w:rsidR="00DD52EE" w:rsidRPr="00920004" w:rsidRDefault="00DD52EE" w:rsidP="00CF739D">
            <w:pPr>
              <w:spacing w:before="240" w:line="0" w:lineRule="atLeast"/>
              <w:rPr>
                <w:b/>
              </w:rPr>
            </w:pPr>
            <w:r w:rsidRPr="00920004">
              <w:rPr>
                <w:b/>
              </w:rPr>
              <w:t>Kết quả</w:t>
            </w:r>
          </w:p>
        </w:tc>
        <w:tc>
          <w:tcPr>
            <w:tcW w:w="6686" w:type="dxa"/>
          </w:tcPr>
          <w:p w14:paraId="0F04E115" w14:textId="77777777" w:rsidR="00DD52EE" w:rsidRPr="00920004" w:rsidRDefault="00DD52EE" w:rsidP="00CF739D">
            <w:r w:rsidRPr="00920004">
              <w:t>Hiển thị thông tin tất cả đơn hàng dưới dạng bảng.</w:t>
            </w:r>
          </w:p>
          <w:p w14:paraId="493BA2EB" w14:textId="77777777" w:rsidR="00DD52EE" w:rsidRPr="00920004" w:rsidRDefault="00DD52EE" w:rsidP="00CF739D">
            <w:r w:rsidRPr="00920004">
              <w:t>Khi nhấn vào tên khách hàng hiển thị chi tiết đơn hàng.</w:t>
            </w:r>
          </w:p>
        </w:tc>
      </w:tr>
      <w:tr w:rsidR="00710EC4" w:rsidRPr="00920004" w14:paraId="29AE93D8" w14:textId="77777777" w:rsidTr="00026941">
        <w:tc>
          <w:tcPr>
            <w:tcW w:w="2425" w:type="dxa"/>
          </w:tcPr>
          <w:p w14:paraId="019D1261" w14:textId="77777777" w:rsidR="00DD52EE" w:rsidRPr="00920004" w:rsidRDefault="00DD52EE" w:rsidP="00CF739D">
            <w:pPr>
              <w:spacing w:before="240" w:line="0" w:lineRule="atLeast"/>
              <w:rPr>
                <w:b/>
              </w:rPr>
            </w:pPr>
            <w:r w:rsidRPr="00920004">
              <w:rPr>
                <w:b/>
              </w:rPr>
              <w:t>Ghi chú</w:t>
            </w:r>
          </w:p>
        </w:tc>
        <w:tc>
          <w:tcPr>
            <w:tcW w:w="6686" w:type="dxa"/>
          </w:tcPr>
          <w:p w14:paraId="01D6D4CE" w14:textId="77777777" w:rsidR="00DD52EE" w:rsidRPr="00920004" w:rsidRDefault="00DD52EE" w:rsidP="00CF739D">
            <w:pPr>
              <w:keepNext/>
              <w:spacing w:before="240" w:line="0" w:lineRule="atLeast"/>
            </w:pPr>
          </w:p>
        </w:tc>
      </w:tr>
    </w:tbl>
    <w:p w14:paraId="156A8D55" w14:textId="65BC1DDB" w:rsidR="00DD52EE" w:rsidRPr="00920004" w:rsidRDefault="00DD52EE">
      <w:pPr>
        <w:pStyle w:val="Caption"/>
        <w:rPr>
          <w:lang w:val="en-US"/>
        </w:rPr>
      </w:pPr>
      <w:bookmarkStart w:id="1389" w:name="_Toc53150454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w:t>
      </w:r>
      <w:r w:rsidR="00D632EE" w:rsidRPr="00CF739D">
        <w:fldChar w:fldCharType="end"/>
      </w:r>
      <w:r w:rsidRPr="00920004">
        <w:rPr>
          <w:lang w:val="en-US"/>
        </w:rPr>
        <w:t xml:space="preserve"> Chức năng xem danh sách đơn hàng theo trạng thái</w:t>
      </w:r>
      <w:bookmarkEnd w:id="1389"/>
    </w:p>
    <w:p w14:paraId="7BB517B4" w14:textId="1C0A59EB" w:rsidR="00DD52EE" w:rsidRPr="00920004" w:rsidRDefault="00DD52EE" w:rsidP="00CF739D">
      <w:pPr>
        <w:pStyle w:val="Heading4"/>
        <w:spacing w:before="240" w:line="0" w:lineRule="atLeast"/>
        <w:rPr>
          <w:lang w:val="en-US"/>
        </w:rPr>
      </w:pPr>
      <w:bookmarkStart w:id="1390" w:name="_Toc531502230"/>
      <w:r w:rsidRPr="00920004">
        <w:rPr>
          <w:lang w:val="en-US"/>
        </w:rPr>
        <w:lastRenderedPageBreak/>
        <w:t>Xem chi tiết đơn hàng</w:t>
      </w:r>
      <w:bookmarkEnd w:id="1390"/>
    </w:p>
    <w:tbl>
      <w:tblPr>
        <w:tblStyle w:val="TableGrid"/>
        <w:tblW w:w="0" w:type="auto"/>
        <w:tblLook w:val="04A0" w:firstRow="1" w:lastRow="0" w:firstColumn="1" w:lastColumn="0" w:noHBand="0" w:noVBand="1"/>
      </w:tblPr>
      <w:tblGrid>
        <w:gridCol w:w="2350"/>
        <w:gridCol w:w="6427"/>
      </w:tblGrid>
      <w:tr w:rsidR="00DD52EE" w:rsidRPr="00920004" w14:paraId="1D83C594" w14:textId="77777777" w:rsidTr="00CF739D">
        <w:tc>
          <w:tcPr>
            <w:tcW w:w="2425" w:type="dxa"/>
            <w:vAlign w:val="center"/>
          </w:tcPr>
          <w:p w14:paraId="53994664" w14:textId="77777777" w:rsidR="00DD52EE" w:rsidRPr="00CF739D" w:rsidRDefault="00DD52EE" w:rsidP="00CF739D">
            <w:pPr>
              <w:rPr>
                <w:b/>
              </w:rPr>
            </w:pPr>
            <w:r w:rsidRPr="00CF739D">
              <w:rPr>
                <w:b/>
              </w:rPr>
              <w:t>Mã yêu cầu</w:t>
            </w:r>
          </w:p>
        </w:tc>
        <w:tc>
          <w:tcPr>
            <w:tcW w:w="6686" w:type="dxa"/>
            <w:vAlign w:val="center"/>
          </w:tcPr>
          <w:p w14:paraId="3A2E4E6F" w14:textId="286AC436" w:rsidR="00DD52EE" w:rsidRPr="00920004" w:rsidRDefault="00DD52EE" w:rsidP="00CF739D">
            <w:pPr>
              <w:rPr>
                <w:lang w:val="en-US"/>
              </w:rPr>
            </w:pPr>
            <w:r w:rsidRPr="00920004">
              <w:rPr>
                <w:lang w:val="en-US"/>
              </w:rPr>
              <w:t>GU_01_02</w:t>
            </w:r>
          </w:p>
        </w:tc>
      </w:tr>
      <w:tr w:rsidR="00DD52EE" w:rsidRPr="00920004" w14:paraId="6C7A845A" w14:textId="77777777" w:rsidTr="00026941">
        <w:tc>
          <w:tcPr>
            <w:tcW w:w="2425" w:type="dxa"/>
          </w:tcPr>
          <w:p w14:paraId="633F7CA8" w14:textId="77777777" w:rsidR="00DD52EE" w:rsidRPr="00CF739D" w:rsidRDefault="00DD52EE" w:rsidP="00CF739D">
            <w:pPr>
              <w:rPr>
                <w:b/>
              </w:rPr>
            </w:pPr>
            <w:r w:rsidRPr="00CF739D">
              <w:rPr>
                <w:b/>
              </w:rPr>
              <w:t>Tên chức năng</w:t>
            </w:r>
          </w:p>
        </w:tc>
        <w:tc>
          <w:tcPr>
            <w:tcW w:w="6686" w:type="dxa"/>
          </w:tcPr>
          <w:p w14:paraId="159E1439" w14:textId="26AB0F91" w:rsidR="00DD52EE" w:rsidRPr="00CF739D" w:rsidRDefault="00DD52EE" w:rsidP="00CF739D">
            <w:pPr>
              <w:rPr>
                <w:lang w:val="en-US"/>
              </w:rPr>
            </w:pPr>
            <w:r w:rsidRPr="00920004">
              <w:t xml:space="preserve">Xem </w:t>
            </w:r>
            <w:r w:rsidRPr="00920004">
              <w:rPr>
                <w:lang w:val="en-US"/>
              </w:rPr>
              <w:t xml:space="preserve">chi tiết </w:t>
            </w:r>
            <w:r w:rsidR="00026941" w:rsidRPr="00920004">
              <w:rPr>
                <w:lang w:val="en-US"/>
              </w:rPr>
              <w:t>đơn hàng</w:t>
            </w:r>
          </w:p>
        </w:tc>
      </w:tr>
      <w:tr w:rsidR="00DD52EE" w:rsidRPr="00920004" w14:paraId="0AAB7446" w14:textId="77777777" w:rsidTr="00026941">
        <w:tc>
          <w:tcPr>
            <w:tcW w:w="2425" w:type="dxa"/>
          </w:tcPr>
          <w:p w14:paraId="333472FF" w14:textId="77777777" w:rsidR="00DD52EE" w:rsidRPr="00CF739D" w:rsidRDefault="00DD52EE" w:rsidP="00CF739D">
            <w:pPr>
              <w:rPr>
                <w:b/>
              </w:rPr>
            </w:pPr>
            <w:r w:rsidRPr="00CF739D">
              <w:rPr>
                <w:b/>
              </w:rPr>
              <w:t>Đối tượng sử dụng</w:t>
            </w:r>
          </w:p>
        </w:tc>
        <w:tc>
          <w:tcPr>
            <w:tcW w:w="6686" w:type="dxa"/>
          </w:tcPr>
          <w:p w14:paraId="7E2C75AD" w14:textId="6797743C" w:rsidR="00DD52EE" w:rsidRPr="00CF739D" w:rsidRDefault="00026941" w:rsidP="00CF739D">
            <w:pPr>
              <w:rPr>
                <w:lang w:val="en-US"/>
              </w:rPr>
            </w:pPr>
            <w:r w:rsidRPr="00920004">
              <w:rPr>
                <w:lang w:val="en-US"/>
              </w:rPr>
              <w:t>Nhân viên chi nhánh, Khách hàng.</w:t>
            </w:r>
          </w:p>
        </w:tc>
      </w:tr>
      <w:tr w:rsidR="00DD52EE" w:rsidRPr="00920004" w14:paraId="38825E9E" w14:textId="77777777" w:rsidTr="00026941">
        <w:tc>
          <w:tcPr>
            <w:tcW w:w="2425" w:type="dxa"/>
          </w:tcPr>
          <w:p w14:paraId="6E984FCF" w14:textId="77777777" w:rsidR="00DD52EE" w:rsidRPr="00CF739D" w:rsidRDefault="00DD52EE" w:rsidP="00CF739D">
            <w:pPr>
              <w:rPr>
                <w:b/>
              </w:rPr>
            </w:pPr>
            <w:r w:rsidRPr="00CF739D">
              <w:rPr>
                <w:b/>
              </w:rPr>
              <w:t>Tiền điều kiện</w:t>
            </w:r>
          </w:p>
        </w:tc>
        <w:tc>
          <w:tcPr>
            <w:tcW w:w="6686" w:type="dxa"/>
          </w:tcPr>
          <w:p w14:paraId="643AA2BF" w14:textId="7953639C" w:rsidR="00DD52EE" w:rsidRPr="00CF739D" w:rsidRDefault="00DD52EE" w:rsidP="00CF739D">
            <w:pPr>
              <w:rPr>
                <w:lang w:val="en-US"/>
              </w:rPr>
            </w:pPr>
            <w:r w:rsidRPr="00920004">
              <w:t>Truy cập được trang web quản lí và đăng nhập thành công vào hệ thống.</w:t>
            </w:r>
            <w:r w:rsidR="00026941" w:rsidRPr="00920004">
              <w:rPr>
                <w:lang w:val="en-US"/>
              </w:rPr>
              <w:t xml:space="preserve"> Truy cập được danh sách đơn hàng hoặc danh sách đơn hàng từ tìm kiếm đơn hàng, lịch sử đơn hàng của khách hàng</w:t>
            </w:r>
          </w:p>
        </w:tc>
      </w:tr>
      <w:tr w:rsidR="00DD52EE" w:rsidRPr="00920004" w14:paraId="20ECB098" w14:textId="77777777" w:rsidTr="00026941">
        <w:tc>
          <w:tcPr>
            <w:tcW w:w="2425" w:type="dxa"/>
          </w:tcPr>
          <w:p w14:paraId="7C749615" w14:textId="77777777" w:rsidR="00DD52EE" w:rsidRPr="00CF739D" w:rsidRDefault="00DD52EE" w:rsidP="00CF739D">
            <w:pPr>
              <w:rPr>
                <w:b/>
              </w:rPr>
            </w:pPr>
            <w:r w:rsidRPr="00CF739D">
              <w:rPr>
                <w:b/>
              </w:rPr>
              <w:t>Cách xử lí</w:t>
            </w:r>
          </w:p>
        </w:tc>
        <w:tc>
          <w:tcPr>
            <w:tcW w:w="6686" w:type="dxa"/>
          </w:tcPr>
          <w:p w14:paraId="0A1324F3" w14:textId="3CFFE4DB" w:rsidR="00026941" w:rsidRPr="00920004" w:rsidRDefault="00DD52EE" w:rsidP="00CF739D">
            <w:pPr>
              <w:rPr>
                <w:lang w:val="en-US"/>
              </w:rPr>
            </w:pPr>
            <w:r w:rsidRPr="00920004">
              <w:t xml:space="preserve">Bước 1: </w:t>
            </w:r>
            <w:r w:rsidR="00026941" w:rsidRPr="00920004">
              <w:rPr>
                <w:lang w:val="en-US"/>
              </w:rPr>
              <w:t>Chọn đơn hàng muốn xem.</w:t>
            </w:r>
          </w:p>
          <w:p w14:paraId="39E0711C" w14:textId="3DE9187C" w:rsidR="00990BDD" w:rsidRPr="00920004" w:rsidRDefault="00990BDD" w:rsidP="00CF739D">
            <w:pPr>
              <w:rPr>
                <w:lang w:val="en-US"/>
              </w:rPr>
            </w:pPr>
            <w:r w:rsidRPr="00920004">
              <w:rPr>
                <w:lang w:val="en-US"/>
              </w:rPr>
              <w:t>Bước 2: Hệ thống trả về thông tin đơn hàng theo ID đơn hàng.</w:t>
            </w:r>
          </w:p>
          <w:p w14:paraId="198BBD5F" w14:textId="553BE541" w:rsidR="00026941" w:rsidRPr="00CF739D" w:rsidRDefault="00DD52EE" w:rsidP="00CF739D">
            <w:pPr>
              <w:rPr>
                <w:lang w:val="en-US"/>
              </w:rPr>
            </w:pPr>
            <w:r w:rsidRPr="00920004">
              <w:t xml:space="preserve">Bước </w:t>
            </w:r>
            <w:r w:rsidR="00990BDD" w:rsidRPr="00920004">
              <w:rPr>
                <w:lang w:val="en-US"/>
              </w:rPr>
              <w:t>3</w:t>
            </w:r>
            <w:r w:rsidRPr="00920004">
              <w:t>:</w:t>
            </w:r>
            <w:r w:rsidR="00026941" w:rsidRPr="00920004">
              <w:rPr>
                <w:lang w:val="en-US"/>
              </w:rPr>
              <w:t xml:space="preserve"> Hiển thị đơn hàng</w:t>
            </w:r>
            <w:r w:rsidR="00990BDD" w:rsidRPr="00920004">
              <w:rPr>
                <w:lang w:val="en-US"/>
              </w:rPr>
              <w:t xml:space="preserve"> và chức năng</w:t>
            </w:r>
            <w:r w:rsidR="00026941" w:rsidRPr="00920004">
              <w:rPr>
                <w:lang w:val="en-US"/>
              </w:rPr>
              <w:t xml:space="preserve"> theo đối tượng sử dụn</w:t>
            </w:r>
            <w:r w:rsidR="00B3221F" w:rsidRPr="00920004">
              <w:rPr>
                <w:lang w:val="en-US"/>
              </w:rPr>
              <w:t>g</w:t>
            </w:r>
            <w:r w:rsidR="00026941" w:rsidRPr="00920004">
              <w:rPr>
                <w:lang w:val="en-US"/>
              </w:rPr>
              <w:t>.</w:t>
            </w:r>
          </w:p>
        </w:tc>
      </w:tr>
      <w:tr w:rsidR="00DD52EE" w:rsidRPr="00920004" w14:paraId="3114017C" w14:textId="77777777" w:rsidTr="00026941">
        <w:tc>
          <w:tcPr>
            <w:tcW w:w="2425" w:type="dxa"/>
          </w:tcPr>
          <w:p w14:paraId="333F6AD8" w14:textId="77777777" w:rsidR="00DD52EE" w:rsidRPr="00CF739D" w:rsidRDefault="00DD52EE" w:rsidP="00CF739D">
            <w:pPr>
              <w:rPr>
                <w:b/>
              </w:rPr>
            </w:pPr>
            <w:r w:rsidRPr="00CF739D">
              <w:rPr>
                <w:b/>
              </w:rPr>
              <w:t>Kết quả</w:t>
            </w:r>
          </w:p>
        </w:tc>
        <w:tc>
          <w:tcPr>
            <w:tcW w:w="6686" w:type="dxa"/>
          </w:tcPr>
          <w:p w14:paraId="55BF9069" w14:textId="31E2C8CB" w:rsidR="00DD52EE" w:rsidRPr="00CF739D" w:rsidRDefault="00026941" w:rsidP="00CF739D">
            <w:pPr>
              <w:rPr>
                <w:lang w:val="en-US"/>
              </w:rPr>
            </w:pPr>
            <w:r w:rsidRPr="00920004">
              <w:rPr>
                <w:lang w:val="en-US"/>
              </w:rPr>
              <w:t>Hiển thị thông tin chi tiết đơn hàng.</w:t>
            </w:r>
          </w:p>
        </w:tc>
      </w:tr>
      <w:tr w:rsidR="00DD52EE" w:rsidRPr="00920004" w14:paraId="705893EF" w14:textId="77777777" w:rsidTr="00026941">
        <w:tc>
          <w:tcPr>
            <w:tcW w:w="2425" w:type="dxa"/>
          </w:tcPr>
          <w:p w14:paraId="6789B6C1" w14:textId="77777777" w:rsidR="00DD52EE" w:rsidRPr="00CF739D" w:rsidRDefault="00DD52EE" w:rsidP="00CF739D">
            <w:pPr>
              <w:rPr>
                <w:b/>
              </w:rPr>
            </w:pPr>
            <w:r w:rsidRPr="00CF739D">
              <w:rPr>
                <w:b/>
              </w:rPr>
              <w:t>Ghi chú</w:t>
            </w:r>
          </w:p>
        </w:tc>
        <w:tc>
          <w:tcPr>
            <w:tcW w:w="6686" w:type="dxa"/>
          </w:tcPr>
          <w:p w14:paraId="2934F99C" w14:textId="77777777" w:rsidR="00DD52EE" w:rsidRPr="00920004" w:rsidRDefault="00DD52EE" w:rsidP="00CF739D">
            <w:pPr>
              <w:keepNext/>
              <w:spacing w:before="240" w:line="0" w:lineRule="atLeast"/>
            </w:pPr>
          </w:p>
        </w:tc>
      </w:tr>
    </w:tbl>
    <w:p w14:paraId="542854D3" w14:textId="3FEE23B5" w:rsidR="00DD52EE" w:rsidRPr="00CF739D" w:rsidRDefault="00026941" w:rsidP="00CF739D">
      <w:pPr>
        <w:pStyle w:val="Caption"/>
        <w:rPr>
          <w:lang w:val="en-US"/>
        </w:rPr>
      </w:pPr>
      <w:bookmarkStart w:id="1391" w:name="_Toc531504549"/>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3</w:t>
      </w:r>
      <w:r w:rsidR="00D632EE" w:rsidRPr="00CF739D">
        <w:fldChar w:fldCharType="end"/>
      </w:r>
      <w:r w:rsidRPr="00CF739D">
        <w:rPr>
          <w:lang w:val="en-US"/>
        </w:rPr>
        <w:t xml:space="preserve"> Chức năng xem chi tiết đơn hàng</w:t>
      </w:r>
      <w:bookmarkEnd w:id="1391"/>
    </w:p>
    <w:p w14:paraId="28DBC81C" w14:textId="729A1451" w:rsidR="00DD52EE" w:rsidRPr="00920004" w:rsidRDefault="00DD52EE">
      <w:pPr>
        <w:pStyle w:val="Heading4"/>
      </w:pPr>
      <w:bookmarkStart w:id="1392" w:name="_Toc531502231"/>
      <w:r w:rsidRPr="00CF739D">
        <w:t>Thay đổi trạng thái đơn hàng</w:t>
      </w:r>
      <w:bookmarkEnd w:id="1392"/>
    </w:p>
    <w:tbl>
      <w:tblPr>
        <w:tblStyle w:val="TableGrid"/>
        <w:tblW w:w="0" w:type="auto"/>
        <w:tblLook w:val="04A0" w:firstRow="1" w:lastRow="0" w:firstColumn="1" w:lastColumn="0" w:noHBand="0" w:noVBand="1"/>
        <w:tblPrChange w:id="1393" w:author="phuong vu" w:date="2018-12-02T08:35:00Z">
          <w:tblPr>
            <w:tblStyle w:val="TableGrid"/>
            <w:tblW w:w="0" w:type="auto"/>
            <w:tblLook w:val="04A0" w:firstRow="1" w:lastRow="0" w:firstColumn="1" w:lastColumn="0" w:noHBand="0" w:noVBand="1"/>
          </w:tblPr>
        </w:tblPrChange>
      </w:tblPr>
      <w:tblGrid>
        <w:gridCol w:w="2350"/>
        <w:gridCol w:w="6427"/>
        <w:tblGridChange w:id="1394">
          <w:tblGrid>
            <w:gridCol w:w="2350"/>
            <w:gridCol w:w="6427"/>
          </w:tblGrid>
        </w:tblGridChange>
      </w:tblGrid>
      <w:tr w:rsidR="00C774DC" w:rsidRPr="00920004" w14:paraId="52832A67" w14:textId="77777777" w:rsidTr="000463AF">
        <w:trPr>
          <w:trHeight w:val="377"/>
        </w:trPr>
        <w:tc>
          <w:tcPr>
            <w:tcW w:w="2425" w:type="dxa"/>
            <w:tcPrChange w:id="1395" w:author="phuong vu" w:date="2018-12-02T08:35:00Z">
              <w:tcPr>
                <w:tcW w:w="2425" w:type="dxa"/>
              </w:tcPr>
            </w:tcPrChange>
          </w:tcPr>
          <w:p w14:paraId="0BBD1439" w14:textId="77777777" w:rsidR="00C774DC" w:rsidRPr="00CF739D" w:rsidRDefault="00C774DC" w:rsidP="00CF739D">
            <w:pPr>
              <w:rPr>
                <w:b/>
              </w:rPr>
            </w:pPr>
            <w:r w:rsidRPr="00CF739D">
              <w:rPr>
                <w:b/>
              </w:rPr>
              <w:t>Mã yêu cầu</w:t>
            </w:r>
          </w:p>
        </w:tc>
        <w:tc>
          <w:tcPr>
            <w:tcW w:w="6686" w:type="dxa"/>
            <w:vAlign w:val="center"/>
            <w:tcPrChange w:id="1396" w:author="phuong vu" w:date="2018-12-02T08:35:00Z">
              <w:tcPr>
                <w:tcW w:w="6686" w:type="dxa"/>
                <w:vAlign w:val="center"/>
              </w:tcPr>
            </w:tcPrChange>
          </w:tcPr>
          <w:p w14:paraId="6FBD76CB" w14:textId="542ABB9D" w:rsidR="00C774DC" w:rsidRPr="00920004" w:rsidRDefault="00C774DC" w:rsidP="00CF739D">
            <w:pPr>
              <w:rPr>
                <w:lang w:val="en-US"/>
              </w:rPr>
            </w:pPr>
            <w:r w:rsidRPr="00920004">
              <w:rPr>
                <w:lang w:val="en-US"/>
              </w:rPr>
              <w:t>GU_01</w:t>
            </w:r>
            <w:r w:rsidR="00DD52EE" w:rsidRPr="00920004">
              <w:rPr>
                <w:lang w:val="en-US"/>
              </w:rPr>
              <w:t>_03</w:t>
            </w:r>
          </w:p>
        </w:tc>
      </w:tr>
      <w:tr w:rsidR="00C774DC" w:rsidRPr="00920004" w14:paraId="4BD973C3" w14:textId="77777777" w:rsidTr="00C774DC">
        <w:tc>
          <w:tcPr>
            <w:tcW w:w="2425" w:type="dxa"/>
          </w:tcPr>
          <w:p w14:paraId="0CFE978C" w14:textId="77777777" w:rsidR="00C774DC" w:rsidRPr="00CF739D" w:rsidRDefault="00C774DC" w:rsidP="00CF739D">
            <w:pPr>
              <w:rPr>
                <w:b/>
              </w:rPr>
            </w:pPr>
            <w:r w:rsidRPr="00CF739D">
              <w:rPr>
                <w:b/>
              </w:rPr>
              <w:t>Tên chức năng</w:t>
            </w:r>
          </w:p>
        </w:tc>
        <w:tc>
          <w:tcPr>
            <w:tcW w:w="6686" w:type="dxa"/>
          </w:tcPr>
          <w:p w14:paraId="1E089F71" w14:textId="797E7EFA" w:rsidR="00C774DC" w:rsidRPr="00CF739D" w:rsidRDefault="00026941" w:rsidP="00CF739D">
            <w:pPr>
              <w:rPr>
                <w:lang w:val="en-US"/>
              </w:rPr>
            </w:pPr>
            <w:r w:rsidRPr="00920004">
              <w:rPr>
                <w:lang w:val="en-US"/>
              </w:rPr>
              <w:t>Thay đổi trạng thái đơn hàng</w:t>
            </w:r>
          </w:p>
        </w:tc>
      </w:tr>
      <w:tr w:rsidR="00C774DC" w:rsidRPr="00920004" w14:paraId="1DA635D7" w14:textId="77777777" w:rsidTr="00C774DC">
        <w:tc>
          <w:tcPr>
            <w:tcW w:w="2425" w:type="dxa"/>
          </w:tcPr>
          <w:p w14:paraId="703AE524" w14:textId="77777777" w:rsidR="00C774DC" w:rsidRPr="00CF739D" w:rsidRDefault="00C774DC" w:rsidP="00CF739D">
            <w:pPr>
              <w:rPr>
                <w:b/>
              </w:rPr>
            </w:pPr>
            <w:r w:rsidRPr="00CF739D">
              <w:rPr>
                <w:b/>
              </w:rPr>
              <w:t>Đối tượng sử dụng</w:t>
            </w:r>
          </w:p>
        </w:tc>
        <w:tc>
          <w:tcPr>
            <w:tcW w:w="6686" w:type="dxa"/>
          </w:tcPr>
          <w:p w14:paraId="1E758619" w14:textId="7F44DDF4" w:rsidR="00C774DC" w:rsidRPr="00920004" w:rsidRDefault="00C774DC" w:rsidP="00CF739D">
            <w:pPr>
              <w:rPr>
                <w:lang w:val="en-US"/>
              </w:rPr>
            </w:pPr>
            <w:r w:rsidRPr="00CF739D">
              <w:t>Nhân viên cửa hàng (Nhân viên quản lí đơn hàng, Nhân viên xử lí đơn hàng)</w:t>
            </w:r>
            <w:r w:rsidR="00AB70EF" w:rsidRPr="00920004">
              <w:rPr>
                <w:lang w:val="en-US"/>
              </w:rPr>
              <w:t>.</w:t>
            </w:r>
          </w:p>
        </w:tc>
      </w:tr>
      <w:tr w:rsidR="00C774DC" w:rsidRPr="00920004" w14:paraId="66618FFA" w14:textId="77777777" w:rsidTr="00C774DC">
        <w:tc>
          <w:tcPr>
            <w:tcW w:w="2425" w:type="dxa"/>
          </w:tcPr>
          <w:p w14:paraId="0C6C3AE5" w14:textId="77777777" w:rsidR="00C774DC" w:rsidRPr="00CF739D" w:rsidRDefault="00C774DC" w:rsidP="00CF739D">
            <w:pPr>
              <w:rPr>
                <w:b/>
              </w:rPr>
            </w:pPr>
            <w:r w:rsidRPr="00CF739D">
              <w:rPr>
                <w:b/>
              </w:rPr>
              <w:t>Tiền điều kiện</w:t>
            </w:r>
          </w:p>
        </w:tc>
        <w:tc>
          <w:tcPr>
            <w:tcW w:w="6686" w:type="dxa"/>
          </w:tcPr>
          <w:p w14:paraId="2F1C291A" w14:textId="77777777" w:rsidR="00C774DC" w:rsidRPr="00CF739D" w:rsidRDefault="00C774DC" w:rsidP="00CF739D">
            <w:r w:rsidRPr="00CF739D">
              <w:t>Truy cập được trang web quản lí và đăng nhập thành công vào hệ thống.</w:t>
            </w:r>
          </w:p>
        </w:tc>
      </w:tr>
      <w:tr w:rsidR="00C774DC" w:rsidRPr="00920004" w14:paraId="68DA4F60" w14:textId="77777777" w:rsidTr="00C774DC">
        <w:tc>
          <w:tcPr>
            <w:tcW w:w="2425" w:type="dxa"/>
          </w:tcPr>
          <w:p w14:paraId="47DD593D" w14:textId="77777777" w:rsidR="00C774DC" w:rsidRPr="00CF739D" w:rsidRDefault="00C774DC" w:rsidP="00CF739D">
            <w:pPr>
              <w:rPr>
                <w:b/>
              </w:rPr>
            </w:pPr>
            <w:r w:rsidRPr="00CF739D">
              <w:rPr>
                <w:b/>
              </w:rPr>
              <w:t>Cách xử lí</w:t>
            </w:r>
          </w:p>
        </w:tc>
        <w:tc>
          <w:tcPr>
            <w:tcW w:w="6686" w:type="dxa"/>
          </w:tcPr>
          <w:p w14:paraId="14E985AC" w14:textId="3D289537" w:rsidR="00990BDD" w:rsidRPr="00920004" w:rsidRDefault="00C774DC" w:rsidP="00CF739D">
            <w:pPr>
              <w:rPr>
                <w:lang w:val="en-US"/>
              </w:rPr>
            </w:pPr>
            <w:r w:rsidRPr="00CF739D">
              <w:t xml:space="preserve">Bước 1: </w:t>
            </w:r>
            <w:r w:rsidR="00412294" w:rsidRPr="00920004">
              <w:t>Chọn</w:t>
            </w:r>
            <w:r w:rsidRPr="00CF739D">
              <w:t xml:space="preserve"> “Quản lí đơn hàng”</w:t>
            </w:r>
            <w:r w:rsidR="00990BDD" w:rsidRPr="00920004">
              <w:rPr>
                <w:lang w:val="en-US"/>
              </w:rPr>
              <w:t>.</w:t>
            </w:r>
          </w:p>
          <w:p w14:paraId="2F416EA7" w14:textId="639C0289" w:rsidR="00990BDD" w:rsidRPr="00CF739D" w:rsidRDefault="00990BDD" w:rsidP="00CF739D">
            <w:pPr>
              <w:rPr>
                <w:lang w:val="en-US"/>
              </w:rPr>
            </w:pPr>
            <w:r w:rsidRPr="00920004">
              <w:rPr>
                <w:lang w:val="en-US"/>
              </w:rPr>
              <w:t>Bước 2: Chọn danh sách đơn hàng theo trạng thái mong muốn.</w:t>
            </w:r>
          </w:p>
          <w:p w14:paraId="68C3D4F0" w14:textId="50C6861D" w:rsidR="00C774DC" w:rsidRPr="00CF739D" w:rsidRDefault="00C774DC" w:rsidP="00CF739D">
            <w:r w:rsidRPr="00CF739D">
              <w:t xml:space="preserve">Bước </w:t>
            </w:r>
            <w:r w:rsidR="00990BDD" w:rsidRPr="00920004">
              <w:rPr>
                <w:lang w:val="en-US"/>
              </w:rPr>
              <w:t>3</w:t>
            </w:r>
            <w:r w:rsidRPr="00CF739D">
              <w:t>: Danh sách đơn hàng được hiển thị theo dạng bảng. Ở đây người dùng có thể tìm kiếm đơn hàng dựa trên các tiêu chí là các cột của bảng.</w:t>
            </w:r>
          </w:p>
          <w:p w14:paraId="3BCCF985" w14:textId="735D2283" w:rsidR="00C774DC" w:rsidRPr="00CF739D" w:rsidRDefault="00C774DC" w:rsidP="00CF739D">
            <w:r w:rsidRPr="00CF739D">
              <w:t xml:space="preserve">Bước </w:t>
            </w:r>
            <w:r w:rsidR="00990BDD" w:rsidRPr="00920004">
              <w:rPr>
                <w:lang w:val="en-US"/>
              </w:rPr>
              <w:t>5</w:t>
            </w:r>
            <w:r w:rsidRPr="00CF739D">
              <w:t>: Khi người dùng nhấn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418D2BB3" w14:textId="77777777" w:rsidR="00C774DC" w:rsidRPr="00CF739D" w:rsidRDefault="00C774DC" w:rsidP="00CF739D">
            <w:r w:rsidRPr="00CF739D">
              <w:t xml:space="preserve">Trạng thái “đang chờ”: Nhân viên quản lí đơn hàng thực hiện chức năng chấp nhận, hủy đơn hàng. Nếu người dùng nhấn </w:t>
            </w:r>
            <w:r w:rsidRPr="00CF739D">
              <w:lastRenderedPageBreak/>
              <w:t>“chấp nhận” trạng thái đơn sẽ chuyển thành “đã chấp nhận” và tự động sinh ra một biên nhận tương ứng với đơn hàng ở trạng thái “đang chờ nhận đồ”. Nếu người dùng nhấn “hủy đơn”, đơn hàng sẽ chuyển trạng thái thành “đã hủy”.</w:t>
            </w:r>
          </w:p>
          <w:p w14:paraId="5FD23756" w14:textId="77777777" w:rsidR="00C774DC" w:rsidRPr="00CF739D" w:rsidRDefault="00C774DC" w:rsidP="00CF739D">
            <w:r w:rsidRPr="00CF739D">
              <w:t>Trạng thái “đang chờ xử lí”: Khi nhân viên xử lí đơn hàng nhấn lên nút xử lí. Trạng thái đơn hàng chuyển thành “đang xử lí” và người dùng được gán thành người thực hiện đơn hàng đó.</w:t>
            </w:r>
          </w:p>
          <w:p w14:paraId="1EA1B8C2" w14:textId="77777777" w:rsidR="00C774DC" w:rsidRPr="00CF739D" w:rsidRDefault="00C774DC" w:rsidP="00CF739D">
            <w:r w:rsidRPr="00CF739D">
              <w:t xml:space="preserve">Trạng thái “đang xử lí”: Khi nhân viên xử lí đơn hàng nhấn lên nút hoàn tất. Trạng thái đơn hàng chuyển thành “đã xử lí hoàn tất”.  Và chỉ nhân viên thực hiện đơn hàng đó mới thấy được nút hoàn tất. Biên nhận của đơn hàng chuyển trạng thái thành “đang chờ trả đồ”. </w:t>
            </w:r>
          </w:p>
          <w:p w14:paraId="3D39AE23" w14:textId="77777777" w:rsidR="00C774DC" w:rsidRPr="00CF739D" w:rsidRDefault="00C774DC" w:rsidP="00CF739D">
            <w:r w:rsidRPr="00CF739D">
              <w:t>Trạng thái “đã xử lí hoàn tất”: Nhân viên quản lí đơn hàng có thể nhấn lên nút tạo hóa đơn để sinh hóa đơn dựa trên biên nhận.</w:t>
            </w:r>
          </w:p>
        </w:tc>
      </w:tr>
      <w:tr w:rsidR="00C774DC" w:rsidRPr="00920004" w14:paraId="41D2D3C3" w14:textId="77777777" w:rsidTr="00CF739D">
        <w:tc>
          <w:tcPr>
            <w:tcW w:w="2425" w:type="dxa"/>
            <w:vAlign w:val="center"/>
          </w:tcPr>
          <w:p w14:paraId="1A240DD6" w14:textId="77777777" w:rsidR="00C774DC" w:rsidRPr="00CF739D" w:rsidRDefault="00C774DC" w:rsidP="00CF739D">
            <w:pPr>
              <w:jc w:val="left"/>
              <w:rPr>
                <w:b/>
              </w:rPr>
            </w:pPr>
            <w:r w:rsidRPr="00CF739D">
              <w:rPr>
                <w:b/>
              </w:rPr>
              <w:lastRenderedPageBreak/>
              <w:t>Kết quả</w:t>
            </w:r>
          </w:p>
        </w:tc>
        <w:tc>
          <w:tcPr>
            <w:tcW w:w="6686" w:type="dxa"/>
          </w:tcPr>
          <w:p w14:paraId="74339D29" w14:textId="77777777" w:rsidR="00C774DC" w:rsidRPr="00CF739D" w:rsidRDefault="00C774DC" w:rsidP="00CF739D">
            <w:r w:rsidRPr="00CF739D">
              <w:t>Hiển thị thông tin tất cả đơn hàng dưới dạng bảng.</w:t>
            </w:r>
          </w:p>
          <w:p w14:paraId="7B21269A" w14:textId="77777777" w:rsidR="00C774DC" w:rsidRPr="00CF739D" w:rsidRDefault="00C774DC" w:rsidP="00CF739D">
            <w:r w:rsidRPr="00CF739D">
              <w:t>Khi nhấn vào tên khách hàng hiển thị chi tiết đơn hàng.</w:t>
            </w:r>
          </w:p>
        </w:tc>
      </w:tr>
      <w:tr w:rsidR="00C774DC" w:rsidRPr="00920004" w14:paraId="0255994E" w14:textId="77777777" w:rsidTr="00CF739D">
        <w:tc>
          <w:tcPr>
            <w:tcW w:w="2425" w:type="dxa"/>
            <w:vAlign w:val="center"/>
          </w:tcPr>
          <w:p w14:paraId="5012B662" w14:textId="77777777" w:rsidR="00C774DC" w:rsidRPr="00CF739D" w:rsidRDefault="00C774DC" w:rsidP="00CF739D">
            <w:pPr>
              <w:jc w:val="left"/>
              <w:rPr>
                <w:b/>
              </w:rPr>
            </w:pPr>
            <w:r w:rsidRPr="00CF739D">
              <w:rPr>
                <w:b/>
              </w:rPr>
              <w:t>Ghi chú</w:t>
            </w:r>
          </w:p>
        </w:tc>
        <w:tc>
          <w:tcPr>
            <w:tcW w:w="6686" w:type="dxa"/>
          </w:tcPr>
          <w:p w14:paraId="78EB9F92" w14:textId="77777777" w:rsidR="00C774DC" w:rsidRPr="00920004" w:rsidRDefault="00C774DC" w:rsidP="00CF739D"/>
        </w:tc>
      </w:tr>
    </w:tbl>
    <w:p w14:paraId="28E70327" w14:textId="6EC858FA" w:rsidR="00C774DC" w:rsidRPr="00CF739D" w:rsidRDefault="00026941">
      <w:pPr>
        <w:pStyle w:val="Caption"/>
      </w:pPr>
      <w:bookmarkStart w:id="1397" w:name="_Toc53150455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w:t>
      </w:r>
      <w:r w:rsidR="00D632EE" w:rsidRPr="00CF739D">
        <w:fldChar w:fldCharType="end"/>
      </w:r>
      <w:r w:rsidRPr="00CF739D">
        <w:t xml:space="preserve"> Chức năng thay đổi trạng thái đơn hàng</w:t>
      </w:r>
      <w:bookmarkEnd w:id="1397"/>
    </w:p>
    <w:p w14:paraId="6B8CD49F" w14:textId="440C8B88" w:rsidR="00026941" w:rsidRPr="00920004" w:rsidRDefault="00026941">
      <w:pPr>
        <w:pStyle w:val="Heading4"/>
        <w:rPr>
          <w:lang w:val="en-US"/>
        </w:rPr>
      </w:pPr>
      <w:bookmarkStart w:id="1398" w:name="_Toc531502232"/>
      <w:r w:rsidRPr="00920004">
        <w:rPr>
          <w:lang w:val="en-US"/>
        </w:rPr>
        <w:t>Tạo hóa đơn đơn hàng</w:t>
      </w:r>
      <w:bookmarkEnd w:id="1398"/>
    </w:p>
    <w:tbl>
      <w:tblPr>
        <w:tblStyle w:val="TableGrid"/>
        <w:tblW w:w="0" w:type="auto"/>
        <w:tblLook w:val="04A0" w:firstRow="1" w:lastRow="0" w:firstColumn="1" w:lastColumn="0" w:noHBand="0" w:noVBand="1"/>
      </w:tblPr>
      <w:tblGrid>
        <w:gridCol w:w="2350"/>
        <w:gridCol w:w="6427"/>
      </w:tblGrid>
      <w:tr w:rsidR="00026941" w:rsidRPr="00920004" w14:paraId="53AB63BE" w14:textId="77777777" w:rsidTr="00CF739D">
        <w:tc>
          <w:tcPr>
            <w:tcW w:w="2425" w:type="dxa"/>
            <w:vAlign w:val="center"/>
          </w:tcPr>
          <w:p w14:paraId="1A0EF041" w14:textId="77777777" w:rsidR="00026941" w:rsidRPr="00CF739D" w:rsidRDefault="00026941" w:rsidP="00CF739D">
            <w:pPr>
              <w:jc w:val="left"/>
              <w:rPr>
                <w:b/>
              </w:rPr>
            </w:pPr>
            <w:r w:rsidRPr="00CF739D">
              <w:rPr>
                <w:b/>
              </w:rPr>
              <w:t>Mã yêu cầu</w:t>
            </w:r>
          </w:p>
        </w:tc>
        <w:tc>
          <w:tcPr>
            <w:tcW w:w="6686" w:type="dxa"/>
            <w:vAlign w:val="center"/>
          </w:tcPr>
          <w:p w14:paraId="4A239F84" w14:textId="1FFED669" w:rsidR="00026941" w:rsidRPr="00920004" w:rsidRDefault="00026941" w:rsidP="00CF739D">
            <w:pPr>
              <w:jc w:val="left"/>
              <w:rPr>
                <w:lang w:val="en-US"/>
              </w:rPr>
            </w:pPr>
            <w:r w:rsidRPr="00920004">
              <w:rPr>
                <w:lang w:val="en-US"/>
              </w:rPr>
              <w:t>GU_01_04</w:t>
            </w:r>
          </w:p>
        </w:tc>
      </w:tr>
      <w:tr w:rsidR="00026941" w:rsidRPr="00920004" w14:paraId="486968CD" w14:textId="77777777" w:rsidTr="00CF739D">
        <w:tc>
          <w:tcPr>
            <w:tcW w:w="2425" w:type="dxa"/>
            <w:vAlign w:val="center"/>
          </w:tcPr>
          <w:p w14:paraId="711E533A" w14:textId="77777777" w:rsidR="00026941" w:rsidRPr="00CF739D" w:rsidRDefault="00026941" w:rsidP="00CF739D">
            <w:pPr>
              <w:jc w:val="left"/>
              <w:rPr>
                <w:b/>
              </w:rPr>
            </w:pPr>
            <w:r w:rsidRPr="00CF739D">
              <w:rPr>
                <w:b/>
              </w:rPr>
              <w:t>Tên chức năng</w:t>
            </w:r>
          </w:p>
        </w:tc>
        <w:tc>
          <w:tcPr>
            <w:tcW w:w="6686" w:type="dxa"/>
          </w:tcPr>
          <w:p w14:paraId="336BC4CB" w14:textId="5595CC86" w:rsidR="00026941" w:rsidRPr="00920004" w:rsidRDefault="00026941" w:rsidP="00CF739D">
            <w:pPr>
              <w:rPr>
                <w:lang w:val="en-US"/>
              </w:rPr>
            </w:pPr>
            <w:r w:rsidRPr="00920004">
              <w:rPr>
                <w:lang w:val="en-US"/>
              </w:rPr>
              <w:t>Tạo hóa đơn đơn hàng</w:t>
            </w:r>
          </w:p>
        </w:tc>
      </w:tr>
      <w:tr w:rsidR="00026941" w:rsidRPr="00920004" w14:paraId="03159E1D" w14:textId="77777777" w:rsidTr="00CF739D">
        <w:tc>
          <w:tcPr>
            <w:tcW w:w="2425" w:type="dxa"/>
            <w:vAlign w:val="center"/>
          </w:tcPr>
          <w:p w14:paraId="0EE65E23" w14:textId="77777777" w:rsidR="00026941" w:rsidRPr="00CF739D" w:rsidRDefault="00026941" w:rsidP="00CF739D">
            <w:pPr>
              <w:jc w:val="left"/>
              <w:rPr>
                <w:b/>
              </w:rPr>
            </w:pPr>
            <w:r w:rsidRPr="00CF739D">
              <w:rPr>
                <w:b/>
              </w:rPr>
              <w:t>Đối tượng sử dụng</w:t>
            </w:r>
          </w:p>
        </w:tc>
        <w:tc>
          <w:tcPr>
            <w:tcW w:w="6686" w:type="dxa"/>
          </w:tcPr>
          <w:p w14:paraId="36B61A24" w14:textId="37F447C8" w:rsidR="00026941" w:rsidRPr="00920004" w:rsidRDefault="00026941" w:rsidP="00CF739D">
            <w:pPr>
              <w:rPr>
                <w:lang w:val="en-US"/>
              </w:rPr>
            </w:pPr>
            <w:r w:rsidRPr="00920004">
              <w:rPr>
                <w:lang w:val="en-US"/>
              </w:rPr>
              <w:t>Nhân viên chi nhánh</w:t>
            </w:r>
          </w:p>
        </w:tc>
      </w:tr>
      <w:tr w:rsidR="00026941" w:rsidRPr="00920004" w14:paraId="71AFBC5F" w14:textId="77777777" w:rsidTr="00CF739D">
        <w:tc>
          <w:tcPr>
            <w:tcW w:w="2425" w:type="dxa"/>
          </w:tcPr>
          <w:p w14:paraId="6F5F7980" w14:textId="77777777" w:rsidR="00026941" w:rsidRPr="00CF739D" w:rsidRDefault="00026941" w:rsidP="00CF739D">
            <w:pPr>
              <w:jc w:val="left"/>
              <w:rPr>
                <w:b/>
              </w:rPr>
            </w:pPr>
            <w:r w:rsidRPr="00CF739D">
              <w:rPr>
                <w:b/>
              </w:rPr>
              <w:t>Tiền điều kiện</w:t>
            </w:r>
          </w:p>
        </w:tc>
        <w:tc>
          <w:tcPr>
            <w:tcW w:w="6686" w:type="dxa"/>
          </w:tcPr>
          <w:p w14:paraId="3CC521D5" w14:textId="40223789" w:rsidR="00026941" w:rsidRPr="00920004" w:rsidRDefault="00026941"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“đã xử lí hoàn tất”</w:t>
            </w:r>
            <w:r w:rsidR="00B3221F" w:rsidRPr="00920004">
              <w:rPr>
                <w:lang w:val="en-US"/>
              </w:rPr>
              <w:t>.</w:t>
            </w:r>
          </w:p>
        </w:tc>
      </w:tr>
      <w:tr w:rsidR="00026941" w:rsidRPr="00920004" w14:paraId="45F7A781" w14:textId="77777777" w:rsidTr="00CF739D">
        <w:tc>
          <w:tcPr>
            <w:tcW w:w="2425" w:type="dxa"/>
          </w:tcPr>
          <w:p w14:paraId="7DDA7A19" w14:textId="77777777" w:rsidR="00026941" w:rsidRPr="00CF739D" w:rsidRDefault="00026941" w:rsidP="00CF739D">
            <w:pPr>
              <w:jc w:val="left"/>
              <w:rPr>
                <w:b/>
              </w:rPr>
            </w:pPr>
            <w:r w:rsidRPr="00CF739D">
              <w:rPr>
                <w:b/>
              </w:rPr>
              <w:t>Cách xử lí</w:t>
            </w:r>
          </w:p>
        </w:tc>
        <w:tc>
          <w:tcPr>
            <w:tcW w:w="6686" w:type="dxa"/>
          </w:tcPr>
          <w:p w14:paraId="418B1F5F" w14:textId="3F9355AB" w:rsidR="00026941" w:rsidRPr="00920004" w:rsidRDefault="00026941" w:rsidP="00CF739D">
            <w:pPr>
              <w:rPr>
                <w:lang w:val="en-US"/>
              </w:rPr>
            </w:pPr>
            <w:r w:rsidRPr="00920004">
              <w:t xml:space="preserve">Bước 1: </w:t>
            </w:r>
            <w:r w:rsidRPr="00920004">
              <w:rPr>
                <w:lang w:val="en-US"/>
              </w:rPr>
              <w:t xml:space="preserve">Chọn </w:t>
            </w:r>
            <w:r w:rsidR="00B3221F" w:rsidRPr="00920004">
              <w:rPr>
                <w:lang w:val="en-US"/>
              </w:rPr>
              <w:t xml:space="preserve"> </w:t>
            </w:r>
            <w:r w:rsidR="004813AD" w:rsidRPr="00920004">
              <w:rPr>
                <w:lang w:val="en-US"/>
              </w:rPr>
              <w:t xml:space="preserve">chức năng </w:t>
            </w:r>
            <w:r w:rsidR="00B3221F" w:rsidRPr="00920004">
              <w:rPr>
                <w:lang w:val="en-US"/>
              </w:rPr>
              <w:t>“Tạo hóa đơn”.</w:t>
            </w:r>
          </w:p>
          <w:p w14:paraId="2B0D4549" w14:textId="2C8E44F3" w:rsidR="00B3221F" w:rsidRPr="00920004" w:rsidRDefault="00B3221F" w:rsidP="00CF739D">
            <w:pPr>
              <w:rPr>
                <w:lang w:val="en-US"/>
              </w:rPr>
            </w:pPr>
            <w:r w:rsidRPr="00920004">
              <w:rPr>
                <w:lang w:val="en-US"/>
              </w:rPr>
              <w:t>Bước 2: Tạo hóa đơn dựa trên biên nhận của đơn hàng.</w:t>
            </w:r>
          </w:p>
          <w:p w14:paraId="113F56F5" w14:textId="3336F347" w:rsidR="00026941" w:rsidRPr="00920004" w:rsidRDefault="00026941" w:rsidP="00CF739D">
            <w:pPr>
              <w:rPr>
                <w:lang w:val="en-US"/>
              </w:rPr>
            </w:pPr>
            <w:r w:rsidRPr="00920004">
              <w:t xml:space="preserve">Bước </w:t>
            </w:r>
            <w:r w:rsidR="00B3221F" w:rsidRPr="00920004">
              <w:rPr>
                <w:lang w:val="en-US"/>
              </w:rPr>
              <w:t>3: Thông báo thành công.</w:t>
            </w:r>
          </w:p>
        </w:tc>
      </w:tr>
      <w:tr w:rsidR="00026941" w:rsidRPr="00920004" w14:paraId="26248B5E" w14:textId="77777777" w:rsidTr="00CF739D">
        <w:tc>
          <w:tcPr>
            <w:tcW w:w="2425" w:type="dxa"/>
          </w:tcPr>
          <w:p w14:paraId="48E1EA09" w14:textId="77777777" w:rsidR="00026941" w:rsidRPr="00CF739D" w:rsidRDefault="00026941" w:rsidP="00CF739D">
            <w:pPr>
              <w:jc w:val="left"/>
              <w:rPr>
                <w:b/>
              </w:rPr>
            </w:pPr>
            <w:r w:rsidRPr="00CF739D">
              <w:rPr>
                <w:b/>
              </w:rPr>
              <w:t>Kết quả</w:t>
            </w:r>
          </w:p>
        </w:tc>
        <w:tc>
          <w:tcPr>
            <w:tcW w:w="6686" w:type="dxa"/>
          </w:tcPr>
          <w:p w14:paraId="1DDC43DF" w14:textId="41BAE65B" w:rsidR="00026941" w:rsidRPr="00920004" w:rsidRDefault="00026941" w:rsidP="00CF739D">
            <w:pPr>
              <w:rPr>
                <w:lang w:val="en-US"/>
              </w:rPr>
            </w:pPr>
            <w:r w:rsidRPr="00920004">
              <w:rPr>
                <w:lang w:val="en-US"/>
              </w:rPr>
              <w:t>Hiển thị thông tin chi tiết đơn hàng</w:t>
            </w:r>
            <w:r w:rsidR="00B3221F" w:rsidRPr="00920004">
              <w:rPr>
                <w:lang w:val="en-US"/>
              </w:rPr>
              <w:t xml:space="preserve"> với nút “Xem hóa đơn”</w:t>
            </w:r>
          </w:p>
        </w:tc>
      </w:tr>
      <w:tr w:rsidR="00026941" w:rsidRPr="00920004" w14:paraId="05BFAA41" w14:textId="77777777" w:rsidTr="00CF739D">
        <w:tc>
          <w:tcPr>
            <w:tcW w:w="2425" w:type="dxa"/>
            <w:vAlign w:val="center"/>
          </w:tcPr>
          <w:p w14:paraId="63036851" w14:textId="77777777" w:rsidR="00026941" w:rsidRPr="00CF739D" w:rsidRDefault="00026941" w:rsidP="00CF739D">
            <w:pPr>
              <w:jc w:val="left"/>
              <w:rPr>
                <w:b/>
              </w:rPr>
            </w:pPr>
            <w:r w:rsidRPr="00CF739D">
              <w:rPr>
                <w:b/>
              </w:rPr>
              <w:t>Ghi chú</w:t>
            </w:r>
          </w:p>
        </w:tc>
        <w:tc>
          <w:tcPr>
            <w:tcW w:w="6686" w:type="dxa"/>
          </w:tcPr>
          <w:p w14:paraId="14C5DD18" w14:textId="77777777" w:rsidR="00026941" w:rsidRPr="00920004" w:rsidRDefault="00026941" w:rsidP="00CF739D"/>
        </w:tc>
      </w:tr>
    </w:tbl>
    <w:p w14:paraId="65B8CB4E" w14:textId="1FFF2EE2" w:rsidR="004813AD" w:rsidRPr="00CF739D" w:rsidRDefault="00B3221F">
      <w:pPr>
        <w:pStyle w:val="Caption"/>
      </w:pPr>
      <w:bookmarkStart w:id="1399" w:name="_Toc53150455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Chức năng tạo hóa đơn đơn hàng</w:t>
      </w:r>
      <w:bookmarkEnd w:id="1399"/>
    </w:p>
    <w:p w14:paraId="10385C46" w14:textId="73FBEB6F" w:rsidR="00B3221F" w:rsidRPr="00920004" w:rsidRDefault="00B3221F" w:rsidP="00CF739D">
      <w:pPr>
        <w:pStyle w:val="Heading4"/>
        <w:spacing w:before="240" w:line="0" w:lineRule="atLeast"/>
        <w:rPr>
          <w:lang w:val="en-US"/>
        </w:rPr>
      </w:pPr>
      <w:bookmarkStart w:id="1400" w:name="_Toc531502233"/>
      <w:r w:rsidRPr="00920004">
        <w:rPr>
          <w:lang w:val="en-US"/>
        </w:rPr>
        <w:t>Cập nhật hóa đơn</w:t>
      </w:r>
      <w:bookmarkEnd w:id="1400"/>
    </w:p>
    <w:tbl>
      <w:tblPr>
        <w:tblStyle w:val="TableGrid"/>
        <w:tblW w:w="0" w:type="auto"/>
        <w:tblLook w:val="04A0" w:firstRow="1" w:lastRow="0" w:firstColumn="1" w:lastColumn="0" w:noHBand="0" w:noVBand="1"/>
      </w:tblPr>
      <w:tblGrid>
        <w:gridCol w:w="2350"/>
        <w:gridCol w:w="6427"/>
      </w:tblGrid>
      <w:tr w:rsidR="00B3221F" w:rsidRPr="00920004" w14:paraId="13879D54" w14:textId="77777777" w:rsidTr="00CF739D">
        <w:tc>
          <w:tcPr>
            <w:tcW w:w="2425" w:type="dxa"/>
          </w:tcPr>
          <w:p w14:paraId="6F6C8581" w14:textId="77777777" w:rsidR="00B3221F" w:rsidRPr="00CF739D" w:rsidRDefault="00B3221F" w:rsidP="00CF739D">
            <w:pPr>
              <w:rPr>
                <w:b/>
              </w:rPr>
            </w:pPr>
            <w:r w:rsidRPr="00CF739D">
              <w:rPr>
                <w:b/>
              </w:rPr>
              <w:t>Mã yêu cầu</w:t>
            </w:r>
          </w:p>
        </w:tc>
        <w:tc>
          <w:tcPr>
            <w:tcW w:w="6686" w:type="dxa"/>
            <w:vAlign w:val="center"/>
          </w:tcPr>
          <w:p w14:paraId="314A8972" w14:textId="77777777" w:rsidR="00B3221F" w:rsidRPr="00920004" w:rsidRDefault="00B3221F" w:rsidP="00CF739D">
            <w:pPr>
              <w:jc w:val="left"/>
              <w:rPr>
                <w:lang w:val="en-US"/>
              </w:rPr>
            </w:pPr>
            <w:r w:rsidRPr="00920004">
              <w:rPr>
                <w:lang w:val="en-US"/>
              </w:rPr>
              <w:t>GU_01_04</w:t>
            </w:r>
          </w:p>
        </w:tc>
      </w:tr>
      <w:tr w:rsidR="00B3221F" w:rsidRPr="00920004" w14:paraId="6901AAD2" w14:textId="77777777" w:rsidTr="00B3221F">
        <w:tc>
          <w:tcPr>
            <w:tcW w:w="2425" w:type="dxa"/>
          </w:tcPr>
          <w:p w14:paraId="54AB5ADC" w14:textId="77777777" w:rsidR="00B3221F" w:rsidRPr="00CF739D" w:rsidRDefault="00B3221F" w:rsidP="00CF739D">
            <w:pPr>
              <w:rPr>
                <w:b/>
              </w:rPr>
            </w:pPr>
            <w:r w:rsidRPr="00CF739D">
              <w:rPr>
                <w:b/>
              </w:rPr>
              <w:lastRenderedPageBreak/>
              <w:t>Tên chức năng</w:t>
            </w:r>
          </w:p>
        </w:tc>
        <w:tc>
          <w:tcPr>
            <w:tcW w:w="6686" w:type="dxa"/>
          </w:tcPr>
          <w:p w14:paraId="4CC97E5E" w14:textId="77777777" w:rsidR="00B3221F" w:rsidRPr="00920004" w:rsidRDefault="00B3221F" w:rsidP="00CF739D">
            <w:pPr>
              <w:rPr>
                <w:lang w:val="en-US"/>
              </w:rPr>
            </w:pPr>
            <w:r w:rsidRPr="00920004">
              <w:rPr>
                <w:lang w:val="en-US"/>
              </w:rPr>
              <w:t>Tạo hóa đơn đơn hàng</w:t>
            </w:r>
          </w:p>
        </w:tc>
      </w:tr>
      <w:tr w:rsidR="00B3221F" w:rsidRPr="00920004" w14:paraId="297FC355" w14:textId="77777777" w:rsidTr="00B3221F">
        <w:tc>
          <w:tcPr>
            <w:tcW w:w="2425" w:type="dxa"/>
          </w:tcPr>
          <w:p w14:paraId="00032FDB" w14:textId="77777777" w:rsidR="00B3221F" w:rsidRPr="00CF739D" w:rsidRDefault="00B3221F" w:rsidP="00CF739D">
            <w:pPr>
              <w:rPr>
                <w:b/>
              </w:rPr>
            </w:pPr>
            <w:r w:rsidRPr="00CF739D">
              <w:rPr>
                <w:b/>
              </w:rPr>
              <w:t>Đối tượng sử dụng</w:t>
            </w:r>
          </w:p>
        </w:tc>
        <w:tc>
          <w:tcPr>
            <w:tcW w:w="6686" w:type="dxa"/>
          </w:tcPr>
          <w:p w14:paraId="154F97D0" w14:textId="77777777" w:rsidR="00B3221F" w:rsidRPr="00920004" w:rsidRDefault="00B3221F" w:rsidP="00CF739D">
            <w:pPr>
              <w:rPr>
                <w:lang w:val="en-US"/>
              </w:rPr>
            </w:pPr>
            <w:r w:rsidRPr="00920004">
              <w:rPr>
                <w:lang w:val="en-US"/>
              </w:rPr>
              <w:t>Nhân viên chi nhánh</w:t>
            </w:r>
          </w:p>
        </w:tc>
      </w:tr>
      <w:tr w:rsidR="00B3221F" w:rsidRPr="00920004" w14:paraId="4FF7D7C4" w14:textId="77777777" w:rsidTr="00B3221F">
        <w:tc>
          <w:tcPr>
            <w:tcW w:w="2425" w:type="dxa"/>
          </w:tcPr>
          <w:p w14:paraId="25756118" w14:textId="77777777" w:rsidR="00B3221F" w:rsidRPr="00CF739D" w:rsidRDefault="00B3221F" w:rsidP="00CF739D">
            <w:pPr>
              <w:rPr>
                <w:b/>
              </w:rPr>
            </w:pPr>
            <w:r w:rsidRPr="00CF739D">
              <w:rPr>
                <w:b/>
              </w:rPr>
              <w:t>Tiền điều kiện</w:t>
            </w:r>
          </w:p>
        </w:tc>
        <w:tc>
          <w:tcPr>
            <w:tcW w:w="6686" w:type="dxa"/>
          </w:tcPr>
          <w:p w14:paraId="231AA34F" w14:textId="77777777" w:rsidR="00B3221F" w:rsidRPr="00920004" w:rsidRDefault="00B3221F"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w:t>
            </w:r>
            <w:r w:rsidRPr="00CF739D">
              <w:rPr>
                <w:lang w:val="en-US"/>
              </w:rPr>
              <w:t>đã xử lí hoàn tất</w:t>
            </w:r>
            <w:r w:rsidRPr="00920004">
              <w:rPr>
                <w:lang w:val="en-US"/>
              </w:rPr>
              <w:t>”.</w:t>
            </w:r>
          </w:p>
        </w:tc>
      </w:tr>
      <w:tr w:rsidR="00B3221F" w:rsidRPr="00920004" w14:paraId="70834FC9" w14:textId="77777777" w:rsidTr="00B3221F">
        <w:tc>
          <w:tcPr>
            <w:tcW w:w="2425" w:type="dxa"/>
          </w:tcPr>
          <w:p w14:paraId="721D5606" w14:textId="77777777" w:rsidR="00B3221F" w:rsidRPr="00CF739D" w:rsidRDefault="00B3221F" w:rsidP="00CF739D">
            <w:pPr>
              <w:rPr>
                <w:b/>
              </w:rPr>
            </w:pPr>
            <w:r w:rsidRPr="00CF739D">
              <w:rPr>
                <w:b/>
              </w:rPr>
              <w:t>Cách xử lí</w:t>
            </w:r>
          </w:p>
        </w:tc>
        <w:tc>
          <w:tcPr>
            <w:tcW w:w="6686" w:type="dxa"/>
          </w:tcPr>
          <w:p w14:paraId="6A7A2833" w14:textId="0B7A4828" w:rsidR="00B3221F" w:rsidRPr="00920004" w:rsidRDefault="00B3221F" w:rsidP="00CF739D">
            <w:pPr>
              <w:rPr>
                <w:lang w:val="en-US"/>
              </w:rPr>
            </w:pPr>
            <w:r w:rsidRPr="00920004">
              <w:t xml:space="preserve">Bước 1: </w:t>
            </w:r>
            <w:r w:rsidRPr="00920004">
              <w:rPr>
                <w:lang w:val="en-US"/>
              </w:rPr>
              <w:t xml:space="preserve">Chọn  </w:t>
            </w:r>
            <w:r w:rsidR="004813AD" w:rsidRPr="00920004">
              <w:rPr>
                <w:lang w:val="en-US"/>
              </w:rPr>
              <w:t xml:space="preserve">chức năng </w:t>
            </w:r>
            <w:r w:rsidRPr="00920004">
              <w:rPr>
                <w:lang w:val="en-US"/>
              </w:rPr>
              <w:t>“</w:t>
            </w:r>
            <w:r w:rsidRPr="00CF739D">
              <w:rPr>
                <w:lang w:val="en-US"/>
              </w:rPr>
              <w:t>Xem hóa đơn</w:t>
            </w:r>
            <w:r w:rsidRPr="00920004">
              <w:rPr>
                <w:lang w:val="en-US"/>
              </w:rPr>
              <w:t>”.</w:t>
            </w:r>
          </w:p>
          <w:p w14:paraId="4318F0A0" w14:textId="386EBDF6" w:rsidR="00B3221F" w:rsidRPr="00920004" w:rsidRDefault="00B3221F" w:rsidP="00CF739D">
            <w:pPr>
              <w:rPr>
                <w:lang w:val="en-US"/>
              </w:rPr>
            </w:pPr>
            <w:r w:rsidRPr="00920004">
              <w:rPr>
                <w:lang w:val="en-US"/>
              </w:rPr>
              <w:t xml:space="preserve">Bước 2: Chọn </w:t>
            </w:r>
            <w:r w:rsidR="004813AD" w:rsidRPr="00920004">
              <w:rPr>
                <w:lang w:val="en-US"/>
              </w:rPr>
              <w:t>chức năng</w:t>
            </w:r>
            <w:r w:rsidRPr="00920004">
              <w:rPr>
                <w:lang w:val="en-US"/>
              </w:rPr>
              <w:t xml:space="preserve"> “Cập nhật hóa đơn”.</w:t>
            </w:r>
          </w:p>
          <w:p w14:paraId="534573E0" w14:textId="779685CF" w:rsidR="00B3221F" w:rsidRPr="00920004" w:rsidRDefault="00B3221F" w:rsidP="00CF739D">
            <w:pPr>
              <w:rPr>
                <w:lang w:val="en-US"/>
              </w:rPr>
            </w:pPr>
            <w:r w:rsidRPr="00920004">
              <w:rPr>
                <w:lang w:val="en-US"/>
              </w:rPr>
              <w:t>Bước 3: Điền số lượng quần áo cuối cùng. Nếu rỗng hoặc không phải số báo lỗi.</w:t>
            </w:r>
          </w:p>
          <w:p w14:paraId="23C24FFD" w14:textId="6D2EEC70" w:rsidR="00B3221F" w:rsidRPr="00920004" w:rsidRDefault="00B3221F" w:rsidP="00CF739D">
            <w:pPr>
              <w:rPr>
                <w:lang w:val="en-US"/>
              </w:rPr>
            </w:pPr>
            <w:r w:rsidRPr="00920004">
              <w:t xml:space="preserve">Bước 4: </w:t>
            </w:r>
            <w:r w:rsidRPr="00920004">
              <w:rPr>
                <w:lang w:val="en-US"/>
              </w:rPr>
              <w:t>Chọn “</w:t>
            </w:r>
            <w:r w:rsidRPr="00CF739D">
              <w:rPr>
                <w:lang w:val="en-US"/>
              </w:rPr>
              <w:t>Cập nhật hóa đơn</w:t>
            </w:r>
            <w:r w:rsidRPr="00920004">
              <w:rPr>
                <w:lang w:val="en-US"/>
              </w:rPr>
              <w:t>” để lưu lại.</w:t>
            </w:r>
          </w:p>
        </w:tc>
      </w:tr>
      <w:tr w:rsidR="00B3221F" w:rsidRPr="00920004" w14:paraId="6AC763BA" w14:textId="77777777" w:rsidTr="00B3221F">
        <w:tc>
          <w:tcPr>
            <w:tcW w:w="2425" w:type="dxa"/>
          </w:tcPr>
          <w:p w14:paraId="7898B8AB" w14:textId="77777777" w:rsidR="00B3221F" w:rsidRPr="00CF739D" w:rsidRDefault="00B3221F" w:rsidP="00CF739D">
            <w:pPr>
              <w:rPr>
                <w:b/>
              </w:rPr>
            </w:pPr>
            <w:r w:rsidRPr="00CF739D">
              <w:rPr>
                <w:b/>
              </w:rPr>
              <w:t>Kết quả</w:t>
            </w:r>
          </w:p>
        </w:tc>
        <w:tc>
          <w:tcPr>
            <w:tcW w:w="6686" w:type="dxa"/>
          </w:tcPr>
          <w:p w14:paraId="15F172A2" w14:textId="70F2B513" w:rsidR="00B3221F" w:rsidRPr="00920004" w:rsidRDefault="00B3221F" w:rsidP="00CF739D">
            <w:pPr>
              <w:rPr>
                <w:lang w:val="en-US"/>
              </w:rPr>
            </w:pPr>
            <w:r w:rsidRPr="00920004">
              <w:rPr>
                <w:lang w:val="en-US"/>
              </w:rPr>
              <w:t>Hiển thị thông tin chi tiết hóa đơn với thông tin mới.</w:t>
            </w:r>
          </w:p>
        </w:tc>
      </w:tr>
      <w:tr w:rsidR="00B3221F" w:rsidRPr="00920004" w14:paraId="39530F70" w14:textId="77777777" w:rsidTr="00B3221F">
        <w:tc>
          <w:tcPr>
            <w:tcW w:w="2425" w:type="dxa"/>
          </w:tcPr>
          <w:p w14:paraId="7E49BD38" w14:textId="77777777" w:rsidR="00B3221F" w:rsidRPr="00CF739D" w:rsidRDefault="00B3221F" w:rsidP="00CF739D">
            <w:pPr>
              <w:rPr>
                <w:b/>
              </w:rPr>
            </w:pPr>
            <w:r w:rsidRPr="00CF739D">
              <w:rPr>
                <w:b/>
              </w:rPr>
              <w:t>Ghi chú</w:t>
            </w:r>
          </w:p>
        </w:tc>
        <w:tc>
          <w:tcPr>
            <w:tcW w:w="6686" w:type="dxa"/>
          </w:tcPr>
          <w:p w14:paraId="6DED07D9" w14:textId="77777777" w:rsidR="00B3221F" w:rsidRPr="00920004" w:rsidRDefault="00B3221F" w:rsidP="00CF739D"/>
        </w:tc>
      </w:tr>
    </w:tbl>
    <w:p w14:paraId="2283F970" w14:textId="5F770045" w:rsidR="00B3221F" w:rsidRPr="00CF739D" w:rsidRDefault="00B3221F" w:rsidP="00CF739D">
      <w:pPr>
        <w:pStyle w:val="Caption"/>
        <w:rPr>
          <w:lang w:val="en-US"/>
        </w:rPr>
      </w:pPr>
      <w:bookmarkStart w:id="1401" w:name="_Toc531504552"/>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6</w:t>
      </w:r>
      <w:r w:rsidR="00D632EE" w:rsidRPr="00CF739D">
        <w:fldChar w:fldCharType="end"/>
      </w:r>
      <w:r w:rsidRPr="00CF739D">
        <w:rPr>
          <w:lang w:val="en-US"/>
        </w:rPr>
        <w:t xml:space="preserve"> Chức năng cập nhật hóa đơn</w:t>
      </w:r>
      <w:bookmarkEnd w:id="1401"/>
    </w:p>
    <w:p w14:paraId="4170C364" w14:textId="7210F00A" w:rsidR="00C774DC" w:rsidRPr="00920004" w:rsidRDefault="00C774DC" w:rsidP="00CF739D">
      <w:pPr>
        <w:pStyle w:val="Heading3"/>
      </w:pPr>
      <w:r w:rsidRPr="00920004">
        <w:t xml:space="preserve"> </w:t>
      </w:r>
      <w:bookmarkStart w:id="1402" w:name="_Toc531502234"/>
      <w:r w:rsidRPr="00920004">
        <w:t>Quản lí biên nhận</w:t>
      </w:r>
      <w:bookmarkEnd w:id="1402"/>
    </w:p>
    <w:p w14:paraId="0ED5A858" w14:textId="60F6D326" w:rsidR="00B3221F" w:rsidRPr="00920004" w:rsidRDefault="00B3221F" w:rsidP="00CF739D">
      <w:pPr>
        <w:pStyle w:val="Heading4"/>
        <w:spacing w:before="240" w:line="0" w:lineRule="atLeast"/>
        <w:rPr>
          <w:lang w:val="en-US"/>
        </w:rPr>
      </w:pPr>
      <w:bookmarkStart w:id="1403" w:name="_Toc531502235"/>
      <w:r w:rsidRPr="00920004">
        <w:rPr>
          <w:lang w:val="en-US"/>
        </w:rPr>
        <w:t>Xem danh sách biên nhận theo trạng thái</w:t>
      </w:r>
      <w:bookmarkEnd w:id="1403"/>
    </w:p>
    <w:tbl>
      <w:tblPr>
        <w:tblStyle w:val="TableGrid"/>
        <w:tblW w:w="0" w:type="auto"/>
        <w:tblLook w:val="04A0" w:firstRow="1" w:lastRow="0" w:firstColumn="1" w:lastColumn="0" w:noHBand="0" w:noVBand="1"/>
      </w:tblPr>
      <w:tblGrid>
        <w:gridCol w:w="2350"/>
        <w:gridCol w:w="6427"/>
      </w:tblGrid>
      <w:tr w:rsidR="00B3221F" w:rsidRPr="00920004" w14:paraId="63FC5FE1" w14:textId="77777777" w:rsidTr="00CF739D">
        <w:tc>
          <w:tcPr>
            <w:tcW w:w="2425" w:type="dxa"/>
          </w:tcPr>
          <w:p w14:paraId="3DB7B782" w14:textId="77777777" w:rsidR="00B3221F" w:rsidRPr="00CF739D" w:rsidRDefault="00B3221F" w:rsidP="00CF739D">
            <w:pPr>
              <w:rPr>
                <w:b/>
              </w:rPr>
            </w:pPr>
            <w:r w:rsidRPr="00CF739D">
              <w:rPr>
                <w:b/>
              </w:rPr>
              <w:t>Mã yêu cầu</w:t>
            </w:r>
          </w:p>
        </w:tc>
        <w:tc>
          <w:tcPr>
            <w:tcW w:w="6686" w:type="dxa"/>
            <w:vAlign w:val="center"/>
          </w:tcPr>
          <w:p w14:paraId="4C07D828" w14:textId="03C88EFE" w:rsidR="00B3221F" w:rsidRPr="00920004" w:rsidRDefault="00B3221F" w:rsidP="00CF739D">
            <w:pPr>
              <w:jc w:val="left"/>
              <w:rPr>
                <w:lang w:val="en-US"/>
              </w:rPr>
            </w:pPr>
            <w:r w:rsidRPr="00920004">
              <w:rPr>
                <w:lang w:val="en-US"/>
              </w:rPr>
              <w:t>GU_02_01</w:t>
            </w:r>
          </w:p>
        </w:tc>
      </w:tr>
      <w:tr w:rsidR="00B3221F" w:rsidRPr="00920004" w14:paraId="45E6DF6E" w14:textId="77777777" w:rsidTr="00B3221F">
        <w:tc>
          <w:tcPr>
            <w:tcW w:w="2425" w:type="dxa"/>
          </w:tcPr>
          <w:p w14:paraId="63F72369" w14:textId="77777777" w:rsidR="00B3221F" w:rsidRPr="00CF739D" w:rsidRDefault="00B3221F" w:rsidP="00CF739D">
            <w:pPr>
              <w:rPr>
                <w:b/>
              </w:rPr>
            </w:pPr>
            <w:r w:rsidRPr="00CF739D">
              <w:rPr>
                <w:b/>
              </w:rPr>
              <w:t>Tên chức năng</w:t>
            </w:r>
          </w:p>
        </w:tc>
        <w:tc>
          <w:tcPr>
            <w:tcW w:w="6686" w:type="dxa"/>
          </w:tcPr>
          <w:p w14:paraId="1B1669D5" w14:textId="6A377DB4" w:rsidR="00B3221F" w:rsidRPr="00920004" w:rsidRDefault="00B3221F" w:rsidP="00CF739D">
            <w:r w:rsidRPr="00920004">
              <w:t xml:space="preserve">Xem danh sách </w:t>
            </w:r>
            <w:r w:rsidRPr="00920004">
              <w:rPr>
                <w:lang w:val="en-US"/>
              </w:rPr>
              <w:t>biên nhận</w:t>
            </w:r>
            <w:r w:rsidRPr="00920004">
              <w:t xml:space="preserve"> theo trạng thái</w:t>
            </w:r>
          </w:p>
        </w:tc>
      </w:tr>
      <w:tr w:rsidR="00B3221F" w:rsidRPr="00920004" w14:paraId="6BE6717E" w14:textId="77777777" w:rsidTr="00B3221F">
        <w:tc>
          <w:tcPr>
            <w:tcW w:w="2425" w:type="dxa"/>
          </w:tcPr>
          <w:p w14:paraId="45164AA3" w14:textId="77777777" w:rsidR="00B3221F" w:rsidRPr="00CF739D" w:rsidRDefault="00B3221F" w:rsidP="00CF739D">
            <w:pPr>
              <w:rPr>
                <w:b/>
              </w:rPr>
            </w:pPr>
            <w:r w:rsidRPr="00CF739D">
              <w:rPr>
                <w:b/>
              </w:rPr>
              <w:t>Đối tượng sử dụng</w:t>
            </w:r>
          </w:p>
        </w:tc>
        <w:tc>
          <w:tcPr>
            <w:tcW w:w="6686" w:type="dxa"/>
          </w:tcPr>
          <w:p w14:paraId="033A3A97" w14:textId="77777777" w:rsidR="00B3221F" w:rsidRPr="00920004" w:rsidRDefault="00B3221F" w:rsidP="00CF739D">
            <w:r w:rsidRPr="00920004">
              <w:t>Nhân viên cửa hàng</w:t>
            </w:r>
          </w:p>
        </w:tc>
      </w:tr>
      <w:tr w:rsidR="00B3221F" w:rsidRPr="00920004" w14:paraId="348BC9C6" w14:textId="77777777" w:rsidTr="00B3221F">
        <w:tc>
          <w:tcPr>
            <w:tcW w:w="2425" w:type="dxa"/>
          </w:tcPr>
          <w:p w14:paraId="029CE94A" w14:textId="77777777" w:rsidR="00B3221F" w:rsidRPr="00CF739D" w:rsidRDefault="00B3221F" w:rsidP="00CF739D">
            <w:pPr>
              <w:rPr>
                <w:b/>
              </w:rPr>
            </w:pPr>
            <w:r w:rsidRPr="00CF739D">
              <w:rPr>
                <w:b/>
              </w:rPr>
              <w:t>Tiền điều kiện</w:t>
            </w:r>
          </w:p>
        </w:tc>
        <w:tc>
          <w:tcPr>
            <w:tcW w:w="6686" w:type="dxa"/>
          </w:tcPr>
          <w:p w14:paraId="58AE5F53" w14:textId="77777777" w:rsidR="00B3221F" w:rsidRPr="00920004" w:rsidRDefault="00B3221F" w:rsidP="00CF739D">
            <w:r w:rsidRPr="00920004">
              <w:t>Truy cập được trang web quản lí và đăng nhập thành công vào hệ thống.</w:t>
            </w:r>
          </w:p>
        </w:tc>
      </w:tr>
      <w:tr w:rsidR="00B3221F" w:rsidRPr="00920004" w14:paraId="7570B2E3" w14:textId="77777777" w:rsidTr="00B3221F">
        <w:tc>
          <w:tcPr>
            <w:tcW w:w="2425" w:type="dxa"/>
          </w:tcPr>
          <w:p w14:paraId="71C87A82" w14:textId="77777777" w:rsidR="00B3221F" w:rsidRPr="00CF739D" w:rsidRDefault="00B3221F" w:rsidP="00CF739D">
            <w:pPr>
              <w:rPr>
                <w:b/>
              </w:rPr>
            </w:pPr>
            <w:r w:rsidRPr="00CF739D">
              <w:rPr>
                <w:b/>
              </w:rPr>
              <w:t>Cách xử lí</w:t>
            </w:r>
          </w:p>
        </w:tc>
        <w:tc>
          <w:tcPr>
            <w:tcW w:w="6686" w:type="dxa"/>
          </w:tcPr>
          <w:p w14:paraId="34229403" w14:textId="21FC84BC" w:rsidR="00B3221F" w:rsidRPr="00CF739D" w:rsidRDefault="00B3221F" w:rsidP="00CF739D">
            <w:pPr>
              <w:rPr>
                <w:lang w:val="en-US"/>
              </w:rPr>
            </w:pPr>
            <w:r w:rsidRPr="00920004">
              <w:t xml:space="preserve">Bước 1: </w:t>
            </w:r>
            <w:r w:rsidR="004813AD" w:rsidRPr="00920004">
              <w:rPr>
                <w:lang w:val="en-US"/>
              </w:rPr>
              <w:t>Người dùng chọn</w:t>
            </w:r>
            <w:r w:rsidRPr="00920004">
              <w:t xml:space="preserve"> “</w:t>
            </w:r>
            <w:r w:rsidRPr="00CF739D">
              <w:t>Quản lí biên nhận</w:t>
            </w:r>
            <w:r w:rsidRPr="00920004">
              <w:t>”</w:t>
            </w:r>
            <w:r w:rsidR="004813AD" w:rsidRPr="00920004">
              <w:rPr>
                <w:lang w:val="en-US"/>
              </w:rPr>
              <w:t>:</w:t>
            </w:r>
          </w:p>
          <w:p w14:paraId="2D950205" w14:textId="0746DD27" w:rsidR="00B3221F" w:rsidRPr="00920004" w:rsidRDefault="00B3221F" w:rsidP="00CF739D">
            <w:r w:rsidRPr="00CF739D">
              <w:t>Nhân viên quản lí đơn hàng</w:t>
            </w:r>
            <w:r w:rsidR="004813AD" w:rsidRPr="00CF739D">
              <w:rPr>
                <w:lang w:val="en-US"/>
              </w:rPr>
              <w:t xml:space="preserve"> </w:t>
            </w:r>
            <w:r w:rsidR="004813AD" w:rsidRPr="00920004">
              <w:rPr>
                <w:lang w:val="en-US"/>
              </w:rPr>
              <w:t>có thể xem các trạng thái</w:t>
            </w:r>
            <w:r w:rsidRPr="00920004">
              <w:t xml:space="preserve"> </w:t>
            </w:r>
            <w:r w:rsidR="004813AD" w:rsidRPr="00920004">
              <w:t>đ</w:t>
            </w:r>
            <w:r w:rsidRPr="00920004">
              <w:t>ang chờ nhận đồ, đã nhận đồ, đang chờ giao đồ, đã giao đồ.</w:t>
            </w:r>
          </w:p>
          <w:p w14:paraId="0EC11732" w14:textId="77777777" w:rsidR="004813AD" w:rsidRPr="00920004" w:rsidRDefault="00B3221F" w:rsidP="00CF739D">
            <w:r w:rsidRPr="00CF739D">
              <w:t>Nhân viên nhận và trả quần áo</w:t>
            </w:r>
            <w:r w:rsidR="004813AD" w:rsidRPr="00CF739D">
              <w:rPr>
                <w:lang w:val="en-US"/>
              </w:rPr>
              <w:t xml:space="preserve"> </w:t>
            </w:r>
            <w:r w:rsidR="004813AD" w:rsidRPr="00920004">
              <w:rPr>
                <w:lang w:val="en-US"/>
              </w:rPr>
              <w:t>có thể xem các trạng thái</w:t>
            </w:r>
            <w:r w:rsidR="004813AD" w:rsidRPr="00920004">
              <w:t xml:space="preserve"> </w:t>
            </w:r>
            <w:r w:rsidR="004813AD" w:rsidRPr="00920004">
              <w:rPr>
                <w:lang w:val="en-US"/>
              </w:rPr>
              <w:t>đ</w:t>
            </w:r>
            <w:r w:rsidRPr="00920004">
              <w:t>ang chờ nhận đồ, đang chờ giao đồ, đã giao đồ.</w:t>
            </w:r>
          </w:p>
          <w:p w14:paraId="487B45DE" w14:textId="7003CA23" w:rsidR="00B3221F" w:rsidRPr="00920004" w:rsidRDefault="004813AD" w:rsidP="00CF739D">
            <w:r w:rsidRPr="00920004">
              <w:rPr>
                <w:lang w:val="en-US"/>
              </w:rPr>
              <w:t>Bước 2: Hệ thống trả về danh sách các biên nhận theo trạng thái tương ứng.</w:t>
            </w:r>
          </w:p>
          <w:p w14:paraId="37F2B759" w14:textId="5EC194A1" w:rsidR="00B3221F" w:rsidRPr="00920004" w:rsidRDefault="00B3221F" w:rsidP="00CF739D">
            <w:r w:rsidRPr="00920004">
              <w:t xml:space="preserve">Bước </w:t>
            </w:r>
            <w:r w:rsidR="004813AD" w:rsidRPr="00920004">
              <w:rPr>
                <w:lang w:val="en-US"/>
              </w:rPr>
              <w:t>3</w:t>
            </w:r>
            <w:r w:rsidRPr="00920004">
              <w:t>: Danh sách biên nhận được hiển thị theo dạng bảng.</w:t>
            </w:r>
          </w:p>
        </w:tc>
      </w:tr>
      <w:tr w:rsidR="00B3221F" w:rsidRPr="00920004" w14:paraId="0AAEB264" w14:textId="77777777" w:rsidTr="00B3221F">
        <w:tc>
          <w:tcPr>
            <w:tcW w:w="2425" w:type="dxa"/>
          </w:tcPr>
          <w:p w14:paraId="7F8B9B55" w14:textId="77777777" w:rsidR="00B3221F" w:rsidRPr="00CF739D" w:rsidRDefault="00B3221F" w:rsidP="00CF739D">
            <w:pPr>
              <w:rPr>
                <w:b/>
              </w:rPr>
            </w:pPr>
            <w:r w:rsidRPr="00CF739D">
              <w:rPr>
                <w:b/>
              </w:rPr>
              <w:t>Kết quả</w:t>
            </w:r>
          </w:p>
        </w:tc>
        <w:tc>
          <w:tcPr>
            <w:tcW w:w="6686" w:type="dxa"/>
          </w:tcPr>
          <w:p w14:paraId="29D3093C" w14:textId="77777777" w:rsidR="00B3221F" w:rsidRPr="00920004" w:rsidRDefault="00B3221F" w:rsidP="00CF739D">
            <w:r w:rsidRPr="00920004">
              <w:t>Hiển thị thông tin tất cả đơn hàng dưới dạng bảng.</w:t>
            </w:r>
          </w:p>
          <w:p w14:paraId="2016184B" w14:textId="77777777" w:rsidR="00B3221F" w:rsidRPr="00920004" w:rsidRDefault="00B3221F" w:rsidP="00CF739D">
            <w:r w:rsidRPr="00920004">
              <w:t>Khi nhấn vào tên khách hàng hiển thị chi tiết đơn hàng.</w:t>
            </w:r>
          </w:p>
        </w:tc>
      </w:tr>
      <w:tr w:rsidR="00B3221F" w:rsidRPr="00920004" w14:paraId="65567985" w14:textId="77777777" w:rsidTr="00B3221F">
        <w:tc>
          <w:tcPr>
            <w:tcW w:w="2425" w:type="dxa"/>
          </w:tcPr>
          <w:p w14:paraId="6AFE6232" w14:textId="77777777" w:rsidR="00B3221F" w:rsidRPr="00CF739D" w:rsidRDefault="00B3221F" w:rsidP="00CF739D">
            <w:pPr>
              <w:rPr>
                <w:b/>
              </w:rPr>
            </w:pPr>
            <w:r w:rsidRPr="00CF739D">
              <w:rPr>
                <w:b/>
              </w:rPr>
              <w:t>Ghi chú</w:t>
            </w:r>
          </w:p>
        </w:tc>
        <w:tc>
          <w:tcPr>
            <w:tcW w:w="6686" w:type="dxa"/>
          </w:tcPr>
          <w:p w14:paraId="3C09F706" w14:textId="77777777" w:rsidR="00B3221F" w:rsidRPr="00920004" w:rsidRDefault="00B3221F" w:rsidP="00CF739D"/>
        </w:tc>
      </w:tr>
    </w:tbl>
    <w:p w14:paraId="780F466C" w14:textId="477E7248" w:rsidR="00B3221F" w:rsidRPr="00920004" w:rsidRDefault="007846DD">
      <w:pPr>
        <w:pStyle w:val="Caption"/>
        <w:rPr>
          <w:lang w:val="en-US"/>
        </w:rPr>
      </w:pPr>
      <w:bookmarkStart w:id="1404" w:name="_Toc53150455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7</w:t>
      </w:r>
      <w:r w:rsidR="00D632EE" w:rsidRPr="00CF739D">
        <w:fldChar w:fldCharType="end"/>
      </w:r>
      <w:r w:rsidRPr="00920004">
        <w:rPr>
          <w:lang w:val="en-US"/>
        </w:rPr>
        <w:t xml:space="preserve"> Chức năng xem danh sách biên nhận theo trạng thái</w:t>
      </w:r>
      <w:bookmarkEnd w:id="1404"/>
    </w:p>
    <w:p w14:paraId="7833219A" w14:textId="448114BF" w:rsidR="0016197B" w:rsidRPr="00920004" w:rsidRDefault="007846DD" w:rsidP="00CF739D">
      <w:pPr>
        <w:pStyle w:val="Heading4"/>
        <w:spacing w:before="240" w:line="0" w:lineRule="atLeast"/>
        <w:rPr>
          <w:lang w:val="en-US"/>
        </w:rPr>
      </w:pPr>
      <w:bookmarkStart w:id="1405" w:name="_Toc531502236"/>
      <w:r w:rsidRPr="00920004">
        <w:rPr>
          <w:lang w:val="en-US"/>
        </w:rPr>
        <w:t>Xem chi tiết biên nhận</w:t>
      </w:r>
      <w:bookmarkEnd w:id="1405"/>
    </w:p>
    <w:tbl>
      <w:tblPr>
        <w:tblStyle w:val="TableGrid"/>
        <w:tblW w:w="0" w:type="auto"/>
        <w:tblLook w:val="04A0" w:firstRow="1" w:lastRow="0" w:firstColumn="1" w:lastColumn="0" w:noHBand="0" w:noVBand="1"/>
      </w:tblPr>
      <w:tblGrid>
        <w:gridCol w:w="2350"/>
        <w:gridCol w:w="6427"/>
      </w:tblGrid>
      <w:tr w:rsidR="007846DD" w:rsidRPr="00920004" w14:paraId="6EEB55A5" w14:textId="77777777" w:rsidTr="00CF739D">
        <w:tc>
          <w:tcPr>
            <w:tcW w:w="2425" w:type="dxa"/>
          </w:tcPr>
          <w:p w14:paraId="5994AD6B" w14:textId="77777777" w:rsidR="007846DD" w:rsidRPr="00CF739D" w:rsidRDefault="007846DD" w:rsidP="00CF739D">
            <w:pPr>
              <w:rPr>
                <w:b/>
              </w:rPr>
            </w:pPr>
            <w:r w:rsidRPr="00CF739D">
              <w:rPr>
                <w:b/>
              </w:rPr>
              <w:t>Mã yêu cầu</w:t>
            </w:r>
          </w:p>
        </w:tc>
        <w:tc>
          <w:tcPr>
            <w:tcW w:w="6686" w:type="dxa"/>
            <w:vAlign w:val="center"/>
          </w:tcPr>
          <w:p w14:paraId="37CDD82F" w14:textId="1A599765" w:rsidR="007846DD" w:rsidRPr="00920004" w:rsidRDefault="007846DD" w:rsidP="00CF739D">
            <w:pPr>
              <w:jc w:val="left"/>
              <w:rPr>
                <w:lang w:val="en-US"/>
              </w:rPr>
            </w:pPr>
            <w:r w:rsidRPr="00920004">
              <w:rPr>
                <w:lang w:val="en-US"/>
              </w:rPr>
              <w:t>GU_02_02</w:t>
            </w:r>
          </w:p>
        </w:tc>
      </w:tr>
      <w:tr w:rsidR="007846DD" w:rsidRPr="00920004" w14:paraId="2E535860" w14:textId="77777777" w:rsidTr="007846DD">
        <w:tc>
          <w:tcPr>
            <w:tcW w:w="2425" w:type="dxa"/>
          </w:tcPr>
          <w:p w14:paraId="55417B39" w14:textId="77777777" w:rsidR="007846DD" w:rsidRPr="00CF739D" w:rsidRDefault="007846DD" w:rsidP="00CF739D">
            <w:pPr>
              <w:rPr>
                <w:b/>
              </w:rPr>
            </w:pPr>
            <w:r w:rsidRPr="00CF739D">
              <w:rPr>
                <w:b/>
              </w:rPr>
              <w:t>Tên chức năng</w:t>
            </w:r>
          </w:p>
        </w:tc>
        <w:tc>
          <w:tcPr>
            <w:tcW w:w="6686" w:type="dxa"/>
          </w:tcPr>
          <w:p w14:paraId="4C212348" w14:textId="6248722A" w:rsidR="007846DD" w:rsidRPr="00920004" w:rsidRDefault="007846DD" w:rsidP="00CF739D">
            <w:pPr>
              <w:rPr>
                <w:lang w:val="en-US"/>
              </w:rPr>
            </w:pPr>
            <w:r w:rsidRPr="00920004">
              <w:t xml:space="preserve">Xem </w:t>
            </w:r>
            <w:r w:rsidRPr="00920004">
              <w:rPr>
                <w:lang w:val="en-US"/>
              </w:rPr>
              <w:t>chi tiết biên nhận</w:t>
            </w:r>
          </w:p>
        </w:tc>
      </w:tr>
      <w:tr w:rsidR="007846DD" w:rsidRPr="00920004" w14:paraId="5DA3437B" w14:textId="77777777" w:rsidTr="007846DD">
        <w:tc>
          <w:tcPr>
            <w:tcW w:w="2425" w:type="dxa"/>
          </w:tcPr>
          <w:p w14:paraId="4E721ED6" w14:textId="77777777" w:rsidR="007846DD" w:rsidRPr="00CF739D" w:rsidRDefault="007846DD" w:rsidP="00CF739D">
            <w:pPr>
              <w:rPr>
                <w:b/>
              </w:rPr>
            </w:pPr>
            <w:r w:rsidRPr="00CF739D">
              <w:rPr>
                <w:b/>
              </w:rPr>
              <w:lastRenderedPageBreak/>
              <w:t>Đối tượng sử dụng</w:t>
            </w:r>
          </w:p>
        </w:tc>
        <w:tc>
          <w:tcPr>
            <w:tcW w:w="6686" w:type="dxa"/>
          </w:tcPr>
          <w:p w14:paraId="0B15C7EB" w14:textId="6CBBDD8F" w:rsidR="007846DD" w:rsidRPr="00920004" w:rsidRDefault="007846DD" w:rsidP="00CF739D">
            <w:pPr>
              <w:rPr>
                <w:lang w:val="en-US"/>
              </w:rPr>
            </w:pPr>
            <w:r w:rsidRPr="00920004">
              <w:rPr>
                <w:lang w:val="en-US"/>
              </w:rPr>
              <w:t xml:space="preserve">Nhân viên chi nhánh, </w:t>
            </w:r>
            <w:r w:rsidR="004813AD" w:rsidRPr="00920004">
              <w:rPr>
                <w:lang w:val="en-US"/>
              </w:rPr>
              <w:t>k</w:t>
            </w:r>
            <w:r w:rsidRPr="00920004">
              <w:rPr>
                <w:lang w:val="en-US"/>
              </w:rPr>
              <w:t>hách hàng.</w:t>
            </w:r>
          </w:p>
        </w:tc>
      </w:tr>
      <w:tr w:rsidR="007846DD" w:rsidRPr="00920004" w14:paraId="128AD5BF" w14:textId="77777777" w:rsidTr="007846DD">
        <w:tc>
          <w:tcPr>
            <w:tcW w:w="2425" w:type="dxa"/>
          </w:tcPr>
          <w:p w14:paraId="5B60BFF7" w14:textId="77777777" w:rsidR="007846DD" w:rsidRPr="00CF739D" w:rsidRDefault="007846DD" w:rsidP="00CF739D">
            <w:pPr>
              <w:rPr>
                <w:b/>
              </w:rPr>
            </w:pPr>
            <w:r w:rsidRPr="00CF739D">
              <w:rPr>
                <w:b/>
              </w:rPr>
              <w:t>Tiền điều kiện</w:t>
            </w:r>
          </w:p>
        </w:tc>
        <w:tc>
          <w:tcPr>
            <w:tcW w:w="6686" w:type="dxa"/>
          </w:tcPr>
          <w:p w14:paraId="29B1515B" w14:textId="6C1116DA" w:rsidR="007846DD" w:rsidRPr="00920004" w:rsidRDefault="007846DD" w:rsidP="00CF739D">
            <w:pPr>
              <w:rPr>
                <w:lang w:val="en-US"/>
              </w:rPr>
            </w:pPr>
            <w:r w:rsidRPr="00920004">
              <w:t>Truy cập được trang web quản lí và đăng nhập thành công vào hệ thống.</w:t>
            </w:r>
            <w:r w:rsidRPr="00920004">
              <w:rPr>
                <w:lang w:val="en-US"/>
              </w:rPr>
              <w:t xml:space="preserve"> Truy cập được danh sách biên nhận hoặc chi tiết đơn hàng.</w:t>
            </w:r>
          </w:p>
        </w:tc>
      </w:tr>
      <w:tr w:rsidR="007846DD" w:rsidRPr="00920004" w14:paraId="70967F35" w14:textId="77777777" w:rsidTr="007846DD">
        <w:tc>
          <w:tcPr>
            <w:tcW w:w="2425" w:type="dxa"/>
          </w:tcPr>
          <w:p w14:paraId="7336B103" w14:textId="77777777" w:rsidR="007846DD" w:rsidRPr="00CF739D" w:rsidRDefault="007846DD" w:rsidP="00CF739D">
            <w:pPr>
              <w:rPr>
                <w:b/>
              </w:rPr>
            </w:pPr>
            <w:r w:rsidRPr="00CF739D">
              <w:rPr>
                <w:b/>
              </w:rPr>
              <w:t>Cách xử lí</w:t>
            </w:r>
          </w:p>
        </w:tc>
        <w:tc>
          <w:tcPr>
            <w:tcW w:w="6686" w:type="dxa"/>
          </w:tcPr>
          <w:p w14:paraId="1431BBE0" w14:textId="436FBD5A" w:rsidR="007846DD" w:rsidRPr="00920004" w:rsidRDefault="007846DD" w:rsidP="00CF739D">
            <w:pPr>
              <w:rPr>
                <w:lang w:val="en-US"/>
              </w:rPr>
            </w:pPr>
            <w:r w:rsidRPr="00920004">
              <w:t xml:space="preserve">Bước 1: </w:t>
            </w:r>
            <w:r w:rsidRPr="00920004">
              <w:rPr>
                <w:lang w:val="en-US"/>
              </w:rPr>
              <w:t>Chọn biên nhận muốn xem.</w:t>
            </w:r>
          </w:p>
          <w:p w14:paraId="30C00FDF" w14:textId="4D1C8CAC" w:rsidR="004813AD" w:rsidRPr="00920004" w:rsidRDefault="004813AD" w:rsidP="00CF739D">
            <w:pPr>
              <w:rPr>
                <w:lang w:val="en-US"/>
              </w:rPr>
            </w:pPr>
            <w:r w:rsidRPr="00920004">
              <w:rPr>
                <w:lang w:val="en-US"/>
              </w:rPr>
              <w:t xml:space="preserve">Bước 2: </w:t>
            </w:r>
            <w:r w:rsidR="00297973" w:rsidRPr="00920004">
              <w:rPr>
                <w:lang w:val="en-US"/>
              </w:rPr>
              <w:t>Hệ thống trả về thông tin biên nhận.</w:t>
            </w:r>
          </w:p>
          <w:p w14:paraId="5301368C" w14:textId="1BEC238D" w:rsidR="007846DD" w:rsidRPr="00920004" w:rsidRDefault="007846DD" w:rsidP="00CF739D">
            <w:pPr>
              <w:rPr>
                <w:lang w:val="en-US"/>
              </w:rPr>
            </w:pPr>
            <w:r w:rsidRPr="00920004">
              <w:t>Bước 2:.</w:t>
            </w:r>
            <w:r w:rsidRPr="00920004">
              <w:rPr>
                <w:lang w:val="en-US"/>
              </w:rPr>
              <w:t xml:space="preserve"> Hiển thị </w:t>
            </w:r>
            <w:r w:rsidR="00297973" w:rsidRPr="00920004">
              <w:rPr>
                <w:lang w:val="en-US"/>
              </w:rPr>
              <w:t xml:space="preserve">thông tin </w:t>
            </w:r>
            <w:r w:rsidRPr="00920004">
              <w:rPr>
                <w:lang w:val="en-US"/>
              </w:rPr>
              <w:t>biên nhận</w:t>
            </w:r>
            <w:r w:rsidR="00297973" w:rsidRPr="00920004">
              <w:rPr>
                <w:lang w:val="en-US"/>
              </w:rPr>
              <w:t xml:space="preserve"> và chức năng</w:t>
            </w:r>
            <w:r w:rsidRPr="00920004">
              <w:rPr>
                <w:lang w:val="en-US"/>
              </w:rPr>
              <w:t xml:space="preserve"> theo đối tượng sử dụng.</w:t>
            </w:r>
          </w:p>
        </w:tc>
      </w:tr>
      <w:tr w:rsidR="007846DD" w:rsidRPr="00920004" w14:paraId="270D82D5" w14:textId="77777777" w:rsidTr="007846DD">
        <w:tc>
          <w:tcPr>
            <w:tcW w:w="2425" w:type="dxa"/>
          </w:tcPr>
          <w:p w14:paraId="589B191A" w14:textId="77777777" w:rsidR="007846DD" w:rsidRPr="00CF739D" w:rsidRDefault="007846DD" w:rsidP="00CF739D">
            <w:pPr>
              <w:rPr>
                <w:b/>
              </w:rPr>
            </w:pPr>
            <w:r w:rsidRPr="00CF739D">
              <w:rPr>
                <w:b/>
              </w:rPr>
              <w:t>Kết quả</w:t>
            </w:r>
          </w:p>
        </w:tc>
        <w:tc>
          <w:tcPr>
            <w:tcW w:w="6686" w:type="dxa"/>
          </w:tcPr>
          <w:p w14:paraId="511ED63B" w14:textId="671596B8" w:rsidR="007846DD" w:rsidRPr="00920004" w:rsidRDefault="007846DD" w:rsidP="00CF739D">
            <w:pPr>
              <w:rPr>
                <w:lang w:val="en-US"/>
              </w:rPr>
            </w:pPr>
            <w:r w:rsidRPr="00920004">
              <w:rPr>
                <w:lang w:val="en-US"/>
              </w:rPr>
              <w:t>Hiển thị thông tin chi tiết biên nhận.</w:t>
            </w:r>
          </w:p>
        </w:tc>
      </w:tr>
      <w:tr w:rsidR="007846DD" w:rsidRPr="00920004" w14:paraId="73DEDCE3" w14:textId="77777777" w:rsidTr="007846DD">
        <w:tc>
          <w:tcPr>
            <w:tcW w:w="2425" w:type="dxa"/>
          </w:tcPr>
          <w:p w14:paraId="4C60E059" w14:textId="77777777" w:rsidR="007846DD" w:rsidRPr="00CF739D" w:rsidRDefault="007846DD" w:rsidP="00CF739D">
            <w:pPr>
              <w:rPr>
                <w:b/>
              </w:rPr>
            </w:pPr>
            <w:r w:rsidRPr="00CF739D">
              <w:rPr>
                <w:b/>
              </w:rPr>
              <w:t>Ghi chú</w:t>
            </w:r>
          </w:p>
        </w:tc>
        <w:tc>
          <w:tcPr>
            <w:tcW w:w="6686" w:type="dxa"/>
          </w:tcPr>
          <w:p w14:paraId="3B8B8E4C" w14:textId="77777777" w:rsidR="007846DD" w:rsidRPr="00920004" w:rsidRDefault="007846DD" w:rsidP="00CF739D"/>
        </w:tc>
      </w:tr>
    </w:tbl>
    <w:p w14:paraId="66CE0330" w14:textId="26F9EA0D" w:rsidR="007846DD" w:rsidRPr="00920004" w:rsidRDefault="007846DD">
      <w:pPr>
        <w:pStyle w:val="Caption"/>
        <w:rPr>
          <w:lang w:val="en-US"/>
        </w:rPr>
      </w:pPr>
      <w:bookmarkStart w:id="1406" w:name="_Toc53150455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8</w:t>
      </w:r>
      <w:r w:rsidR="00D632EE" w:rsidRPr="00CF739D">
        <w:fldChar w:fldCharType="end"/>
      </w:r>
      <w:r w:rsidRPr="00920004">
        <w:rPr>
          <w:lang w:val="en-US"/>
        </w:rPr>
        <w:t xml:space="preserve"> Xem chi tiết biên nhận</w:t>
      </w:r>
      <w:bookmarkEnd w:id="1406"/>
    </w:p>
    <w:p w14:paraId="41BAFE39" w14:textId="435F174C" w:rsidR="00B3221F" w:rsidRPr="00CF739D" w:rsidRDefault="007846DD" w:rsidP="00CF739D">
      <w:pPr>
        <w:pStyle w:val="Heading4"/>
        <w:spacing w:before="240" w:line="0" w:lineRule="atLeast"/>
        <w:rPr>
          <w:lang w:val="en-US"/>
        </w:rPr>
      </w:pPr>
      <w:bookmarkStart w:id="1407" w:name="_Toc531502237"/>
      <w:r w:rsidRPr="00920004">
        <w:rPr>
          <w:lang w:val="en-US"/>
        </w:rPr>
        <w:t>Thay đổi trạng thái biên nhận</w:t>
      </w:r>
      <w:bookmarkEnd w:id="1407"/>
    </w:p>
    <w:tbl>
      <w:tblPr>
        <w:tblStyle w:val="TableGrid"/>
        <w:tblW w:w="0" w:type="auto"/>
        <w:tblLook w:val="04A0" w:firstRow="1" w:lastRow="0" w:firstColumn="1" w:lastColumn="0" w:noHBand="0" w:noVBand="1"/>
      </w:tblPr>
      <w:tblGrid>
        <w:gridCol w:w="2350"/>
        <w:gridCol w:w="6427"/>
      </w:tblGrid>
      <w:tr w:rsidR="00C774DC" w:rsidRPr="00920004" w14:paraId="462635DE" w14:textId="77777777" w:rsidTr="00CF739D">
        <w:tc>
          <w:tcPr>
            <w:tcW w:w="2425" w:type="dxa"/>
          </w:tcPr>
          <w:p w14:paraId="1E04A41A" w14:textId="77777777" w:rsidR="00C774DC" w:rsidRPr="00CF739D" w:rsidRDefault="00C774DC" w:rsidP="00CF739D">
            <w:pPr>
              <w:rPr>
                <w:b/>
              </w:rPr>
            </w:pPr>
            <w:r w:rsidRPr="00CF739D">
              <w:rPr>
                <w:b/>
              </w:rPr>
              <w:t>Mã yêu cầu</w:t>
            </w:r>
          </w:p>
        </w:tc>
        <w:tc>
          <w:tcPr>
            <w:tcW w:w="6686" w:type="dxa"/>
            <w:vAlign w:val="center"/>
          </w:tcPr>
          <w:p w14:paraId="33184BF1" w14:textId="527F7301" w:rsidR="00C774DC" w:rsidRPr="00920004" w:rsidRDefault="00C774DC" w:rsidP="00CF739D">
            <w:pPr>
              <w:jc w:val="left"/>
              <w:rPr>
                <w:lang w:val="en-US"/>
              </w:rPr>
            </w:pPr>
            <w:r w:rsidRPr="00920004">
              <w:rPr>
                <w:lang w:val="en-US"/>
              </w:rPr>
              <w:t>GU_02</w:t>
            </w:r>
            <w:r w:rsidR="007846DD" w:rsidRPr="00920004">
              <w:rPr>
                <w:lang w:val="en-US"/>
              </w:rPr>
              <w:t>_03</w:t>
            </w:r>
          </w:p>
        </w:tc>
      </w:tr>
      <w:tr w:rsidR="00C774DC" w:rsidRPr="00920004" w14:paraId="7CC03A21" w14:textId="77777777" w:rsidTr="00C774DC">
        <w:tc>
          <w:tcPr>
            <w:tcW w:w="2425" w:type="dxa"/>
          </w:tcPr>
          <w:p w14:paraId="42ED4CE8" w14:textId="77777777" w:rsidR="00C774DC" w:rsidRPr="00CF739D" w:rsidRDefault="00C774DC" w:rsidP="00CF739D">
            <w:pPr>
              <w:rPr>
                <w:b/>
              </w:rPr>
            </w:pPr>
            <w:r w:rsidRPr="00CF739D">
              <w:rPr>
                <w:b/>
              </w:rPr>
              <w:t>Tên chức năng</w:t>
            </w:r>
          </w:p>
        </w:tc>
        <w:tc>
          <w:tcPr>
            <w:tcW w:w="6686" w:type="dxa"/>
          </w:tcPr>
          <w:p w14:paraId="24AC3028" w14:textId="77777777" w:rsidR="00C774DC" w:rsidRPr="00920004" w:rsidRDefault="00C774DC" w:rsidP="00CF739D">
            <w:pPr>
              <w:rPr>
                <w:lang w:val="en-US"/>
              </w:rPr>
            </w:pPr>
            <w:r w:rsidRPr="00920004">
              <w:t>Quản lí biên nhận</w:t>
            </w:r>
          </w:p>
        </w:tc>
      </w:tr>
      <w:tr w:rsidR="00C774DC" w:rsidRPr="00920004" w14:paraId="26225702" w14:textId="77777777" w:rsidTr="00C774DC">
        <w:tc>
          <w:tcPr>
            <w:tcW w:w="2425" w:type="dxa"/>
          </w:tcPr>
          <w:p w14:paraId="75830EC1" w14:textId="77777777" w:rsidR="00C774DC" w:rsidRPr="00CF739D" w:rsidRDefault="00C774DC" w:rsidP="00CF739D">
            <w:pPr>
              <w:rPr>
                <w:b/>
              </w:rPr>
            </w:pPr>
            <w:r w:rsidRPr="00CF739D">
              <w:rPr>
                <w:b/>
              </w:rPr>
              <w:t>Đối tượng sử dụng</w:t>
            </w:r>
          </w:p>
        </w:tc>
        <w:tc>
          <w:tcPr>
            <w:tcW w:w="6686" w:type="dxa"/>
          </w:tcPr>
          <w:p w14:paraId="3FD9EB3D" w14:textId="77777777" w:rsidR="00C774DC" w:rsidRPr="00CF739D" w:rsidRDefault="00C774DC" w:rsidP="00CF739D">
            <w:r w:rsidRPr="00CF739D">
              <w:t>Nhân viên cửa hàng (Nhân viên quản lí đơn hàng, Nhân viên nhận và trả quần áo)</w:t>
            </w:r>
          </w:p>
        </w:tc>
      </w:tr>
      <w:tr w:rsidR="00C774DC" w:rsidRPr="00920004" w14:paraId="0CA7FC62" w14:textId="77777777" w:rsidTr="00C774DC">
        <w:tc>
          <w:tcPr>
            <w:tcW w:w="2425" w:type="dxa"/>
          </w:tcPr>
          <w:p w14:paraId="0E70A505" w14:textId="77777777" w:rsidR="00C774DC" w:rsidRPr="00CF739D" w:rsidRDefault="00C774DC" w:rsidP="00CF739D">
            <w:pPr>
              <w:rPr>
                <w:b/>
              </w:rPr>
            </w:pPr>
            <w:r w:rsidRPr="00CF739D">
              <w:rPr>
                <w:b/>
              </w:rPr>
              <w:t>Tiền điều kiện</w:t>
            </w:r>
          </w:p>
        </w:tc>
        <w:tc>
          <w:tcPr>
            <w:tcW w:w="6686" w:type="dxa"/>
          </w:tcPr>
          <w:p w14:paraId="12777AA0" w14:textId="77777777" w:rsidR="00C774DC" w:rsidRPr="00CF739D" w:rsidRDefault="00C774DC" w:rsidP="00CF739D">
            <w:r w:rsidRPr="00CF739D">
              <w:t>Truy cập được trang web quản lí và đăng nhập thành công vào hệ thống.</w:t>
            </w:r>
          </w:p>
        </w:tc>
      </w:tr>
      <w:tr w:rsidR="00C774DC" w:rsidRPr="00920004" w14:paraId="57827D55" w14:textId="77777777" w:rsidTr="00C774DC">
        <w:tc>
          <w:tcPr>
            <w:tcW w:w="2425" w:type="dxa"/>
          </w:tcPr>
          <w:p w14:paraId="2389EE2E" w14:textId="77777777" w:rsidR="00C774DC" w:rsidRPr="00CF739D" w:rsidRDefault="00C774DC" w:rsidP="00CF739D">
            <w:pPr>
              <w:rPr>
                <w:b/>
              </w:rPr>
            </w:pPr>
            <w:r w:rsidRPr="00CF739D">
              <w:rPr>
                <w:b/>
              </w:rPr>
              <w:t>Cách xử lí</w:t>
            </w:r>
          </w:p>
        </w:tc>
        <w:tc>
          <w:tcPr>
            <w:tcW w:w="6686" w:type="dxa"/>
          </w:tcPr>
          <w:p w14:paraId="4780AB4B" w14:textId="38518B25" w:rsidR="00297973" w:rsidRPr="00920004" w:rsidRDefault="00297973" w:rsidP="00CF739D">
            <w:pPr>
              <w:rPr>
                <w:lang w:val="en-US"/>
              </w:rPr>
            </w:pPr>
            <w:r w:rsidRPr="00920004">
              <w:t xml:space="preserve">Bước 1: </w:t>
            </w:r>
            <w:r w:rsidR="00412294" w:rsidRPr="00920004">
              <w:t>Chọn</w:t>
            </w:r>
            <w:r w:rsidRPr="00920004">
              <w:t xml:space="preserve"> “</w:t>
            </w:r>
            <w:r w:rsidRPr="00CF739D">
              <w:t xml:space="preserve">Quản lí </w:t>
            </w:r>
            <w:r w:rsidRPr="00CF739D">
              <w:rPr>
                <w:lang w:val="en-US"/>
              </w:rPr>
              <w:t>biên nhận</w:t>
            </w:r>
            <w:r w:rsidRPr="00920004">
              <w:t>”</w:t>
            </w:r>
            <w:r w:rsidRPr="00920004">
              <w:rPr>
                <w:lang w:val="en-US"/>
              </w:rPr>
              <w:t>.</w:t>
            </w:r>
          </w:p>
          <w:p w14:paraId="2E38254D" w14:textId="2C0A0B6E" w:rsidR="00297973" w:rsidRPr="00920004" w:rsidRDefault="00297973" w:rsidP="00CF739D">
            <w:pPr>
              <w:rPr>
                <w:lang w:val="en-US"/>
              </w:rPr>
            </w:pPr>
            <w:r w:rsidRPr="00920004">
              <w:rPr>
                <w:lang w:val="en-US"/>
              </w:rPr>
              <w:t>Bước 2: Chọn danh sách biên nhận theo trạng thái mong muốn.</w:t>
            </w:r>
          </w:p>
          <w:p w14:paraId="201A5179" w14:textId="7F91BF50" w:rsidR="00C774DC" w:rsidRPr="00CF739D" w:rsidRDefault="00C774DC" w:rsidP="00CF739D">
            <w:r w:rsidRPr="00CF739D">
              <w:t xml:space="preserve">Bước </w:t>
            </w:r>
            <w:r w:rsidR="00297973" w:rsidRPr="00920004">
              <w:rPr>
                <w:lang w:val="en-US"/>
              </w:rPr>
              <w:t>3</w:t>
            </w:r>
            <w:r w:rsidRPr="00CF739D">
              <w:t>: Danh sách biên nhận được hiển thị theo dạng bảng. Ở đây người dùng có thể tìm kiếm biên nhận dựa trên các tiêu chí là các cột của bảng.</w:t>
            </w:r>
          </w:p>
          <w:p w14:paraId="2CB44189" w14:textId="6D68AFB4" w:rsidR="00C774DC" w:rsidRPr="00CF739D" w:rsidRDefault="00C774DC" w:rsidP="00CF739D">
            <w:r w:rsidRPr="00CF739D">
              <w:t xml:space="preserve">Bước </w:t>
            </w:r>
            <w:r w:rsidR="00297973" w:rsidRPr="00920004">
              <w:rPr>
                <w:lang w:val="en-US"/>
              </w:rPr>
              <w:t>4</w:t>
            </w:r>
            <w:r w:rsidRPr="00CF739D">
              <w:t>: Khi người dùng nhấn vào tên khách hàng để truy cập vào chi tiết biên nhận. Ở đây, người dùng có thể xem thông tin chi tiết biên nhận. Các chức năng có thể tại trang chi tiết biên nhận theo loại nhân viên và trạng thái đơn hàng:</w:t>
            </w:r>
          </w:p>
          <w:p w14:paraId="1A42EF8D" w14:textId="77777777" w:rsidR="00C774DC" w:rsidRPr="00CF739D" w:rsidRDefault="00C774DC" w:rsidP="00CF739D">
            <w:r w:rsidRPr="00CF739D">
              <w:t xml:space="preserve">Trạng thái “đang chờ nhận đồ”: Nhân viên nhận và trả quần áo nhấn “chấp nhận”, người dùng sẽ được gán thành người đi nhận đơn hàng đó và có nhiệm vụ cập nhật thông tin biên nhận (bao gồm số lượng đồ nhận, ngày nhận và thời gian nhận). Sau khi nhận đồ hoàn tất buộc nhấn nút “đã nhận” để thay đổi trạng thái biên nhận thành “đã nhận đồ” và đơn hàng ứng với biên nhận chuyển từ “đã nhận” thành “đang chờ xử lí”. </w:t>
            </w:r>
          </w:p>
          <w:p w14:paraId="14ECB257" w14:textId="77777777" w:rsidR="00C774DC" w:rsidRPr="00CF739D" w:rsidRDefault="00C774DC" w:rsidP="00CF739D">
            <w:r w:rsidRPr="00CF739D">
              <w:lastRenderedPageBreak/>
              <w:t>Trạng thái “đang chờ giao đồ”: Nhân viên nhận và trả quần ảo nhấn vào nút “giao đồ”, người dùng sẽ được gán thành người đi giao đơn hàng đó và có nhiệm vụ câp nhật thông tin biên nhận (bao gồm thời gian, ngày giao đơn hàng, số lượng quần áo giao). Sau khi giao hoàn tất buộc nhấn nút “đã giao” và đơn hàng ứng với biên nhận chuyển từ “đã xử lí hoàn tất” thành “thành công”.</w:t>
            </w:r>
          </w:p>
        </w:tc>
      </w:tr>
      <w:tr w:rsidR="00C774DC" w:rsidRPr="00920004" w14:paraId="1EFDC670" w14:textId="77777777" w:rsidTr="00C774DC">
        <w:tc>
          <w:tcPr>
            <w:tcW w:w="2425" w:type="dxa"/>
          </w:tcPr>
          <w:p w14:paraId="440F1BE4" w14:textId="77777777" w:rsidR="00C774DC" w:rsidRPr="00CF739D" w:rsidRDefault="00C774DC" w:rsidP="00CF739D">
            <w:pPr>
              <w:rPr>
                <w:b/>
              </w:rPr>
            </w:pPr>
            <w:r w:rsidRPr="00CF739D">
              <w:rPr>
                <w:b/>
              </w:rPr>
              <w:lastRenderedPageBreak/>
              <w:t>Kết quả</w:t>
            </w:r>
          </w:p>
        </w:tc>
        <w:tc>
          <w:tcPr>
            <w:tcW w:w="6686" w:type="dxa"/>
          </w:tcPr>
          <w:p w14:paraId="12ADD6E4" w14:textId="77777777" w:rsidR="00C774DC" w:rsidRPr="00CF739D" w:rsidRDefault="00C774DC" w:rsidP="00CF739D">
            <w:r w:rsidRPr="00CF739D">
              <w:t>Hiển thị thông tin tất cả biên nhận dưới dạng bảng.</w:t>
            </w:r>
          </w:p>
          <w:p w14:paraId="3219B33C" w14:textId="77777777" w:rsidR="00C774DC" w:rsidRPr="00CF739D" w:rsidRDefault="00C774DC" w:rsidP="00CF739D">
            <w:r w:rsidRPr="00CF739D">
              <w:t>Khi nhấn vào tên khách hàng hiển thị chi tiết biên nhận.</w:t>
            </w:r>
          </w:p>
        </w:tc>
      </w:tr>
      <w:tr w:rsidR="00C774DC" w:rsidRPr="00920004" w14:paraId="4221BB4A" w14:textId="77777777" w:rsidTr="00C774DC">
        <w:tc>
          <w:tcPr>
            <w:tcW w:w="2425" w:type="dxa"/>
          </w:tcPr>
          <w:p w14:paraId="08B26EAA" w14:textId="77777777" w:rsidR="00C774DC" w:rsidRPr="00CF739D" w:rsidRDefault="00C774DC" w:rsidP="00CF739D">
            <w:pPr>
              <w:rPr>
                <w:b/>
              </w:rPr>
            </w:pPr>
            <w:r w:rsidRPr="00CF739D">
              <w:rPr>
                <w:b/>
              </w:rPr>
              <w:t>Ghi chú</w:t>
            </w:r>
          </w:p>
        </w:tc>
        <w:tc>
          <w:tcPr>
            <w:tcW w:w="6686" w:type="dxa"/>
          </w:tcPr>
          <w:p w14:paraId="404C172C" w14:textId="77777777" w:rsidR="00C774DC" w:rsidRPr="00920004" w:rsidRDefault="00C774DC" w:rsidP="00CF739D"/>
        </w:tc>
      </w:tr>
    </w:tbl>
    <w:p w14:paraId="231AEA97" w14:textId="052EC522" w:rsidR="00C774DC" w:rsidRPr="00920004" w:rsidRDefault="007846DD">
      <w:pPr>
        <w:pStyle w:val="Caption"/>
        <w:rPr>
          <w:lang w:val="en-US"/>
        </w:rPr>
      </w:pPr>
      <w:bookmarkStart w:id="1408" w:name="_Toc53150455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9</w:t>
      </w:r>
      <w:r w:rsidR="00D632EE" w:rsidRPr="00CF739D">
        <w:fldChar w:fldCharType="end"/>
      </w:r>
      <w:r w:rsidRPr="00920004">
        <w:rPr>
          <w:lang w:val="en-US"/>
        </w:rPr>
        <w:t xml:space="preserve"> Chức năng thay đổi trạng thái biên nhận</w:t>
      </w:r>
      <w:bookmarkEnd w:id="1408"/>
    </w:p>
    <w:p w14:paraId="797016AC" w14:textId="22621AFB" w:rsidR="007846DD" w:rsidRPr="00920004" w:rsidRDefault="007846DD" w:rsidP="00CF739D">
      <w:pPr>
        <w:pStyle w:val="Heading4"/>
        <w:spacing w:before="240" w:line="0" w:lineRule="atLeast"/>
        <w:rPr>
          <w:lang w:val="en-US"/>
        </w:rPr>
      </w:pPr>
      <w:bookmarkStart w:id="1409" w:name="_Toc531502238"/>
      <w:r w:rsidRPr="00920004">
        <w:rPr>
          <w:lang w:val="en-US"/>
        </w:rPr>
        <w:t>Cập nhật thông tin biên nhận</w:t>
      </w:r>
      <w:bookmarkEnd w:id="1409"/>
    </w:p>
    <w:tbl>
      <w:tblPr>
        <w:tblStyle w:val="TableGrid"/>
        <w:tblW w:w="0" w:type="auto"/>
        <w:tblLook w:val="04A0" w:firstRow="1" w:lastRow="0" w:firstColumn="1" w:lastColumn="0" w:noHBand="0" w:noVBand="1"/>
      </w:tblPr>
      <w:tblGrid>
        <w:gridCol w:w="2350"/>
        <w:gridCol w:w="6427"/>
      </w:tblGrid>
      <w:tr w:rsidR="007846DD" w:rsidRPr="00920004" w14:paraId="70665CAD" w14:textId="77777777" w:rsidTr="00CF739D">
        <w:tc>
          <w:tcPr>
            <w:tcW w:w="2425" w:type="dxa"/>
          </w:tcPr>
          <w:p w14:paraId="54B0AFA0" w14:textId="77777777" w:rsidR="007846DD" w:rsidRPr="00CF739D" w:rsidRDefault="007846DD" w:rsidP="00CF739D">
            <w:pPr>
              <w:rPr>
                <w:b/>
              </w:rPr>
            </w:pPr>
            <w:r w:rsidRPr="00CF739D">
              <w:rPr>
                <w:b/>
              </w:rPr>
              <w:t>Mã yêu cầu</w:t>
            </w:r>
          </w:p>
        </w:tc>
        <w:tc>
          <w:tcPr>
            <w:tcW w:w="6686" w:type="dxa"/>
            <w:vAlign w:val="center"/>
          </w:tcPr>
          <w:p w14:paraId="194E6ADD" w14:textId="1ABC98C3" w:rsidR="007846DD" w:rsidRPr="00920004" w:rsidRDefault="007846DD" w:rsidP="00CF739D">
            <w:pPr>
              <w:jc w:val="left"/>
              <w:rPr>
                <w:lang w:val="en-US"/>
              </w:rPr>
            </w:pPr>
            <w:r w:rsidRPr="00920004">
              <w:rPr>
                <w:lang w:val="en-US"/>
              </w:rPr>
              <w:t>GU_02_04</w:t>
            </w:r>
          </w:p>
        </w:tc>
      </w:tr>
      <w:tr w:rsidR="007846DD" w:rsidRPr="00920004" w14:paraId="2FD25E69" w14:textId="77777777" w:rsidTr="007846DD">
        <w:tc>
          <w:tcPr>
            <w:tcW w:w="2425" w:type="dxa"/>
          </w:tcPr>
          <w:p w14:paraId="21FE4220" w14:textId="77777777" w:rsidR="007846DD" w:rsidRPr="00CF739D" w:rsidRDefault="007846DD" w:rsidP="00CF739D">
            <w:pPr>
              <w:rPr>
                <w:b/>
              </w:rPr>
            </w:pPr>
            <w:r w:rsidRPr="00CF739D">
              <w:rPr>
                <w:b/>
              </w:rPr>
              <w:t>Tên chức năng</w:t>
            </w:r>
          </w:p>
        </w:tc>
        <w:tc>
          <w:tcPr>
            <w:tcW w:w="6686" w:type="dxa"/>
          </w:tcPr>
          <w:p w14:paraId="323B810B" w14:textId="48D26E89" w:rsidR="007846DD" w:rsidRPr="00920004" w:rsidRDefault="007846DD" w:rsidP="00CF739D">
            <w:pPr>
              <w:rPr>
                <w:lang w:val="en-US"/>
              </w:rPr>
            </w:pPr>
            <w:r w:rsidRPr="00920004">
              <w:rPr>
                <w:lang w:val="en-US"/>
              </w:rPr>
              <w:t>Cập nhật thông tin biên nhận</w:t>
            </w:r>
          </w:p>
        </w:tc>
      </w:tr>
      <w:tr w:rsidR="007846DD" w:rsidRPr="00920004" w14:paraId="6F74D009" w14:textId="77777777" w:rsidTr="007846DD">
        <w:tc>
          <w:tcPr>
            <w:tcW w:w="2425" w:type="dxa"/>
          </w:tcPr>
          <w:p w14:paraId="347CACB3" w14:textId="77777777" w:rsidR="007846DD" w:rsidRPr="00CF739D" w:rsidRDefault="007846DD" w:rsidP="00CF739D">
            <w:pPr>
              <w:rPr>
                <w:b/>
              </w:rPr>
            </w:pPr>
            <w:r w:rsidRPr="00CF739D">
              <w:rPr>
                <w:b/>
              </w:rPr>
              <w:t>Đối tượng sử dụng</w:t>
            </w:r>
          </w:p>
        </w:tc>
        <w:tc>
          <w:tcPr>
            <w:tcW w:w="6686" w:type="dxa"/>
          </w:tcPr>
          <w:p w14:paraId="2DFA1E9A" w14:textId="08BFDD0F" w:rsidR="007846DD" w:rsidRPr="00920004" w:rsidRDefault="007846DD" w:rsidP="00CF739D">
            <w:pPr>
              <w:rPr>
                <w:lang w:val="en-US"/>
              </w:rPr>
            </w:pPr>
            <w:r w:rsidRPr="00920004">
              <w:rPr>
                <w:lang w:val="en-US"/>
              </w:rPr>
              <w:t>Nhân viên chi nhánh</w:t>
            </w:r>
            <w:r w:rsidR="008C30A2" w:rsidRPr="00920004">
              <w:rPr>
                <w:lang w:val="en-US"/>
              </w:rPr>
              <w:t xml:space="preserve"> (</w:t>
            </w:r>
            <w:r w:rsidR="008C30A2" w:rsidRPr="00CF739D">
              <w:rPr>
                <w:lang w:val="en-US"/>
              </w:rPr>
              <w:t>Nhân viên nhận và trả quần áo)</w:t>
            </w:r>
          </w:p>
        </w:tc>
      </w:tr>
      <w:tr w:rsidR="007846DD" w:rsidRPr="00920004" w14:paraId="1EADBC77" w14:textId="77777777" w:rsidTr="007846DD">
        <w:tc>
          <w:tcPr>
            <w:tcW w:w="2425" w:type="dxa"/>
          </w:tcPr>
          <w:p w14:paraId="6F5DDE28" w14:textId="77777777" w:rsidR="007846DD" w:rsidRPr="00CF739D" w:rsidRDefault="007846DD" w:rsidP="00CF739D">
            <w:pPr>
              <w:rPr>
                <w:b/>
              </w:rPr>
            </w:pPr>
            <w:r w:rsidRPr="00CF739D">
              <w:rPr>
                <w:b/>
              </w:rPr>
              <w:t>Tiền điều kiện</w:t>
            </w:r>
          </w:p>
        </w:tc>
        <w:tc>
          <w:tcPr>
            <w:tcW w:w="6686" w:type="dxa"/>
          </w:tcPr>
          <w:p w14:paraId="7F208C27" w14:textId="013CB382" w:rsidR="007846DD" w:rsidRPr="00920004" w:rsidRDefault="007846DD" w:rsidP="00CF739D">
            <w:pPr>
              <w:rPr>
                <w:lang w:val="en-US"/>
              </w:rPr>
            </w:pPr>
            <w:r w:rsidRPr="00920004">
              <w:t>Truy cập được trang web quản lí và đăng nhập thành công vào hệ thống.</w:t>
            </w:r>
          </w:p>
        </w:tc>
      </w:tr>
      <w:tr w:rsidR="007846DD" w:rsidRPr="00920004" w14:paraId="6BD9291C" w14:textId="77777777" w:rsidTr="007846DD">
        <w:tc>
          <w:tcPr>
            <w:tcW w:w="2425" w:type="dxa"/>
          </w:tcPr>
          <w:p w14:paraId="0A23E44B" w14:textId="77777777" w:rsidR="007846DD" w:rsidRPr="00CF739D" w:rsidRDefault="007846DD" w:rsidP="00CF739D">
            <w:pPr>
              <w:rPr>
                <w:b/>
              </w:rPr>
            </w:pPr>
            <w:r w:rsidRPr="00CF739D">
              <w:rPr>
                <w:b/>
              </w:rPr>
              <w:t>Cách xử lí</w:t>
            </w:r>
          </w:p>
        </w:tc>
        <w:tc>
          <w:tcPr>
            <w:tcW w:w="6686" w:type="dxa"/>
          </w:tcPr>
          <w:p w14:paraId="1DF9DA87" w14:textId="553B9263" w:rsidR="007846DD" w:rsidRPr="00920004" w:rsidRDefault="007846DD" w:rsidP="00CF739D">
            <w:pPr>
              <w:rPr>
                <w:lang w:val="en-US"/>
              </w:rPr>
            </w:pPr>
            <w:r w:rsidRPr="00920004">
              <w:t xml:space="preserve">Bước 1: </w:t>
            </w:r>
            <w:r w:rsidRPr="00920004">
              <w:rPr>
                <w:lang w:val="en-US"/>
              </w:rPr>
              <w:t xml:space="preserve">Chọn </w:t>
            </w:r>
            <w:r w:rsidR="008C30A2" w:rsidRPr="00920004">
              <w:rPr>
                <w:lang w:val="en-US"/>
              </w:rPr>
              <w:t>“Biên nhận khách hàng”. Sau đó, chọn “Chờ lấy đồ” hoặc chọn “</w:t>
            </w:r>
            <w:r w:rsidR="008C30A2" w:rsidRPr="00CF739D">
              <w:rPr>
                <w:lang w:val="en-US"/>
              </w:rPr>
              <w:t>Chờ trả đồ</w:t>
            </w:r>
            <w:r w:rsidR="008C30A2" w:rsidRPr="00920004">
              <w:rPr>
                <w:lang w:val="en-US"/>
              </w:rPr>
              <w:t>”.</w:t>
            </w:r>
          </w:p>
          <w:p w14:paraId="1541393F" w14:textId="597FA620" w:rsidR="007846DD" w:rsidRPr="00920004" w:rsidRDefault="007846DD" w:rsidP="00CF739D">
            <w:pPr>
              <w:rPr>
                <w:lang w:val="en-US"/>
              </w:rPr>
            </w:pPr>
            <w:r w:rsidRPr="00920004">
              <w:rPr>
                <w:lang w:val="en-US"/>
              </w:rPr>
              <w:t xml:space="preserve">Bước 2: </w:t>
            </w:r>
            <w:r w:rsidR="008C30A2" w:rsidRPr="00920004">
              <w:rPr>
                <w:lang w:val="en-US"/>
              </w:rPr>
              <w:t>Chọn biên nhận.</w:t>
            </w:r>
          </w:p>
          <w:p w14:paraId="20A2BD19" w14:textId="208495AD" w:rsidR="008C30A2" w:rsidRPr="00920004" w:rsidRDefault="008C30A2" w:rsidP="00CF739D">
            <w:pPr>
              <w:rPr>
                <w:lang w:val="en-US"/>
              </w:rPr>
            </w:pPr>
            <w:r w:rsidRPr="00920004">
              <w:rPr>
                <w:lang w:val="en-US"/>
              </w:rPr>
              <w:t>Bước 3: Nếu biên nhận chưa có nhân viên lấy hoặc trả quần áo thì chọn “</w:t>
            </w:r>
            <w:r w:rsidRPr="00CF739D">
              <w:rPr>
                <w:lang w:val="en-US"/>
              </w:rPr>
              <w:t>Lấy đồ</w:t>
            </w:r>
            <w:r w:rsidRPr="00920004">
              <w:rPr>
                <w:lang w:val="en-US"/>
              </w:rPr>
              <w:t>” hoặc “</w:t>
            </w:r>
            <w:r w:rsidRPr="00CF739D">
              <w:rPr>
                <w:lang w:val="en-US"/>
              </w:rPr>
              <w:t>Trả đồ</w:t>
            </w:r>
            <w:r w:rsidRPr="00920004">
              <w:rPr>
                <w:lang w:val="en-US"/>
              </w:rPr>
              <w:t>”. Chọn nút “</w:t>
            </w:r>
            <w:r w:rsidRPr="00CF739D">
              <w:rPr>
                <w:lang w:val="en-US"/>
              </w:rPr>
              <w:t>Cập nhật biên nhận</w:t>
            </w:r>
            <w:r w:rsidRPr="00920004">
              <w:rPr>
                <w:lang w:val="en-US"/>
              </w:rPr>
              <w:t>”.</w:t>
            </w:r>
          </w:p>
          <w:p w14:paraId="196ED8B4" w14:textId="248FFCD4" w:rsidR="008C30A2" w:rsidRPr="00920004" w:rsidRDefault="008C30A2" w:rsidP="00CF739D">
            <w:pPr>
              <w:rPr>
                <w:lang w:val="en-US"/>
              </w:rPr>
            </w:pPr>
            <w:r w:rsidRPr="00920004">
              <w:rPr>
                <w:lang w:val="en-US"/>
              </w:rPr>
              <w:t xml:space="preserve">Bước 4: Điền thông tin theo yêu cầu. </w:t>
            </w:r>
          </w:p>
          <w:p w14:paraId="1DF8C639" w14:textId="65FC7055" w:rsidR="007846DD" w:rsidRPr="00920004" w:rsidRDefault="007846DD" w:rsidP="00CF739D">
            <w:pPr>
              <w:rPr>
                <w:lang w:val="en-US"/>
              </w:rPr>
            </w:pPr>
            <w:r w:rsidRPr="00920004">
              <w:t xml:space="preserve">Bước </w:t>
            </w:r>
            <w:r w:rsidR="008C30A2" w:rsidRPr="00920004">
              <w:rPr>
                <w:lang w:val="en-US"/>
              </w:rPr>
              <w:t>5</w:t>
            </w:r>
            <w:r w:rsidRPr="00920004">
              <w:t xml:space="preserve">: </w:t>
            </w:r>
            <w:r w:rsidRPr="00920004">
              <w:rPr>
                <w:lang w:val="en-US"/>
              </w:rPr>
              <w:t>Chọn nút “</w:t>
            </w:r>
            <w:r w:rsidRPr="00CF739D">
              <w:rPr>
                <w:lang w:val="en-US"/>
              </w:rPr>
              <w:t xml:space="preserve">Cập nhật </w:t>
            </w:r>
            <w:r w:rsidR="008C30A2" w:rsidRPr="00CF739D">
              <w:rPr>
                <w:lang w:val="en-US"/>
              </w:rPr>
              <w:t>biên nhận</w:t>
            </w:r>
            <w:r w:rsidRPr="00920004">
              <w:rPr>
                <w:lang w:val="en-US"/>
              </w:rPr>
              <w:t>” để lưu lại.</w:t>
            </w:r>
          </w:p>
        </w:tc>
      </w:tr>
      <w:tr w:rsidR="007846DD" w:rsidRPr="00920004" w14:paraId="71E4F4A3" w14:textId="77777777" w:rsidTr="007846DD">
        <w:tc>
          <w:tcPr>
            <w:tcW w:w="2425" w:type="dxa"/>
          </w:tcPr>
          <w:p w14:paraId="050B150E" w14:textId="77777777" w:rsidR="007846DD" w:rsidRPr="00CF739D" w:rsidRDefault="007846DD" w:rsidP="00CF739D">
            <w:pPr>
              <w:rPr>
                <w:b/>
                <w:lang w:val="en-US"/>
              </w:rPr>
            </w:pPr>
            <w:r w:rsidRPr="00CF739D">
              <w:rPr>
                <w:b/>
              </w:rPr>
              <w:t>Kết quả</w:t>
            </w:r>
          </w:p>
        </w:tc>
        <w:tc>
          <w:tcPr>
            <w:tcW w:w="6686" w:type="dxa"/>
          </w:tcPr>
          <w:p w14:paraId="1533738F" w14:textId="06AE3E93" w:rsidR="007846DD" w:rsidRPr="00920004" w:rsidRDefault="007846DD" w:rsidP="00CF739D">
            <w:pPr>
              <w:rPr>
                <w:lang w:val="en-US"/>
              </w:rPr>
            </w:pPr>
            <w:r w:rsidRPr="00920004">
              <w:rPr>
                <w:lang w:val="en-US"/>
              </w:rPr>
              <w:t xml:space="preserve">Hiển thị thông tin chi tiết </w:t>
            </w:r>
            <w:r w:rsidR="008C30A2" w:rsidRPr="00920004">
              <w:rPr>
                <w:lang w:val="en-US"/>
              </w:rPr>
              <w:t>biên nhận</w:t>
            </w:r>
            <w:r w:rsidRPr="00920004">
              <w:rPr>
                <w:lang w:val="en-US"/>
              </w:rPr>
              <w:t xml:space="preserve"> với thông tin mới.</w:t>
            </w:r>
          </w:p>
        </w:tc>
      </w:tr>
      <w:tr w:rsidR="007846DD" w:rsidRPr="00920004" w14:paraId="2CABDEBA" w14:textId="77777777" w:rsidTr="007846DD">
        <w:tc>
          <w:tcPr>
            <w:tcW w:w="2425" w:type="dxa"/>
          </w:tcPr>
          <w:p w14:paraId="7789FA30" w14:textId="77777777" w:rsidR="007846DD" w:rsidRPr="00CF739D" w:rsidRDefault="007846DD" w:rsidP="00CF739D">
            <w:pPr>
              <w:rPr>
                <w:b/>
              </w:rPr>
            </w:pPr>
            <w:r w:rsidRPr="00CF739D">
              <w:rPr>
                <w:b/>
              </w:rPr>
              <w:t>Ghi chú</w:t>
            </w:r>
          </w:p>
        </w:tc>
        <w:tc>
          <w:tcPr>
            <w:tcW w:w="6686" w:type="dxa"/>
          </w:tcPr>
          <w:p w14:paraId="034FEFB7" w14:textId="77777777" w:rsidR="007846DD" w:rsidRPr="00920004" w:rsidRDefault="007846DD" w:rsidP="00CF739D"/>
        </w:tc>
      </w:tr>
    </w:tbl>
    <w:p w14:paraId="28B1D864" w14:textId="548FBFD2" w:rsidR="008C30A2" w:rsidRPr="00920004" w:rsidRDefault="008C30A2">
      <w:pPr>
        <w:pStyle w:val="Caption"/>
        <w:rPr>
          <w:lang w:val="en-US"/>
        </w:rPr>
      </w:pPr>
      <w:bookmarkStart w:id="1410" w:name="_Toc53150455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10</w:t>
      </w:r>
      <w:r w:rsidR="00D632EE" w:rsidRPr="00CF739D">
        <w:fldChar w:fldCharType="end"/>
      </w:r>
      <w:r w:rsidRPr="00920004">
        <w:rPr>
          <w:lang w:val="en-US"/>
        </w:rPr>
        <w:t xml:space="preserve"> Chức năng cập nhật thông tin biên nhận</w:t>
      </w:r>
      <w:bookmarkEnd w:id="1410"/>
    </w:p>
    <w:p w14:paraId="475E702C" w14:textId="341FA736" w:rsidR="007846DD" w:rsidRPr="00CF739D" w:rsidRDefault="008C30A2" w:rsidP="00CF739D">
      <w:pPr>
        <w:spacing w:before="240" w:line="0" w:lineRule="atLeast"/>
        <w:jc w:val="left"/>
        <w:rPr>
          <w:iCs/>
          <w:szCs w:val="18"/>
          <w:lang w:val="en-US"/>
        </w:rPr>
      </w:pPr>
      <w:r w:rsidRPr="00920004">
        <w:rPr>
          <w:lang w:val="en-US"/>
        </w:rPr>
        <w:br w:type="page"/>
      </w:r>
    </w:p>
    <w:p w14:paraId="5AA65B20" w14:textId="77777777" w:rsidR="00C774DC" w:rsidRPr="00CF739D" w:rsidRDefault="00C774DC" w:rsidP="00CF739D">
      <w:pPr>
        <w:pStyle w:val="Heading3"/>
      </w:pPr>
      <w:r w:rsidRPr="00CF739D">
        <w:lastRenderedPageBreak/>
        <w:t xml:space="preserve"> </w:t>
      </w:r>
      <w:bookmarkStart w:id="1411" w:name="_Toc531502239"/>
      <w:r w:rsidRPr="00CF739D">
        <w:t>Quản lí phân công xử lí đơn hàng</w:t>
      </w:r>
      <w:bookmarkEnd w:id="1411"/>
    </w:p>
    <w:tbl>
      <w:tblPr>
        <w:tblStyle w:val="TableGrid"/>
        <w:tblW w:w="0" w:type="auto"/>
        <w:tblLook w:val="04A0" w:firstRow="1" w:lastRow="0" w:firstColumn="1" w:lastColumn="0" w:noHBand="0" w:noVBand="1"/>
      </w:tblPr>
      <w:tblGrid>
        <w:gridCol w:w="2347"/>
        <w:gridCol w:w="6430"/>
      </w:tblGrid>
      <w:tr w:rsidR="00C774DC" w:rsidRPr="00920004" w14:paraId="0602603E" w14:textId="77777777" w:rsidTr="00CF739D">
        <w:tc>
          <w:tcPr>
            <w:tcW w:w="2425" w:type="dxa"/>
            <w:vAlign w:val="center"/>
          </w:tcPr>
          <w:p w14:paraId="3B02C446" w14:textId="77777777" w:rsidR="00C774DC" w:rsidRPr="00CF739D" w:rsidRDefault="00C774DC" w:rsidP="00CF739D">
            <w:pPr>
              <w:jc w:val="left"/>
              <w:rPr>
                <w:b/>
              </w:rPr>
            </w:pPr>
            <w:r w:rsidRPr="00CF739D">
              <w:rPr>
                <w:b/>
              </w:rPr>
              <w:t>Mã yêu cầu</w:t>
            </w:r>
          </w:p>
        </w:tc>
        <w:tc>
          <w:tcPr>
            <w:tcW w:w="6686" w:type="dxa"/>
            <w:vAlign w:val="center"/>
          </w:tcPr>
          <w:p w14:paraId="74308F9D" w14:textId="68BB384D" w:rsidR="00C774DC" w:rsidRPr="00920004" w:rsidRDefault="00C774DC" w:rsidP="00CF739D">
            <w:pPr>
              <w:jc w:val="left"/>
              <w:rPr>
                <w:lang w:val="en-US"/>
              </w:rPr>
            </w:pPr>
            <w:r w:rsidRPr="00920004">
              <w:rPr>
                <w:lang w:val="en-US"/>
              </w:rPr>
              <w:t>GU_0</w:t>
            </w:r>
            <w:ins w:id="1412" w:author="phuong vu" w:date="2018-12-02T08:38:00Z">
              <w:r w:rsidR="00B939C1">
                <w:rPr>
                  <w:lang w:val="en-US"/>
                </w:rPr>
                <w:t>3</w:t>
              </w:r>
            </w:ins>
            <w:del w:id="1413" w:author="phuong vu" w:date="2018-12-02T08:38:00Z">
              <w:r w:rsidRPr="00920004" w:rsidDel="00B939C1">
                <w:rPr>
                  <w:lang w:val="en-US"/>
                </w:rPr>
                <w:delText>4</w:delText>
              </w:r>
            </w:del>
          </w:p>
        </w:tc>
      </w:tr>
      <w:tr w:rsidR="00C774DC" w:rsidRPr="00920004" w14:paraId="078F906F" w14:textId="77777777" w:rsidTr="00C774DC">
        <w:tc>
          <w:tcPr>
            <w:tcW w:w="2425" w:type="dxa"/>
          </w:tcPr>
          <w:p w14:paraId="2432D4B6" w14:textId="77777777" w:rsidR="00C774DC" w:rsidRPr="00CF739D" w:rsidRDefault="00C774DC" w:rsidP="00CF739D">
            <w:pPr>
              <w:rPr>
                <w:b/>
              </w:rPr>
            </w:pPr>
            <w:r w:rsidRPr="00CF739D">
              <w:rPr>
                <w:b/>
              </w:rPr>
              <w:t>Tên chức năng</w:t>
            </w:r>
          </w:p>
        </w:tc>
        <w:tc>
          <w:tcPr>
            <w:tcW w:w="6686" w:type="dxa"/>
          </w:tcPr>
          <w:p w14:paraId="4D1707B5" w14:textId="77777777" w:rsidR="00C774DC" w:rsidRPr="00CF739D" w:rsidRDefault="00C774DC" w:rsidP="00CF739D">
            <w:r w:rsidRPr="00920004">
              <w:t>Quản lí phân công xử lí đơn hàng</w:t>
            </w:r>
          </w:p>
        </w:tc>
      </w:tr>
      <w:tr w:rsidR="00C774DC" w:rsidRPr="00920004" w14:paraId="0DF3129C" w14:textId="77777777" w:rsidTr="00C774DC">
        <w:tc>
          <w:tcPr>
            <w:tcW w:w="2425" w:type="dxa"/>
          </w:tcPr>
          <w:p w14:paraId="29A4B875" w14:textId="77777777" w:rsidR="00C774DC" w:rsidRPr="00CF739D" w:rsidRDefault="00C774DC" w:rsidP="00CF739D">
            <w:pPr>
              <w:rPr>
                <w:b/>
              </w:rPr>
            </w:pPr>
            <w:r w:rsidRPr="00CF739D">
              <w:rPr>
                <w:b/>
              </w:rPr>
              <w:t>Đối tượng sử dụng</w:t>
            </w:r>
          </w:p>
        </w:tc>
        <w:tc>
          <w:tcPr>
            <w:tcW w:w="6686" w:type="dxa"/>
          </w:tcPr>
          <w:p w14:paraId="2F453AF2" w14:textId="77777777" w:rsidR="00C774DC" w:rsidRPr="00CF739D" w:rsidRDefault="00C774DC" w:rsidP="00CF739D">
            <w:r w:rsidRPr="00CF739D">
              <w:t>Nhân viên cửa hàng (Nhân viên quản lí đơn hàng, nhân viên xủ lí đơn hàng)</w:t>
            </w:r>
          </w:p>
        </w:tc>
      </w:tr>
      <w:tr w:rsidR="00C774DC" w:rsidRPr="00920004" w14:paraId="7E59137D" w14:textId="77777777" w:rsidTr="00C774DC">
        <w:tc>
          <w:tcPr>
            <w:tcW w:w="2425" w:type="dxa"/>
          </w:tcPr>
          <w:p w14:paraId="411DA318" w14:textId="77777777" w:rsidR="00C774DC" w:rsidRPr="00CF739D" w:rsidRDefault="00C774DC" w:rsidP="00CF739D">
            <w:pPr>
              <w:rPr>
                <w:b/>
              </w:rPr>
            </w:pPr>
            <w:r w:rsidRPr="00CF739D">
              <w:rPr>
                <w:b/>
              </w:rPr>
              <w:t>Tiền điều kiện</w:t>
            </w:r>
          </w:p>
        </w:tc>
        <w:tc>
          <w:tcPr>
            <w:tcW w:w="6686" w:type="dxa"/>
          </w:tcPr>
          <w:p w14:paraId="2906A0F1"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53DF7541" w14:textId="77777777" w:rsidTr="00C774DC">
        <w:tc>
          <w:tcPr>
            <w:tcW w:w="2425" w:type="dxa"/>
          </w:tcPr>
          <w:p w14:paraId="3A4DAFBA" w14:textId="77777777" w:rsidR="00C774DC" w:rsidRPr="00CF739D" w:rsidRDefault="00C774DC" w:rsidP="00CF739D">
            <w:pPr>
              <w:rPr>
                <w:b/>
              </w:rPr>
            </w:pPr>
            <w:r w:rsidRPr="00CF739D">
              <w:rPr>
                <w:b/>
              </w:rPr>
              <w:t>Cách xử lí</w:t>
            </w:r>
          </w:p>
        </w:tc>
        <w:tc>
          <w:tcPr>
            <w:tcW w:w="6686" w:type="dxa"/>
          </w:tcPr>
          <w:p w14:paraId="28BB9846" w14:textId="0CFAD550" w:rsidR="00297973" w:rsidRPr="00CF739D" w:rsidRDefault="00297973" w:rsidP="00CF739D">
            <w:pPr>
              <w:rPr>
                <w:lang w:val="en-US"/>
              </w:rPr>
            </w:pPr>
            <w:r w:rsidRPr="00920004">
              <w:rPr>
                <w:lang w:val="en-US"/>
              </w:rPr>
              <w:t>Bước 1: Lấy thông tin các đơn hàng “đang chờ xử lí” và máy giặt “đang hoạt động”.</w:t>
            </w:r>
          </w:p>
          <w:p w14:paraId="515B3C39" w14:textId="6923A487" w:rsidR="00C774DC" w:rsidRPr="00CF739D" w:rsidRDefault="00C774DC" w:rsidP="00CF739D">
            <w:r w:rsidRPr="00CF739D">
              <w:t xml:space="preserve">Bước </w:t>
            </w:r>
            <w:r w:rsidR="00297973" w:rsidRPr="00920004">
              <w:rPr>
                <w:lang w:val="en-US"/>
              </w:rPr>
              <w:t>2</w:t>
            </w:r>
            <w:r w:rsidRPr="00CF739D">
              <w:t>: Phân loại đơn hàng theo thứ tự loại dịch vụ trước và nhóm màu sau cùng. Sau đó, lưu thành từng túi giặt trong cơ sở dữ liệu.</w:t>
            </w:r>
          </w:p>
          <w:p w14:paraId="342245C0" w14:textId="18E17046" w:rsidR="00C774DC" w:rsidRPr="00CF739D" w:rsidRDefault="00C774DC" w:rsidP="00CF739D">
            <w:r w:rsidRPr="00CF739D">
              <w:t xml:space="preserve">Bước </w:t>
            </w:r>
            <w:r w:rsidR="00297973" w:rsidRPr="00920004">
              <w:rPr>
                <w:lang w:val="en-US"/>
              </w:rPr>
              <w:t>3</w:t>
            </w:r>
            <w:r w:rsidRPr="00CF739D">
              <w:t xml:space="preserve">: Phân công mỗi đơn hàng được xử lí trên một máy (tương ứng tất cả túi giặt của đơn hàng sẽ cùng có một mã máy giặt). </w:t>
            </w:r>
          </w:p>
          <w:p w14:paraId="21DAB7EF" w14:textId="252E7E4E" w:rsidR="00C774DC" w:rsidRPr="00CF739D" w:rsidRDefault="00B939C1" w:rsidP="00B939C1">
            <w:pPr>
              <w:ind w:left="720"/>
              <w:pPrChange w:id="1414" w:author="phuong vu" w:date="2018-12-02T08:37:00Z">
                <w:pPr/>
              </w:pPrChange>
            </w:pPr>
            <w:ins w:id="1415" w:author="phuong vu" w:date="2018-12-02T08:37:00Z">
              <w:r>
                <w:rPr>
                  <w:lang w:val="en-US"/>
                </w:rPr>
                <w:t xml:space="preserve">- </w:t>
              </w:r>
            </w:ins>
            <w:r w:rsidR="00C774DC" w:rsidRPr="00CF739D">
              <w:t>Ưu tiên các máy có số đơn hàng đang đợi là ít nhất.</w:t>
            </w:r>
          </w:p>
          <w:p w14:paraId="5ECF15DA" w14:textId="1885DF22" w:rsidR="00C774DC" w:rsidRPr="00CF739D" w:rsidRDefault="00B939C1" w:rsidP="00B939C1">
            <w:pPr>
              <w:ind w:left="720"/>
              <w:pPrChange w:id="1416" w:author="phuong vu" w:date="2018-12-02T08:37:00Z">
                <w:pPr/>
              </w:pPrChange>
            </w:pPr>
            <w:ins w:id="1417" w:author="phuong vu" w:date="2018-12-02T08:37:00Z">
              <w:r>
                <w:rPr>
                  <w:lang w:val="en-US"/>
                </w:rPr>
                <w:t xml:space="preserve">- </w:t>
              </w:r>
            </w:ins>
            <w:r w:rsidR="00C774DC" w:rsidRPr="00CF739D">
              <w:t>Các đơn hàng được sắp xếp theo thứ tự tăng dần dựa trên ngày và khung giờ trả đồ cho khách hàng.</w:t>
            </w:r>
          </w:p>
          <w:p w14:paraId="498637B8" w14:textId="0EE01188" w:rsidR="00C774DC" w:rsidRPr="00CF739D" w:rsidRDefault="00B939C1" w:rsidP="00B939C1">
            <w:pPr>
              <w:ind w:left="720"/>
              <w:pPrChange w:id="1418" w:author="phuong vu" w:date="2018-12-02T08:37:00Z">
                <w:pPr/>
              </w:pPrChange>
            </w:pPr>
            <w:ins w:id="1419" w:author="phuong vu" w:date="2018-12-02T08:37:00Z">
              <w:r>
                <w:rPr>
                  <w:lang w:val="en-US"/>
                </w:rPr>
                <w:t xml:space="preserve">- </w:t>
              </w:r>
            </w:ins>
            <w:r w:rsidR="00C774DC" w:rsidRPr="00CF739D">
              <w:t>Các đơn hàng cùng xử lí trên một máy sẽ được gán thứ tự xử lí.</w:t>
            </w:r>
          </w:p>
          <w:p w14:paraId="3D145A6C" w14:textId="70C843C6" w:rsidR="00C774DC" w:rsidRPr="00CF739D" w:rsidRDefault="00C774DC" w:rsidP="00CF739D">
            <w:r w:rsidRPr="00CF739D">
              <w:t xml:space="preserve">Bước </w:t>
            </w:r>
            <w:r w:rsidR="00297973" w:rsidRPr="00920004">
              <w:rPr>
                <w:lang w:val="en-US"/>
              </w:rPr>
              <w:t>5</w:t>
            </w:r>
            <w:r w:rsidRPr="00CF739D">
              <w:t xml:space="preserve">: Lưu kết quả vào cơ sở dữ liệu. </w:t>
            </w:r>
          </w:p>
          <w:p w14:paraId="50DDAD23" w14:textId="77777777" w:rsidR="00C774DC" w:rsidRPr="00CF739D" w:rsidRDefault="00C774DC" w:rsidP="00CF739D">
            <w:r w:rsidRPr="00CF739D">
              <w:t>Các trường hợp khác:</w:t>
            </w:r>
          </w:p>
          <w:p w14:paraId="6347F1A1" w14:textId="77777777" w:rsidR="00C774DC" w:rsidRPr="00CF739D" w:rsidRDefault="00C774DC" w:rsidP="00CF739D">
            <w:r w:rsidRPr="00CF739D">
              <w:t>- Nếu đối tượng sử dụng muốn thay đổi máy xử lí đơn hàng thì nhấn vào “phân công lại” tại danh sách đơn hàng đang chờ xử lí.</w:t>
            </w:r>
          </w:p>
          <w:p w14:paraId="5A0D8621" w14:textId="6D9925F8" w:rsidR="00C774DC" w:rsidRPr="00CF739D" w:rsidRDefault="00C774DC" w:rsidP="00CF739D">
            <w:r w:rsidRPr="00CF739D">
              <w:t xml:space="preserve">- Khi một máy giặt thay đổi trạng thái tất cả đơn hàng của máy đó sẽ gỡ khỏi hàng đợi xử lí. Các đơn hàng đang chờ xử lí của các máy khác cũng gỡ khỏi hàng đợi (không bao gồm các đơn hàng </w:t>
            </w:r>
            <w:r w:rsidR="00297973" w:rsidRPr="00920004">
              <w:rPr>
                <w:lang w:val="en-US"/>
              </w:rPr>
              <w:t>“</w:t>
            </w:r>
            <w:r w:rsidRPr="00CF739D">
              <w:t>đang xử lí</w:t>
            </w:r>
            <w:r w:rsidR="00297973" w:rsidRPr="00920004">
              <w:rPr>
                <w:lang w:val="en-US"/>
              </w:rPr>
              <w:t>”</w:t>
            </w:r>
            <w:r w:rsidRPr="00CF739D">
              <w:t>).</w:t>
            </w:r>
          </w:p>
        </w:tc>
      </w:tr>
      <w:tr w:rsidR="00C774DC" w:rsidRPr="00920004" w14:paraId="21452060" w14:textId="77777777" w:rsidTr="00C774DC">
        <w:tc>
          <w:tcPr>
            <w:tcW w:w="2425" w:type="dxa"/>
          </w:tcPr>
          <w:p w14:paraId="3EA23394" w14:textId="77777777" w:rsidR="00C774DC" w:rsidRPr="00CF739D" w:rsidRDefault="00C774DC" w:rsidP="00CF739D">
            <w:pPr>
              <w:rPr>
                <w:b/>
              </w:rPr>
            </w:pPr>
            <w:r w:rsidRPr="00CF739D">
              <w:rPr>
                <w:b/>
              </w:rPr>
              <w:t>Kết quả</w:t>
            </w:r>
          </w:p>
        </w:tc>
        <w:tc>
          <w:tcPr>
            <w:tcW w:w="6686" w:type="dxa"/>
          </w:tcPr>
          <w:p w14:paraId="6FA17CFE" w14:textId="77777777" w:rsidR="00C774DC" w:rsidRPr="00CF739D" w:rsidRDefault="00C774DC" w:rsidP="00CF739D">
            <w:r w:rsidRPr="00CF739D">
              <w:t>Hiển thị được bảng phân công bao gồm các thông tin: mã máy giặt + số thứ tự xử lí, tên khách hàng + mã số đơn hàng, mã biên nhận, trạng thái đơn hàng.</w:t>
            </w:r>
          </w:p>
        </w:tc>
      </w:tr>
      <w:tr w:rsidR="00C774DC" w:rsidRPr="00920004" w14:paraId="451ACE91" w14:textId="77777777" w:rsidTr="00CF739D">
        <w:trPr>
          <w:trHeight w:val="70"/>
        </w:trPr>
        <w:tc>
          <w:tcPr>
            <w:tcW w:w="2425" w:type="dxa"/>
          </w:tcPr>
          <w:p w14:paraId="73F7BF57" w14:textId="77777777" w:rsidR="00C774DC" w:rsidRPr="00CF739D" w:rsidRDefault="00C774DC" w:rsidP="00CF739D">
            <w:pPr>
              <w:rPr>
                <w:b/>
              </w:rPr>
            </w:pPr>
            <w:r w:rsidRPr="00CF739D">
              <w:rPr>
                <w:b/>
              </w:rPr>
              <w:t>Ghi chú</w:t>
            </w:r>
          </w:p>
        </w:tc>
        <w:tc>
          <w:tcPr>
            <w:tcW w:w="6686" w:type="dxa"/>
          </w:tcPr>
          <w:p w14:paraId="02745CDA" w14:textId="77777777" w:rsidR="00C774DC" w:rsidRPr="00CF739D" w:rsidRDefault="00C774DC" w:rsidP="00CF739D">
            <w:r w:rsidRPr="00CF739D">
              <w:t>Một đơn hàng có thể có một hoặc nhiều túi giặt khác nhau dựa trên phân loại.</w:t>
            </w:r>
          </w:p>
        </w:tc>
      </w:tr>
    </w:tbl>
    <w:p w14:paraId="3073736F" w14:textId="48CD6884" w:rsidR="008C30A2" w:rsidRPr="00920004" w:rsidRDefault="008C30A2">
      <w:pPr>
        <w:pStyle w:val="Caption"/>
        <w:rPr>
          <w:lang w:val="en-US"/>
        </w:rPr>
      </w:pPr>
      <w:bookmarkStart w:id="1420" w:name="_Toc53150455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11</w:t>
      </w:r>
      <w:r w:rsidR="00D632EE" w:rsidRPr="00CF739D">
        <w:fldChar w:fldCharType="end"/>
      </w:r>
      <w:r w:rsidRPr="00920004">
        <w:rPr>
          <w:lang w:val="en-US"/>
        </w:rPr>
        <w:t xml:space="preserve"> Chức năng quản lí phân công xử lí đơn hàng</w:t>
      </w:r>
      <w:bookmarkEnd w:id="1420"/>
    </w:p>
    <w:p w14:paraId="4431629B" w14:textId="63628419" w:rsidR="00C774DC" w:rsidRPr="00CF739D" w:rsidRDefault="008C30A2" w:rsidP="00CF739D">
      <w:pPr>
        <w:spacing w:before="240" w:line="0" w:lineRule="atLeast"/>
        <w:jc w:val="left"/>
        <w:rPr>
          <w:iCs/>
          <w:szCs w:val="18"/>
          <w:lang w:val="en-US"/>
        </w:rPr>
      </w:pPr>
      <w:r w:rsidRPr="00920004">
        <w:rPr>
          <w:lang w:val="en-US"/>
        </w:rPr>
        <w:br w:type="page"/>
      </w:r>
    </w:p>
    <w:p w14:paraId="1EF727EF" w14:textId="5879DC5D" w:rsidR="00C774DC" w:rsidRPr="00920004" w:rsidDel="00B939C1" w:rsidRDefault="007E73AD">
      <w:pPr>
        <w:pStyle w:val="Heading3"/>
        <w:rPr>
          <w:del w:id="1421" w:author="phuong vu" w:date="2018-12-02T08:38:00Z"/>
        </w:rPr>
      </w:pPr>
      <w:bookmarkStart w:id="1422" w:name="_Toc531502240"/>
      <w:del w:id="1423" w:author="phuong vu" w:date="2018-12-02T08:38:00Z">
        <w:r w:rsidRPr="00920004" w:rsidDel="00B939C1">
          <w:lastRenderedPageBreak/>
          <w:delText>Cập nhật đơn hàng</w:delText>
        </w:r>
        <w:bookmarkEnd w:id="1422"/>
      </w:del>
    </w:p>
    <w:tbl>
      <w:tblPr>
        <w:tblStyle w:val="TableGrid"/>
        <w:tblW w:w="0" w:type="auto"/>
        <w:tblLook w:val="04A0" w:firstRow="1" w:lastRow="0" w:firstColumn="1" w:lastColumn="0" w:noHBand="0" w:noVBand="1"/>
      </w:tblPr>
      <w:tblGrid>
        <w:gridCol w:w="2351"/>
        <w:gridCol w:w="6426"/>
      </w:tblGrid>
      <w:tr w:rsidR="007E73AD" w:rsidRPr="00920004" w:rsidDel="00B939C1" w14:paraId="22B2A75E" w14:textId="2DEC8982" w:rsidTr="00CF739D">
        <w:trPr>
          <w:del w:id="1424" w:author="phuong vu" w:date="2018-12-02T08:38:00Z"/>
        </w:trPr>
        <w:tc>
          <w:tcPr>
            <w:tcW w:w="2425" w:type="dxa"/>
          </w:tcPr>
          <w:p w14:paraId="4E96FAA0" w14:textId="5A2761A4" w:rsidR="007E73AD" w:rsidRPr="00CF739D" w:rsidDel="00B939C1" w:rsidRDefault="007E73AD" w:rsidP="00CF739D">
            <w:pPr>
              <w:rPr>
                <w:del w:id="1425" w:author="phuong vu" w:date="2018-12-02T08:38:00Z"/>
                <w:b/>
              </w:rPr>
            </w:pPr>
            <w:del w:id="1426" w:author="phuong vu" w:date="2018-12-02T08:38:00Z">
              <w:r w:rsidRPr="00CF739D" w:rsidDel="00B939C1">
                <w:rPr>
                  <w:b/>
                </w:rPr>
                <w:delText>Mã yêu cầu</w:delText>
              </w:r>
            </w:del>
          </w:p>
        </w:tc>
        <w:tc>
          <w:tcPr>
            <w:tcW w:w="6686" w:type="dxa"/>
            <w:vAlign w:val="center"/>
          </w:tcPr>
          <w:p w14:paraId="1119B7F3" w14:textId="445C8F26" w:rsidR="007E73AD" w:rsidRPr="00920004" w:rsidDel="00B939C1" w:rsidRDefault="007E73AD" w:rsidP="00CF739D">
            <w:pPr>
              <w:rPr>
                <w:del w:id="1427" w:author="phuong vu" w:date="2018-12-02T08:38:00Z"/>
                <w:lang w:val="en-US"/>
              </w:rPr>
            </w:pPr>
            <w:del w:id="1428" w:author="phuong vu" w:date="2018-12-02T08:38:00Z">
              <w:r w:rsidRPr="00920004" w:rsidDel="00B939C1">
                <w:rPr>
                  <w:lang w:val="en-US"/>
                </w:rPr>
                <w:delText>GU_05</w:delText>
              </w:r>
            </w:del>
          </w:p>
        </w:tc>
      </w:tr>
      <w:tr w:rsidR="007E73AD" w:rsidRPr="00920004" w:rsidDel="00B939C1" w14:paraId="013516EA" w14:textId="4E5E5F5A" w:rsidTr="005D03AE">
        <w:trPr>
          <w:del w:id="1429" w:author="phuong vu" w:date="2018-12-02T08:38:00Z"/>
        </w:trPr>
        <w:tc>
          <w:tcPr>
            <w:tcW w:w="2425" w:type="dxa"/>
          </w:tcPr>
          <w:p w14:paraId="3ACB7C91" w14:textId="259612E9" w:rsidR="007E73AD" w:rsidRPr="00CF739D" w:rsidDel="00B939C1" w:rsidRDefault="007E73AD" w:rsidP="00CF739D">
            <w:pPr>
              <w:rPr>
                <w:del w:id="1430" w:author="phuong vu" w:date="2018-12-02T08:38:00Z"/>
                <w:b/>
              </w:rPr>
            </w:pPr>
            <w:del w:id="1431" w:author="phuong vu" w:date="2018-12-02T08:38:00Z">
              <w:r w:rsidRPr="00CF739D" w:rsidDel="00B939C1">
                <w:rPr>
                  <w:b/>
                </w:rPr>
                <w:delText>Tên chức năng</w:delText>
              </w:r>
            </w:del>
          </w:p>
        </w:tc>
        <w:tc>
          <w:tcPr>
            <w:tcW w:w="6686" w:type="dxa"/>
          </w:tcPr>
          <w:p w14:paraId="2B76A217" w14:textId="07E74568" w:rsidR="007E73AD" w:rsidRPr="00920004" w:rsidDel="00B939C1" w:rsidRDefault="00163170" w:rsidP="00CF739D">
            <w:pPr>
              <w:rPr>
                <w:del w:id="1432" w:author="phuong vu" w:date="2018-12-02T08:38:00Z"/>
                <w:lang w:val="en-US"/>
              </w:rPr>
            </w:pPr>
            <w:del w:id="1433" w:author="phuong vu" w:date="2018-12-02T08:38:00Z">
              <w:r w:rsidRPr="00920004" w:rsidDel="00B939C1">
                <w:rPr>
                  <w:lang w:val="en-US"/>
                </w:rPr>
                <w:delText>Cập nhật đơn hàng</w:delText>
              </w:r>
            </w:del>
          </w:p>
        </w:tc>
      </w:tr>
      <w:tr w:rsidR="007E73AD" w:rsidRPr="00920004" w:rsidDel="00B939C1" w14:paraId="14742CD4" w14:textId="69743DC8" w:rsidTr="005D03AE">
        <w:trPr>
          <w:del w:id="1434" w:author="phuong vu" w:date="2018-12-02T08:38:00Z"/>
        </w:trPr>
        <w:tc>
          <w:tcPr>
            <w:tcW w:w="2425" w:type="dxa"/>
          </w:tcPr>
          <w:p w14:paraId="6CBCB837" w14:textId="0EE09479" w:rsidR="007E73AD" w:rsidRPr="00CF739D" w:rsidDel="00B939C1" w:rsidRDefault="007E73AD" w:rsidP="00CF739D">
            <w:pPr>
              <w:rPr>
                <w:del w:id="1435" w:author="phuong vu" w:date="2018-12-02T08:38:00Z"/>
                <w:b/>
              </w:rPr>
            </w:pPr>
            <w:del w:id="1436" w:author="phuong vu" w:date="2018-12-02T08:38:00Z">
              <w:r w:rsidRPr="00CF739D" w:rsidDel="00B939C1">
                <w:rPr>
                  <w:b/>
                </w:rPr>
                <w:delText>Đối tượng sử dụng</w:delText>
              </w:r>
            </w:del>
          </w:p>
        </w:tc>
        <w:tc>
          <w:tcPr>
            <w:tcW w:w="6686" w:type="dxa"/>
          </w:tcPr>
          <w:p w14:paraId="1EF41271" w14:textId="7338E9F4" w:rsidR="007E73AD" w:rsidRPr="00920004" w:rsidDel="00B939C1" w:rsidRDefault="00163170" w:rsidP="00CF739D">
            <w:pPr>
              <w:rPr>
                <w:del w:id="1437" w:author="phuong vu" w:date="2018-12-02T08:38:00Z"/>
                <w:lang w:val="en-US"/>
              </w:rPr>
            </w:pPr>
            <w:del w:id="1438" w:author="phuong vu" w:date="2018-12-02T08:38:00Z">
              <w:r w:rsidRPr="00920004" w:rsidDel="00B939C1">
                <w:rPr>
                  <w:lang w:val="en-US"/>
                </w:rPr>
                <w:delText>Khách hàng</w:delText>
              </w:r>
            </w:del>
          </w:p>
        </w:tc>
      </w:tr>
      <w:tr w:rsidR="007E73AD" w:rsidRPr="00920004" w:rsidDel="00B939C1" w14:paraId="13B1D30D" w14:textId="15591F11" w:rsidTr="005D03AE">
        <w:trPr>
          <w:del w:id="1439" w:author="phuong vu" w:date="2018-12-02T08:38:00Z"/>
        </w:trPr>
        <w:tc>
          <w:tcPr>
            <w:tcW w:w="2425" w:type="dxa"/>
          </w:tcPr>
          <w:p w14:paraId="47E88833" w14:textId="191ADC56" w:rsidR="007E73AD" w:rsidRPr="00CF739D" w:rsidDel="00B939C1" w:rsidRDefault="007E73AD" w:rsidP="00CF739D">
            <w:pPr>
              <w:rPr>
                <w:del w:id="1440" w:author="phuong vu" w:date="2018-12-02T08:38:00Z"/>
                <w:b/>
              </w:rPr>
            </w:pPr>
            <w:del w:id="1441" w:author="phuong vu" w:date="2018-12-02T08:38:00Z">
              <w:r w:rsidRPr="00CF739D" w:rsidDel="00B939C1">
                <w:rPr>
                  <w:b/>
                </w:rPr>
                <w:delText>Tiền điều kiện</w:delText>
              </w:r>
            </w:del>
          </w:p>
        </w:tc>
        <w:tc>
          <w:tcPr>
            <w:tcW w:w="6686" w:type="dxa"/>
          </w:tcPr>
          <w:p w14:paraId="3EBDD56F" w14:textId="5D86BEF8" w:rsidR="007E73AD" w:rsidRPr="00CF739D" w:rsidDel="00B939C1" w:rsidRDefault="00163170" w:rsidP="00CF739D">
            <w:pPr>
              <w:rPr>
                <w:del w:id="1442" w:author="phuong vu" w:date="2018-12-02T08:38:00Z"/>
              </w:rPr>
            </w:pPr>
            <w:del w:id="1443" w:author="phuong vu" w:date="2018-12-02T08:38:00Z">
              <w:r w:rsidRPr="00CF739D" w:rsidDel="00B939C1">
                <w:delText>Đăng nhập thành công vào hệ thống thông qua ứng dụng điện thoại.</w:delText>
              </w:r>
            </w:del>
          </w:p>
        </w:tc>
      </w:tr>
      <w:tr w:rsidR="007E73AD" w:rsidRPr="00920004" w:rsidDel="00B939C1" w14:paraId="6FF4312B" w14:textId="5092ED68" w:rsidTr="005D03AE">
        <w:trPr>
          <w:del w:id="1444" w:author="phuong vu" w:date="2018-12-02T08:38:00Z"/>
        </w:trPr>
        <w:tc>
          <w:tcPr>
            <w:tcW w:w="2425" w:type="dxa"/>
          </w:tcPr>
          <w:p w14:paraId="27FA5764" w14:textId="4B91D1E0" w:rsidR="007E73AD" w:rsidRPr="00CF739D" w:rsidDel="00B939C1" w:rsidRDefault="007E73AD" w:rsidP="00CF739D">
            <w:pPr>
              <w:rPr>
                <w:del w:id="1445" w:author="phuong vu" w:date="2018-12-02T08:38:00Z"/>
                <w:b/>
              </w:rPr>
            </w:pPr>
            <w:del w:id="1446" w:author="phuong vu" w:date="2018-12-02T08:38:00Z">
              <w:r w:rsidRPr="00CF739D" w:rsidDel="00B939C1">
                <w:rPr>
                  <w:b/>
                </w:rPr>
                <w:delText>Cách xử lí</w:delText>
              </w:r>
            </w:del>
          </w:p>
        </w:tc>
        <w:tc>
          <w:tcPr>
            <w:tcW w:w="6686" w:type="dxa"/>
          </w:tcPr>
          <w:p w14:paraId="49F75D9C" w14:textId="35392CF5" w:rsidR="007E73AD" w:rsidRPr="00CF739D" w:rsidDel="00B939C1" w:rsidRDefault="007E73AD" w:rsidP="00CF739D">
            <w:pPr>
              <w:rPr>
                <w:del w:id="1447" w:author="phuong vu" w:date="2018-12-02T08:38:00Z"/>
              </w:rPr>
            </w:pPr>
            <w:del w:id="1448" w:author="phuong vu" w:date="2018-12-02T08:38:00Z">
              <w:r w:rsidRPr="00CF739D" w:rsidDel="00B939C1">
                <w:delText xml:space="preserve">Bước 1: </w:delText>
              </w:r>
              <w:r w:rsidR="00163170" w:rsidRPr="00CF739D" w:rsidDel="00B939C1">
                <w:delText>Chọn “đơn hàng của bạn”.</w:delText>
              </w:r>
            </w:del>
          </w:p>
          <w:p w14:paraId="2BFD6B07" w14:textId="58A65BE4" w:rsidR="00163170" w:rsidRPr="00CF739D" w:rsidDel="00B939C1" w:rsidRDefault="00163170" w:rsidP="00CF739D">
            <w:pPr>
              <w:rPr>
                <w:del w:id="1449" w:author="phuong vu" w:date="2018-12-02T08:38:00Z"/>
              </w:rPr>
            </w:pPr>
            <w:del w:id="1450" w:author="phuong vu" w:date="2018-12-02T08:38:00Z">
              <w:r w:rsidRPr="00CF739D" w:rsidDel="00B939C1">
                <w:delText>Bước 2: Chọn đơn hàng có trạng thái “đang chờ”.</w:delText>
              </w:r>
            </w:del>
          </w:p>
          <w:p w14:paraId="4E63A5E6" w14:textId="04417EED" w:rsidR="00E66EEE" w:rsidRPr="00CF739D" w:rsidDel="00B939C1" w:rsidRDefault="00E66EEE" w:rsidP="00CF739D">
            <w:pPr>
              <w:rPr>
                <w:del w:id="1451" w:author="phuong vu" w:date="2018-12-02T08:38:00Z"/>
              </w:rPr>
            </w:pPr>
            <w:del w:id="1452" w:author="phuong vu" w:date="2018-12-02T08:38:00Z">
              <w:r w:rsidRPr="00CF739D" w:rsidDel="00B939C1">
                <w:delText>Bước 3: Chọn hủy đơn hàng hoặc cập nhật.</w:delText>
              </w:r>
            </w:del>
          </w:p>
          <w:p w14:paraId="549B3921" w14:textId="1260900A" w:rsidR="00E66EEE" w:rsidRPr="00CF739D" w:rsidDel="00B939C1" w:rsidRDefault="007E73AD" w:rsidP="00CF739D">
            <w:pPr>
              <w:rPr>
                <w:del w:id="1453" w:author="phuong vu" w:date="2018-12-02T08:38:00Z"/>
              </w:rPr>
            </w:pPr>
            <w:del w:id="1454" w:author="phuong vu" w:date="2018-12-02T08:38:00Z">
              <w:r w:rsidRPr="00CF739D" w:rsidDel="00B939C1">
                <w:delText xml:space="preserve">Bước </w:delText>
              </w:r>
              <w:r w:rsidR="00163170" w:rsidRPr="00CF739D" w:rsidDel="00B939C1">
                <w:delText>3</w:delText>
              </w:r>
              <w:r w:rsidRPr="00CF739D" w:rsidDel="00B939C1">
                <w:delText xml:space="preserve">: </w:delText>
              </w:r>
              <w:r w:rsidR="00163170" w:rsidRPr="00CF739D" w:rsidDel="00B939C1">
                <w:delText>Cập nhật lại thông tin tương tự chức năng tạo đơn hàng (GU_0</w:delText>
              </w:r>
              <w:r w:rsidR="00FF56D5" w:rsidRPr="00920004" w:rsidDel="00B939C1">
                <w:rPr>
                  <w:lang w:val="en-US"/>
                </w:rPr>
                <w:delText>4</w:delText>
              </w:r>
              <w:r w:rsidR="00163170" w:rsidRPr="00CF739D" w:rsidDel="00B939C1">
                <w:delText>)</w:delText>
              </w:r>
              <w:r w:rsidR="00E66EEE" w:rsidRPr="00CF739D" w:rsidDel="00B939C1">
                <w:delText>.</w:delText>
              </w:r>
            </w:del>
          </w:p>
          <w:p w14:paraId="31CF120C" w14:textId="77C4B64F" w:rsidR="00163170" w:rsidRPr="00920004" w:rsidDel="00B939C1" w:rsidRDefault="00163170" w:rsidP="00CF739D">
            <w:pPr>
              <w:rPr>
                <w:del w:id="1455" w:author="phuong vu" w:date="2018-12-02T08:38:00Z"/>
                <w:lang w:val="en-US"/>
              </w:rPr>
            </w:pPr>
            <w:del w:id="1456" w:author="phuong vu" w:date="2018-12-02T08:38:00Z">
              <w:r w:rsidRPr="00920004" w:rsidDel="00B939C1">
                <w:rPr>
                  <w:lang w:val="en-US"/>
                </w:rPr>
                <w:delText>Bước 4: Xác nhậ</w:delText>
              </w:r>
              <w:r w:rsidR="00E66EEE" w:rsidRPr="00920004" w:rsidDel="00B939C1">
                <w:rPr>
                  <w:lang w:val="en-US"/>
                </w:rPr>
                <w:delText>n</w:delText>
              </w:r>
              <w:r w:rsidRPr="00920004" w:rsidDel="00B939C1">
                <w:rPr>
                  <w:lang w:val="en-US"/>
                </w:rPr>
                <w:delText>.</w:delText>
              </w:r>
            </w:del>
          </w:p>
        </w:tc>
      </w:tr>
      <w:tr w:rsidR="007E73AD" w:rsidRPr="00920004" w:rsidDel="00B939C1" w14:paraId="72658705" w14:textId="1BEE142D" w:rsidTr="005D03AE">
        <w:trPr>
          <w:del w:id="1457" w:author="phuong vu" w:date="2018-12-02T08:38:00Z"/>
        </w:trPr>
        <w:tc>
          <w:tcPr>
            <w:tcW w:w="2425" w:type="dxa"/>
          </w:tcPr>
          <w:p w14:paraId="060F4486" w14:textId="3BF30796" w:rsidR="007E73AD" w:rsidRPr="00CF739D" w:rsidDel="00B939C1" w:rsidRDefault="007E73AD" w:rsidP="00CF739D">
            <w:pPr>
              <w:rPr>
                <w:del w:id="1458" w:author="phuong vu" w:date="2018-12-02T08:38:00Z"/>
                <w:b/>
              </w:rPr>
            </w:pPr>
            <w:del w:id="1459" w:author="phuong vu" w:date="2018-12-02T08:38:00Z">
              <w:r w:rsidRPr="00CF739D" w:rsidDel="00B939C1">
                <w:rPr>
                  <w:b/>
                </w:rPr>
                <w:delText>Kết quả</w:delText>
              </w:r>
            </w:del>
          </w:p>
        </w:tc>
        <w:tc>
          <w:tcPr>
            <w:tcW w:w="6686" w:type="dxa"/>
          </w:tcPr>
          <w:p w14:paraId="1485F71B" w14:textId="48E5334E" w:rsidR="007E73AD" w:rsidRPr="00CF739D" w:rsidDel="00B939C1" w:rsidRDefault="0002418D" w:rsidP="00CF739D">
            <w:pPr>
              <w:rPr>
                <w:del w:id="1460" w:author="phuong vu" w:date="2018-12-02T08:38:00Z"/>
              </w:rPr>
            </w:pPr>
            <w:del w:id="1461" w:author="phuong vu" w:date="2018-12-02T08:38:00Z">
              <w:r w:rsidRPr="00CF739D" w:rsidDel="00B939C1">
                <w:delText>Thông báo thành công. Nếu lỗi thông báo lỗi</w:delText>
              </w:r>
              <w:r w:rsidR="00E66EEE" w:rsidRPr="00CF739D" w:rsidDel="00B939C1">
                <w:delText>.</w:delText>
              </w:r>
            </w:del>
          </w:p>
        </w:tc>
      </w:tr>
      <w:tr w:rsidR="007E73AD" w:rsidRPr="00920004" w:rsidDel="00B939C1" w14:paraId="4089E97F" w14:textId="30395D3D" w:rsidTr="005D03AE">
        <w:trPr>
          <w:del w:id="1462" w:author="phuong vu" w:date="2018-12-02T08:38:00Z"/>
        </w:trPr>
        <w:tc>
          <w:tcPr>
            <w:tcW w:w="2425" w:type="dxa"/>
          </w:tcPr>
          <w:p w14:paraId="3BF9BE35" w14:textId="7301CDD4" w:rsidR="007E73AD" w:rsidRPr="00CF739D" w:rsidDel="00B939C1" w:rsidRDefault="007E73AD" w:rsidP="00CF739D">
            <w:pPr>
              <w:rPr>
                <w:del w:id="1463" w:author="phuong vu" w:date="2018-12-02T08:38:00Z"/>
                <w:b/>
              </w:rPr>
            </w:pPr>
            <w:del w:id="1464" w:author="phuong vu" w:date="2018-12-02T08:38:00Z">
              <w:r w:rsidRPr="00CF739D" w:rsidDel="00B939C1">
                <w:rPr>
                  <w:b/>
                </w:rPr>
                <w:delText>Ghi chú</w:delText>
              </w:r>
            </w:del>
          </w:p>
        </w:tc>
        <w:tc>
          <w:tcPr>
            <w:tcW w:w="6686" w:type="dxa"/>
          </w:tcPr>
          <w:p w14:paraId="7702C69A" w14:textId="12D92A53" w:rsidR="007E73AD" w:rsidRPr="00CF739D" w:rsidDel="00B939C1" w:rsidRDefault="0002418D" w:rsidP="00CF739D">
            <w:pPr>
              <w:rPr>
                <w:del w:id="1465" w:author="phuong vu" w:date="2018-12-02T08:38:00Z"/>
              </w:rPr>
            </w:pPr>
            <w:del w:id="1466" w:author="phuong vu" w:date="2018-12-02T08:38:00Z">
              <w:r w:rsidRPr="00CF739D" w:rsidDel="00B939C1">
                <w:delText>Chỉ áp dụng cho đơn hàng có trạng thái “đang chờ”.</w:delText>
              </w:r>
            </w:del>
          </w:p>
        </w:tc>
      </w:tr>
    </w:tbl>
    <w:p w14:paraId="7AB59B95" w14:textId="45805EA2" w:rsidR="007E73AD" w:rsidRPr="00CF739D" w:rsidDel="00B939C1" w:rsidRDefault="00FF56D5" w:rsidP="00CF739D">
      <w:pPr>
        <w:pStyle w:val="Caption"/>
        <w:rPr>
          <w:del w:id="1467" w:author="phuong vu" w:date="2018-12-02T08:38:00Z"/>
          <w:lang w:val="en-US"/>
        </w:rPr>
      </w:pPr>
      <w:del w:id="1468" w:author="phuong vu" w:date="2018-12-02T08:38:00Z">
        <w:r w:rsidRPr="00CF739D" w:rsidDel="00B939C1">
          <w:delText xml:space="preserve">Bảng </w:delText>
        </w:r>
        <w:r w:rsidR="00D632EE" w:rsidRPr="00CF739D" w:rsidDel="00B939C1">
          <w:fldChar w:fldCharType="begin"/>
        </w:r>
        <w:r w:rsidR="00D632EE" w:rsidRPr="00CF739D" w:rsidDel="00B939C1">
          <w:delInstrText xml:space="preserve"> STYLEREF 1 \s </w:delInstrText>
        </w:r>
        <w:r w:rsidR="00D632EE" w:rsidRPr="00CF739D" w:rsidDel="00B939C1">
          <w:fldChar w:fldCharType="separate"/>
        </w:r>
        <w:r w:rsidR="00B5490C" w:rsidDel="00B939C1">
          <w:rPr>
            <w:noProof/>
          </w:rPr>
          <w:delText>1</w:delText>
        </w:r>
        <w:r w:rsidR="00D632EE" w:rsidRPr="00CF739D" w:rsidDel="00B939C1">
          <w:fldChar w:fldCharType="end"/>
        </w:r>
        <w:r w:rsidR="00D632EE" w:rsidRPr="00CF739D" w:rsidDel="00B939C1">
          <w:delText>.</w:delText>
        </w:r>
        <w:r w:rsidR="00D632EE" w:rsidRPr="00CF739D" w:rsidDel="00B939C1">
          <w:fldChar w:fldCharType="begin"/>
        </w:r>
        <w:r w:rsidR="00D632EE" w:rsidRPr="00CF739D" w:rsidDel="00B939C1">
          <w:delInstrText xml:space="preserve"> SEQ Bảng \* ARABIC \s 1 </w:delInstrText>
        </w:r>
        <w:r w:rsidR="00D632EE" w:rsidRPr="00CF739D" w:rsidDel="00B939C1">
          <w:fldChar w:fldCharType="separate"/>
        </w:r>
        <w:r w:rsidR="00B5490C" w:rsidDel="00B939C1">
          <w:rPr>
            <w:noProof/>
          </w:rPr>
          <w:delText>12</w:delText>
        </w:r>
        <w:r w:rsidR="00D632EE" w:rsidRPr="00CF739D" w:rsidDel="00B939C1">
          <w:fldChar w:fldCharType="end"/>
        </w:r>
        <w:r w:rsidRPr="00CF739D" w:rsidDel="00B939C1">
          <w:rPr>
            <w:lang w:val="en-US"/>
          </w:rPr>
          <w:delText xml:space="preserve"> Chức năng cập nhật đơn hàng</w:delText>
        </w:r>
      </w:del>
    </w:p>
    <w:p w14:paraId="0AC3AEDB" w14:textId="77777777" w:rsidR="00C774DC" w:rsidRPr="00CF739D" w:rsidRDefault="00C774DC" w:rsidP="00CF739D">
      <w:pPr>
        <w:pStyle w:val="Heading3"/>
      </w:pPr>
      <w:bookmarkStart w:id="1469" w:name="_Toc531502241"/>
      <w:r w:rsidRPr="00CF739D">
        <w:t>Quản lí trạng thái máy giặt</w:t>
      </w:r>
      <w:bookmarkEnd w:id="1469"/>
    </w:p>
    <w:tbl>
      <w:tblPr>
        <w:tblStyle w:val="TableGrid"/>
        <w:tblW w:w="0" w:type="auto"/>
        <w:tblLook w:val="04A0" w:firstRow="1" w:lastRow="0" w:firstColumn="1" w:lastColumn="0" w:noHBand="0" w:noVBand="1"/>
      </w:tblPr>
      <w:tblGrid>
        <w:gridCol w:w="2353"/>
        <w:gridCol w:w="6424"/>
      </w:tblGrid>
      <w:tr w:rsidR="00C774DC" w:rsidRPr="00920004" w14:paraId="71A0EEE2" w14:textId="77777777" w:rsidTr="00CF739D">
        <w:tc>
          <w:tcPr>
            <w:tcW w:w="2425" w:type="dxa"/>
          </w:tcPr>
          <w:p w14:paraId="1017AF6C" w14:textId="77777777" w:rsidR="00C774DC" w:rsidRPr="00CF739D" w:rsidRDefault="00C774DC" w:rsidP="00CF739D">
            <w:pPr>
              <w:rPr>
                <w:b/>
              </w:rPr>
            </w:pPr>
            <w:r w:rsidRPr="00CF739D">
              <w:rPr>
                <w:b/>
              </w:rPr>
              <w:t>Mã yêu cầu</w:t>
            </w:r>
          </w:p>
        </w:tc>
        <w:tc>
          <w:tcPr>
            <w:tcW w:w="6686" w:type="dxa"/>
            <w:vAlign w:val="center"/>
          </w:tcPr>
          <w:p w14:paraId="77B18DFC" w14:textId="05A7F46D" w:rsidR="00C774DC" w:rsidRPr="00920004" w:rsidRDefault="00C774DC" w:rsidP="00CF739D">
            <w:pPr>
              <w:jc w:val="left"/>
              <w:rPr>
                <w:lang w:val="en-US"/>
              </w:rPr>
            </w:pPr>
            <w:r w:rsidRPr="00920004">
              <w:rPr>
                <w:lang w:val="en-US"/>
              </w:rPr>
              <w:t>GU_0</w:t>
            </w:r>
            <w:r w:rsidR="007E73AD" w:rsidRPr="00920004">
              <w:rPr>
                <w:lang w:val="en-US"/>
              </w:rPr>
              <w:t>6</w:t>
            </w:r>
          </w:p>
        </w:tc>
      </w:tr>
      <w:tr w:rsidR="00C774DC" w:rsidRPr="00920004" w14:paraId="2071E97E" w14:textId="77777777" w:rsidTr="00C774DC">
        <w:tc>
          <w:tcPr>
            <w:tcW w:w="2425" w:type="dxa"/>
          </w:tcPr>
          <w:p w14:paraId="45F95B7F" w14:textId="77777777" w:rsidR="00C774DC" w:rsidRPr="00CF739D" w:rsidRDefault="00C774DC" w:rsidP="00CF739D">
            <w:pPr>
              <w:rPr>
                <w:b/>
              </w:rPr>
            </w:pPr>
            <w:r w:rsidRPr="00CF739D">
              <w:rPr>
                <w:b/>
              </w:rPr>
              <w:t>Tên chức năng</w:t>
            </w:r>
          </w:p>
        </w:tc>
        <w:tc>
          <w:tcPr>
            <w:tcW w:w="6686" w:type="dxa"/>
          </w:tcPr>
          <w:p w14:paraId="0A37F9AC" w14:textId="77777777" w:rsidR="00C774DC" w:rsidRPr="00CF739D" w:rsidRDefault="00C774DC" w:rsidP="00CF739D">
            <w:r w:rsidRPr="00CF739D">
              <w:t>Quản lí trạng thái máy giặt</w:t>
            </w:r>
          </w:p>
        </w:tc>
      </w:tr>
      <w:tr w:rsidR="00C774DC" w:rsidRPr="00920004" w14:paraId="0716379B" w14:textId="77777777" w:rsidTr="00C774DC">
        <w:tc>
          <w:tcPr>
            <w:tcW w:w="2425" w:type="dxa"/>
          </w:tcPr>
          <w:p w14:paraId="4D174E7B" w14:textId="77777777" w:rsidR="00C774DC" w:rsidRPr="00CF739D" w:rsidRDefault="00C774DC" w:rsidP="00CF739D">
            <w:pPr>
              <w:rPr>
                <w:b/>
              </w:rPr>
            </w:pPr>
            <w:r w:rsidRPr="00CF739D">
              <w:rPr>
                <w:b/>
              </w:rPr>
              <w:t>Đối tượng sử dụng</w:t>
            </w:r>
          </w:p>
        </w:tc>
        <w:tc>
          <w:tcPr>
            <w:tcW w:w="6686" w:type="dxa"/>
          </w:tcPr>
          <w:p w14:paraId="122A9802" w14:textId="77777777" w:rsidR="00C774DC" w:rsidRPr="00CF739D" w:rsidRDefault="00C774DC" w:rsidP="00CF739D">
            <w:r w:rsidRPr="00CF739D">
              <w:t>Nhân viên cửa hàng (Nhân viên quản lí đơn hàng, nhân viên xử lí đơn hàng).</w:t>
            </w:r>
          </w:p>
        </w:tc>
      </w:tr>
      <w:tr w:rsidR="00C774DC" w:rsidRPr="00920004" w14:paraId="7DFE7311" w14:textId="77777777" w:rsidTr="00C774DC">
        <w:tc>
          <w:tcPr>
            <w:tcW w:w="2425" w:type="dxa"/>
          </w:tcPr>
          <w:p w14:paraId="7A5FF598" w14:textId="77777777" w:rsidR="00C774DC" w:rsidRPr="00CF739D" w:rsidRDefault="00C774DC" w:rsidP="00CF739D">
            <w:pPr>
              <w:rPr>
                <w:b/>
              </w:rPr>
            </w:pPr>
            <w:r w:rsidRPr="00CF739D">
              <w:rPr>
                <w:b/>
              </w:rPr>
              <w:t>Tiền điều kiện</w:t>
            </w:r>
          </w:p>
        </w:tc>
        <w:tc>
          <w:tcPr>
            <w:tcW w:w="6686" w:type="dxa"/>
          </w:tcPr>
          <w:p w14:paraId="4E5DC293"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663E45A7" w14:textId="77777777" w:rsidTr="00C774DC">
        <w:tc>
          <w:tcPr>
            <w:tcW w:w="2425" w:type="dxa"/>
          </w:tcPr>
          <w:p w14:paraId="25914212" w14:textId="77777777" w:rsidR="00C774DC" w:rsidRPr="00CF739D" w:rsidRDefault="00C774DC" w:rsidP="00CF739D">
            <w:pPr>
              <w:rPr>
                <w:b/>
              </w:rPr>
            </w:pPr>
            <w:r w:rsidRPr="00CF739D">
              <w:rPr>
                <w:b/>
              </w:rPr>
              <w:t>Cách xử lí</w:t>
            </w:r>
          </w:p>
        </w:tc>
        <w:tc>
          <w:tcPr>
            <w:tcW w:w="6686" w:type="dxa"/>
          </w:tcPr>
          <w:p w14:paraId="50A07FC9" w14:textId="288A65DB" w:rsidR="00C774DC" w:rsidRPr="00CF739D" w:rsidRDefault="00C774DC" w:rsidP="00CF739D">
            <w:r w:rsidRPr="00CF739D">
              <w:t>Bước 1: Tr</w:t>
            </w:r>
            <w:r w:rsidR="00FF56D5" w:rsidRPr="00920004">
              <w:rPr>
                <w:lang w:val="en-US"/>
              </w:rPr>
              <w:t>u</w:t>
            </w:r>
            <w:r w:rsidRPr="00CF739D">
              <w:t>y cập vào trang quản lí trạng thái máy giặt.</w:t>
            </w:r>
          </w:p>
          <w:p w14:paraId="3853144B" w14:textId="77777777" w:rsidR="00C774DC" w:rsidRPr="00CF739D" w:rsidRDefault="00C774DC" w:rsidP="00CF739D">
            <w:r w:rsidRPr="00CF739D">
              <w:t>Bước 2: Thay đổi trạng thái máy giặt thông qua nút bật tắt.</w:t>
            </w:r>
          </w:p>
        </w:tc>
      </w:tr>
      <w:tr w:rsidR="00C774DC" w:rsidRPr="00920004" w14:paraId="45F4C9FF" w14:textId="77777777" w:rsidTr="00C774DC">
        <w:tc>
          <w:tcPr>
            <w:tcW w:w="2425" w:type="dxa"/>
          </w:tcPr>
          <w:p w14:paraId="7E0311A6" w14:textId="77777777" w:rsidR="00C774DC" w:rsidRPr="00CF739D" w:rsidRDefault="00C774DC" w:rsidP="00CF739D">
            <w:pPr>
              <w:rPr>
                <w:b/>
              </w:rPr>
            </w:pPr>
            <w:r w:rsidRPr="00CF739D">
              <w:rPr>
                <w:b/>
              </w:rPr>
              <w:t>Kết quả</w:t>
            </w:r>
          </w:p>
        </w:tc>
        <w:tc>
          <w:tcPr>
            <w:tcW w:w="6686" w:type="dxa"/>
          </w:tcPr>
          <w:p w14:paraId="56C9026B" w14:textId="77777777" w:rsidR="00C774DC" w:rsidRPr="00CF739D" w:rsidRDefault="00C774DC" w:rsidP="00CF739D">
            <w:r w:rsidRPr="00CF739D">
              <w:t xml:space="preserve">Thay đổi trạng thái máy giặt từ “Đang hoạt động” thành “Ngưng hoạt động”. </w:t>
            </w:r>
          </w:p>
          <w:p w14:paraId="786E991C" w14:textId="77777777" w:rsidR="00C774DC" w:rsidRPr="00CF739D" w:rsidRDefault="00C774DC" w:rsidP="00CF739D">
            <w:r w:rsidRPr="00CF739D">
              <w:t>Phân công lại tất cả đơn hàng trong hệ thống.</w:t>
            </w:r>
          </w:p>
        </w:tc>
      </w:tr>
      <w:tr w:rsidR="00C774DC" w:rsidRPr="00920004" w14:paraId="13D3EB5B" w14:textId="77777777" w:rsidTr="00C774DC">
        <w:tc>
          <w:tcPr>
            <w:tcW w:w="2425" w:type="dxa"/>
          </w:tcPr>
          <w:p w14:paraId="5AF61B2B" w14:textId="77777777" w:rsidR="00C774DC" w:rsidRPr="00CF739D" w:rsidRDefault="00C774DC" w:rsidP="00CF739D">
            <w:pPr>
              <w:rPr>
                <w:b/>
              </w:rPr>
            </w:pPr>
            <w:r w:rsidRPr="00CF739D">
              <w:rPr>
                <w:b/>
              </w:rPr>
              <w:t>Ghi chú</w:t>
            </w:r>
          </w:p>
        </w:tc>
        <w:tc>
          <w:tcPr>
            <w:tcW w:w="6686" w:type="dxa"/>
          </w:tcPr>
          <w:p w14:paraId="2E7D312A" w14:textId="77777777" w:rsidR="00C774DC" w:rsidRPr="00920004" w:rsidRDefault="00C774DC" w:rsidP="00CF739D">
            <w:pPr>
              <w:keepNext/>
              <w:spacing w:before="240" w:line="0" w:lineRule="atLeast"/>
              <w:rPr>
                <w:lang w:val="en-US"/>
              </w:rPr>
            </w:pPr>
          </w:p>
        </w:tc>
      </w:tr>
    </w:tbl>
    <w:p w14:paraId="43F8C665" w14:textId="63693599" w:rsidR="00C774DC" w:rsidRPr="00CF739D" w:rsidRDefault="00FF56D5" w:rsidP="00CF739D">
      <w:pPr>
        <w:pStyle w:val="Caption"/>
        <w:rPr>
          <w:lang w:val="en-US"/>
        </w:rPr>
      </w:pPr>
      <w:bookmarkStart w:id="1470" w:name="_Toc531504558"/>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13</w:t>
      </w:r>
      <w:r w:rsidR="00D632EE" w:rsidRPr="00CF739D">
        <w:fldChar w:fldCharType="end"/>
      </w:r>
      <w:r w:rsidRPr="00CF739D">
        <w:rPr>
          <w:lang w:val="en-US"/>
        </w:rPr>
        <w:t xml:space="preserve"> Chức năng quản lí trạng thái máy giặt</w:t>
      </w:r>
      <w:bookmarkEnd w:id="1470"/>
    </w:p>
    <w:p w14:paraId="238E389F" w14:textId="77777777" w:rsidR="00C774DC" w:rsidRPr="00CF739D" w:rsidRDefault="00C774DC" w:rsidP="00CF739D">
      <w:pPr>
        <w:pStyle w:val="Heading3"/>
      </w:pPr>
      <w:bookmarkStart w:id="1471" w:name="_Toc531502242"/>
      <w:r w:rsidRPr="00CF739D">
        <w:t>Tìm kiếm đơn hàng</w:t>
      </w:r>
      <w:bookmarkEnd w:id="1471"/>
    </w:p>
    <w:tbl>
      <w:tblPr>
        <w:tblStyle w:val="TableGrid"/>
        <w:tblW w:w="0" w:type="auto"/>
        <w:tblLook w:val="04A0" w:firstRow="1" w:lastRow="0" w:firstColumn="1" w:lastColumn="0" w:noHBand="0" w:noVBand="1"/>
      </w:tblPr>
      <w:tblGrid>
        <w:gridCol w:w="2347"/>
        <w:gridCol w:w="6430"/>
      </w:tblGrid>
      <w:tr w:rsidR="00C774DC" w:rsidRPr="00920004" w14:paraId="31C232D0" w14:textId="77777777" w:rsidTr="00CF739D">
        <w:tc>
          <w:tcPr>
            <w:tcW w:w="2425" w:type="dxa"/>
            <w:vAlign w:val="center"/>
          </w:tcPr>
          <w:p w14:paraId="221EF3C5" w14:textId="77777777" w:rsidR="00C774DC" w:rsidRPr="00CF739D" w:rsidRDefault="00C774DC" w:rsidP="00CF739D">
            <w:pPr>
              <w:rPr>
                <w:b/>
              </w:rPr>
            </w:pPr>
            <w:r w:rsidRPr="00CF739D">
              <w:rPr>
                <w:b/>
              </w:rPr>
              <w:t>Mã yêu cầu</w:t>
            </w:r>
          </w:p>
        </w:tc>
        <w:tc>
          <w:tcPr>
            <w:tcW w:w="6686" w:type="dxa"/>
            <w:vAlign w:val="center"/>
          </w:tcPr>
          <w:p w14:paraId="187A9566" w14:textId="63EBB0F3" w:rsidR="00C774DC" w:rsidRPr="00920004" w:rsidRDefault="00C774DC" w:rsidP="00CF739D">
            <w:pPr>
              <w:jc w:val="left"/>
              <w:rPr>
                <w:lang w:val="en-US"/>
              </w:rPr>
            </w:pPr>
            <w:r w:rsidRPr="00920004">
              <w:rPr>
                <w:lang w:val="en-US"/>
              </w:rPr>
              <w:t>GU_0</w:t>
            </w:r>
            <w:r w:rsidR="007E73AD" w:rsidRPr="00920004">
              <w:rPr>
                <w:lang w:val="en-US"/>
              </w:rPr>
              <w:t>8</w:t>
            </w:r>
          </w:p>
        </w:tc>
      </w:tr>
      <w:tr w:rsidR="00C774DC" w:rsidRPr="00920004" w14:paraId="55CB08D8" w14:textId="77777777" w:rsidTr="00C774DC">
        <w:tc>
          <w:tcPr>
            <w:tcW w:w="2425" w:type="dxa"/>
          </w:tcPr>
          <w:p w14:paraId="0224175B" w14:textId="77777777" w:rsidR="00C774DC" w:rsidRPr="00CF739D" w:rsidRDefault="00C774DC" w:rsidP="00CF739D">
            <w:pPr>
              <w:rPr>
                <w:b/>
              </w:rPr>
            </w:pPr>
            <w:r w:rsidRPr="00CF739D">
              <w:rPr>
                <w:b/>
              </w:rPr>
              <w:t>Tên chức năng</w:t>
            </w:r>
          </w:p>
        </w:tc>
        <w:tc>
          <w:tcPr>
            <w:tcW w:w="6686" w:type="dxa"/>
          </w:tcPr>
          <w:p w14:paraId="3DA09D9B" w14:textId="77777777" w:rsidR="00C774DC" w:rsidRPr="00920004" w:rsidRDefault="00C774DC" w:rsidP="00CF739D">
            <w:pPr>
              <w:rPr>
                <w:lang w:val="en-US"/>
              </w:rPr>
            </w:pPr>
            <w:r w:rsidRPr="00920004">
              <w:t>Tìm kiếm đơn hàng</w:t>
            </w:r>
          </w:p>
        </w:tc>
      </w:tr>
      <w:tr w:rsidR="00C774DC" w:rsidRPr="00920004" w14:paraId="40E492D4" w14:textId="77777777" w:rsidTr="00C774DC">
        <w:tc>
          <w:tcPr>
            <w:tcW w:w="2425" w:type="dxa"/>
          </w:tcPr>
          <w:p w14:paraId="691F2686" w14:textId="77777777" w:rsidR="00C774DC" w:rsidRPr="00CF739D" w:rsidRDefault="00C774DC" w:rsidP="00CF739D">
            <w:pPr>
              <w:rPr>
                <w:b/>
              </w:rPr>
            </w:pPr>
            <w:r w:rsidRPr="00CF739D">
              <w:rPr>
                <w:b/>
              </w:rPr>
              <w:t>Đối tượng sử dụng</w:t>
            </w:r>
          </w:p>
        </w:tc>
        <w:tc>
          <w:tcPr>
            <w:tcW w:w="6686" w:type="dxa"/>
          </w:tcPr>
          <w:p w14:paraId="6B15DDA2" w14:textId="77777777" w:rsidR="00C774DC" w:rsidRPr="00920004" w:rsidRDefault="00C774DC" w:rsidP="00CF739D">
            <w:pPr>
              <w:rPr>
                <w:lang w:val="en-US"/>
              </w:rPr>
            </w:pPr>
            <w:r w:rsidRPr="00920004">
              <w:rPr>
                <w:lang w:val="en-US"/>
              </w:rPr>
              <w:t>Nhân viên cửa hàng</w:t>
            </w:r>
          </w:p>
        </w:tc>
      </w:tr>
      <w:tr w:rsidR="00C774DC" w:rsidRPr="00920004" w14:paraId="08C09361" w14:textId="77777777" w:rsidTr="00C774DC">
        <w:tc>
          <w:tcPr>
            <w:tcW w:w="2425" w:type="dxa"/>
          </w:tcPr>
          <w:p w14:paraId="1BE195FA" w14:textId="77777777" w:rsidR="00C774DC" w:rsidRPr="00CF739D" w:rsidRDefault="00C774DC" w:rsidP="00CF739D">
            <w:pPr>
              <w:rPr>
                <w:b/>
              </w:rPr>
            </w:pPr>
            <w:r w:rsidRPr="00CF739D">
              <w:rPr>
                <w:b/>
              </w:rPr>
              <w:t>Tiền điều kiện</w:t>
            </w:r>
          </w:p>
        </w:tc>
        <w:tc>
          <w:tcPr>
            <w:tcW w:w="6686" w:type="dxa"/>
          </w:tcPr>
          <w:p w14:paraId="38434BD2" w14:textId="77777777" w:rsidR="00C774DC" w:rsidRPr="00CF739D" w:rsidRDefault="00C774DC" w:rsidP="00CF739D">
            <w:r w:rsidRPr="00CF739D">
              <w:t>Truy cập được trang web quản lí và đăng nhập thành công vào hệ thống.</w:t>
            </w:r>
          </w:p>
        </w:tc>
      </w:tr>
      <w:tr w:rsidR="00C774DC" w:rsidRPr="00920004" w14:paraId="63A063BF" w14:textId="77777777" w:rsidTr="00C774DC">
        <w:tc>
          <w:tcPr>
            <w:tcW w:w="2425" w:type="dxa"/>
          </w:tcPr>
          <w:p w14:paraId="5EE2ACC7" w14:textId="77777777" w:rsidR="00C774DC" w:rsidRPr="00CF739D" w:rsidRDefault="00C774DC" w:rsidP="00CF739D">
            <w:pPr>
              <w:rPr>
                <w:b/>
              </w:rPr>
            </w:pPr>
            <w:r w:rsidRPr="00CF739D">
              <w:rPr>
                <w:b/>
              </w:rPr>
              <w:t>Cách xử lí</w:t>
            </w:r>
          </w:p>
        </w:tc>
        <w:tc>
          <w:tcPr>
            <w:tcW w:w="6686" w:type="dxa"/>
          </w:tcPr>
          <w:p w14:paraId="390B4581" w14:textId="77777777" w:rsidR="00C774DC" w:rsidRPr="00CF739D" w:rsidRDefault="00C774DC" w:rsidP="00CF739D">
            <w:r w:rsidRPr="00CF739D">
              <w:t xml:space="preserve">Bước 1: Chọn một trong ba hình thức để tìm kiếm: Quét mã QR – Code, tên khách hàng hoặc mã đơn hàng. </w:t>
            </w:r>
          </w:p>
          <w:p w14:paraId="00763F55" w14:textId="77777777" w:rsidR="00C774DC" w:rsidRPr="00CF739D" w:rsidRDefault="00C774DC" w:rsidP="00CF739D">
            <w:r w:rsidRPr="00CF739D">
              <w:t>Bước 2: Nhập các thông tin yêu cầu.</w:t>
            </w:r>
          </w:p>
          <w:p w14:paraId="53684EB5" w14:textId="77777777" w:rsidR="00C774DC" w:rsidRPr="00CF739D" w:rsidRDefault="00C774DC" w:rsidP="00CF739D">
            <w:r w:rsidRPr="00CF739D">
              <w:t>Bước 3: Nhấn nút “tìm kiếm”.</w:t>
            </w:r>
          </w:p>
        </w:tc>
      </w:tr>
      <w:tr w:rsidR="00C774DC" w:rsidRPr="00920004" w14:paraId="118628D3" w14:textId="77777777" w:rsidTr="00C774DC">
        <w:tc>
          <w:tcPr>
            <w:tcW w:w="2425" w:type="dxa"/>
          </w:tcPr>
          <w:p w14:paraId="1B1F9492" w14:textId="77777777" w:rsidR="00C774DC" w:rsidRPr="00CF739D" w:rsidRDefault="00C774DC" w:rsidP="00CF739D">
            <w:pPr>
              <w:rPr>
                <w:b/>
              </w:rPr>
            </w:pPr>
            <w:r w:rsidRPr="00CF739D">
              <w:rPr>
                <w:b/>
              </w:rPr>
              <w:t>Kết quả</w:t>
            </w:r>
          </w:p>
        </w:tc>
        <w:tc>
          <w:tcPr>
            <w:tcW w:w="6686" w:type="dxa"/>
          </w:tcPr>
          <w:p w14:paraId="25935405" w14:textId="77777777" w:rsidR="00C774DC" w:rsidRPr="00CF739D" w:rsidRDefault="00C774DC" w:rsidP="00CF739D">
            <w:r w:rsidRPr="00CF739D">
              <w:t>Hiển thị kết quả mởi khung kế bên khung tìm kiếm.</w:t>
            </w:r>
          </w:p>
          <w:p w14:paraId="200B1963" w14:textId="77777777" w:rsidR="00C774DC" w:rsidRPr="00CF739D" w:rsidRDefault="00C774DC" w:rsidP="00CF739D">
            <w:r w:rsidRPr="00CF739D">
              <w:t>Kết quả tìm kiếm bao gồm:</w:t>
            </w:r>
          </w:p>
          <w:p w14:paraId="64D9AF13" w14:textId="6DAC29C2" w:rsidR="00C774DC" w:rsidRPr="00CF739D" w:rsidRDefault="00B939C1" w:rsidP="00B939C1">
            <w:pPr>
              <w:ind w:left="720"/>
              <w:pPrChange w:id="1472" w:author="phuong vu" w:date="2018-12-02T08:39:00Z">
                <w:pPr/>
              </w:pPrChange>
            </w:pPr>
            <w:ins w:id="1473" w:author="phuong vu" w:date="2018-12-02T08:39:00Z">
              <w:r>
                <w:rPr>
                  <w:lang w:val="en-US"/>
                </w:rPr>
                <w:t xml:space="preserve">- </w:t>
              </w:r>
            </w:ins>
            <w:r w:rsidR="00C774DC" w:rsidRPr="00CF739D">
              <w:t>Tên khách hàng</w:t>
            </w:r>
            <w:del w:id="1474" w:author="phuong vu" w:date="2018-12-02T08:39:00Z">
              <w:r w:rsidR="00C774DC" w:rsidRPr="00CF739D" w:rsidDel="00B939C1">
                <w:delText xml:space="preserve"> (liên kết với trang xem thông tin chi tiết đơn hàng).</w:delText>
              </w:r>
            </w:del>
          </w:p>
          <w:p w14:paraId="0E1E4A04" w14:textId="00E3B58F" w:rsidR="00C774DC" w:rsidRPr="00920004" w:rsidRDefault="00B939C1" w:rsidP="00B939C1">
            <w:pPr>
              <w:ind w:left="720"/>
              <w:rPr>
                <w:lang w:val="en-US"/>
              </w:rPr>
              <w:pPrChange w:id="1475" w:author="phuong vu" w:date="2018-12-02T08:39:00Z">
                <w:pPr/>
              </w:pPrChange>
            </w:pPr>
            <w:ins w:id="1476" w:author="phuong vu" w:date="2018-12-02T08:39:00Z">
              <w:r>
                <w:rPr>
                  <w:lang w:val="en-US"/>
                </w:rPr>
                <w:t xml:space="preserve">- </w:t>
              </w:r>
            </w:ins>
            <w:r w:rsidR="00C774DC" w:rsidRPr="00920004">
              <w:rPr>
                <w:lang w:val="en-US"/>
              </w:rPr>
              <w:t>Số điện thoại, email</w:t>
            </w:r>
          </w:p>
          <w:p w14:paraId="3B0A3453" w14:textId="5F580959" w:rsidR="00C774DC" w:rsidRPr="00920004" w:rsidRDefault="00B939C1" w:rsidP="00B939C1">
            <w:pPr>
              <w:ind w:left="720"/>
              <w:rPr>
                <w:lang w:val="en-US"/>
              </w:rPr>
              <w:pPrChange w:id="1477" w:author="phuong vu" w:date="2018-12-02T08:39:00Z">
                <w:pPr/>
              </w:pPrChange>
            </w:pPr>
            <w:ins w:id="1478" w:author="phuong vu" w:date="2018-12-02T08:39:00Z">
              <w:r>
                <w:rPr>
                  <w:lang w:val="en-US"/>
                </w:rPr>
                <w:t xml:space="preserve">- </w:t>
              </w:r>
            </w:ins>
            <w:r w:rsidR="00C774DC" w:rsidRPr="00920004">
              <w:rPr>
                <w:lang w:val="en-US"/>
              </w:rPr>
              <w:t>Trạng thái đơn hàng</w:t>
            </w:r>
          </w:p>
        </w:tc>
      </w:tr>
      <w:tr w:rsidR="00C774DC" w:rsidRPr="00920004" w14:paraId="30C7009B" w14:textId="77777777" w:rsidTr="00C774DC">
        <w:tc>
          <w:tcPr>
            <w:tcW w:w="2425" w:type="dxa"/>
          </w:tcPr>
          <w:p w14:paraId="62D8E3DE" w14:textId="77777777" w:rsidR="00C774DC" w:rsidRPr="00CF739D" w:rsidRDefault="00C774DC" w:rsidP="00CF739D">
            <w:pPr>
              <w:rPr>
                <w:b/>
              </w:rPr>
            </w:pPr>
            <w:r w:rsidRPr="00CF739D">
              <w:rPr>
                <w:b/>
              </w:rPr>
              <w:t>Ghi chú</w:t>
            </w:r>
          </w:p>
        </w:tc>
        <w:tc>
          <w:tcPr>
            <w:tcW w:w="6686" w:type="dxa"/>
          </w:tcPr>
          <w:p w14:paraId="35AAA4D9" w14:textId="77777777" w:rsidR="00C774DC" w:rsidRPr="00CF739D" w:rsidRDefault="00C774DC" w:rsidP="00CF739D">
            <w:r w:rsidRPr="00CF739D">
              <w:t>Nếu không có thông tin nào nhập, Khi người dùng nhấn tìm kiếm, kết quả sẽ hiển thị tất cả.</w:t>
            </w:r>
          </w:p>
          <w:p w14:paraId="6E82F391" w14:textId="77777777" w:rsidR="00C774DC" w:rsidRPr="00CF739D" w:rsidRDefault="00C774DC" w:rsidP="00CF739D">
            <w:r w:rsidRPr="00CF739D">
              <w:t>Mặc định và nếu không có kết quả sẽ hiển thị “không có kết quả nào”.</w:t>
            </w:r>
          </w:p>
        </w:tc>
      </w:tr>
    </w:tbl>
    <w:p w14:paraId="5D6F08C2" w14:textId="572D1CBF" w:rsidR="00C774DC" w:rsidRPr="00CF739D" w:rsidRDefault="00FF56D5" w:rsidP="00CF739D">
      <w:pPr>
        <w:pStyle w:val="Caption"/>
        <w:rPr>
          <w:lang w:val="en-US"/>
        </w:rPr>
      </w:pPr>
      <w:bookmarkStart w:id="1479" w:name="_Toc531504559"/>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14</w:t>
      </w:r>
      <w:r w:rsidR="00D632EE" w:rsidRPr="00CF739D">
        <w:fldChar w:fldCharType="end"/>
      </w:r>
      <w:r w:rsidRPr="00CF739D">
        <w:rPr>
          <w:lang w:val="en-US"/>
        </w:rPr>
        <w:t xml:space="preserve"> Chức năng tìm kiếm đơn hàng</w:t>
      </w:r>
      <w:bookmarkEnd w:id="1479"/>
    </w:p>
    <w:p w14:paraId="07AFDB23" w14:textId="77777777" w:rsidR="00C774DC" w:rsidRPr="00CF739D" w:rsidRDefault="00C774DC" w:rsidP="00CF739D">
      <w:pPr>
        <w:pStyle w:val="Heading3"/>
      </w:pPr>
      <w:bookmarkStart w:id="1480" w:name="_Toc531502243"/>
      <w:r w:rsidRPr="00CF739D">
        <w:lastRenderedPageBreak/>
        <w:t>Đăng nhập hệ thống</w:t>
      </w:r>
      <w:bookmarkEnd w:id="1480"/>
    </w:p>
    <w:tbl>
      <w:tblPr>
        <w:tblStyle w:val="TableGrid"/>
        <w:tblW w:w="0" w:type="auto"/>
        <w:tblLook w:val="04A0" w:firstRow="1" w:lastRow="0" w:firstColumn="1" w:lastColumn="0" w:noHBand="0" w:noVBand="1"/>
      </w:tblPr>
      <w:tblGrid>
        <w:gridCol w:w="2342"/>
        <w:gridCol w:w="6435"/>
      </w:tblGrid>
      <w:tr w:rsidR="00C774DC" w:rsidRPr="00920004" w14:paraId="515F2BA2" w14:textId="77777777" w:rsidTr="00CF739D">
        <w:tc>
          <w:tcPr>
            <w:tcW w:w="2425" w:type="dxa"/>
            <w:vAlign w:val="center"/>
          </w:tcPr>
          <w:p w14:paraId="00768D55" w14:textId="77777777" w:rsidR="00C774DC" w:rsidRPr="00CF739D" w:rsidRDefault="00C774DC" w:rsidP="00CF739D">
            <w:pPr>
              <w:jc w:val="left"/>
              <w:rPr>
                <w:b/>
              </w:rPr>
            </w:pPr>
            <w:r w:rsidRPr="00CF739D">
              <w:rPr>
                <w:b/>
              </w:rPr>
              <w:t>Mã yêu cầu</w:t>
            </w:r>
          </w:p>
        </w:tc>
        <w:tc>
          <w:tcPr>
            <w:tcW w:w="6686" w:type="dxa"/>
            <w:vAlign w:val="center"/>
          </w:tcPr>
          <w:p w14:paraId="5F18B185" w14:textId="169834B0" w:rsidR="00C774DC" w:rsidRPr="00920004" w:rsidRDefault="00C774DC" w:rsidP="00CF739D">
            <w:pPr>
              <w:jc w:val="left"/>
              <w:rPr>
                <w:lang w:val="en-US"/>
              </w:rPr>
            </w:pPr>
            <w:r w:rsidRPr="00920004">
              <w:rPr>
                <w:lang w:val="en-US"/>
              </w:rPr>
              <w:t>GU_0</w:t>
            </w:r>
            <w:r w:rsidR="007E73AD" w:rsidRPr="00920004">
              <w:rPr>
                <w:lang w:val="en-US"/>
              </w:rPr>
              <w:t>9</w:t>
            </w:r>
          </w:p>
        </w:tc>
      </w:tr>
      <w:tr w:rsidR="00C774DC" w:rsidRPr="00920004" w14:paraId="4B0B2B7C" w14:textId="77777777" w:rsidTr="00C774DC">
        <w:tc>
          <w:tcPr>
            <w:tcW w:w="2425" w:type="dxa"/>
          </w:tcPr>
          <w:p w14:paraId="4B19D5DE" w14:textId="77777777" w:rsidR="00C774DC" w:rsidRPr="00CF739D" w:rsidRDefault="00C774DC" w:rsidP="00CF739D">
            <w:pPr>
              <w:rPr>
                <w:b/>
              </w:rPr>
            </w:pPr>
            <w:r w:rsidRPr="00CF739D">
              <w:rPr>
                <w:b/>
              </w:rPr>
              <w:t>Tên chức năng</w:t>
            </w:r>
          </w:p>
        </w:tc>
        <w:tc>
          <w:tcPr>
            <w:tcW w:w="6686" w:type="dxa"/>
          </w:tcPr>
          <w:p w14:paraId="392E94B1" w14:textId="77777777" w:rsidR="00C774DC" w:rsidRPr="00920004" w:rsidRDefault="00C774DC" w:rsidP="00CF739D">
            <w:pPr>
              <w:rPr>
                <w:lang w:val="en-US"/>
              </w:rPr>
            </w:pPr>
            <w:r w:rsidRPr="00920004">
              <w:rPr>
                <w:lang w:val="en-US"/>
              </w:rPr>
              <w:t>Đăng nhập hệ thống</w:t>
            </w:r>
          </w:p>
        </w:tc>
      </w:tr>
      <w:tr w:rsidR="00C774DC" w:rsidRPr="00920004" w14:paraId="3E83C42D" w14:textId="77777777" w:rsidTr="00C774DC">
        <w:tc>
          <w:tcPr>
            <w:tcW w:w="2425" w:type="dxa"/>
          </w:tcPr>
          <w:p w14:paraId="068FFE14" w14:textId="77777777" w:rsidR="00C774DC" w:rsidRPr="00CF739D" w:rsidRDefault="00C774DC" w:rsidP="00CF739D">
            <w:pPr>
              <w:rPr>
                <w:b/>
              </w:rPr>
            </w:pPr>
            <w:r w:rsidRPr="00CF739D">
              <w:rPr>
                <w:b/>
              </w:rPr>
              <w:t>Đối tượng sử dụng</w:t>
            </w:r>
          </w:p>
        </w:tc>
        <w:tc>
          <w:tcPr>
            <w:tcW w:w="6686" w:type="dxa"/>
          </w:tcPr>
          <w:p w14:paraId="5D130A6C" w14:textId="77777777" w:rsidR="00C774DC" w:rsidRPr="00CF739D" w:rsidRDefault="00C774DC" w:rsidP="00CF739D">
            <w:r w:rsidRPr="00CF739D">
              <w:t>Nhân viên cửa hàng, khách hàng</w:t>
            </w:r>
          </w:p>
        </w:tc>
      </w:tr>
      <w:tr w:rsidR="00C774DC" w:rsidRPr="00920004" w14:paraId="21EC5EE6" w14:textId="77777777" w:rsidTr="00C774DC">
        <w:tc>
          <w:tcPr>
            <w:tcW w:w="2425" w:type="dxa"/>
          </w:tcPr>
          <w:p w14:paraId="6009BE40" w14:textId="77777777" w:rsidR="00C774DC" w:rsidRPr="00CF739D" w:rsidRDefault="00C774DC" w:rsidP="00CF739D">
            <w:pPr>
              <w:rPr>
                <w:b/>
              </w:rPr>
            </w:pPr>
            <w:r w:rsidRPr="00CF739D">
              <w:rPr>
                <w:b/>
              </w:rPr>
              <w:t>Tiền điều kiện</w:t>
            </w:r>
          </w:p>
        </w:tc>
        <w:tc>
          <w:tcPr>
            <w:tcW w:w="6686" w:type="dxa"/>
          </w:tcPr>
          <w:p w14:paraId="70D47729" w14:textId="77777777" w:rsidR="00C774DC" w:rsidRPr="00CF739D" w:rsidRDefault="00C774DC" w:rsidP="00CF739D">
            <w:r w:rsidRPr="00CF739D">
              <w:t>Truy cập được trang web quản lí đối với nhân viên cửa hàng và ứng dụng điện thoại đối với khách hàng.</w:t>
            </w:r>
          </w:p>
        </w:tc>
      </w:tr>
      <w:tr w:rsidR="00C774DC" w:rsidRPr="00920004" w14:paraId="05FDF105" w14:textId="77777777" w:rsidTr="00C774DC">
        <w:tc>
          <w:tcPr>
            <w:tcW w:w="2425" w:type="dxa"/>
          </w:tcPr>
          <w:p w14:paraId="040172E7" w14:textId="77777777" w:rsidR="00C774DC" w:rsidRPr="00CF739D" w:rsidRDefault="00C774DC" w:rsidP="00CF739D">
            <w:pPr>
              <w:rPr>
                <w:b/>
              </w:rPr>
            </w:pPr>
            <w:r w:rsidRPr="00CF739D">
              <w:rPr>
                <w:b/>
              </w:rPr>
              <w:t>Cách xử lí</w:t>
            </w:r>
          </w:p>
        </w:tc>
        <w:tc>
          <w:tcPr>
            <w:tcW w:w="6686" w:type="dxa"/>
          </w:tcPr>
          <w:p w14:paraId="46A1B71F" w14:textId="77777777" w:rsidR="00C774DC" w:rsidRPr="00CF739D" w:rsidRDefault="00C774DC" w:rsidP="00CF739D">
            <w:r w:rsidRPr="00CF739D">
              <w:t>Bước 1: Người dùng cần nhập email và mật khẩu.</w:t>
            </w:r>
          </w:p>
          <w:p w14:paraId="44FB0ABC" w14:textId="77777777" w:rsidR="00C774DC" w:rsidRPr="00CF739D" w:rsidRDefault="00C774DC" w:rsidP="00CF739D">
            <w:r w:rsidRPr="00CF739D">
              <w:t>Bước 2: Nhấn nút “Đăng nhập”.</w:t>
            </w:r>
          </w:p>
          <w:p w14:paraId="6DD7AC68" w14:textId="66546526" w:rsidR="00C774DC" w:rsidRPr="00920004" w:rsidRDefault="00C774DC" w:rsidP="00CF739D">
            <w:pPr>
              <w:rPr>
                <w:lang w:val="en-US"/>
              </w:rPr>
            </w:pPr>
            <w:r w:rsidRPr="00CF739D">
              <w:t xml:space="preserve">Bước 3: Hệ thống </w:t>
            </w:r>
            <w:r w:rsidR="00184C15" w:rsidRPr="00920004">
              <w:t>máy chủ</w:t>
            </w:r>
            <w:r w:rsidRPr="00CF739D">
              <w:t xml:space="preserve"> API kiểm trả tài khoản vừa nhập đúng hay sai. Nếu đúng trả về một chuỗi token để người dùng gửi kèm mỗi khi muốn truy xuất dữ liệu và được lưu lại tạm thời trên ứng dụng điện thoại thông qua SharePreferences và Local Storage đối với trang web. </w:t>
            </w:r>
            <w:r w:rsidRPr="00920004">
              <w:rPr>
                <w:lang w:val="en-US"/>
              </w:rPr>
              <w:t>Ngược lại, thông báo lỗi.</w:t>
            </w:r>
          </w:p>
        </w:tc>
      </w:tr>
      <w:tr w:rsidR="00C774DC" w:rsidRPr="00920004" w14:paraId="58010658" w14:textId="77777777" w:rsidTr="00C774DC">
        <w:tc>
          <w:tcPr>
            <w:tcW w:w="2425" w:type="dxa"/>
          </w:tcPr>
          <w:p w14:paraId="7A13FB32" w14:textId="77777777" w:rsidR="00C774DC" w:rsidRPr="00CF739D" w:rsidRDefault="00C774DC" w:rsidP="00CF739D">
            <w:pPr>
              <w:rPr>
                <w:b/>
              </w:rPr>
            </w:pPr>
            <w:r w:rsidRPr="00CF739D">
              <w:rPr>
                <w:b/>
              </w:rPr>
              <w:t>Kết quả</w:t>
            </w:r>
          </w:p>
        </w:tc>
        <w:tc>
          <w:tcPr>
            <w:tcW w:w="6686" w:type="dxa"/>
          </w:tcPr>
          <w:p w14:paraId="6B9897B6" w14:textId="77777777" w:rsidR="00C774DC" w:rsidRPr="00CF739D" w:rsidRDefault="00C774DC" w:rsidP="00CF739D">
            <w:r w:rsidRPr="00CF739D">
              <w:t>Người dùng sẽ chuyển vào trang chính đối với người dùng là nhân viên cửa hàng. Đối với người dùng khách hàng chuyển vào màn hình chính của ứng dụng điện thoại.</w:t>
            </w:r>
          </w:p>
        </w:tc>
      </w:tr>
      <w:tr w:rsidR="00C774DC" w:rsidRPr="00920004" w14:paraId="2205F402" w14:textId="77777777" w:rsidTr="00C774DC">
        <w:tc>
          <w:tcPr>
            <w:tcW w:w="2425" w:type="dxa"/>
          </w:tcPr>
          <w:p w14:paraId="3A5D4718" w14:textId="77777777" w:rsidR="00C774DC" w:rsidRPr="00CF739D" w:rsidRDefault="00C774DC" w:rsidP="00CF739D">
            <w:pPr>
              <w:rPr>
                <w:b/>
              </w:rPr>
            </w:pPr>
            <w:r w:rsidRPr="00CF739D">
              <w:rPr>
                <w:b/>
              </w:rPr>
              <w:t>Ghi chú</w:t>
            </w:r>
          </w:p>
        </w:tc>
        <w:tc>
          <w:tcPr>
            <w:tcW w:w="6686" w:type="dxa"/>
          </w:tcPr>
          <w:p w14:paraId="277D377E" w14:textId="77777777" w:rsidR="00C774DC" w:rsidRPr="00CF739D" w:rsidRDefault="00C774DC" w:rsidP="00CF739D">
            <w:r w:rsidRPr="00CF739D">
              <w:t>Các thông tin email và mật khẩu là yêu cầu bắt buộc.</w:t>
            </w:r>
          </w:p>
          <w:p w14:paraId="09C6931A" w14:textId="77777777" w:rsidR="00C774DC" w:rsidRPr="00CF739D" w:rsidRDefault="00C774DC" w:rsidP="00CF739D">
            <w:r w:rsidRPr="00CF739D">
              <w:t xml:space="preserve">Nếu đường truyền mạng lỗi, thì thông báo lỗi cho người dùng. </w:t>
            </w:r>
          </w:p>
        </w:tc>
      </w:tr>
    </w:tbl>
    <w:p w14:paraId="596EC6F8" w14:textId="7344846F" w:rsidR="00C774DC" w:rsidRPr="00CF739D" w:rsidRDefault="00FF56D5" w:rsidP="00CF739D">
      <w:pPr>
        <w:pStyle w:val="Caption"/>
        <w:rPr>
          <w:lang w:val="en-US"/>
        </w:rPr>
      </w:pPr>
      <w:bookmarkStart w:id="1481" w:name="_Toc531504560"/>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15</w:t>
      </w:r>
      <w:r w:rsidR="00D632EE" w:rsidRPr="00CF739D">
        <w:fldChar w:fldCharType="end"/>
      </w:r>
      <w:r w:rsidRPr="00CF739D">
        <w:rPr>
          <w:lang w:val="en-US"/>
        </w:rPr>
        <w:t xml:space="preserve"> Chức năng đăng nhập hệ thống</w:t>
      </w:r>
      <w:bookmarkEnd w:id="1481"/>
    </w:p>
    <w:p w14:paraId="09D3F48F" w14:textId="77777777" w:rsidR="00C774DC" w:rsidRPr="00CF739D" w:rsidRDefault="00C774DC" w:rsidP="00CF739D">
      <w:pPr>
        <w:pStyle w:val="Heading3"/>
      </w:pPr>
      <w:bookmarkStart w:id="1482" w:name="_Toc531502244"/>
      <w:r w:rsidRPr="00CF739D">
        <w:t>Đăng xuất hệ thống</w:t>
      </w:r>
      <w:bookmarkEnd w:id="1482"/>
    </w:p>
    <w:tbl>
      <w:tblPr>
        <w:tblStyle w:val="TableGrid"/>
        <w:tblW w:w="0" w:type="auto"/>
        <w:tblLook w:val="04A0" w:firstRow="1" w:lastRow="0" w:firstColumn="1" w:lastColumn="0" w:noHBand="0" w:noVBand="1"/>
      </w:tblPr>
      <w:tblGrid>
        <w:gridCol w:w="2353"/>
        <w:gridCol w:w="6424"/>
      </w:tblGrid>
      <w:tr w:rsidR="00C774DC" w:rsidRPr="00920004" w14:paraId="2BBFA45E" w14:textId="77777777" w:rsidTr="00CF739D">
        <w:trPr>
          <w:trHeight w:val="386"/>
        </w:trPr>
        <w:tc>
          <w:tcPr>
            <w:tcW w:w="2425" w:type="dxa"/>
          </w:tcPr>
          <w:p w14:paraId="2359CAF9" w14:textId="77777777" w:rsidR="00C774DC" w:rsidRPr="00CF739D" w:rsidRDefault="00C774DC" w:rsidP="00CF739D">
            <w:pPr>
              <w:rPr>
                <w:b/>
              </w:rPr>
            </w:pPr>
            <w:r w:rsidRPr="00CF739D">
              <w:rPr>
                <w:b/>
              </w:rPr>
              <w:t>Mã yêu cầu</w:t>
            </w:r>
          </w:p>
        </w:tc>
        <w:tc>
          <w:tcPr>
            <w:tcW w:w="6686" w:type="dxa"/>
            <w:vAlign w:val="center"/>
          </w:tcPr>
          <w:p w14:paraId="46CC6EB3" w14:textId="08BB5890" w:rsidR="00C774DC" w:rsidRPr="00920004" w:rsidRDefault="00C774DC" w:rsidP="00CF739D">
            <w:pPr>
              <w:spacing w:before="240" w:line="0" w:lineRule="atLeast"/>
              <w:jc w:val="left"/>
              <w:rPr>
                <w:lang w:val="en-US"/>
              </w:rPr>
            </w:pPr>
            <w:r w:rsidRPr="00920004">
              <w:rPr>
                <w:lang w:val="en-US"/>
              </w:rPr>
              <w:t>GU_</w:t>
            </w:r>
            <w:r w:rsidR="007E73AD" w:rsidRPr="00920004">
              <w:rPr>
                <w:lang w:val="en-US"/>
              </w:rPr>
              <w:t>10</w:t>
            </w:r>
          </w:p>
        </w:tc>
      </w:tr>
      <w:tr w:rsidR="00C774DC" w:rsidRPr="00920004" w14:paraId="4F191E11" w14:textId="77777777" w:rsidTr="00C774DC">
        <w:tc>
          <w:tcPr>
            <w:tcW w:w="2425" w:type="dxa"/>
          </w:tcPr>
          <w:p w14:paraId="72116DBB" w14:textId="77777777" w:rsidR="00C774DC" w:rsidRPr="00CF739D" w:rsidRDefault="00C774DC" w:rsidP="00CF739D">
            <w:pPr>
              <w:rPr>
                <w:b/>
              </w:rPr>
            </w:pPr>
            <w:r w:rsidRPr="00CF739D">
              <w:rPr>
                <w:b/>
              </w:rPr>
              <w:t>Tên chức năng</w:t>
            </w:r>
          </w:p>
        </w:tc>
        <w:tc>
          <w:tcPr>
            <w:tcW w:w="6686" w:type="dxa"/>
          </w:tcPr>
          <w:p w14:paraId="21AB98FE" w14:textId="77777777" w:rsidR="00C774DC" w:rsidRPr="00920004" w:rsidRDefault="00C774DC" w:rsidP="00CF739D">
            <w:pPr>
              <w:rPr>
                <w:lang w:val="en-US"/>
              </w:rPr>
            </w:pPr>
            <w:r w:rsidRPr="00920004">
              <w:rPr>
                <w:lang w:val="en-US"/>
              </w:rPr>
              <w:t>Đăng xuất hệ thống</w:t>
            </w:r>
          </w:p>
        </w:tc>
      </w:tr>
      <w:tr w:rsidR="00C774DC" w:rsidRPr="00920004" w14:paraId="4C1FA337" w14:textId="77777777" w:rsidTr="00C774DC">
        <w:tc>
          <w:tcPr>
            <w:tcW w:w="2425" w:type="dxa"/>
          </w:tcPr>
          <w:p w14:paraId="11A34B32" w14:textId="77777777" w:rsidR="00C774DC" w:rsidRPr="00CF739D" w:rsidRDefault="00C774DC" w:rsidP="00CF739D">
            <w:pPr>
              <w:rPr>
                <w:b/>
              </w:rPr>
            </w:pPr>
            <w:r w:rsidRPr="00CF739D">
              <w:rPr>
                <w:b/>
              </w:rPr>
              <w:t>Đối tượng sử dụng</w:t>
            </w:r>
          </w:p>
        </w:tc>
        <w:tc>
          <w:tcPr>
            <w:tcW w:w="6686" w:type="dxa"/>
          </w:tcPr>
          <w:p w14:paraId="4088688C" w14:textId="77777777" w:rsidR="00C774DC" w:rsidRPr="00CF739D" w:rsidRDefault="00C774DC" w:rsidP="00CF739D">
            <w:r w:rsidRPr="00CF739D">
              <w:t>Nhân viên cửa hàng, khách hàng</w:t>
            </w:r>
          </w:p>
        </w:tc>
      </w:tr>
      <w:tr w:rsidR="00C774DC" w:rsidRPr="00920004" w14:paraId="2FAF64BD" w14:textId="77777777" w:rsidTr="00C774DC">
        <w:tc>
          <w:tcPr>
            <w:tcW w:w="2425" w:type="dxa"/>
          </w:tcPr>
          <w:p w14:paraId="74C56572" w14:textId="77777777" w:rsidR="00C774DC" w:rsidRPr="00CF739D" w:rsidRDefault="00C774DC" w:rsidP="00CF739D">
            <w:pPr>
              <w:rPr>
                <w:b/>
              </w:rPr>
            </w:pPr>
            <w:r w:rsidRPr="00CF739D">
              <w:rPr>
                <w:b/>
              </w:rPr>
              <w:t>Tiền điều kiện</w:t>
            </w:r>
          </w:p>
        </w:tc>
        <w:tc>
          <w:tcPr>
            <w:tcW w:w="6686" w:type="dxa"/>
          </w:tcPr>
          <w:p w14:paraId="53D1B8E7" w14:textId="77777777" w:rsidR="00C774DC" w:rsidRPr="00CF739D" w:rsidRDefault="00C774DC" w:rsidP="00CF739D">
            <w:r w:rsidRPr="00CF739D">
              <w:t>Truy cập được trang web quản lí đối với nhân viên cửa hàng và ứng dụng điện thoại đối với khách hàng và đăng nhập thành công</w:t>
            </w:r>
          </w:p>
        </w:tc>
      </w:tr>
      <w:tr w:rsidR="00C774DC" w:rsidRPr="00920004" w14:paraId="5736DB4D" w14:textId="77777777" w:rsidTr="00C774DC">
        <w:tc>
          <w:tcPr>
            <w:tcW w:w="2425" w:type="dxa"/>
          </w:tcPr>
          <w:p w14:paraId="76B872EF" w14:textId="77777777" w:rsidR="00C774DC" w:rsidRPr="00CF739D" w:rsidRDefault="00C774DC" w:rsidP="00CF739D">
            <w:pPr>
              <w:rPr>
                <w:b/>
              </w:rPr>
            </w:pPr>
            <w:r w:rsidRPr="00CF739D">
              <w:rPr>
                <w:b/>
              </w:rPr>
              <w:t>Cách xử lí</w:t>
            </w:r>
          </w:p>
        </w:tc>
        <w:tc>
          <w:tcPr>
            <w:tcW w:w="6686" w:type="dxa"/>
          </w:tcPr>
          <w:p w14:paraId="1D1E3795" w14:textId="24BAA21E" w:rsidR="00C774DC" w:rsidRPr="00920004" w:rsidRDefault="00C774DC" w:rsidP="00CF739D">
            <w:pPr>
              <w:rPr>
                <w:lang w:val="en-US"/>
              </w:rPr>
            </w:pPr>
            <w:r w:rsidRPr="00CF739D">
              <w:t xml:space="preserve">Bước 1: </w:t>
            </w:r>
            <w:r w:rsidR="00412294" w:rsidRPr="00920004">
              <w:t>Chọn</w:t>
            </w:r>
            <w:r w:rsidRPr="00CF739D">
              <w:t xml:space="preserve"> vào Đăng xuất</w:t>
            </w:r>
            <w:ins w:id="1483" w:author="phuong vu" w:date="2018-12-02T08:40:00Z">
              <w:r w:rsidR="00B939C1">
                <w:rPr>
                  <w:lang w:val="en-US"/>
                </w:rPr>
                <w:t>.</w:t>
              </w:r>
            </w:ins>
            <w:del w:id="1484" w:author="phuong vu" w:date="2018-12-02T08:40:00Z">
              <w:r w:rsidRPr="00CF739D" w:rsidDel="00B939C1">
                <w:delText xml:space="preserve"> ở góc phải trên trang web</w:delText>
              </w:r>
              <w:r w:rsidR="00BA3432" w:rsidRPr="00920004" w:rsidDel="00B939C1">
                <w:rPr>
                  <w:lang w:val="en-US"/>
                </w:rPr>
                <w:delText>.</w:delText>
              </w:r>
            </w:del>
          </w:p>
          <w:p w14:paraId="2B47133E" w14:textId="30B9A831" w:rsidR="00C774DC" w:rsidRPr="00CF739D" w:rsidRDefault="00C774DC" w:rsidP="00CF739D">
            <w:r w:rsidRPr="00CF739D">
              <w:t>Bước 2: Ứng dụng cũng như trang web sẽ xóa toàn bộ thông tin để đăng nhập và thông tin lưu tạm thời ra khỏi Local Storage.</w:t>
            </w:r>
          </w:p>
          <w:p w14:paraId="60B9E945" w14:textId="77777777" w:rsidR="00C774DC" w:rsidRPr="00CF739D" w:rsidRDefault="00C774DC" w:rsidP="00CF739D">
            <w:r w:rsidRPr="00CF739D">
              <w:t>Bước 3: Tự động chuyển về trang đăng nhập.</w:t>
            </w:r>
          </w:p>
        </w:tc>
      </w:tr>
      <w:tr w:rsidR="00C774DC" w:rsidRPr="00920004" w14:paraId="7D0B37CD" w14:textId="77777777" w:rsidTr="00C774DC">
        <w:tc>
          <w:tcPr>
            <w:tcW w:w="2425" w:type="dxa"/>
          </w:tcPr>
          <w:p w14:paraId="6E87EDA4" w14:textId="77777777" w:rsidR="00C774DC" w:rsidRPr="00CF739D" w:rsidRDefault="00C774DC" w:rsidP="00CF739D">
            <w:pPr>
              <w:rPr>
                <w:b/>
              </w:rPr>
            </w:pPr>
            <w:r w:rsidRPr="00CF739D">
              <w:rPr>
                <w:b/>
              </w:rPr>
              <w:t>Kết quả</w:t>
            </w:r>
          </w:p>
        </w:tc>
        <w:tc>
          <w:tcPr>
            <w:tcW w:w="6686" w:type="dxa"/>
          </w:tcPr>
          <w:p w14:paraId="6FB49028" w14:textId="77777777" w:rsidR="00C774DC" w:rsidRPr="00CF739D" w:rsidRDefault="00C774DC" w:rsidP="00CF739D">
            <w:r w:rsidRPr="00CF739D">
              <w:t>Người dùng quay lại trang đăng nhập</w:t>
            </w:r>
          </w:p>
        </w:tc>
      </w:tr>
      <w:tr w:rsidR="00C774DC" w:rsidRPr="00920004" w14:paraId="4EEE10FC" w14:textId="77777777" w:rsidTr="00C774DC">
        <w:tc>
          <w:tcPr>
            <w:tcW w:w="2425" w:type="dxa"/>
          </w:tcPr>
          <w:p w14:paraId="3268BB9E" w14:textId="77777777" w:rsidR="00C774DC" w:rsidRPr="00CF739D" w:rsidRDefault="00C774DC" w:rsidP="00CF739D">
            <w:pPr>
              <w:rPr>
                <w:b/>
              </w:rPr>
            </w:pPr>
            <w:r w:rsidRPr="00CF739D">
              <w:rPr>
                <w:b/>
              </w:rPr>
              <w:lastRenderedPageBreak/>
              <w:t>Ghi chú</w:t>
            </w:r>
          </w:p>
        </w:tc>
        <w:tc>
          <w:tcPr>
            <w:tcW w:w="6686" w:type="dxa"/>
          </w:tcPr>
          <w:p w14:paraId="76F277E2" w14:textId="27C474F2" w:rsidR="00C774DC" w:rsidRPr="00CF739D" w:rsidRDefault="00C774DC" w:rsidP="00CF739D">
            <w:r w:rsidRPr="00CF739D">
              <w:t>Bắt buộc mọi thông tin, dữ liệu lưu tạm thời phải được xóa sạch.</w:t>
            </w:r>
          </w:p>
        </w:tc>
      </w:tr>
    </w:tbl>
    <w:p w14:paraId="1E0E855E" w14:textId="6FE151D4" w:rsidR="00C774DC" w:rsidRPr="00CF739D" w:rsidRDefault="00FF56D5" w:rsidP="00CF739D">
      <w:pPr>
        <w:pStyle w:val="Caption"/>
        <w:rPr>
          <w:lang w:val="en-US"/>
        </w:rPr>
      </w:pPr>
      <w:bookmarkStart w:id="1485" w:name="_Toc531504561"/>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16</w:t>
      </w:r>
      <w:r w:rsidR="00D632EE" w:rsidRPr="00CF739D">
        <w:fldChar w:fldCharType="end"/>
      </w:r>
      <w:r w:rsidRPr="00CF739D">
        <w:rPr>
          <w:lang w:val="en-US"/>
        </w:rPr>
        <w:t xml:space="preserve"> Chức năng đăng xuất hệ thống</w:t>
      </w:r>
      <w:bookmarkEnd w:id="1485"/>
    </w:p>
    <w:p w14:paraId="5C6AD431" w14:textId="77777777" w:rsidR="00C774DC" w:rsidRPr="00CF739D" w:rsidRDefault="00C774DC" w:rsidP="00373334">
      <w:pPr>
        <w:pStyle w:val="Heading2"/>
        <w:pPrChange w:id="1486" w:author="phuong vu" w:date="2018-12-02T09:08:00Z">
          <w:pPr>
            <w:pStyle w:val="Heading2"/>
            <w:spacing w:before="240" w:line="0" w:lineRule="atLeast"/>
          </w:pPr>
        </w:pPrChange>
      </w:pPr>
      <w:bookmarkStart w:id="1487" w:name="_Toc531502245"/>
      <w:r w:rsidRPr="00CF739D">
        <w:t>Yêu cầu phi chức năng</w:t>
      </w:r>
      <w:bookmarkEnd w:id="1487"/>
    </w:p>
    <w:p w14:paraId="095B4D05" w14:textId="77777777" w:rsidR="00C774DC" w:rsidRPr="00920004" w:rsidRDefault="00C774DC">
      <w:pPr>
        <w:pStyle w:val="Heading3"/>
      </w:pPr>
      <w:bookmarkStart w:id="1488" w:name="_Toc531502246"/>
      <w:r w:rsidRPr="00920004">
        <w:t>Yêu cầu thực thi</w:t>
      </w:r>
      <w:bookmarkEnd w:id="1488"/>
    </w:p>
    <w:p w14:paraId="0EA67DE7" w14:textId="2C10ACB4" w:rsidR="00C774DC" w:rsidRPr="00CF739D" w:rsidRDefault="00D33C95" w:rsidP="00CF739D">
      <w:pPr>
        <w:ind w:firstLine="720"/>
      </w:pPr>
      <w:r w:rsidRPr="00920004">
        <w:rPr>
          <w:lang w:val="en-US"/>
        </w:rPr>
        <w:t xml:space="preserve">- </w:t>
      </w:r>
      <w:r w:rsidR="00C774DC" w:rsidRPr="00CF739D">
        <w:t>Giao diện đối với cả ứng dụng điện thoại và trang web. Sử dụng</w:t>
      </w:r>
      <w:r w:rsidRPr="00920004">
        <w:rPr>
          <w:lang w:val="en-US"/>
        </w:rPr>
        <w:t xml:space="preserve"> </w:t>
      </w:r>
      <w:r w:rsidR="00C774DC" w:rsidRPr="00CF739D">
        <w:t>tông màu đơn giản hài hòa tạo thiện cảm khi sử dụng.</w:t>
      </w:r>
    </w:p>
    <w:p w14:paraId="2438CC87" w14:textId="339794C5" w:rsidR="00C774DC" w:rsidRPr="00CF739D" w:rsidRDefault="00C774DC">
      <w:r w:rsidRPr="00920004">
        <w:tab/>
      </w:r>
      <w:r w:rsidR="00D33C95" w:rsidRPr="00920004">
        <w:rPr>
          <w:lang w:val="en-US"/>
        </w:rPr>
        <w:t xml:space="preserve">- </w:t>
      </w:r>
      <w:r w:rsidRPr="00CF739D">
        <w:t xml:space="preserve">Đối với ứng dụng điện thoại, mọi dữ liệu điều được truy xuất lại từ </w:t>
      </w:r>
      <w:r w:rsidR="00184C15" w:rsidRPr="00920004">
        <w:t>máy chủ</w:t>
      </w:r>
      <w:r w:rsidRPr="00CF739D">
        <w:t xml:space="preserve"> mỗi lần sử dụng ứng dụng.</w:t>
      </w:r>
    </w:p>
    <w:p w14:paraId="320B2711" w14:textId="77777777" w:rsidR="00C774DC" w:rsidRPr="00920004" w:rsidRDefault="00C774DC">
      <w:pPr>
        <w:pStyle w:val="Heading3"/>
      </w:pPr>
      <w:bookmarkStart w:id="1489" w:name="_Toc531502247"/>
      <w:r w:rsidRPr="00920004">
        <w:t>Yêu cầu chất lượng phần mềm</w:t>
      </w:r>
      <w:bookmarkEnd w:id="1489"/>
    </w:p>
    <w:p w14:paraId="70E690B6" w14:textId="7BFBFFC8" w:rsidR="00C774DC" w:rsidRPr="00CF739D" w:rsidRDefault="00D33C95" w:rsidP="00CF739D">
      <w:pPr>
        <w:ind w:firstLine="720"/>
      </w:pPr>
      <w:r w:rsidRPr="00920004">
        <w:rPr>
          <w:lang w:val="en-US"/>
        </w:rPr>
        <w:t xml:space="preserve">- </w:t>
      </w:r>
      <w:r w:rsidR="00C774DC" w:rsidRPr="00CF739D">
        <w:t xml:space="preserve">Tính đúng đắn: các chức năng của hệ thống hoạt động đúng theo yêu cầu. </w:t>
      </w:r>
    </w:p>
    <w:p w14:paraId="584A98A4" w14:textId="7FE8F664" w:rsidR="00C774DC" w:rsidRPr="00CF739D" w:rsidRDefault="00D33C95" w:rsidP="00CF739D">
      <w:pPr>
        <w:ind w:firstLine="720"/>
      </w:pPr>
      <w:r w:rsidRPr="00920004">
        <w:rPr>
          <w:lang w:val="en-US"/>
        </w:rPr>
        <w:t xml:space="preserve">- </w:t>
      </w:r>
      <w:r w:rsidR="00C774DC" w:rsidRPr="00CF739D">
        <w:t xml:space="preserve">Tính khả chuyển: ứng dụng dễ dàng cài đặt và chạy tốt trên mọi phiên bản từ 5.0 trở lên và nhiều loại thiết bị </w:t>
      </w:r>
      <w:r w:rsidR="00083585" w:rsidRPr="00920004">
        <w:t>Android</w:t>
      </w:r>
      <w:r w:rsidR="00C774DC" w:rsidRPr="00CF739D">
        <w:t xml:space="preserve"> khác nhau.</w:t>
      </w:r>
    </w:p>
    <w:p w14:paraId="40CEB59A" w14:textId="12297A7F" w:rsidR="00C774DC" w:rsidRPr="00CF739D" w:rsidRDefault="00D33C95" w:rsidP="00CF739D">
      <w:pPr>
        <w:ind w:firstLine="720"/>
      </w:pPr>
      <w:r w:rsidRPr="00920004">
        <w:rPr>
          <w:lang w:val="en-US"/>
        </w:rPr>
        <w:t xml:space="preserve">- </w:t>
      </w:r>
      <w:r w:rsidR="00C774DC" w:rsidRPr="00CF739D">
        <w:t>Tính có thể bảo trì: mã nguồn được viết rõ ràng, dễ đọc, dễ bảo trì, cung cấp tài liệu cài đặt phần mềm.</w:t>
      </w:r>
    </w:p>
    <w:p w14:paraId="5519AF9C" w14:textId="159114DF" w:rsidR="000D1228" w:rsidRPr="00CF739D" w:rsidRDefault="00D33C95" w:rsidP="002337B7">
      <w:pPr>
        <w:ind w:firstLine="720"/>
        <w:pPrChange w:id="1490" w:author="phuong vu" w:date="2018-12-02T08:40:00Z">
          <w:pPr>
            <w:ind w:firstLine="360"/>
          </w:pPr>
        </w:pPrChange>
      </w:pPr>
      <w:r w:rsidRPr="00920004">
        <w:rPr>
          <w:lang w:val="en-US"/>
        </w:rPr>
        <w:t xml:space="preserve">- </w:t>
      </w:r>
      <w:r w:rsidR="00C774DC" w:rsidRPr="00CF739D">
        <w:t>Khả năng chịu lỗi: ứng dụng có khả năng xử lý lỗi khi gặp sự cố, đưa ra thông báo khi gặp lỗi.</w:t>
      </w:r>
    </w:p>
    <w:p w14:paraId="393B8932" w14:textId="77777777" w:rsidR="000D1228" w:rsidRPr="00CF739D" w:rsidRDefault="000D1228" w:rsidP="00CF739D">
      <w:pPr>
        <w:spacing w:before="240" w:line="0" w:lineRule="atLeast"/>
        <w:jc w:val="left"/>
      </w:pPr>
      <w:r w:rsidRPr="00CF739D">
        <w:br w:type="page"/>
      </w:r>
    </w:p>
    <w:p w14:paraId="0C2167C5" w14:textId="46AAF18C" w:rsidR="00676357" w:rsidRPr="00CF739D" w:rsidRDefault="00C774DC" w:rsidP="00CF739D">
      <w:pPr>
        <w:pStyle w:val="Heading1"/>
        <w:spacing w:before="240" w:line="0" w:lineRule="atLeast"/>
        <w:ind w:firstLine="0"/>
        <w:rPr>
          <w:rFonts w:cstheme="majorHAnsi"/>
        </w:rPr>
      </w:pPr>
      <w:r w:rsidRPr="00CF739D">
        <w:rPr>
          <w:rStyle w:val="Heading2Char"/>
          <w:rFonts w:cstheme="majorHAnsi"/>
          <w:b/>
          <w:lang w:val="vi-VN"/>
        </w:rPr>
        <w:lastRenderedPageBreak/>
        <w:t xml:space="preserve"> </w:t>
      </w:r>
      <w:bookmarkStart w:id="1491" w:name="_Toc531502248"/>
      <w:r w:rsidR="00C557CE" w:rsidRPr="00920004">
        <w:rPr>
          <w:rStyle w:val="Heading2Char"/>
          <w:rFonts w:cstheme="majorHAnsi"/>
          <w:b/>
        </w:rPr>
        <w:t>CƠ SỞ LÝ THUY</w:t>
      </w:r>
      <w:r w:rsidR="00C557CE" w:rsidRPr="00CF739D">
        <w:rPr>
          <w:rStyle w:val="Heading2Char"/>
          <w:rFonts w:cstheme="majorHAnsi"/>
          <w:b/>
        </w:rPr>
        <w:t>ẾT</w:t>
      </w:r>
      <w:bookmarkEnd w:id="1187"/>
      <w:bookmarkEnd w:id="1491"/>
    </w:p>
    <w:p w14:paraId="789698BA" w14:textId="4AD730FA" w:rsidR="00997C30" w:rsidRPr="00CF739D" w:rsidRDefault="00D33C95" w:rsidP="00373334">
      <w:pPr>
        <w:pStyle w:val="Heading2"/>
        <w:rPr>
          <w:vertAlign w:val="superscript"/>
        </w:rPr>
        <w:pPrChange w:id="1492" w:author="phuong vu" w:date="2018-12-02T09:08:00Z">
          <w:pPr>
            <w:pStyle w:val="Heading2"/>
            <w:spacing w:before="240" w:line="0" w:lineRule="atLeast"/>
          </w:pPr>
        </w:pPrChange>
      </w:pPr>
      <w:bookmarkStart w:id="1493" w:name="_Toc484566611"/>
      <w:bookmarkStart w:id="1494" w:name="_Toc531502249"/>
      <w:r w:rsidRPr="00920004">
        <w:rPr>
          <w:lang w:val="en-US"/>
        </w:rPr>
        <w:t>N</w:t>
      </w:r>
      <w:r w:rsidR="00997C30" w:rsidRPr="00CF739D">
        <w:t xml:space="preserve">ền tảng </w:t>
      </w:r>
      <w:bookmarkEnd w:id="1493"/>
      <w:r w:rsidR="00083585" w:rsidRPr="00920004">
        <w:t>Android</w:t>
      </w:r>
      <w:r w:rsidR="00412294" w:rsidRPr="00920004">
        <w:rPr>
          <w:lang w:val="en-US"/>
        </w:rPr>
        <w:t xml:space="preserve"> </w:t>
      </w:r>
      <w:r w:rsidR="00530384" w:rsidRPr="00920004">
        <w:rPr>
          <w:vertAlign w:val="superscript"/>
        </w:rPr>
        <w:t>[1]</w:t>
      </w:r>
      <w:bookmarkEnd w:id="1494"/>
    </w:p>
    <w:p w14:paraId="28579912" w14:textId="789FF368" w:rsidR="004863AF" w:rsidRPr="00920004" w:rsidRDefault="00083585" w:rsidP="00CF739D">
      <w:pPr>
        <w:ind w:left="90" w:firstLine="572"/>
      </w:pPr>
      <w:r w:rsidRPr="00920004">
        <w:t>Android</w:t>
      </w:r>
      <w:r w:rsidR="004863AF" w:rsidRPr="00920004">
        <w:t xml:space="preserve"> là một hệ điều hành được thiết kế dành cho các thiết bị di động có màn hình cảm ứng như điện thoại thông minh và máy tính bảng</w:t>
      </w:r>
      <w:r w:rsidR="0063452C" w:rsidRPr="00920004">
        <w:rPr>
          <w:lang w:val="en-US"/>
        </w:rPr>
        <w:t xml:space="preserve"> được </w:t>
      </w:r>
      <w:r w:rsidR="004863AF" w:rsidRPr="00920004">
        <w:t xml:space="preserve">phát triển bởi Google dựa trên nền tảng Linux. </w:t>
      </w:r>
      <w:r w:rsidR="00F60EFE" w:rsidRPr="00CF739D">
        <w:t xml:space="preserve"> </w:t>
      </w:r>
      <w:r w:rsidR="004863AF" w:rsidRPr="00920004">
        <w:t xml:space="preserve">Các nhà phát triển viết ứng dụng cho </w:t>
      </w:r>
      <w:r w:rsidRPr="00920004">
        <w:t>Android</w:t>
      </w:r>
      <w:r w:rsidR="004863AF" w:rsidRPr="00920004">
        <w:t xml:space="preserve"> dựa trên ngôn ngữ Java</w:t>
      </w:r>
      <w:r w:rsidR="00F60EFE" w:rsidRPr="00CF739D">
        <w:t>, Kotlin, …</w:t>
      </w:r>
      <w:r w:rsidR="004863AF" w:rsidRPr="00920004">
        <w:t>.</w:t>
      </w:r>
      <w:r w:rsidR="00F60EFE" w:rsidRPr="00CF739D">
        <w:t xml:space="preserve"> </w:t>
      </w:r>
      <w:r w:rsidR="004863AF" w:rsidRPr="00920004">
        <w:t xml:space="preserve">Được xây dựng trên nền tảng mở, thư viện đa năng, mạnh mẽ, </w:t>
      </w:r>
      <w:r w:rsidRPr="00920004">
        <w:t>Android</w:t>
      </w:r>
      <w:r w:rsidR="004863AF" w:rsidRPr="00920004">
        <w:t xml:space="preserve"> đã nhanh </w:t>
      </w:r>
      <w:r w:rsidR="00184C15" w:rsidRPr="00920004">
        <w:t>cho</w:t>
      </w:r>
      <w:r w:rsidR="004863AF" w:rsidRPr="00920004">
        <w:t xml:space="preserve">ng được cộng đồng lập trình viên hưởng ứng mạnh mẽ. Do đó, </w:t>
      </w:r>
      <w:r w:rsidRPr="00920004">
        <w:t>Android</w:t>
      </w:r>
      <w:r w:rsidR="004863AF" w:rsidRPr="00920004">
        <w:t xml:space="preserve"> có cộng đồng lập trình viên đông đảo chuyên viết các ứng dụng để mở rộng chức năng của thiết bị. </w:t>
      </w:r>
      <w:r w:rsidR="0063452C" w:rsidRPr="00CF739D">
        <w:fldChar w:fldCharType="begin"/>
      </w:r>
      <w:r w:rsidR="0063452C" w:rsidRPr="00920004">
        <w:instrText xml:space="preserve"> REF _Ref531340860 \h </w:instrText>
      </w:r>
      <w:r w:rsidR="00D72BF9" w:rsidRPr="00920004">
        <w:instrText xml:space="preserve"> \* MERGEFORMAT </w:instrText>
      </w:r>
      <w:r w:rsidR="0063452C" w:rsidRPr="00CF739D">
        <w:fldChar w:fldCharType="separate"/>
      </w:r>
      <w:r w:rsidR="00B5490C" w:rsidRPr="00920004">
        <w:t xml:space="preserve">Hình </w:t>
      </w:r>
      <w:r w:rsidR="00B5490C">
        <w:rPr>
          <w:noProof/>
        </w:rPr>
        <w:t>2</w:t>
      </w:r>
      <w:r w:rsidR="00B5490C" w:rsidRPr="00CF739D">
        <w:rPr>
          <w:noProof/>
        </w:rPr>
        <w:t>.</w:t>
      </w:r>
      <w:r w:rsidR="00B5490C">
        <w:rPr>
          <w:noProof/>
        </w:rPr>
        <w:t>1</w:t>
      </w:r>
      <w:r w:rsidR="0063452C" w:rsidRPr="00CF739D">
        <w:fldChar w:fldCharType="end"/>
      </w:r>
      <w:r w:rsidR="0063452C" w:rsidRPr="00920004">
        <w:rPr>
          <w:lang w:val="en-US"/>
        </w:rPr>
        <w:t xml:space="preserve"> là giao diện mẫu hệ điều hành Android.</w:t>
      </w:r>
    </w:p>
    <w:p w14:paraId="2C4C2129" w14:textId="77777777" w:rsidR="00B243D7" w:rsidRPr="00920004" w:rsidRDefault="004863AF" w:rsidP="00CF739D">
      <w:pPr>
        <w:keepNext/>
        <w:spacing w:before="240" w:line="0" w:lineRule="atLeast"/>
        <w:ind w:firstLine="720"/>
        <w:jc w:val="center"/>
      </w:pPr>
      <w:r w:rsidRPr="00CF739D">
        <w:rPr>
          <w:noProof/>
          <w:lang w:val="en-US"/>
        </w:rPr>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42">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25DE0040" w:rsidR="004863AF" w:rsidRPr="00920004" w:rsidDel="002337B7" w:rsidRDefault="00B243D7" w:rsidP="00CF739D">
      <w:pPr>
        <w:pStyle w:val="Caption"/>
        <w:rPr>
          <w:del w:id="1495" w:author="phuong vu" w:date="2018-12-02T08:40:00Z"/>
        </w:rPr>
      </w:pPr>
      <w:bookmarkStart w:id="1496" w:name="_Ref531340860"/>
      <w:bookmarkStart w:id="1497" w:name="_Toc531380473"/>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2</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w:t>
      </w:r>
      <w:r w:rsidR="00EF3636" w:rsidRPr="00CF739D">
        <w:fldChar w:fldCharType="end"/>
      </w:r>
      <w:bookmarkEnd w:id="1496"/>
      <w:r w:rsidRPr="00920004">
        <w:rPr>
          <w:lang w:val="en-US"/>
        </w:rPr>
        <w:t xml:space="preserve"> </w:t>
      </w:r>
      <w:r w:rsidRPr="00920004">
        <w:t xml:space="preserve">Giao diện </w:t>
      </w:r>
      <w:r w:rsidR="00083585" w:rsidRPr="00920004">
        <w:t>Android</w:t>
      </w:r>
      <w:r w:rsidRPr="00920004">
        <w:t xml:space="preserve"> 7.0 Nougat</w:t>
      </w:r>
      <w:bookmarkEnd w:id="1497"/>
    </w:p>
    <w:p w14:paraId="0F3BFAC8" w14:textId="77777777" w:rsidR="0063452C" w:rsidRPr="00CF739D" w:rsidRDefault="0063452C" w:rsidP="002337B7">
      <w:pPr>
        <w:pStyle w:val="Caption"/>
        <w:pPrChange w:id="1498" w:author="phuong vu" w:date="2018-12-02T08:40:00Z">
          <w:pPr>
            <w:spacing w:before="240" w:line="0" w:lineRule="atLeast"/>
          </w:pPr>
        </w:pPrChange>
      </w:pPr>
    </w:p>
    <w:p w14:paraId="7FFDBF81" w14:textId="59ADFAAB" w:rsidR="00997C30" w:rsidRPr="00CF739D" w:rsidRDefault="001D00CB" w:rsidP="00373334">
      <w:pPr>
        <w:pStyle w:val="Heading2"/>
        <w:rPr>
          <w:vertAlign w:val="superscript"/>
        </w:rPr>
        <w:pPrChange w:id="1499" w:author="phuong vu" w:date="2018-12-02T09:08:00Z">
          <w:pPr>
            <w:pStyle w:val="Heading2"/>
            <w:spacing w:before="240" w:line="0" w:lineRule="atLeast"/>
          </w:pPr>
        </w:pPrChange>
      </w:pPr>
      <w:bookmarkStart w:id="1500" w:name="_Toc529231505"/>
      <w:bookmarkStart w:id="1501" w:name="_Toc531502250"/>
      <w:bookmarkEnd w:id="1500"/>
      <w:r w:rsidRPr="00CF739D">
        <w:t>GraphQL</w:t>
      </w:r>
      <w:r w:rsidR="00653696" w:rsidRPr="00CF739D">
        <w:t xml:space="preserve"> </w:t>
      </w:r>
      <w:r w:rsidR="00530384" w:rsidRPr="00CF739D">
        <w:rPr>
          <w:vertAlign w:val="superscript"/>
        </w:rPr>
        <w:t>[2]</w:t>
      </w:r>
      <w:bookmarkEnd w:id="1501"/>
    </w:p>
    <w:p w14:paraId="6ECFF5A3" w14:textId="23C3B746" w:rsidR="0063452C" w:rsidRPr="00920004" w:rsidDel="002337B7" w:rsidRDefault="001D00CB" w:rsidP="00CF739D">
      <w:pPr>
        <w:ind w:firstLine="662"/>
        <w:rPr>
          <w:del w:id="1502" w:author="phuong vu" w:date="2018-12-02T08:40:00Z"/>
          <w:lang w:val="en-US"/>
        </w:rPr>
      </w:pPr>
      <w:r w:rsidRPr="00920004">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6D8F0BC7" w14:textId="00BDE6BB" w:rsidR="006B44B5" w:rsidRPr="00920004" w:rsidRDefault="0063452C" w:rsidP="002337B7">
      <w:pPr>
        <w:spacing w:before="120"/>
        <w:ind w:firstLine="662"/>
        <w:rPr>
          <w:lang w:val="en-US"/>
        </w:rPr>
        <w:pPrChange w:id="1503" w:author="phuong vu" w:date="2018-12-02T08:40:00Z">
          <w:pPr>
            <w:spacing w:before="240" w:line="0" w:lineRule="atLeast"/>
            <w:jc w:val="left"/>
          </w:pPr>
        </w:pPrChange>
      </w:pPr>
      <w:del w:id="1504" w:author="phuong vu" w:date="2018-12-02T08:40:00Z">
        <w:r w:rsidRPr="00920004" w:rsidDel="002337B7">
          <w:rPr>
            <w:lang w:val="en-US"/>
          </w:rPr>
          <w:br w:type="page"/>
        </w:r>
      </w:del>
    </w:p>
    <w:p w14:paraId="571212F7" w14:textId="40E43414" w:rsidR="006B44B5" w:rsidRPr="00920004" w:rsidRDefault="006B44B5" w:rsidP="00CF739D">
      <w:pPr>
        <w:spacing w:before="240" w:line="0" w:lineRule="atLeast"/>
        <w:ind w:firstLine="720"/>
        <w:rPr>
          <w:b/>
          <w:lang w:val="da-DK"/>
        </w:rPr>
      </w:pPr>
      <w:r w:rsidRPr="00920004">
        <w:rPr>
          <w:b/>
          <w:lang w:val="da-DK"/>
        </w:rPr>
        <w:t>Đặc điểm</w:t>
      </w:r>
      <w:r w:rsidR="0063452C" w:rsidRPr="00920004">
        <w:rPr>
          <w:b/>
          <w:lang w:val="da-DK"/>
        </w:rPr>
        <w:t xml:space="preserve"> của GraphQL</w:t>
      </w:r>
      <w:r w:rsidRPr="00920004">
        <w:rPr>
          <w:b/>
          <w:lang w:val="da-DK"/>
        </w:rPr>
        <w:t>:</w:t>
      </w:r>
    </w:p>
    <w:p w14:paraId="45961B97" w14:textId="48993CEC" w:rsidR="001D00CB" w:rsidRPr="00920004" w:rsidRDefault="001D00CB" w:rsidP="00CF739D">
      <w:pPr>
        <w:ind w:firstLine="720"/>
        <w:rPr>
          <w:lang w:val="da-DK"/>
        </w:rPr>
      </w:pPr>
      <w:r w:rsidRPr="00920004">
        <w:rPr>
          <w:lang w:val="da-DK"/>
        </w:rPr>
        <w:t xml:space="preserve">- </w:t>
      </w:r>
      <w:r w:rsidRPr="00CF739D">
        <w:rPr>
          <w:lang w:val="da-DK"/>
        </w:rPr>
        <w:t>Thay thế cho REST:</w:t>
      </w:r>
      <w:r w:rsidRPr="00920004">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w:t>
      </w:r>
      <w:r w:rsidRPr="00920004">
        <w:rPr>
          <w:lang w:val="da-DK"/>
        </w:rPr>
        <w:lastRenderedPageBreak/>
        <w:t>khai báo dữ liệu nơi mà một client có thể xác định chính xác dữ liệu mà mình cần từ một API</w:t>
      </w:r>
      <w:r w:rsidR="0063452C" w:rsidRPr="00920004">
        <w:rPr>
          <w:lang w:val="da-DK"/>
        </w:rPr>
        <w:t>, đ</w:t>
      </w:r>
      <w:r w:rsidRPr="00920004">
        <w:rPr>
          <w:lang w:val="da-DK"/>
        </w:rPr>
        <w:t>ảm bảo dữ liệu đủ dùng mà không dư thừa, tăng tốc xử lí.</w:t>
      </w:r>
    </w:p>
    <w:p w14:paraId="68E13872" w14:textId="1EDCB909" w:rsidR="001D00CB" w:rsidRPr="00920004" w:rsidRDefault="001D00CB" w:rsidP="00CF739D">
      <w:pPr>
        <w:spacing w:before="240" w:line="0" w:lineRule="atLeast"/>
        <w:ind w:firstLine="720"/>
        <w:rPr>
          <w:lang w:val="da-DK"/>
        </w:rPr>
      </w:pPr>
      <w:r w:rsidRPr="00CF739D">
        <w:t xml:space="preserve">- </w:t>
      </w:r>
      <w:r w:rsidR="007643F4" w:rsidRPr="00CF739D">
        <w:t>Định nghĩa cơ sở dữ liệu và kiểu dữ liệu</w:t>
      </w:r>
      <w:r w:rsidRPr="00CF739D">
        <w:rPr>
          <w:lang w:val="da-DK"/>
        </w:rPr>
        <w:t>:</w:t>
      </w:r>
    </w:p>
    <w:p w14:paraId="4F88E42B" w14:textId="3B49370B" w:rsidR="001D00CB" w:rsidRPr="00920004" w:rsidRDefault="001D00CB" w:rsidP="00CF739D">
      <w:pPr>
        <w:ind w:left="720" w:firstLine="720"/>
        <w:rPr>
          <w:lang w:val="da-DK"/>
        </w:rPr>
      </w:pPr>
      <w:r w:rsidRPr="00CF739D">
        <w:t>+ GraphQL có 1 hệ thống riêng dành cho nó được sử dụng để xác định schema của một api. Tất cả type được liệt kê trong một API thì được viết trong schema thì sử dụng GraphQL Schema Definition Language (SDL)</w:t>
      </w:r>
      <w:r w:rsidRPr="00920004">
        <w:rPr>
          <w:lang w:val="da-DK"/>
        </w:rPr>
        <w:t>.</w:t>
      </w:r>
    </w:p>
    <w:p w14:paraId="7CDBE8C1" w14:textId="39C2F7F6" w:rsidR="001D00CB" w:rsidRPr="00920004" w:rsidRDefault="001D00CB" w:rsidP="00CF739D">
      <w:pPr>
        <w:ind w:left="720" w:firstLine="720"/>
        <w:rPr>
          <w:lang w:val="da-DK"/>
        </w:rPr>
      </w:pPr>
      <w:r w:rsidRPr="00920004">
        <w:rPr>
          <w:lang w:val="da-DK"/>
        </w:rPr>
        <w:t xml:space="preserve">+ Schema này được dùng như là một bản giao dịch giữa client và </w:t>
      </w:r>
      <w:r w:rsidR="00184C15" w:rsidRPr="00920004">
        <w:rPr>
          <w:lang w:val="da-DK"/>
        </w:rPr>
        <w:t>máy chủ</w:t>
      </w:r>
      <w:r w:rsidRPr="00920004">
        <w:rPr>
          <w:lang w:val="da-DK"/>
        </w:rPr>
        <w:t xml:space="preserve"> để xác định client có thể truy cập dữ liệu như thế nào.</w:t>
      </w:r>
    </w:p>
    <w:p w14:paraId="4AB994C4" w14:textId="274B22C2" w:rsidR="007643F4" w:rsidRPr="00920004" w:rsidRDefault="001D00CB">
      <w:pPr>
        <w:rPr>
          <w:lang w:val="da-DK"/>
        </w:rPr>
      </w:pPr>
      <w:r w:rsidRPr="00920004">
        <w:rPr>
          <w:lang w:val="da-DK"/>
        </w:rPr>
        <w:tab/>
      </w:r>
      <w:r w:rsidR="007643F4" w:rsidRPr="00CF739D">
        <w:rPr>
          <w:lang w:val="da-DK"/>
        </w:rPr>
        <w:t xml:space="preserve">- Truy vấn dữ liệu (Query): </w:t>
      </w:r>
      <w:r w:rsidR="007643F4" w:rsidRPr="0092000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834740" w:rsidRPr="00920004">
        <w:rPr>
          <w:lang w:val="da-DK"/>
        </w:rPr>
        <w:t xml:space="preserve"> </w:t>
      </w:r>
      <w:r w:rsidR="0063452C" w:rsidRPr="00CF739D">
        <w:rPr>
          <w:lang w:val="da-DK"/>
        </w:rPr>
        <w:fldChar w:fldCharType="begin"/>
      </w:r>
      <w:r w:rsidR="0063452C" w:rsidRPr="00920004">
        <w:rPr>
          <w:lang w:val="da-DK"/>
        </w:rPr>
        <w:instrText xml:space="preserve"> REF _Ref531340983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2</w:t>
      </w:r>
      <w:r w:rsidR="0063452C" w:rsidRPr="00CF739D">
        <w:rPr>
          <w:lang w:val="da-DK"/>
        </w:rPr>
        <w:fldChar w:fldCharType="end"/>
      </w:r>
      <w:r w:rsidR="0063452C" w:rsidRPr="00920004">
        <w:rPr>
          <w:lang w:val="da-DK"/>
        </w:rPr>
        <w:t xml:space="preserve"> là 1 ví dụ cách truy vấn dữ liệu từ GraphQL.</w:t>
      </w:r>
    </w:p>
    <w:p w14:paraId="5D0F35EC" w14:textId="77777777" w:rsidR="00B243D7" w:rsidRPr="00920004" w:rsidRDefault="007643F4" w:rsidP="00CF739D">
      <w:pPr>
        <w:keepNext/>
        <w:spacing w:before="240" w:line="0" w:lineRule="atLeast"/>
        <w:jc w:val="center"/>
      </w:pPr>
      <w:r w:rsidRPr="00CF739D">
        <w:rPr>
          <w:noProof/>
          <w:lang w:val="en-US"/>
        </w:rPr>
        <w:drawing>
          <wp:inline distT="0" distB="0" distL="0" distR="0" wp14:anchorId="7DAB4CC2" wp14:editId="3E59F04C">
            <wp:extent cx="4597879" cy="97980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7597"/>
                    <a:stretch/>
                  </pic:blipFill>
                  <pic:spPr bwMode="auto">
                    <a:xfrm>
                      <a:off x="0" y="0"/>
                      <a:ext cx="4597879" cy="979805"/>
                    </a:xfrm>
                    <a:prstGeom prst="rect">
                      <a:avLst/>
                    </a:prstGeom>
                    <a:ln>
                      <a:noFill/>
                    </a:ln>
                    <a:extLst>
                      <a:ext uri="{53640926-AAD7-44D8-BBD7-CCE9431645EC}">
                        <a14:shadowObscured xmlns:a14="http://schemas.microsoft.com/office/drawing/2010/main"/>
                      </a:ext>
                    </a:extLst>
                  </pic:spPr>
                </pic:pic>
              </a:graphicData>
            </a:graphic>
          </wp:inline>
        </w:drawing>
      </w:r>
    </w:p>
    <w:p w14:paraId="57659471" w14:textId="3F77F897" w:rsidR="007643F4" w:rsidRPr="00CF739D" w:rsidRDefault="00B243D7" w:rsidP="00CF739D">
      <w:pPr>
        <w:pStyle w:val="Caption"/>
        <w:rPr>
          <w:lang w:val="da-DK"/>
        </w:rPr>
      </w:pPr>
      <w:bookmarkStart w:id="1505" w:name="_Ref531340983"/>
      <w:bookmarkStart w:id="1506" w:name="_Toc531380474"/>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2</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2</w:t>
      </w:r>
      <w:r w:rsidR="00EF3636" w:rsidRPr="00CF739D">
        <w:rPr>
          <w:i w:val="0"/>
          <w:iCs w:val="0"/>
        </w:rPr>
        <w:fldChar w:fldCharType="end"/>
      </w:r>
      <w:bookmarkEnd w:id="1505"/>
      <w:r w:rsidRPr="00CF739D">
        <w:t xml:space="preserve"> Ví dụ về truy vấn dữ liệu</w:t>
      </w:r>
      <w:bookmarkEnd w:id="1506"/>
    </w:p>
    <w:p w14:paraId="70E44A36" w14:textId="1C915DBA" w:rsidR="007643F4" w:rsidRPr="00920004" w:rsidRDefault="007643F4">
      <w:pPr>
        <w:rPr>
          <w:lang w:val="da-DK"/>
        </w:rPr>
      </w:pPr>
      <w:r w:rsidRPr="00920004">
        <w:rPr>
          <w:lang w:val="da-DK"/>
        </w:rPr>
        <w:tab/>
        <w:t xml:space="preserve">- </w:t>
      </w:r>
      <w:r w:rsidRPr="00CF739D">
        <w:rPr>
          <w:lang w:val="da-DK"/>
        </w:rPr>
        <w:t xml:space="preserve">Thay đổi dữ liệu (Mutations): </w:t>
      </w:r>
      <w:r w:rsidRPr="00920004">
        <w:rPr>
          <w:lang w:val="da-DK"/>
        </w:rPr>
        <w:t>Trong GraphQL viêc gửi các queries được gọi là mutations. Các mutation này có 3 loại là CREATE, UPDATE và DELETE. Mutation cũng có cú pháp giống như try vấn dữ liệu (Query).</w:t>
      </w:r>
      <w:r w:rsidR="0063452C" w:rsidRPr="00920004">
        <w:rPr>
          <w:lang w:val="da-DK"/>
        </w:rPr>
        <w:t xml:space="preserve"> </w:t>
      </w:r>
      <w:r w:rsidR="0063452C" w:rsidRPr="00CF739D">
        <w:rPr>
          <w:lang w:val="da-DK"/>
        </w:rPr>
        <w:fldChar w:fldCharType="begin"/>
      </w:r>
      <w:r w:rsidR="0063452C" w:rsidRPr="00920004">
        <w:rPr>
          <w:lang w:val="da-DK"/>
        </w:rPr>
        <w:instrText xml:space="preserve"> REF _Ref531341073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3</w:t>
      </w:r>
      <w:r w:rsidR="0063452C" w:rsidRPr="00CF739D">
        <w:rPr>
          <w:lang w:val="da-DK"/>
        </w:rPr>
        <w:fldChar w:fldCharType="end"/>
      </w:r>
      <w:r w:rsidR="0063452C" w:rsidRPr="00920004">
        <w:rPr>
          <w:lang w:val="da-DK"/>
        </w:rPr>
        <w:t xml:space="preserve"> là một ví dụ về gọi một mutation.</w:t>
      </w:r>
    </w:p>
    <w:p w14:paraId="674C1C62" w14:textId="44350575" w:rsidR="00B243D7" w:rsidRPr="00920004" w:rsidRDefault="007643F4" w:rsidP="00CF739D">
      <w:pPr>
        <w:keepNext/>
        <w:spacing w:before="240" w:line="0" w:lineRule="atLeast"/>
      </w:pPr>
      <w:r w:rsidRPr="00CF739D">
        <w:rPr>
          <w:noProof/>
          <w:lang w:val="en-US"/>
        </w:rPr>
        <w:drawing>
          <wp:inline distT="0" distB="0" distL="0" distR="0" wp14:anchorId="03193D42" wp14:editId="753DD82A">
            <wp:extent cx="5201285" cy="198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934" r="6747" b="7092"/>
                    <a:stretch/>
                  </pic:blipFill>
                  <pic:spPr bwMode="auto">
                    <a:xfrm>
                      <a:off x="0" y="0"/>
                      <a:ext cx="5201285" cy="1984075"/>
                    </a:xfrm>
                    <a:prstGeom prst="rect">
                      <a:avLst/>
                    </a:prstGeom>
                    <a:ln>
                      <a:noFill/>
                    </a:ln>
                    <a:extLst>
                      <a:ext uri="{53640926-AAD7-44D8-BBD7-CCE9431645EC}">
                        <a14:shadowObscured xmlns:a14="http://schemas.microsoft.com/office/drawing/2010/main"/>
                      </a:ext>
                    </a:extLst>
                  </pic:spPr>
                </pic:pic>
              </a:graphicData>
            </a:graphic>
          </wp:inline>
        </w:drawing>
      </w:r>
    </w:p>
    <w:p w14:paraId="0E4406B2" w14:textId="1E33A074" w:rsidR="007643F4" w:rsidRPr="00CF739D" w:rsidRDefault="00B243D7" w:rsidP="00CF739D">
      <w:pPr>
        <w:pStyle w:val="Caption"/>
        <w:rPr>
          <w:lang w:val="da-DK"/>
        </w:rPr>
      </w:pPr>
      <w:bookmarkStart w:id="1507" w:name="_Ref531341073"/>
      <w:bookmarkStart w:id="1508" w:name="_Toc531380475"/>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2</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3</w:t>
      </w:r>
      <w:r w:rsidR="00EF3636" w:rsidRPr="00CF739D">
        <w:rPr>
          <w:i w:val="0"/>
          <w:iCs w:val="0"/>
        </w:rPr>
        <w:fldChar w:fldCharType="end"/>
      </w:r>
      <w:bookmarkEnd w:id="1507"/>
      <w:r w:rsidRPr="00CF739D">
        <w:t xml:space="preserve"> Ví dụ về gọi một mutation</w:t>
      </w:r>
      <w:bookmarkEnd w:id="1508"/>
    </w:p>
    <w:p w14:paraId="4F976B99" w14:textId="1B93E0A1" w:rsidR="0036271B" w:rsidRPr="00920004" w:rsidRDefault="0063452C" w:rsidP="00CF739D">
      <w:pPr>
        <w:spacing w:before="240" w:line="0" w:lineRule="atLeast"/>
        <w:ind w:firstLine="666"/>
        <w:rPr>
          <w:lang w:val="da-DK"/>
        </w:rPr>
      </w:pPr>
      <w:r w:rsidRPr="00CF739D">
        <w:rPr>
          <w:b/>
        </w:rPr>
        <w:t>Ứng dụng của GraphQL đối với đề tài:</w:t>
      </w:r>
      <w:r w:rsidR="00001442" w:rsidRPr="00CF739D">
        <w:t xml:space="preserve"> </w:t>
      </w:r>
      <w:r w:rsidRPr="00CF739D">
        <w:t xml:space="preserve">Kết hợp với Postgraphile và PostgreSQL tạo nên </w:t>
      </w:r>
      <w:r w:rsidR="00184C15" w:rsidRPr="00CF739D">
        <w:t>máy chủ</w:t>
      </w:r>
      <w:r w:rsidRPr="00CF739D">
        <w:t xml:space="preserve"> API nhận xử lí và trả dữ liệu cho </w:t>
      </w:r>
      <w:r w:rsidR="00001442" w:rsidRPr="00CF739D">
        <w:t>toàn hệ thống</w:t>
      </w:r>
      <w:r w:rsidR="00001442" w:rsidRPr="00920004">
        <w:rPr>
          <w:lang w:val="da-DK"/>
        </w:rPr>
        <w:t>.</w:t>
      </w:r>
    </w:p>
    <w:p w14:paraId="6AA92B70" w14:textId="5C313E7B" w:rsidR="00997C30" w:rsidRPr="00CF739D" w:rsidRDefault="0036271B" w:rsidP="00373334">
      <w:pPr>
        <w:pStyle w:val="Heading2"/>
        <w:rPr>
          <w:vertAlign w:val="superscript"/>
          <w:lang w:val="da-DK"/>
        </w:rPr>
        <w:pPrChange w:id="1509" w:author="phuong vu" w:date="2018-12-02T09:08:00Z">
          <w:pPr>
            <w:pStyle w:val="Heading2"/>
            <w:spacing w:before="240" w:line="0" w:lineRule="atLeast"/>
          </w:pPr>
        </w:pPrChange>
      </w:pPr>
      <w:bookmarkStart w:id="1510" w:name="_Toc531502251"/>
      <w:r w:rsidRPr="00CF739D">
        <w:rPr>
          <w:lang w:val="da-DK"/>
        </w:rPr>
        <w:lastRenderedPageBreak/>
        <w:t>Postgraphile</w:t>
      </w:r>
      <w:r w:rsidR="00653696" w:rsidRPr="00CF739D">
        <w:rPr>
          <w:lang w:val="da-DK"/>
        </w:rPr>
        <w:t xml:space="preserve"> </w:t>
      </w:r>
      <w:r w:rsidRPr="00CF739D">
        <w:rPr>
          <w:vertAlign w:val="superscript"/>
          <w:lang w:val="da-DK"/>
        </w:rPr>
        <w:t>[</w:t>
      </w:r>
      <w:r w:rsidR="00530384" w:rsidRPr="00CF739D">
        <w:rPr>
          <w:vertAlign w:val="superscript"/>
          <w:lang w:val="da-DK"/>
        </w:rPr>
        <w:t>3</w:t>
      </w:r>
      <w:r w:rsidRPr="00CF739D">
        <w:rPr>
          <w:vertAlign w:val="superscript"/>
          <w:lang w:val="da-DK"/>
        </w:rPr>
        <w:t>]</w:t>
      </w:r>
      <w:r w:rsidR="00653696" w:rsidRPr="00CF739D">
        <w:rPr>
          <w:vertAlign w:val="superscript"/>
          <w:lang w:val="da-DK"/>
        </w:rPr>
        <w:t>[4]</w:t>
      </w:r>
      <w:bookmarkEnd w:id="1510"/>
    </w:p>
    <w:p w14:paraId="122184EB" w14:textId="313BCDB8" w:rsidR="0036271B" w:rsidRPr="00920004" w:rsidRDefault="00530384">
      <w:pPr>
        <w:rPr>
          <w:lang w:val="da-DK"/>
        </w:rPr>
      </w:pPr>
      <w:r w:rsidRPr="00920004">
        <w:rPr>
          <w:lang w:val="da-DK"/>
        </w:rPr>
        <w:tab/>
        <w:t xml:space="preserve">Postgraphile được xem như thành phần để kết nối giữa GraphQL và </w:t>
      </w:r>
      <w:r w:rsidR="00653696" w:rsidRPr="00920004">
        <w:rPr>
          <w:lang w:val="da-DK"/>
        </w:rPr>
        <w:t>PostgreSQL</w:t>
      </w:r>
      <w:r w:rsidRPr="00920004">
        <w:rPr>
          <w:lang w:val="da-DK"/>
        </w:rPr>
        <w:t xml:space="preserve"> lại với nhau. Postgraphile phân tích và trả </w:t>
      </w:r>
      <w:r w:rsidR="00184C15" w:rsidRPr="00920004">
        <w:rPr>
          <w:lang w:val="da-DK"/>
        </w:rPr>
        <w:t>cho</w:t>
      </w:r>
      <w:r w:rsidRPr="00920004">
        <w:rPr>
          <w:lang w:val="da-DK"/>
        </w:rPr>
        <w:t xml:space="preserve"> GraphQL những thông tin về cơ sở dữ liệu. Trong quá tr</w:t>
      </w:r>
      <w:r w:rsidR="00001442" w:rsidRPr="00920004">
        <w:rPr>
          <w:lang w:val="da-DK"/>
        </w:rPr>
        <w:t>ì</w:t>
      </w:r>
      <w:r w:rsidRPr="00920004">
        <w:rPr>
          <w:lang w:val="da-DK"/>
        </w:rPr>
        <w:t>nh phát triển, Postgraphile hỗ trợ kiểm tra cở sở dữ liệu thay đổi và cập nhật như thế nào sau mỗi lần gọi API bằng GraphQL.</w:t>
      </w:r>
    </w:p>
    <w:p w14:paraId="2E756C1F" w14:textId="69265DC2" w:rsidR="00DE5517" w:rsidRPr="00920004" w:rsidRDefault="00DE5517" w:rsidP="00CF739D">
      <w:pPr>
        <w:spacing w:before="240" w:line="0" w:lineRule="atLeast"/>
        <w:ind w:firstLine="720"/>
        <w:rPr>
          <w:b/>
          <w:lang w:val="da-DK"/>
        </w:rPr>
      </w:pPr>
      <w:r w:rsidRPr="00920004">
        <w:rPr>
          <w:b/>
          <w:lang w:val="da-DK"/>
        </w:rPr>
        <w:t>Đặc điểm</w:t>
      </w:r>
      <w:r w:rsidR="00001442" w:rsidRPr="00920004">
        <w:rPr>
          <w:b/>
          <w:lang w:val="da-DK"/>
        </w:rPr>
        <w:t xml:space="preserve"> của Postgraphile</w:t>
      </w:r>
      <w:r w:rsidRPr="00920004">
        <w:rPr>
          <w:b/>
          <w:lang w:val="da-DK"/>
        </w:rPr>
        <w:t>:</w:t>
      </w:r>
    </w:p>
    <w:p w14:paraId="7EB52DAD" w14:textId="36850647" w:rsidR="00B76C47" w:rsidRPr="00CF739D" w:rsidRDefault="00DE5517">
      <w:pPr>
        <w:rPr>
          <w:lang w:val="da-DK"/>
        </w:rPr>
      </w:pPr>
      <w:r w:rsidRPr="00920004">
        <w:rPr>
          <w:lang w:val="da-DK"/>
        </w:rPr>
        <w:tab/>
        <w:t xml:space="preserve">- </w:t>
      </w:r>
      <w:r w:rsidR="00001442" w:rsidRPr="00CF739D">
        <w:rPr>
          <w:lang w:val="da-DK"/>
        </w:rPr>
        <w:t>Quản lí người dùng và phiên làm việc</w:t>
      </w:r>
      <w:r w:rsidRPr="00CF739D">
        <w:rPr>
          <w:lang w:val="da-DK"/>
        </w:rPr>
        <w:t xml:space="preserve">: </w:t>
      </w:r>
      <w:r w:rsidR="00982AE8" w:rsidRPr="00CF739D">
        <w:rPr>
          <w:lang w:val="da-DK"/>
        </w:rPr>
        <w:t>Postgrahile cung cấp một phương pháp quản lí Session một cách linh hoạt là JWT (JSON Web Tokens). Postgraphile chỉ cần một Sercet Key (mã bí mật) và một kiểu dữ liệu trả về, Postgrahile sẽ mã hóa nội d</w:t>
      </w:r>
      <w:r w:rsidR="00001442" w:rsidRPr="00920004">
        <w:rPr>
          <w:lang w:val="da-DK"/>
        </w:rPr>
        <w:t>u</w:t>
      </w:r>
      <w:r w:rsidR="00982AE8" w:rsidRPr="00CF739D">
        <w:rPr>
          <w:lang w:val="da-DK"/>
        </w:rPr>
        <w:t xml:space="preserve">ng như một JWT token và đánh dấu nó. </w:t>
      </w:r>
    </w:p>
    <w:p w14:paraId="3301E596" w14:textId="284EA7D0" w:rsidR="00DE28CF" w:rsidRPr="00CF739D" w:rsidRDefault="00DE28CF">
      <w:pPr>
        <w:rPr>
          <w:lang w:val="da-DK"/>
        </w:rPr>
      </w:pPr>
      <w:r w:rsidRPr="00CF739D">
        <w:rPr>
          <w:lang w:val="da-DK"/>
        </w:rPr>
        <w:tab/>
        <w:t>-</w:t>
      </w:r>
      <w:r w:rsidR="000A2D29" w:rsidRPr="00CF739D">
        <w:rPr>
          <w:lang w:val="da-DK"/>
        </w:rPr>
        <w:t xml:space="preserve"> Hiệu năng, kết nối hiệu quả: Postgraphile cung cấp một hiệu năng truy xuất nhanh </w:t>
      </w:r>
      <w:r w:rsidR="00184C15" w:rsidRPr="00920004">
        <w:rPr>
          <w:lang w:val="da-DK"/>
        </w:rPr>
        <w:t>cho</w:t>
      </w:r>
      <w:r w:rsidR="000A2D29" w:rsidRPr="00CF739D">
        <w:rPr>
          <w:lang w:val="da-DK"/>
        </w:rPr>
        <w:t xml:space="preserve">ng, không gặp tình trạng N+1 query. Bên cạnh đó, nó còn hỗ trợ người sử dụng </w:t>
      </w:r>
    </w:p>
    <w:p w14:paraId="3CF8A093" w14:textId="1C5F6C1A" w:rsidR="000A2D29" w:rsidRPr="00CF739D" w:rsidRDefault="000A2D29">
      <w:pPr>
        <w:rPr>
          <w:lang w:val="da-DK"/>
        </w:rPr>
      </w:pPr>
      <w:r w:rsidRPr="00CF739D">
        <w:rPr>
          <w:lang w:val="da-DK"/>
        </w:rPr>
        <w:tab/>
        <w:t xml:space="preserve">- Tự động tìm và tạo các quan hệ dựa trên cơ sở dữ liệu: </w:t>
      </w:r>
      <w:r w:rsidR="003C5421" w:rsidRPr="00CF739D">
        <w:rPr>
          <w:lang w:val="da-DK"/>
        </w:rPr>
        <w:t>Postgraphile dựa trên các khóa ngoại tồn tại trong cở sở dữ liệu để sinh các liên kết khi truy xuất dữ liệu.</w:t>
      </w:r>
    </w:p>
    <w:p w14:paraId="13C2D958" w14:textId="7C1F2B92" w:rsidR="003C5421" w:rsidRPr="00CF739D" w:rsidRDefault="003C5421">
      <w:pPr>
        <w:rPr>
          <w:lang w:val="da-DK"/>
        </w:rPr>
      </w:pPr>
      <w:r w:rsidRPr="00CF739D">
        <w:rPr>
          <w:lang w:val="da-DK"/>
        </w:rPr>
        <w:tab/>
        <w:t xml:space="preserve">- Tạo các tùy biến Query và Mutations: </w:t>
      </w:r>
      <w:r w:rsidR="00001442" w:rsidRPr="00920004">
        <w:rPr>
          <w:lang w:val="da-DK"/>
        </w:rPr>
        <w:t xml:space="preserve">Postgraphile hỗ trợ </w:t>
      </w:r>
      <w:r w:rsidRPr="00CF739D">
        <w:rPr>
          <w:lang w:val="da-DK"/>
        </w:rPr>
        <w:t>tạo các query cũng như mutation thông qua việc tạo các function hay procedure trong cơ sở dữ liệu</w:t>
      </w:r>
      <w:r w:rsidR="00653696" w:rsidRPr="00CF739D">
        <w:rPr>
          <w:lang w:val="da-DK"/>
        </w:rPr>
        <w:t>.</w:t>
      </w:r>
    </w:p>
    <w:p w14:paraId="00E80F02" w14:textId="2E8AC3D6" w:rsidR="00997C30" w:rsidRPr="00CF739D" w:rsidRDefault="00653696" w:rsidP="00373334">
      <w:pPr>
        <w:pStyle w:val="Heading2"/>
        <w:rPr>
          <w:vertAlign w:val="superscript"/>
        </w:rPr>
        <w:pPrChange w:id="1511" w:author="phuong vu" w:date="2018-12-02T09:08:00Z">
          <w:pPr>
            <w:pStyle w:val="Heading2"/>
            <w:spacing w:before="240" w:line="0" w:lineRule="atLeast"/>
          </w:pPr>
        </w:pPrChange>
      </w:pPr>
      <w:bookmarkStart w:id="1512" w:name="_Toc531502252"/>
      <w:r w:rsidRPr="00CF739D">
        <w:t xml:space="preserve">PostgreSQL </w:t>
      </w:r>
      <w:r w:rsidRPr="00CF739D">
        <w:rPr>
          <w:vertAlign w:val="superscript"/>
        </w:rPr>
        <w:t>[5]</w:t>
      </w:r>
      <w:bookmarkEnd w:id="1512"/>
    </w:p>
    <w:p w14:paraId="3775149B" w14:textId="182A81C7" w:rsidR="00653696" w:rsidRPr="00920004" w:rsidRDefault="00653696" w:rsidP="00CF739D">
      <w:pPr>
        <w:ind w:left="90" w:firstLine="572"/>
        <w:rPr>
          <w:shd w:val="clear" w:color="auto" w:fill="FFFFFF"/>
        </w:rPr>
      </w:pPr>
      <w:bookmarkStart w:id="1513" w:name="_Toc484566616"/>
      <w:r w:rsidRPr="00920004">
        <w:t>PostgreSQL</w:t>
      </w:r>
      <w:r w:rsidRPr="00920004">
        <w:rPr>
          <w:shd w:val="clear" w:color="auto" w:fill="FFFFFF"/>
        </w:rPr>
        <w:t> là một hệ</w:t>
      </w:r>
      <w:ins w:id="1514" w:author="phuong vu" w:date="2018-12-02T08:41:00Z">
        <w:r w:rsidR="002337B7">
          <w:rPr>
            <w:shd w:val="clear" w:color="auto" w:fill="FFFFFF"/>
            <w:lang w:val="en-US"/>
          </w:rPr>
          <w:t xml:space="preserve"> </w:t>
        </w:r>
      </w:ins>
      <w:del w:id="1515" w:author="phuong vu" w:date="2018-12-02T08:41:00Z">
        <w:r w:rsidRPr="00920004" w:rsidDel="002337B7">
          <w:rPr>
            <w:shd w:val="clear" w:color="auto" w:fill="FFFFFF"/>
          </w:rPr>
          <w:delText xml:space="preserve"> thống </w:delText>
        </w:r>
      </w:del>
      <w:r w:rsidRPr="00920004">
        <w:rPr>
          <w:shd w:val="clear" w:color="auto" w:fill="FFFFFF"/>
        </w:rPr>
        <w:t xml:space="preserve">quản trị cơ sở dữ liệu quan hệ-đối tượng (object-relational database management system) có mục đích chung, hệ thống cơ sở dữ liệu mã nguồn mở </w:t>
      </w:r>
      <w:r w:rsidR="00184C15" w:rsidRPr="00920004">
        <w:rPr>
          <w:shd w:val="clear" w:color="auto" w:fill="FFFFFF"/>
          <w:lang w:val="en-US"/>
        </w:rPr>
        <w:t>được dùng khá phổ biến</w:t>
      </w:r>
      <w:r w:rsidRPr="00920004">
        <w:rPr>
          <w:shd w:val="clear" w:color="auto" w:fill="FFFFFF"/>
        </w:rPr>
        <w:t xml:space="preserve"> hiện nay.</w:t>
      </w:r>
      <w:r w:rsidRPr="00920004">
        <w:t xml:space="preserve"> </w:t>
      </w:r>
      <w:r w:rsidRPr="00920004">
        <w:rPr>
          <w:shd w:val="clear" w:color="auto" w:fill="FFFFFF"/>
        </w:rPr>
        <w:t>PostgreSQL là một phần mềm mã nguồn mở miễn phí. Mã nguồn của phần mềm khả dụng theo license của PostgreSQL, một license nguồn mở tự do.</w:t>
      </w:r>
    </w:p>
    <w:p w14:paraId="2B9CE3BE" w14:textId="1C70325E" w:rsidR="00653696" w:rsidRPr="00920004" w:rsidRDefault="00653696" w:rsidP="00CF739D">
      <w:pPr>
        <w:spacing w:before="240" w:line="0" w:lineRule="atLeast"/>
        <w:ind w:firstLine="720"/>
        <w:rPr>
          <w:b/>
          <w:lang w:val="da-DK"/>
        </w:rPr>
      </w:pPr>
      <w:r w:rsidRPr="00920004">
        <w:rPr>
          <w:b/>
          <w:lang w:val="da-DK"/>
        </w:rPr>
        <w:t>Đặc điểm</w:t>
      </w:r>
      <w:r w:rsidR="007A3E6A" w:rsidRPr="00920004">
        <w:rPr>
          <w:b/>
          <w:lang w:val="da-DK"/>
        </w:rPr>
        <w:t xml:space="preserve"> của PostgreSQL</w:t>
      </w:r>
      <w:r w:rsidRPr="00920004">
        <w:rPr>
          <w:b/>
          <w:lang w:val="da-DK"/>
        </w:rPr>
        <w:t>:</w:t>
      </w:r>
    </w:p>
    <w:p w14:paraId="724C762D" w14:textId="0EA8065D" w:rsidR="00A5343B" w:rsidRPr="00920004" w:rsidRDefault="00A5343B" w:rsidP="00CF739D">
      <w:pPr>
        <w:ind w:firstLine="720"/>
        <w:rPr>
          <w:lang w:val="da-DK"/>
        </w:rPr>
      </w:pPr>
      <w:r w:rsidRPr="00920004">
        <w:rPr>
          <w:lang w:val="da-DK"/>
        </w:rPr>
        <w:t xml:space="preserve">- </w:t>
      </w:r>
      <w:r w:rsidRPr="00CF739D">
        <w:rPr>
          <w:lang w:val="da-DK"/>
        </w:rPr>
        <w:t xml:space="preserve">Cung cấp đầy đủ các tính năng cần có và hỗ trợ mở rộng dễ dàng: </w:t>
      </w:r>
      <w:r w:rsidRPr="00920004">
        <w:rPr>
          <w:lang w:val="da-DK"/>
        </w:rPr>
        <w:t xml:space="preserve">PostgreSQL sở hữu các bộ tính năng mạnh mẽ bao gồm kiểm soát truy cập đồng thời nhiều phiên bản (MVCC), phục hồi điểm thời gian, điều khiển truy cập, không gian bảng, sao chép không đồng bộ, các giao dịch lồng nhau, sao lưu trực tuyến / nóng, một kế hoạch truy vấn / tối ưu hóa. </w:t>
      </w:r>
    </w:p>
    <w:p w14:paraId="2CB29D85" w14:textId="7DEBB307" w:rsidR="00A5343B" w:rsidRPr="00CF739D" w:rsidRDefault="00A5343B" w:rsidP="00CF739D">
      <w:pPr>
        <w:ind w:firstLine="720"/>
        <w:rPr>
          <w:lang w:val="da-DK"/>
        </w:rPr>
      </w:pPr>
      <w:r w:rsidRPr="00CF739D">
        <w:rPr>
          <w:lang w:val="da-DK"/>
        </w:rPr>
        <w:t xml:space="preserve">- Có độ tin cậy cao </w:t>
      </w:r>
      <w:r w:rsidR="00536771" w:rsidRPr="00CF739D">
        <w:rPr>
          <w:lang w:val="da-DK"/>
        </w:rPr>
        <w:t>và tuân thủ đủ tiêu chuẩn</w:t>
      </w:r>
      <w:r w:rsidR="00536771" w:rsidRPr="00920004">
        <w:t xml:space="preserve">: </w:t>
      </w:r>
      <w:r w:rsidR="00536771" w:rsidRPr="00CF739D">
        <w:rPr>
          <w:lang w:val="da-DK"/>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p>
    <w:p w14:paraId="71DB085F" w14:textId="5DDC9622" w:rsidR="00536771" w:rsidRPr="00CF739D" w:rsidRDefault="00536771" w:rsidP="00CF739D">
      <w:pPr>
        <w:ind w:firstLine="662"/>
        <w:rPr>
          <w:lang w:val="da-DK"/>
        </w:rPr>
      </w:pPr>
      <w:r w:rsidRPr="00CF739D">
        <w:rPr>
          <w:lang w:val="da-DK"/>
        </w:rPr>
        <w:t xml:space="preserve">- Mã nguồn mở: Mã nguồn PostgreSQL có sẵn dưới giấy phép mã nguồn mở, cho phép </w:t>
      </w:r>
      <w:r w:rsidR="004422EA" w:rsidRPr="00920004">
        <w:rPr>
          <w:lang w:val="da-DK"/>
        </w:rPr>
        <w:t>người dùng</w:t>
      </w:r>
      <w:r w:rsidR="004422EA" w:rsidRPr="00CF739D">
        <w:rPr>
          <w:lang w:val="da-DK"/>
        </w:rPr>
        <w:t xml:space="preserve"> </w:t>
      </w:r>
      <w:r w:rsidRPr="00CF739D">
        <w:rPr>
          <w:lang w:val="da-DK"/>
        </w:rPr>
        <w:t xml:space="preserve">tự do sử dụng, sửa đổi và thực hiện nó </w:t>
      </w:r>
      <w:r w:rsidR="004422EA" w:rsidRPr="00920004">
        <w:rPr>
          <w:lang w:val="da-DK"/>
        </w:rPr>
        <w:t xml:space="preserve">nếu </w:t>
      </w:r>
      <w:r w:rsidRPr="00CF739D">
        <w:rPr>
          <w:lang w:val="da-DK"/>
        </w:rPr>
        <w:t xml:space="preserve">như </w:t>
      </w:r>
      <w:r w:rsidR="004422EA" w:rsidRPr="00920004">
        <w:rPr>
          <w:lang w:val="da-DK"/>
        </w:rPr>
        <w:t>người dùng</w:t>
      </w:r>
      <w:r w:rsidR="004422EA" w:rsidRPr="00CF739D">
        <w:rPr>
          <w:lang w:val="da-DK"/>
        </w:rPr>
        <w:t xml:space="preserve"> </w:t>
      </w:r>
      <w:r w:rsidRPr="00CF739D">
        <w:rPr>
          <w:lang w:val="da-DK"/>
        </w:rPr>
        <w:t xml:space="preserve">thấy </w:t>
      </w:r>
      <w:r w:rsidRPr="00CF739D">
        <w:rPr>
          <w:lang w:val="da-DK"/>
        </w:rPr>
        <w:lastRenderedPageBreak/>
        <w:t>phù hợp</w:t>
      </w:r>
      <w:r w:rsidR="004422EA" w:rsidRPr="00920004">
        <w:rPr>
          <w:lang w:val="da-DK"/>
        </w:rPr>
        <w:t xml:space="preserve">. </w:t>
      </w:r>
      <w:r w:rsidRPr="00CF739D">
        <w:rPr>
          <w:lang w:val="da-DK"/>
        </w:rPr>
        <w:t xml:space="preserve">PostgreSQL không có chi phí bản quyền, giúp loại bỏ rủi ro cho việc triển khai quá mức. </w:t>
      </w:r>
    </w:p>
    <w:p w14:paraId="7D7F41E7" w14:textId="17911050" w:rsidR="00536771" w:rsidRPr="00CF739D" w:rsidRDefault="00536771" w:rsidP="00373334">
      <w:pPr>
        <w:pStyle w:val="Heading2"/>
        <w:rPr>
          <w:vertAlign w:val="superscript"/>
        </w:rPr>
        <w:pPrChange w:id="1516" w:author="phuong vu" w:date="2018-12-02T09:08:00Z">
          <w:pPr>
            <w:pStyle w:val="Heading2"/>
            <w:spacing w:before="240" w:line="0" w:lineRule="atLeast"/>
          </w:pPr>
        </w:pPrChange>
      </w:pPr>
      <w:bookmarkStart w:id="1517" w:name="_Toc531502253"/>
      <w:r w:rsidRPr="00CF739D">
        <w:t>JSON Web Token</w:t>
      </w:r>
      <w:r w:rsidR="006F12F5" w:rsidRPr="00CF739D">
        <w:t xml:space="preserve"> </w:t>
      </w:r>
      <w:r w:rsidR="006F12F5" w:rsidRPr="00CF739D">
        <w:rPr>
          <w:vertAlign w:val="superscript"/>
        </w:rPr>
        <w:t>[6]</w:t>
      </w:r>
      <w:bookmarkEnd w:id="1517"/>
    </w:p>
    <w:p w14:paraId="14DB2505" w14:textId="265360A8" w:rsidR="004422EA" w:rsidRPr="00CF739D" w:rsidRDefault="004422EA" w:rsidP="00CF739D">
      <w:pPr>
        <w:ind w:left="90" w:firstLine="572"/>
      </w:pPr>
      <w:r w:rsidRPr="00CF739D">
        <w:t xml:space="preserve">JSON Web Token (JWT) là 1 tiêu chuẩn mở (RFC 7519) định nghĩa cách thức truyền tin an toàn giữa các thành viên bằng 1 đối tượng JSON. Thông tin này có thể được xác thực và đánh dấu tin cậy nhờ vào "chữ ký" của nó. </w:t>
      </w:r>
      <w:r w:rsidR="006F12F5" w:rsidRPr="00CF739D">
        <w:t>Trong đó chuỗi Token phải có 3 phần là header, phần payload và phần signature được ngăn bằng dấu “.”</w:t>
      </w:r>
      <w:r w:rsidR="00275AF6" w:rsidRPr="00CF739D">
        <w:t>.</w:t>
      </w:r>
      <w:r w:rsidRPr="00CF739D">
        <w:rPr>
          <w:lang w:val="en-US"/>
        </w:rPr>
        <w:t xml:space="preserve"> </w:t>
      </w:r>
      <w:r w:rsidRPr="00CF739D">
        <w:t>Phần chữ ký của JWT sẽ được mã hóa lại bằng HMAC hoặc RSA.</w:t>
      </w:r>
    </w:p>
    <w:p w14:paraId="5408F7CC" w14:textId="77777777" w:rsidR="0063452C" w:rsidRPr="00920004" w:rsidRDefault="008A619F" w:rsidP="00CF739D">
      <w:pPr>
        <w:keepNext/>
        <w:spacing w:before="240" w:line="0" w:lineRule="atLeast"/>
        <w:ind w:firstLine="90"/>
        <w:jc w:val="center"/>
      </w:pPr>
      <w:r w:rsidRPr="00CF739D">
        <w:rPr>
          <w:noProof/>
        </w:rPr>
        <w:drawing>
          <wp:inline distT="0" distB="0" distL="0" distR="0" wp14:anchorId="7A376F5F" wp14:editId="732E6EFB">
            <wp:extent cx="5261694" cy="1586743"/>
            <wp:effectExtent l="0" t="0" r="0" b="0"/>
            <wp:docPr id="5" name="Picture 5" descr="mÃ´ hÃ¬nh 1 json we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Ã¬nh 1 json web token"/>
                    <pic:cNvPicPr>
                      <a:picLocks noChangeAspect="1" noChangeArrowheads="1"/>
                    </pic:cNvPicPr>
                  </pic:nvPicPr>
                  <pic:blipFill rotWithShape="1">
                    <a:blip r:embed="rId45">
                      <a:extLst>
                        <a:ext uri="{28A0092B-C50C-407E-A947-70E740481C1C}">
                          <a14:useLocalDpi xmlns:a14="http://schemas.microsoft.com/office/drawing/2010/main" val="0"/>
                        </a:ext>
                      </a:extLst>
                    </a:blip>
                    <a:srcRect l="3403" t="43598" r="2254" b="16486"/>
                    <a:stretch/>
                  </pic:blipFill>
                  <pic:spPr bwMode="auto">
                    <a:xfrm>
                      <a:off x="0" y="0"/>
                      <a:ext cx="5264058" cy="1587456"/>
                    </a:xfrm>
                    <a:prstGeom prst="rect">
                      <a:avLst/>
                    </a:prstGeom>
                    <a:noFill/>
                    <a:ln>
                      <a:noFill/>
                    </a:ln>
                    <a:extLst>
                      <a:ext uri="{53640926-AAD7-44D8-BBD7-CCE9431645EC}">
                        <a14:shadowObscured xmlns:a14="http://schemas.microsoft.com/office/drawing/2010/main"/>
                      </a:ext>
                    </a:extLst>
                  </pic:spPr>
                </pic:pic>
              </a:graphicData>
            </a:graphic>
          </wp:inline>
        </w:drawing>
      </w:r>
    </w:p>
    <w:p w14:paraId="32068C4D" w14:textId="059BFFD4" w:rsidR="008A619F" w:rsidRPr="00920004" w:rsidDel="00096614" w:rsidRDefault="0063452C">
      <w:pPr>
        <w:pStyle w:val="Caption"/>
        <w:rPr>
          <w:del w:id="1518" w:author="phuong vu" w:date="2018-12-02T08:41:00Z"/>
          <w:lang w:val="en-US"/>
        </w:rPr>
      </w:pPr>
      <w:bookmarkStart w:id="1519" w:name="_Toc531380476"/>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2</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4</w:t>
      </w:r>
      <w:r w:rsidR="00EF3636" w:rsidRPr="00CF739D">
        <w:fldChar w:fldCharType="end"/>
      </w:r>
      <w:r w:rsidRPr="00920004">
        <w:rPr>
          <w:lang w:val="en-US"/>
        </w:rPr>
        <w:t xml:space="preserve"> Các thành phần JWT cần có</w:t>
      </w:r>
      <w:bookmarkEnd w:id="1519"/>
    </w:p>
    <w:p w14:paraId="08B58FD8" w14:textId="385C058B" w:rsidR="004422EA" w:rsidRPr="00920004" w:rsidDel="00096614" w:rsidRDefault="004422EA" w:rsidP="00CF739D">
      <w:pPr>
        <w:spacing w:before="240" w:line="0" w:lineRule="atLeast"/>
        <w:rPr>
          <w:del w:id="1520" w:author="phuong vu" w:date="2018-12-02T08:41:00Z"/>
          <w:lang w:val="en-US"/>
        </w:rPr>
      </w:pPr>
    </w:p>
    <w:p w14:paraId="3D4D888D" w14:textId="627C6801" w:rsidR="004422EA" w:rsidRPr="00920004" w:rsidDel="00096614" w:rsidRDefault="004422EA" w:rsidP="00CF739D">
      <w:pPr>
        <w:spacing w:before="240" w:line="0" w:lineRule="atLeast"/>
        <w:rPr>
          <w:del w:id="1521" w:author="phuong vu" w:date="2018-12-02T08:41:00Z"/>
          <w:lang w:val="en-US"/>
        </w:rPr>
      </w:pPr>
    </w:p>
    <w:p w14:paraId="59AEE5F3" w14:textId="77777777" w:rsidR="004422EA" w:rsidRPr="00920004" w:rsidRDefault="004422EA" w:rsidP="00096614">
      <w:pPr>
        <w:pStyle w:val="Caption"/>
        <w:rPr>
          <w:lang w:val="en-US"/>
        </w:rPr>
        <w:pPrChange w:id="1522" w:author="phuong vu" w:date="2018-12-02T08:41:00Z">
          <w:pPr>
            <w:spacing w:before="240" w:line="0" w:lineRule="atLeast"/>
          </w:pPr>
        </w:pPrChange>
      </w:pPr>
    </w:p>
    <w:p w14:paraId="382B9F91" w14:textId="67AFD183" w:rsidR="004422EA" w:rsidRPr="00920004" w:rsidRDefault="006F12F5" w:rsidP="00CF739D">
      <w:pPr>
        <w:spacing w:before="240" w:line="0" w:lineRule="atLeast"/>
        <w:ind w:firstLine="720"/>
        <w:rPr>
          <w:b/>
          <w:lang w:val="da-DK"/>
        </w:rPr>
      </w:pPr>
      <w:r w:rsidRPr="00920004">
        <w:rPr>
          <w:b/>
          <w:lang w:val="da-DK"/>
        </w:rPr>
        <w:t>Đặc điểm</w:t>
      </w:r>
      <w:r w:rsidR="004422EA" w:rsidRPr="00920004">
        <w:rPr>
          <w:b/>
          <w:lang w:val="da-DK"/>
        </w:rPr>
        <w:t xml:space="preserve"> của JSON Web Token</w:t>
      </w:r>
      <w:r w:rsidRPr="00920004">
        <w:rPr>
          <w:b/>
          <w:lang w:val="da-DK"/>
        </w:rPr>
        <w:t>:</w:t>
      </w:r>
    </w:p>
    <w:p w14:paraId="4FB057EB" w14:textId="7360921F" w:rsidR="00A77377" w:rsidRPr="00920004" w:rsidRDefault="00A77377" w:rsidP="00CF739D">
      <w:pPr>
        <w:ind w:firstLine="720"/>
        <w:rPr>
          <w:lang w:val="da-DK"/>
        </w:rPr>
      </w:pPr>
      <w:r w:rsidRPr="00920004">
        <w:rPr>
          <w:lang w:val="da-DK"/>
        </w:rPr>
        <w:t xml:space="preserve">JWT có ưu điểm là mã hóa được nhiều thông tin. JWT gửi cho client mà không cần lưu phía </w:t>
      </w:r>
      <w:r w:rsidR="00184C15" w:rsidRPr="00920004">
        <w:rPr>
          <w:lang w:val="da-DK"/>
        </w:rPr>
        <w:t>máy chủ</w:t>
      </w:r>
      <w:r w:rsidRPr="00920004">
        <w:rPr>
          <w:lang w:val="da-DK"/>
        </w:rPr>
        <w:t xml:space="preserve">, nên không như một số giải pháp cũ là lưu session phía </w:t>
      </w:r>
      <w:r w:rsidR="00184C15" w:rsidRPr="00920004">
        <w:rPr>
          <w:lang w:val="da-DK"/>
        </w:rPr>
        <w:t>máy chủ</w:t>
      </w:r>
      <w:r w:rsidRPr="00920004">
        <w:rPr>
          <w:lang w:val="da-DK"/>
        </w:rPr>
        <w:t xml:space="preserve"> và dùng 1 key gửi client, sau đó nhận key và kiểm tra session để xác thực và quyền.</w:t>
      </w:r>
    </w:p>
    <w:p w14:paraId="2863B326" w14:textId="67DA915F" w:rsidR="006F12F5" w:rsidRPr="00920004" w:rsidRDefault="00A77377" w:rsidP="00CF739D">
      <w:pPr>
        <w:ind w:firstLine="720"/>
        <w:rPr>
          <w:lang w:val="da-DK"/>
        </w:rPr>
      </w:pPr>
      <w:r w:rsidRPr="00920004">
        <w:rPr>
          <w:lang w:val="da-DK"/>
        </w:rPr>
        <w:t>Kịch khi sử dụng JWT thường diễn ra theo các trường hợp:</w:t>
      </w:r>
    </w:p>
    <w:p w14:paraId="7B233092" w14:textId="5AD2AC2A" w:rsidR="00A77377" w:rsidRPr="00920004" w:rsidRDefault="00A77377" w:rsidP="00CF739D">
      <w:pPr>
        <w:rPr>
          <w:lang w:val="da-DK"/>
        </w:rPr>
      </w:pPr>
      <w:r w:rsidRPr="00920004">
        <w:rPr>
          <w:lang w:val="da-DK"/>
        </w:rPr>
        <w:tab/>
        <w:t xml:space="preserve">- Truy cập không xác thực sẽ báo lỗi. Yêu cầu xác thực </w:t>
      </w:r>
      <w:r w:rsidR="00184C15" w:rsidRPr="00920004">
        <w:rPr>
          <w:lang w:val="da-DK"/>
        </w:rPr>
        <w:t>máy chủ</w:t>
      </w:r>
      <w:r w:rsidRPr="00920004">
        <w:rPr>
          <w:lang w:val="da-DK"/>
        </w:rPr>
        <w:t xml:space="preserve"> sẽ xác thực và mã hóa thông tin cần thiết cho lần giải mã sau, rồi trả về token (ở đây là JSON Web Token).</w:t>
      </w:r>
    </w:p>
    <w:p w14:paraId="6E378FE4" w14:textId="5F23BFAA" w:rsidR="00C72A3D" w:rsidRPr="00920004" w:rsidRDefault="00A77377" w:rsidP="00CF739D">
      <w:pPr>
        <w:ind w:firstLine="662"/>
        <w:rPr>
          <w:lang w:val="da-DK"/>
        </w:rPr>
      </w:pPr>
      <w:r w:rsidRPr="00920004">
        <w:rPr>
          <w:lang w:val="da-DK"/>
        </w:rPr>
        <w:t xml:space="preserve">- Truy cập xác thực sẽ luôn kèm token trong header, hoặc phương thức POST, hoặc trên URL. Phía </w:t>
      </w:r>
      <w:r w:rsidR="00184C15" w:rsidRPr="00920004">
        <w:rPr>
          <w:lang w:val="da-DK"/>
        </w:rPr>
        <w:t>máy chủ</w:t>
      </w:r>
      <w:r w:rsidRPr="00920004">
        <w:rPr>
          <w:lang w:val="da-DK"/>
        </w:rPr>
        <w:t xml:space="preserve"> sẽ giải mã JWT token nhận được và kiểm tra những yêu cầu như user, role, permission (tùy trường hợp) có trong payload của JWT.</w:t>
      </w:r>
    </w:p>
    <w:p w14:paraId="6530A3BA" w14:textId="44E580DE" w:rsidR="00C72A3D" w:rsidRPr="00CF739D" w:rsidRDefault="00C72A3D" w:rsidP="00373334">
      <w:pPr>
        <w:pStyle w:val="Heading2"/>
        <w:rPr>
          <w:vertAlign w:val="superscript"/>
        </w:rPr>
        <w:pPrChange w:id="1523" w:author="phuong vu" w:date="2018-12-02T09:08:00Z">
          <w:pPr>
            <w:pStyle w:val="Heading2"/>
            <w:spacing w:before="240" w:line="0" w:lineRule="atLeast"/>
          </w:pPr>
        </w:pPrChange>
      </w:pPr>
      <w:bookmarkStart w:id="1524" w:name="_Toc531502254"/>
      <w:r w:rsidRPr="00CF739D">
        <w:t xml:space="preserve">ReactJS </w:t>
      </w:r>
      <w:r w:rsidRPr="00CF739D">
        <w:rPr>
          <w:vertAlign w:val="superscript"/>
        </w:rPr>
        <w:t>[7]</w:t>
      </w:r>
      <w:bookmarkEnd w:id="1524"/>
    </w:p>
    <w:p w14:paraId="69FB969D" w14:textId="046CC59C" w:rsidR="00A77377" w:rsidRPr="00920004" w:rsidRDefault="00B7137A" w:rsidP="00CF739D">
      <w:pPr>
        <w:spacing w:before="240" w:line="0" w:lineRule="atLeast"/>
        <w:rPr>
          <w:lang w:val="da-DK"/>
        </w:rPr>
      </w:pPr>
      <w:r w:rsidRPr="00920004">
        <w:rPr>
          <w:lang w:val="da-DK"/>
        </w:rPr>
        <w:tab/>
      </w:r>
      <w:r w:rsidR="00C72A3D" w:rsidRPr="00920004">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920004">
        <w:rPr>
          <w:lang w:val="da-DK"/>
        </w:rPr>
        <w:t xml:space="preserve">Một trong những điểm hấp dẫn của React là thư viện này không chỉ hoạt động trên phía client, mà còn được render trên </w:t>
      </w:r>
      <w:r w:rsidR="00184C15" w:rsidRPr="00920004">
        <w:rPr>
          <w:lang w:val="da-DK"/>
        </w:rPr>
        <w:t>máy chủ</w:t>
      </w:r>
      <w:r w:rsidR="00AB661F" w:rsidRPr="00920004">
        <w:rPr>
          <w:lang w:val="da-DK"/>
        </w:rPr>
        <w:t xml:space="preserve"> và có thể kết nối với nhau. React so sánh sự thay đổi giữa các giá trị của lần render này với lần render trước và cập nhật ít thay đổi nhất trên DOM.</w:t>
      </w:r>
    </w:p>
    <w:p w14:paraId="64ADF050" w14:textId="587BB31C" w:rsidR="00CD33E1" w:rsidRPr="00920004" w:rsidRDefault="00CD33E1" w:rsidP="00CF739D">
      <w:pPr>
        <w:spacing w:before="240" w:line="0" w:lineRule="atLeast"/>
        <w:ind w:firstLine="720"/>
        <w:rPr>
          <w:b/>
          <w:lang w:val="da-DK"/>
        </w:rPr>
      </w:pPr>
      <w:r w:rsidRPr="00920004">
        <w:rPr>
          <w:b/>
          <w:lang w:val="da-DK"/>
        </w:rPr>
        <w:lastRenderedPageBreak/>
        <w:t>Đặc điểm</w:t>
      </w:r>
      <w:r w:rsidR="00B7137A" w:rsidRPr="00920004">
        <w:rPr>
          <w:b/>
          <w:lang w:val="da-DK"/>
        </w:rPr>
        <w:t xml:space="preserve"> của ReactJS</w:t>
      </w:r>
      <w:r w:rsidRPr="00920004">
        <w:rPr>
          <w:b/>
          <w:lang w:val="da-DK"/>
        </w:rPr>
        <w:t>:</w:t>
      </w:r>
    </w:p>
    <w:p w14:paraId="3F11F795" w14:textId="5B8BA163" w:rsidR="00753680" w:rsidRPr="00920004" w:rsidRDefault="00753680" w:rsidP="00CF739D">
      <w:pPr>
        <w:ind w:firstLine="720"/>
        <w:rPr>
          <w:lang w:val="da-DK"/>
        </w:rPr>
      </w:pPr>
      <w:r w:rsidRPr="00920004">
        <w:rPr>
          <w:lang w:val="da-DK"/>
        </w:rPr>
        <w:t xml:space="preserve">- </w:t>
      </w:r>
      <w:r w:rsidRPr="00CF739D">
        <w:rPr>
          <w:lang w:val="da-DK"/>
        </w:rPr>
        <w:t>ReactJS cực kì hiệu quả</w:t>
      </w:r>
      <w:r w:rsidRPr="00920004">
        <w:rPr>
          <w:lang w:val="da-DK"/>
        </w:rPr>
        <w:t>: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14:paraId="16BB31E7" w14:textId="0F813608" w:rsidR="00753680" w:rsidRPr="00920004" w:rsidRDefault="00753680" w:rsidP="00CF739D">
      <w:pPr>
        <w:ind w:firstLine="720"/>
        <w:rPr>
          <w:lang w:val="da-DK"/>
        </w:rPr>
      </w:pPr>
      <w:r w:rsidRPr="00CF739D">
        <w:rPr>
          <w:lang w:val="da-DK"/>
        </w:rPr>
        <w:t xml:space="preserve">- </w:t>
      </w:r>
      <w:r w:rsidR="00823126" w:rsidRPr="00CF739D">
        <w:rPr>
          <w:lang w:val="da-DK"/>
        </w:rPr>
        <w:t>ReactJS</w:t>
      </w:r>
      <w:r w:rsidRPr="00CF739D">
        <w:rPr>
          <w:lang w:val="da-DK"/>
        </w:rPr>
        <w:t xml:space="preserve"> giúp việc viết các đoạn code JS dễ dàng hơn: </w:t>
      </w:r>
      <w:r w:rsidRPr="00920004">
        <w:rPr>
          <w:lang w:val="da-DK"/>
        </w:rPr>
        <w:t xml:space="preserve">Nó dùng cú pháp đặc biệt là JSX (Javascript mở rộng) cho phép ta trộn giữa code HTML và Javascript. Ta có thể thêm vào các đoạn HTML vào trong hàm render mà không cần phải nối chuỗi. Đây là đặc tính thú vị của </w:t>
      </w:r>
      <w:r w:rsidR="00823126" w:rsidRPr="00920004">
        <w:rPr>
          <w:lang w:val="da-DK"/>
        </w:rPr>
        <w:t>ReactJS</w:t>
      </w:r>
      <w:r w:rsidRPr="00920004">
        <w:rPr>
          <w:lang w:val="da-DK"/>
        </w:rPr>
        <w:t>. Nó sẽ chuyển đổi các đoạn HTML thành các hàm khởi tạo đối tượng HTML bằng bộ biến đổi JSX.</w:t>
      </w:r>
    </w:p>
    <w:p w14:paraId="4F555215" w14:textId="1B4424F4" w:rsidR="00753680" w:rsidRPr="00920004" w:rsidDel="00096614" w:rsidRDefault="00753680" w:rsidP="00CF739D">
      <w:pPr>
        <w:ind w:firstLine="720"/>
        <w:rPr>
          <w:del w:id="1525" w:author="phuong vu" w:date="2018-12-02T08:43:00Z"/>
          <w:lang w:val="da-DK"/>
        </w:rPr>
      </w:pPr>
      <w:del w:id="1526" w:author="phuong vu" w:date="2018-12-02T08:43:00Z">
        <w:r w:rsidRPr="00920004" w:rsidDel="00096614">
          <w:rPr>
            <w:lang w:val="da-DK"/>
          </w:rPr>
          <w:delText xml:space="preserve">- </w:delText>
        </w:r>
        <w:r w:rsidRPr="00CF739D" w:rsidDel="00096614">
          <w:rPr>
            <w:lang w:val="da-DK"/>
          </w:rPr>
          <w:delText>Nó có nhiều công cụ phát triển:</w:delText>
        </w:r>
        <w:r w:rsidRPr="00920004" w:rsidDel="00096614">
          <w:rPr>
            <w:lang w:val="da-DK"/>
          </w:rPr>
          <w:delText xml:space="preserve"> Khi bắt đầu </w:delText>
        </w:r>
        <w:r w:rsidR="00823126" w:rsidRPr="00920004" w:rsidDel="00096614">
          <w:rPr>
            <w:lang w:val="da-DK"/>
          </w:rPr>
          <w:delText>sử dụng ReactJS</w:delText>
        </w:r>
        <w:r w:rsidRPr="00920004" w:rsidDel="00096614">
          <w:rPr>
            <w:lang w:val="da-DK"/>
          </w:rPr>
          <w:delText xml:space="preserve">, đừng quên cài đặt ứng dụng mở rộng của Chrome dành cho </w:delText>
        </w:r>
        <w:r w:rsidR="00823126" w:rsidRPr="00920004" w:rsidDel="00096614">
          <w:rPr>
            <w:lang w:val="da-DK"/>
          </w:rPr>
          <w:delText>ReactJS</w:delText>
        </w:r>
        <w:r w:rsidRPr="00920004" w:rsidDel="00096614">
          <w:rPr>
            <w:lang w:val="da-DK"/>
          </w:rPr>
          <w:delText xml:space="preserve">. Nó giúp </w:delText>
        </w:r>
        <w:r w:rsidR="00823126" w:rsidRPr="00920004" w:rsidDel="00096614">
          <w:rPr>
            <w:lang w:val="da-DK"/>
          </w:rPr>
          <w:delText>ta</w:delText>
        </w:r>
        <w:r w:rsidRPr="00920004" w:rsidDel="00096614">
          <w:rPr>
            <w:lang w:val="da-DK"/>
          </w:rPr>
          <w:delText xml:space="preserve"> </w:delText>
        </w:r>
        <w:r w:rsidR="00823126" w:rsidRPr="00920004" w:rsidDel="00096614">
          <w:rPr>
            <w:lang w:val="da-DK"/>
          </w:rPr>
          <w:delText>bắt lỗi</w:delText>
        </w:r>
        <w:r w:rsidRPr="00920004" w:rsidDel="00096614">
          <w:rPr>
            <w:lang w:val="da-DK"/>
          </w:rPr>
          <w:delText xml:space="preserve"> code dễ dàng hơn. Sau khi </w:delText>
        </w:r>
        <w:r w:rsidR="00823126" w:rsidRPr="00920004" w:rsidDel="00096614">
          <w:rPr>
            <w:lang w:val="da-DK"/>
          </w:rPr>
          <w:delText>ta</w:delText>
        </w:r>
        <w:r w:rsidRPr="00920004" w:rsidDel="00096614">
          <w:rPr>
            <w:lang w:val="da-DK"/>
          </w:rPr>
          <w:delText xml:space="preserve"> cài đặt ứng dụng này, </w:delText>
        </w:r>
        <w:r w:rsidR="00823126" w:rsidRPr="00920004" w:rsidDel="00096614">
          <w:rPr>
            <w:lang w:val="da-DK"/>
          </w:rPr>
          <w:delText>ta</w:delText>
        </w:r>
        <w:r w:rsidRPr="00920004" w:rsidDel="00096614">
          <w:rPr>
            <w:lang w:val="da-DK"/>
          </w:rPr>
          <w:delText xml:space="preserve"> sẽ có cái nhìn trực tiếp vào virtual DOM như thể </w:delText>
        </w:r>
        <w:r w:rsidR="00823126" w:rsidRPr="00920004" w:rsidDel="00096614">
          <w:rPr>
            <w:lang w:val="da-DK"/>
          </w:rPr>
          <w:delText>ta</w:delText>
        </w:r>
        <w:r w:rsidRPr="00920004" w:rsidDel="00096614">
          <w:rPr>
            <w:lang w:val="da-DK"/>
          </w:rPr>
          <w:delText xml:space="preserve"> đang xem cây DOM thông thường.</w:delText>
        </w:r>
      </w:del>
    </w:p>
    <w:p w14:paraId="195404DB" w14:textId="20A97828" w:rsidR="00823126" w:rsidRPr="00920004" w:rsidDel="00096614" w:rsidRDefault="00823126" w:rsidP="00CF739D">
      <w:pPr>
        <w:ind w:firstLine="720"/>
        <w:rPr>
          <w:del w:id="1527" w:author="phuong vu" w:date="2018-12-02T08:43:00Z"/>
          <w:lang w:val="da-DK"/>
        </w:rPr>
      </w:pPr>
      <w:del w:id="1528" w:author="phuong vu" w:date="2018-12-02T08:43:00Z">
        <w:r w:rsidRPr="00920004" w:rsidDel="00096614">
          <w:rPr>
            <w:lang w:val="da-DK"/>
          </w:rPr>
          <w:delText xml:space="preserve">- </w:delText>
        </w:r>
        <w:r w:rsidRPr="00CF739D" w:rsidDel="00096614">
          <w:rPr>
            <w:lang w:val="da-DK"/>
          </w:rPr>
          <w:delText xml:space="preserve">Render tầng </w:delText>
        </w:r>
        <w:r w:rsidR="00184C15" w:rsidRPr="00CF739D" w:rsidDel="00096614">
          <w:rPr>
            <w:lang w:val="da-DK"/>
          </w:rPr>
          <w:delText>máy chủ</w:delText>
        </w:r>
        <w:r w:rsidRPr="00CF739D" w:rsidDel="00096614">
          <w:rPr>
            <w:lang w:val="da-DK"/>
          </w:rPr>
          <w:delText>:</w:delText>
        </w:r>
        <w:r w:rsidRPr="00920004" w:rsidDel="00096614">
          <w:rPr>
            <w:lang w:val="da-DK"/>
          </w:rPr>
          <w:delText xml:space="preserve">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w:delText>
        </w:r>
        <w:r w:rsidR="00184C15" w:rsidRPr="00920004" w:rsidDel="00096614">
          <w:rPr>
            <w:lang w:val="da-DK"/>
          </w:rPr>
          <w:delText>máy chủ</w:delText>
        </w:r>
        <w:r w:rsidRPr="00920004" w:rsidDel="00096614">
          <w:rPr>
            <w:lang w:val="da-DK"/>
          </w:rPr>
          <w:delText xml:space="preserve"> trả về.</w:delText>
        </w:r>
      </w:del>
    </w:p>
    <w:p w14:paraId="671A6556" w14:textId="0524F313" w:rsidR="00536771" w:rsidRPr="00920004" w:rsidRDefault="00823126" w:rsidP="00CF739D">
      <w:pPr>
        <w:ind w:firstLine="662"/>
        <w:rPr>
          <w:lang w:val="da-DK"/>
        </w:rPr>
      </w:pPr>
      <w:r w:rsidRPr="00CF739D">
        <w:rPr>
          <w:lang w:val="da-DK"/>
        </w:rPr>
        <w:t>- Làm việc với vấn đề test giao diện</w:t>
      </w:r>
      <w:r w:rsidRPr="00920004">
        <w:rPr>
          <w:lang w:val="da-DK"/>
        </w:rPr>
        <w:t>: Nó cực kì dễ để viết các test case giao diện vì virtual DOM được cài đặt hoàn toàn bằng JS. Hiệu năng cao đối với các ứng dụng có dữ liệu thay đổi liên tục, dễ dàng cho bảo trì và sửa lỗi.</w:t>
      </w:r>
    </w:p>
    <w:p w14:paraId="4F7C33CF" w14:textId="7120A43A" w:rsidR="001B2876" w:rsidRPr="00CF739D" w:rsidRDefault="001B2876" w:rsidP="00373334">
      <w:pPr>
        <w:pStyle w:val="Heading2"/>
        <w:rPr>
          <w:vertAlign w:val="superscript"/>
        </w:rPr>
        <w:pPrChange w:id="1529" w:author="phuong vu" w:date="2018-12-02T09:08:00Z">
          <w:pPr>
            <w:pStyle w:val="Heading2"/>
            <w:spacing w:before="240" w:line="0" w:lineRule="atLeast"/>
          </w:pPr>
        </w:pPrChange>
      </w:pPr>
      <w:bookmarkStart w:id="1530" w:name="_Toc531502255"/>
      <w:r w:rsidRPr="00CF739D">
        <w:t>Apollo Client</w:t>
      </w:r>
      <w:r w:rsidR="007A626B" w:rsidRPr="00CF739D">
        <w:t xml:space="preserve"> </w:t>
      </w:r>
      <w:r w:rsidR="007A626B" w:rsidRPr="00CF739D">
        <w:rPr>
          <w:vertAlign w:val="superscript"/>
        </w:rPr>
        <w:t>[8]</w:t>
      </w:r>
      <w:bookmarkEnd w:id="1530"/>
    </w:p>
    <w:p w14:paraId="4A7FA2FC" w14:textId="123562C4" w:rsidR="001B2876" w:rsidDel="00096614" w:rsidRDefault="007A626B" w:rsidP="00610251">
      <w:pPr>
        <w:rPr>
          <w:del w:id="1531" w:author="phuong vu" w:date="2018-12-02T08:42:00Z"/>
          <w:lang w:val="en-US"/>
        </w:rPr>
      </w:pPr>
      <w:r w:rsidRPr="00CF739D">
        <w:tab/>
        <w:t xml:space="preserve">Apollo Client là một cách thức nhanh </w:t>
      </w:r>
      <w:r w:rsidR="00184C15" w:rsidRPr="00920004">
        <w:t>cho</w:t>
      </w:r>
      <w:r w:rsidRPr="00CF739D">
        <w:t xml:space="preserve">ng khi muốn sử dụng GraphQL để tạo nên một ứng dụng người dùng. Nó giúp ta định nghĩa được những dữ liệu cần thiết và đủ để dựng nên một giao diện cho người dùng nhanh nhất có thể. </w:t>
      </w:r>
      <w:r w:rsidRPr="00920004">
        <w:rPr>
          <w:lang w:val="en-US"/>
        </w:rPr>
        <w:t xml:space="preserve">Apollo Client hỗ trợ cho rất nhiều frontend platform như React, Vue.js, Angular, </w:t>
      </w:r>
      <w:r w:rsidR="00083585" w:rsidRPr="00920004">
        <w:rPr>
          <w:lang w:val="en-US"/>
        </w:rPr>
        <w:t>Android</w:t>
      </w:r>
      <w:r w:rsidRPr="00920004">
        <w:rPr>
          <w:lang w:val="en-US"/>
        </w:rPr>
        <w:t>, Swift,</w:t>
      </w:r>
      <w:r w:rsidR="00D27251" w:rsidRPr="00920004">
        <w:rPr>
          <w:lang w:val="en-US"/>
        </w:rPr>
        <w:t xml:space="preserve"> </w:t>
      </w:r>
      <w:r w:rsidRPr="00920004">
        <w:rPr>
          <w:lang w:val="en-US"/>
        </w:rPr>
        <w:t>….</w:t>
      </w:r>
    </w:p>
    <w:p w14:paraId="035F46F3" w14:textId="77777777" w:rsidR="00B5490C" w:rsidRPr="00920004" w:rsidRDefault="00B5490C">
      <w:pPr>
        <w:rPr>
          <w:lang w:val="en-US"/>
        </w:rPr>
      </w:pPr>
    </w:p>
    <w:p w14:paraId="62BB7B77" w14:textId="3373FBD2" w:rsidR="00D27251" w:rsidRPr="00920004" w:rsidRDefault="00D27251" w:rsidP="00CF739D">
      <w:pPr>
        <w:spacing w:before="240" w:line="0" w:lineRule="atLeast"/>
        <w:ind w:firstLine="720"/>
        <w:rPr>
          <w:b/>
          <w:lang w:val="da-DK"/>
        </w:rPr>
      </w:pPr>
      <w:r w:rsidRPr="00920004">
        <w:rPr>
          <w:b/>
          <w:lang w:val="da-DK"/>
        </w:rPr>
        <w:t>Đặc điểm</w:t>
      </w:r>
      <w:r w:rsidR="00B7137A" w:rsidRPr="00920004">
        <w:rPr>
          <w:b/>
          <w:lang w:val="da-DK"/>
        </w:rPr>
        <w:t xml:space="preserve"> của Apollo Client</w:t>
      </w:r>
      <w:r w:rsidRPr="00920004">
        <w:rPr>
          <w:b/>
          <w:lang w:val="da-DK"/>
        </w:rPr>
        <w:t>:</w:t>
      </w:r>
    </w:p>
    <w:p w14:paraId="24D418C0" w14:textId="415FB376" w:rsidR="00D27251" w:rsidRPr="00920004" w:rsidRDefault="00D27251">
      <w:pPr>
        <w:rPr>
          <w:lang w:val="en-US"/>
        </w:rPr>
      </w:pPr>
      <w:r w:rsidRPr="00920004">
        <w:rPr>
          <w:lang w:val="en-US"/>
        </w:rPr>
        <w:tab/>
        <w:t xml:space="preserve">- </w:t>
      </w:r>
      <w:r w:rsidRPr="00CF739D">
        <w:rPr>
          <w:lang w:val="en-US"/>
        </w:rPr>
        <w:t xml:space="preserve">Dễ dàng tích hợp với các frontend platform: </w:t>
      </w:r>
      <w:r w:rsidRPr="00920004">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sidRPr="00920004">
        <w:rPr>
          <w:lang w:val="en-US"/>
        </w:rPr>
        <w:t>.</w:t>
      </w:r>
    </w:p>
    <w:p w14:paraId="5431789B" w14:textId="6F3CC9EB" w:rsidR="00997C30" w:rsidRPr="00920004" w:rsidRDefault="002A795B">
      <w:pPr>
        <w:rPr>
          <w:lang w:val="en-US"/>
        </w:rPr>
      </w:pPr>
      <w:r w:rsidRPr="00920004">
        <w:rPr>
          <w:lang w:val="en-US"/>
        </w:rPr>
        <w:tab/>
        <w:t xml:space="preserve">- </w:t>
      </w:r>
      <w:r w:rsidRPr="00CF739D">
        <w:rPr>
          <w:lang w:val="en-US"/>
        </w:rPr>
        <w:t xml:space="preserve">Giúp kiểm soát và hiểu được cách ứng dụng hoạt động: </w:t>
      </w:r>
      <w:r w:rsidRPr="00920004">
        <w:rPr>
          <w:lang w:val="en-US"/>
        </w:rPr>
        <w:t xml:space="preserve">Bằng cách sử dụng cú pháp truy vấn của GraphQL nên việc sử dụng đơn giản. Nhờ đó, </w:t>
      </w:r>
      <w:del w:id="1532" w:author="phuong vu" w:date="2018-12-02T08:44:00Z">
        <w:r w:rsidRPr="00920004" w:rsidDel="00096614">
          <w:rPr>
            <w:lang w:val="en-US"/>
          </w:rPr>
          <w:delText xml:space="preserve">ta </w:delText>
        </w:r>
      </w:del>
      <w:ins w:id="1533" w:author="phuong vu" w:date="2018-12-02T08:44:00Z">
        <w:r w:rsidR="00096614">
          <w:rPr>
            <w:lang w:val="en-US"/>
          </w:rPr>
          <w:t>người sử dụng</w:t>
        </w:r>
        <w:r w:rsidR="00096614" w:rsidRPr="00920004">
          <w:rPr>
            <w:lang w:val="en-US"/>
          </w:rPr>
          <w:t xml:space="preserve"> </w:t>
        </w:r>
      </w:ins>
      <w:r w:rsidRPr="00920004">
        <w:rPr>
          <w:lang w:val="en-US"/>
        </w:rPr>
        <w:t xml:space="preserve">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w:t>
      </w:r>
      <w:del w:id="1534" w:author="phuong vu" w:date="2018-12-02T08:44:00Z">
        <w:r w:rsidRPr="00920004" w:rsidDel="00096614">
          <w:rPr>
            <w:lang w:val="en-US"/>
          </w:rPr>
          <w:delText xml:space="preserve">mà ta cần </w:delText>
        </w:r>
      </w:del>
      <w:r w:rsidRPr="00920004">
        <w:rPr>
          <w:lang w:val="en-US"/>
        </w:rPr>
        <w:t>sử dụng.</w:t>
      </w:r>
      <w:bookmarkEnd w:id="1513"/>
    </w:p>
    <w:p w14:paraId="24C1EDC1" w14:textId="097B4ADD" w:rsidR="0073559F" w:rsidRPr="00CF739D" w:rsidRDefault="00D33C95" w:rsidP="00373334">
      <w:pPr>
        <w:pStyle w:val="Heading2"/>
        <w:rPr>
          <w:lang w:val="en-US"/>
        </w:rPr>
        <w:pPrChange w:id="1535" w:author="phuong vu" w:date="2018-12-02T09:08:00Z">
          <w:pPr>
            <w:pStyle w:val="Heading2"/>
            <w:spacing w:before="240" w:line="0" w:lineRule="atLeast"/>
          </w:pPr>
        </w:pPrChange>
      </w:pPr>
      <w:bookmarkStart w:id="1536" w:name="_Toc531502256"/>
      <w:r w:rsidRPr="00CF739D">
        <w:rPr>
          <w:lang w:val="en-US"/>
        </w:rPr>
        <w:t>H</w:t>
      </w:r>
      <w:r w:rsidR="001F5B63" w:rsidRPr="00CF739D">
        <w:rPr>
          <w:lang w:val="en-US"/>
        </w:rPr>
        <w:t>àng đợi nhiều trạm phục vụ</w:t>
      </w:r>
      <w:bookmarkEnd w:id="1536"/>
    </w:p>
    <w:p w14:paraId="3C20DF2B" w14:textId="2D760CAD" w:rsidR="004A577F" w:rsidRPr="00920004" w:rsidRDefault="004A577F" w:rsidP="00CF739D">
      <w:pPr>
        <w:ind w:firstLine="662"/>
        <w:rPr>
          <w:lang w:val="en-US"/>
        </w:rPr>
      </w:pPr>
      <w:r w:rsidRPr="00920004">
        <w:rPr>
          <w:lang w:val="en-US"/>
        </w:rPr>
        <w:t xml:space="preserve">Hàng đợi là một </w:t>
      </w:r>
      <w:r w:rsidR="005D5145" w:rsidRPr="00920004">
        <w:rPr>
          <w:lang w:val="en-US"/>
        </w:rPr>
        <w:t xml:space="preserve">mô hình được áp dụng phổ biến trong cuộc sống. Hàng đợi là cách sắp xếp mọi thứ theo một trình tự có một đầu nhận dữ liệu vào và một đầu xử lí và trả dữ liệu đi. </w:t>
      </w:r>
    </w:p>
    <w:p w14:paraId="24D113A1" w14:textId="1433662B" w:rsidR="005D5145" w:rsidRPr="00920004" w:rsidRDefault="005D5145" w:rsidP="00CF739D">
      <w:pPr>
        <w:ind w:firstLine="662"/>
        <w:rPr>
          <w:lang w:val="en-US"/>
        </w:rPr>
      </w:pPr>
      <w:r w:rsidRPr="00920004">
        <w:rPr>
          <w:lang w:val="en-US"/>
        </w:rPr>
        <w:lastRenderedPageBreak/>
        <w:t xml:space="preserve">Đó là cách cách hoạt động của một hàng đợi chỉ với một trạm phục vụ. Để phục vụ, xử lí nhanh </w:t>
      </w:r>
      <w:r w:rsidR="00184C15" w:rsidRPr="00920004">
        <w:rPr>
          <w:lang w:val="en-US"/>
        </w:rPr>
        <w:t>cho</w:t>
      </w:r>
      <w:r w:rsidRPr="00920004">
        <w:rPr>
          <w:lang w:val="en-US"/>
        </w:rPr>
        <w:t>ng, ta thường đặt ra nhiều trạm phục vụ cùng lúc một để tiết kiệm thời gian.</w:t>
      </w:r>
    </w:p>
    <w:p w14:paraId="55985834" w14:textId="77777777" w:rsidR="005D5145" w:rsidRPr="00920004" w:rsidRDefault="005D5145" w:rsidP="00CF739D">
      <w:pPr>
        <w:keepNext/>
        <w:spacing w:before="240" w:line="0" w:lineRule="atLeast"/>
        <w:ind w:firstLine="720"/>
        <w:jc w:val="center"/>
      </w:pPr>
      <w:r w:rsidRPr="00CF739D">
        <w:rPr>
          <w:noProof/>
          <w:lang w:val="en-US"/>
        </w:rPr>
        <w:drawing>
          <wp:inline distT="0" distB="0" distL="0" distR="0" wp14:anchorId="76E03745" wp14:editId="43E940BC">
            <wp:extent cx="3601720" cy="2019935"/>
            <wp:effectExtent l="0" t="0" r="0" b="0"/>
            <wp:docPr id="30" name="Picture 30" descr="Káº¿t quáº£ hÃ¬nh áº£nh cho queueing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queueing theory"/>
                    <pic:cNvPicPr>
                      <a:picLocks noChangeAspect="1" noChangeArrowheads="1"/>
                    </pic:cNvPicPr>
                  </pic:nvPicPr>
                  <pic:blipFill>
                    <a:blip r:embed="rId46">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01720" cy="2019935"/>
                    </a:xfrm>
                    <a:prstGeom prst="rect">
                      <a:avLst/>
                    </a:prstGeom>
                    <a:noFill/>
                    <a:ln>
                      <a:noFill/>
                    </a:ln>
                  </pic:spPr>
                </pic:pic>
              </a:graphicData>
            </a:graphic>
          </wp:inline>
        </w:drawing>
      </w:r>
    </w:p>
    <w:p w14:paraId="2FD0F8F4" w14:textId="186C8FAE" w:rsidR="005D5145" w:rsidRPr="00CF739D" w:rsidRDefault="005D5145" w:rsidP="00CF739D">
      <w:pPr>
        <w:pStyle w:val="Caption"/>
      </w:pPr>
      <w:bookmarkStart w:id="1537" w:name="_Toc531380477"/>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2</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5</w:t>
      </w:r>
      <w:r w:rsidR="00EF3636" w:rsidRPr="00CF739D">
        <w:fldChar w:fldCharType="end"/>
      </w:r>
      <w:r w:rsidRPr="00CF739D">
        <w:t xml:space="preserve"> Mô phỏng hàng đợi nhiều trạm phục vụ</w:t>
      </w:r>
      <w:bookmarkEnd w:id="1537"/>
    </w:p>
    <w:p w14:paraId="6FD3BFB0" w14:textId="3AF01AEE" w:rsidR="005D7B98" w:rsidRPr="00920004" w:rsidRDefault="005D7B98" w:rsidP="00CF739D">
      <w:pPr>
        <w:spacing w:before="240" w:line="0" w:lineRule="atLeast"/>
        <w:ind w:firstLine="720"/>
        <w:rPr>
          <w:b/>
          <w:lang w:val="da-DK"/>
        </w:rPr>
      </w:pPr>
      <w:r w:rsidRPr="00920004">
        <w:rPr>
          <w:b/>
          <w:lang w:val="da-DK"/>
        </w:rPr>
        <w:t>Đặc điểm</w:t>
      </w:r>
      <w:r w:rsidR="00B7137A" w:rsidRPr="00920004">
        <w:rPr>
          <w:b/>
          <w:lang w:val="da-DK"/>
        </w:rPr>
        <w:t xml:space="preserve"> của hàng đợi nhiều trạm phục vụ</w:t>
      </w:r>
      <w:r w:rsidRPr="00920004">
        <w:rPr>
          <w:b/>
          <w:lang w:val="da-DK"/>
        </w:rPr>
        <w:t>:</w:t>
      </w:r>
    </w:p>
    <w:p w14:paraId="79915744" w14:textId="77777777" w:rsidR="00165603" w:rsidRPr="00CF739D" w:rsidRDefault="005D7B98" w:rsidP="00CF739D">
      <w:pPr>
        <w:ind w:firstLine="720"/>
      </w:pPr>
      <w:r w:rsidRPr="00CF739D">
        <w:t>- Hỗ trợ đơn giản trong việc quản lí: Trong nhiều trường hợp với số lượng việc cần xử lí lớn thì hàng đợi là cách được xem tốt nhất. Nó giúp mọi thứ có trình tự xử lí, tránh thiếu sót.</w:t>
      </w:r>
    </w:p>
    <w:p w14:paraId="1B8BA1BD" w14:textId="79318442" w:rsidR="00B7137A" w:rsidRDefault="00165603" w:rsidP="00D72BF9">
      <w:pPr>
        <w:ind w:firstLine="720"/>
      </w:pPr>
      <w:r w:rsidRPr="00CF739D">
        <w:t xml:space="preserve">- Nhiều hình thức xử lí hàng đơi: </w:t>
      </w:r>
      <w:r w:rsidR="000F4CE0" w:rsidRPr="00CF739D">
        <w:t>Phổ biến nhất là FIFO hay FCFS. Trong vài trường hợp công việc có các mức độ ưu tiên khác nhau, ta có hàng đợi có độ tiên. Ở đó, các công việc được sắp xếp theo độ ưu tiên của chúng tùy theo mục đích sử dụng.</w:t>
      </w:r>
    </w:p>
    <w:p w14:paraId="7BABC9B7" w14:textId="77777777" w:rsidR="00B5490C" w:rsidRPr="00920004" w:rsidRDefault="00B5490C" w:rsidP="00CF739D">
      <w:pPr>
        <w:ind w:firstLine="720"/>
      </w:pPr>
    </w:p>
    <w:p w14:paraId="5533BE8F" w14:textId="318253E0" w:rsidR="00B7137A" w:rsidRPr="00920004" w:rsidRDefault="00B7137A" w:rsidP="00CF739D">
      <w:pPr>
        <w:spacing w:before="240" w:line="0" w:lineRule="atLeast"/>
        <w:ind w:firstLine="720"/>
        <w:rPr>
          <w:b/>
          <w:lang w:val="da-DK"/>
        </w:rPr>
      </w:pPr>
      <w:r w:rsidRPr="00920004">
        <w:rPr>
          <w:b/>
          <w:lang w:val="da-DK"/>
        </w:rPr>
        <w:t>Ứng dụng của hàng đợi nhiều trạm phục vụ trong đề tài:</w:t>
      </w:r>
    </w:p>
    <w:p w14:paraId="72D74FE5" w14:textId="08FD53C1" w:rsidR="00C557CE" w:rsidRPr="003F593C" w:rsidRDefault="003F593C" w:rsidP="003F593C">
      <w:pPr>
        <w:spacing w:after="160" w:line="259" w:lineRule="auto"/>
        <w:contextualSpacing w:val="0"/>
        <w:jc w:val="left"/>
        <w:rPr>
          <w:lang w:val="en-US"/>
          <w:rPrChange w:id="1538" w:author="phuong vu" w:date="2018-12-02T08:45:00Z">
            <w:rPr/>
          </w:rPrChange>
        </w:rPr>
        <w:pPrChange w:id="1539" w:author="phuong vu" w:date="2018-12-02T08:45:00Z">
          <w:pPr>
            <w:spacing w:before="240" w:line="0" w:lineRule="atLeast"/>
            <w:jc w:val="left"/>
          </w:pPr>
        </w:pPrChange>
      </w:pPr>
      <w:ins w:id="1540" w:author="phuong vu" w:date="2018-12-02T08:45:00Z">
        <w:r>
          <w:rPr>
            <w:lang w:val="en-US"/>
          </w:rPr>
          <w:br w:type="page"/>
        </w:r>
      </w:ins>
      <w:del w:id="1541" w:author="phuong vu" w:date="2018-12-02T08:45:00Z">
        <w:r w:rsidR="00C557CE" w:rsidRPr="00CF739D" w:rsidDel="003F593C">
          <w:br w:type="page"/>
        </w:r>
      </w:del>
    </w:p>
    <w:p w14:paraId="568271F3" w14:textId="2AD19F26" w:rsidR="00F05D3D" w:rsidRPr="00CF739D" w:rsidRDefault="00C774DC" w:rsidP="00CF739D">
      <w:pPr>
        <w:pStyle w:val="Heading1"/>
        <w:spacing w:before="240" w:line="0" w:lineRule="atLeast"/>
        <w:ind w:firstLine="0"/>
        <w:rPr>
          <w:rFonts w:cstheme="majorHAnsi"/>
        </w:rPr>
      </w:pPr>
      <w:bookmarkStart w:id="1542" w:name="_Toc530658318"/>
      <w:bookmarkStart w:id="1543" w:name="_Toc530662042"/>
      <w:bookmarkStart w:id="1544" w:name="_Toc530662509"/>
      <w:bookmarkStart w:id="1545" w:name="_Toc531009434"/>
      <w:bookmarkStart w:id="1546" w:name="_Toc531101669"/>
      <w:bookmarkStart w:id="1547" w:name="_Toc531102617"/>
      <w:bookmarkStart w:id="1548" w:name="_Toc531358856"/>
      <w:bookmarkStart w:id="1549" w:name="_Toc531359837"/>
      <w:bookmarkStart w:id="1550" w:name="_Toc531380679"/>
      <w:bookmarkStart w:id="1551" w:name="_Toc530658319"/>
      <w:bookmarkStart w:id="1552" w:name="_Toc530662043"/>
      <w:bookmarkStart w:id="1553" w:name="_Toc530662510"/>
      <w:bookmarkStart w:id="1554" w:name="_Toc531009435"/>
      <w:bookmarkStart w:id="1555" w:name="_Toc531101670"/>
      <w:bookmarkStart w:id="1556" w:name="_Toc531102618"/>
      <w:bookmarkStart w:id="1557" w:name="_Toc531358857"/>
      <w:bookmarkStart w:id="1558" w:name="_Toc531359838"/>
      <w:bookmarkStart w:id="1559" w:name="_Toc531380680"/>
      <w:bookmarkStart w:id="1560" w:name="_Toc530658320"/>
      <w:bookmarkStart w:id="1561" w:name="_Toc530662044"/>
      <w:bookmarkStart w:id="1562" w:name="_Toc530662511"/>
      <w:bookmarkStart w:id="1563" w:name="_Toc531009436"/>
      <w:bookmarkStart w:id="1564" w:name="_Toc531101671"/>
      <w:bookmarkStart w:id="1565" w:name="_Toc531102619"/>
      <w:bookmarkStart w:id="1566" w:name="_Toc531358858"/>
      <w:bookmarkStart w:id="1567" w:name="_Toc531359839"/>
      <w:bookmarkStart w:id="1568" w:name="_Toc531380681"/>
      <w:bookmarkStart w:id="1569" w:name="_Toc530658321"/>
      <w:bookmarkStart w:id="1570" w:name="_Toc530662045"/>
      <w:bookmarkStart w:id="1571" w:name="_Toc530662512"/>
      <w:bookmarkStart w:id="1572" w:name="_Toc531009437"/>
      <w:bookmarkStart w:id="1573" w:name="_Toc531101672"/>
      <w:bookmarkStart w:id="1574" w:name="_Toc531102620"/>
      <w:bookmarkStart w:id="1575" w:name="_Toc531358859"/>
      <w:bookmarkStart w:id="1576" w:name="_Toc531359840"/>
      <w:bookmarkStart w:id="1577" w:name="_Toc531380682"/>
      <w:bookmarkStart w:id="1578" w:name="_Toc530658322"/>
      <w:bookmarkStart w:id="1579" w:name="_Toc530662046"/>
      <w:bookmarkStart w:id="1580" w:name="_Toc530662513"/>
      <w:bookmarkStart w:id="1581" w:name="_Toc531009438"/>
      <w:bookmarkStart w:id="1582" w:name="_Toc531101673"/>
      <w:bookmarkStart w:id="1583" w:name="_Toc531102621"/>
      <w:bookmarkStart w:id="1584" w:name="_Toc531358860"/>
      <w:bookmarkStart w:id="1585" w:name="_Toc531359841"/>
      <w:bookmarkStart w:id="1586" w:name="_Toc531380683"/>
      <w:bookmarkStart w:id="1587" w:name="_Toc530658323"/>
      <w:bookmarkStart w:id="1588" w:name="_Toc530662047"/>
      <w:bookmarkStart w:id="1589" w:name="_Toc530662514"/>
      <w:bookmarkStart w:id="1590" w:name="_Toc531009439"/>
      <w:bookmarkStart w:id="1591" w:name="_Toc531101674"/>
      <w:bookmarkStart w:id="1592" w:name="_Toc531102622"/>
      <w:bookmarkStart w:id="1593" w:name="_Toc531358861"/>
      <w:bookmarkStart w:id="1594" w:name="_Toc531359842"/>
      <w:bookmarkStart w:id="1595" w:name="_Toc531380684"/>
      <w:bookmarkStart w:id="1596" w:name="_Toc530658324"/>
      <w:bookmarkStart w:id="1597" w:name="_Toc530662048"/>
      <w:bookmarkStart w:id="1598" w:name="_Toc530662515"/>
      <w:bookmarkStart w:id="1599" w:name="_Toc531009440"/>
      <w:bookmarkStart w:id="1600" w:name="_Toc531101675"/>
      <w:bookmarkStart w:id="1601" w:name="_Toc531102623"/>
      <w:bookmarkStart w:id="1602" w:name="_Toc531358862"/>
      <w:bookmarkStart w:id="1603" w:name="_Toc531359843"/>
      <w:bookmarkStart w:id="1604" w:name="_Toc531380685"/>
      <w:bookmarkStart w:id="1605" w:name="_Toc530658325"/>
      <w:bookmarkStart w:id="1606" w:name="_Toc530662049"/>
      <w:bookmarkStart w:id="1607" w:name="_Toc530662516"/>
      <w:bookmarkStart w:id="1608" w:name="_Toc531009441"/>
      <w:bookmarkStart w:id="1609" w:name="_Toc531101676"/>
      <w:bookmarkStart w:id="1610" w:name="_Toc531102624"/>
      <w:bookmarkStart w:id="1611" w:name="_Toc531358863"/>
      <w:bookmarkStart w:id="1612" w:name="_Toc531359844"/>
      <w:bookmarkStart w:id="1613" w:name="_Toc531380686"/>
      <w:bookmarkStart w:id="1614" w:name="_Toc530658326"/>
      <w:bookmarkStart w:id="1615" w:name="_Toc530662050"/>
      <w:bookmarkStart w:id="1616" w:name="_Toc530662517"/>
      <w:bookmarkStart w:id="1617" w:name="_Toc531009442"/>
      <w:bookmarkStart w:id="1618" w:name="_Toc531101677"/>
      <w:bookmarkStart w:id="1619" w:name="_Toc531102625"/>
      <w:bookmarkStart w:id="1620" w:name="_Toc531358864"/>
      <w:bookmarkStart w:id="1621" w:name="_Toc531359845"/>
      <w:bookmarkStart w:id="1622" w:name="_Toc531380687"/>
      <w:bookmarkStart w:id="1623" w:name="_Toc530658327"/>
      <w:bookmarkStart w:id="1624" w:name="_Toc530662051"/>
      <w:bookmarkStart w:id="1625" w:name="_Toc530662518"/>
      <w:bookmarkStart w:id="1626" w:name="_Toc531009443"/>
      <w:bookmarkStart w:id="1627" w:name="_Toc531101678"/>
      <w:bookmarkStart w:id="1628" w:name="_Toc531102626"/>
      <w:bookmarkStart w:id="1629" w:name="_Toc531358865"/>
      <w:bookmarkStart w:id="1630" w:name="_Toc531359846"/>
      <w:bookmarkStart w:id="1631" w:name="_Toc531380688"/>
      <w:bookmarkStart w:id="1632" w:name="_Toc530658328"/>
      <w:bookmarkStart w:id="1633" w:name="_Toc530662052"/>
      <w:bookmarkStart w:id="1634" w:name="_Toc530662519"/>
      <w:bookmarkStart w:id="1635" w:name="_Toc531009444"/>
      <w:bookmarkStart w:id="1636" w:name="_Toc531101679"/>
      <w:bookmarkStart w:id="1637" w:name="_Toc531102627"/>
      <w:bookmarkStart w:id="1638" w:name="_Toc531358866"/>
      <w:bookmarkStart w:id="1639" w:name="_Toc531359847"/>
      <w:bookmarkStart w:id="1640" w:name="_Toc531380689"/>
      <w:bookmarkStart w:id="1641" w:name="_Toc530658329"/>
      <w:bookmarkStart w:id="1642" w:name="_Toc530662053"/>
      <w:bookmarkStart w:id="1643" w:name="_Toc530662520"/>
      <w:bookmarkStart w:id="1644" w:name="_Toc531009445"/>
      <w:bookmarkStart w:id="1645" w:name="_Toc531101680"/>
      <w:bookmarkStart w:id="1646" w:name="_Toc531102628"/>
      <w:bookmarkStart w:id="1647" w:name="_Toc531358867"/>
      <w:bookmarkStart w:id="1648" w:name="_Toc531359848"/>
      <w:bookmarkStart w:id="1649" w:name="_Toc531380690"/>
      <w:bookmarkStart w:id="1650" w:name="_Toc530658330"/>
      <w:bookmarkStart w:id="1651" w:name="_Toc530662054"/>
      <w:bookmarkStart w:id="1652" w:name="_Toc530662521"/>
      <w:bookmarkStart w:id="1653" w:name="_Toc531009446"/>
      <w:bookmarkStart w:id="1654" w:name="_Toc531101681"/>
      <w:bookmarkStart w:id="1655" w:name="_Toc531102629"/>
      <w:bookmarkStart w:id="1656" w:name="_Toc531358868"/>
      <w:bookmarkStart w:id="1657" w:name="_Toc531359849"/>
      <w:bookmarkStart w:id="1658" w:name="_Toc531380691"/>
      <w:bookmarkStart w:id="1659" w:name="_Toc530658331"/>
      <w:bookmarkStart w:id="1660" w:name="_Toc530662055"/>
      <w:bookmarkStart w:id="1661" w:name="_Toc530662522"/>
      <w:bookmarkStart w:id="1662" w:name="_Toc531009447"/>
      <w:bookmarkStart w:id="1663" w:name="_Toc531101682"/>
      <w:bookmarkStart w:id="1664" w:name="_Toc531102630"/>
      <w:bookmarkStart w:id="1665" w:name="_Toc531358869"/>
      <w:bookmarkStart w:id="1666" w:name="_Toc531359850"/>
      <w:bookmarkStart w:id="1667" w:name="_Toc531380692"/>
      <w:bookmarkStart w:id="1668" w:name="_Toc530658332"/>
      <w:bookmarkStart w:id="1669" w:name="_Toc530662056"/>
      <w:bookmarkStart w:id="1670" w:name="_Toc530662523"/>
      <w:bookmarkStart w:id="1671" w:name="_Toc531009448"/>
      <w:bookmarkStart w:id="1672" w:name="_Toc531101683"/>
      <w:bookmarkStart w:id="1673" w:name="_Toc531102631"/>
      <w:bookmarkStart w:id="1674" w:name="_Toc531358870"/>
      <w:bookmarkStart w:id="1675" w:name="_Toc531359851"/>
      <w:bookmarkStart w:id="1676" w:name="_Toc531380693"/>
      <w:bookmarkStart w:id="1677" w:name="_Toc530658333"/>
      <w:bookmarkStart w:id="1678" w:name="_Toc530662057"/>
      <w:bookmarkStart w:id="1679" w:name="_Toc530662524"/>
      <w:bookmarkStart w:id="1680" w:name="_Toc531009449"/>
      <w:bookmarkStart w:id="1681" w:name="_Toc531101684"/>
      <w:bookmarkStart w:id="1682" w:name="_Toc531102632"/>
      <w:bookmarkStart w:id="1683" w:name="_Toc531358871"/>
      <w:bookmarkStart w:id="1684" w:name="_Toc531359852"/>
      <w:bookmarkStart w:id="1685" w:name="_Toc531380694"/>
      <w:bookmarkStart w:id="1686" w:name="_Toc530658334"/>
      <w:bookmarkStart w:id="1687" w:name="_Toc530662058"/>
      <w:bookmarkStart w:id="1688" w:name="_Toc530662525"/>
      <w:bookmarkStart w:id="1689" w:name="_Toc531009450"/>
      <w:bookmarkStart w:id="1690" w:name="_Toc531101685"/>
      <w:bookmarkStart w:id="1691" w:name="_Toc531102633"/>
      <w:bookmarkStart w:id="1692" w:name="_Toc531358872"/>
      <w:bookmarkStart w:id="1693" w:name="_Toc531359853"/>
      <w:bookmarkStart w:id="1694" w:name="_Toc531380695"/>
      <w:bookmarkStart w:id="1695" w:name="_Toc530658375"/>
      <w:bookmarkStart w:id="1696" w:name="_Toc530662099"/>
      <w:bookmarkStart w:id="1697" w:name="_Toc530662566"/>
      <w:bookmarkStart w:id="1698" w:name="_Toc531009491"/>
      <w:bookmarkStart w:id="1699" w:name="_Toc531101726"/>
      <w:bookmarkStart w:id="1700" w:name="_Toc531102674"/>
      <w:bookmarkStart w:id="1701" w:name="_Toc531358913"/>
      <w:bookmarkStart w:id="1702" w:name="_Toc531359894"/>
      <w:bookmarkStart w:id="1703" w:name="_Toc531380736"/>
      <w:bookmarkStart w:id="1704" w:name="_Toc530658376"/>
      <w:bookmarkStart w:id="1705" w:name="_Toc530662100"/>
      <w:bookmarkStart w:id="1706" w:name="_Toc530662567"/>
      <w:bookmarkStart w:id="1707" w:name="_Toc531009492"/>
      <w:bookmarkStart w:id="1708" w:name="_Toc531101727"/>
      <w:bookmarkStart w:id="1709" w:name="_Toc531102675"/>
      <w:bookmarkStart w:id="1710" w:name="_Toc531358914"/>
      <w:bookmarkStart w:id="1711" w:name="_Toc531359895"/>
      <w:bookmarkStart w:id="1712" w:name="_Toc531380737"/>
      <w:bookmarkStart w:id="1713" w:name="_Toc530658377"/>
      <w:bookmarkStart w:id="1714" w:name="_Toc530662101"/>
      <w:bookmarkStart w:id="1715" w:name="_Toc530662568"/>
      <w:bookmarkStart w:id="1716" w:name="_Toc531009493"/>
      <w:bookmarkStart w:id="1717" w:name="_Toc531101728"/>
      <w:bookmarkStart w:id="1718" w:name="_Toc531102676"/>
      <w:bookmarkStart w:id="1719" w:name="_Toc531358915"/>
      <w:bookmarkStart w:id="1720" w:name="_Toc531359896"/>
      <w:bookmarkStart w:id="1721" w:name="_Toc531380738"/>
      <w:bookmarkStart w:id="1722" w:name="_Toc530658378"/>
      <w:bookmarkStart w:id="1723" w:name="_Toc530662102"/>
      <w:bookmarkStart w:id="1724" w:name="_Toc530662569"/>
      <w:bookmarkStart w:id="1725" w:name="_Toc531009494"/>
      <w:bookmarkStart w:id="1726" w:name="_Toc531101729"/>
      <w:bookmarkStart w:id="1727" w:name="_Toc531102677"/>
      <w:bookmarkStart w:id="1728" w:name="_Toc531358916"/>
      <w:bookmarkStart w:id="1729" w:name="_Toc531359897"/>
      <w:bookmarkStart w:id="1730" w:name="_Toc531380739"/>
      <w:bookmarkStart w:id="1731" w:name="_Toc530658379"/>
      <w:bookmarkStart w:id="1732" w:name="_Toc530662103"/>
      <w:bookmarkStart w:id="1733" w:name="_Toc530662570"/>
      <w:bookmarkStart w:id="1734" w:name="_Toc531009495"/>
      <w:bookmarkStart w:id="1735" w:name="_Toc531101730"/>
      <w:bookmarkStart w:id="1736" w:name="_Toc531102678"/>
      <w:bookmarkStart w:id="1737" w:name="_Toc531358917"/>
      <w:bookmarkStart w:id="1738" w:name="_Toc531359898"/>
      <w:bookmarkStart w:id="1739" w:name="_Toc531380740"/>
      <w:bookmarkStart w:id="1740" w:name="_Toc530658380"/>
      <w:bookmarkStart w:id="1741" w:name="_Toc530662104"/>
      <w:bookmarkStart w:id="1742" w:name="_Toc530662571"/>
      <w:bookmarkStart w:id="1743" w:name="_Toc531009496"/>
      <w:bookmarkStart w:id="1744" w:name="_Toc531101731"/>
      <w:bookmarkStart w:id="1745" w:name="_Toc531102679"/>
      <w:bookmarkStart w:id="1746" w:name="_Toc531358918"/>
      <w:bookmarkStart w:id="1747" w:name="_Toc531359899"/>
      <w:bookmarkStart w:id="1748" w:name="_Toc531380741"/>
      <w:bookmarkStart w:id="1749" w:name="_Toc530658381"/>
      <w:bookmarkStart w:id="1750" w:name="_Toc530662105"/>
      <w:bookmarkStart w:id="1751" w:name="_Toc530662572"/>
      <w:bookmarkStart w:id="1752" w:name="_Toc531009497"/>
      <w:bookmarkStart w:id="1753" w:name="_Toc531101732"/>
      <w:bookmarkStart w:id="1754" w:name="_Toc531102680"/>
      <w:bookmarkStart w:id="1755" w:name="_Toc531358919"/>
      <w:bookmarkStart w:id="1756" w:name="_Toc531359900"/>
      <w:bookmarkStart w:id="1757" w:name="_Toc531380742"/>
      <w:bookmarkStart w:id="1758" w:name="_Toc530658382"/>
      <w:bookmarkStart w:id="1759" w:name="_Toc530662106"/>
      <w:bookmarkStart w:id="1760" w:name="_Toc530662573"/>
      <w:bookmarkStart w:id="1761" w:name="_Toc531009498"/>
      <w:bookmarkStart w:id="1762" w:name="_Toc531101733"/>
      <w:bookmarkStart w:id="1763" w:name="_Toc531102681"/>
      <w:bookmarkStart w:id="1764" w:name="_Toc531358920"/>
      <w:bookmarkStart w:id="1765" w:name="_Toc531359901"/>
      <w:bookmarkStart w:id="1766" w:name="_Toc531380743"/>
      <w:bookmarkStart w:id="1767" w:name="_Toc530658388"/>
      <w:bookmarkStart w:id="1768" w:name="_Toc530662112"/>
      <w:bookmarkStart w:id="1769" w:name="_Toc530662579"/>
      <w:bookmarkStart w:id="1770" w:name="_Toc531009504"/>
      <w:bookmarkStart w:id="1771" w:name="_Toc531101739"/>
      <w:bookmarkStart w:id="1772" w:name="_Toc531102687"/>
      <w:bookmarkStart w:id="1773" w:name="_Toc531358926"/>
      <w:bookmarkStart w:id="1774" w:name="_Toc531359907"/>
      <w:bookmarkStart w:id="1775" w:name="_Toc531380749"/>
      <w:bookmarkStart w:id="1776" w:name="_Toc530658389"/>
      <w:bookmarkStart w:id="1777" w:name="_Toc530662113"/>
      <w:bookmarkStart w:id="1778" w:name="_Toc530662580"/>
      <w:bookmarkStart w:id="1779" w:name="_Toc531009505"/>
      <w:bookmarkStart w:id="1780" w:name="_Toc531101740"/>
      <w:bookmarkStart w:id="1781" w:name="_Toc531102688"/>
      <w:bookmarkStart w:id="1782" w:name="_Toc531358927"/>
      <w:bookmarkStart w:id="1783" w:name="_Toc531359908"/>
      <w:bookmarkStart w:id="1784" w:name="_Toc531380750"/>
      <w:bookmarkStart w:id="1785" w:name="_Toc530658390"/>
      <w:bookmarkStart w:id="1786" w:name="_Toc530662114"/>
      <w:bookmarkStart w:id="1787" w:name="_Toc530662581"/>
      <w:bookmarkStart w:id="1788" w:name="_Toc531009506"/>
      <w:bookmarkStart w:id="1789" w:name="_Toc531101741"/>
      <w:bookmarkStart w:id="1790" w:name="_Toc531102689"/>
      <w:bookmarkStart w:id="1791" w:name="_Toc531358928"/>
      <w:bookmarkStart w:id="1792" w:name="_Toc531359909"/>
      <w:bookmarkStart w:id="1793" w:name="_Toc531380751"/>
      <w:bookmarkStart w:id="1794" w:name="_Toc530658421"/>
      <w:bookmarkStart w:id="1795" w:name="_Toc530662145"/>
      <w:bookmarkStart w:id="1796" w:name="_Toc530662612"/>
      <w:bookmarkStart w:id="1797" w:name="_Toc531009537"/>
      <w:bookmarkStart w:id="1798" w:name="_Toc531101772"/>
      <w:bookmarkStart w:id="1799" w:name="_Toc531102720"/>
      <w:bookmarkStart w:id="1800" w:name="_Toc531358959"/>
      <w:bookmarkStart w:id="1801" w:name="_Toc531359940"/>
      <w:bookmarkStart w:id="1802" w:name="_Toc531380782"/>
      <w:bookmarkStart w:id="1803" w:name="_Toc530658422"/>
      <w:bookmarkStart w:id="1804" w:name="_Toc530662146"/>
      <w:bookmarkStart w:id="1805" w:name="_Toc530662613"/>
      <w:bookmarkStart w:id="1806" w:name="_Toc531009538"/>
      <w:bookmarkStart w:id="1807" w:name="_Toc531101773"/>
      <w:bookmarkStart w:id="1808" w:name="_Toc531102721"/>
      <w:bookmarkStart w:id="1809" w:name="_Toc531358960"/>
      <w:bookmarkStart w:id="1810" w:name="_Toc531359941"/>
      <w:bookmarkStart w:id="1811" w:name="_Toc531380783"/>
      <w:bookmarkStart w:id="1812" w:name="_Toc530658451"/>
      <w:bookmarkStart w:id="1813" w:name="_Toc530662175"/>
      <w:bookmarkStart w:id="1814" w:name="_Toc530662642"/>
      <w:bookmarkStart w:id="1815" w:name="_Toc531009567"/>
      <w:bookmarkStart w:id="1816" w:name="_Toc531101802"/>
      <w:bookmarkStart w:id="1817" w:name="_Toc531102750"/>
      <w:bookmarkStart w:id="1818" w:name="_Toc531358989"/>
      <w:bookmarkStart w:id="1819" w:name="_Toc531359970"/>
      <w:bookmarkStart w:id="1820" w:name="_Toc531380812"/>
      <w:bookmarkStart w:id="1821" w:name="_Toc530658452"/>
      <w:bookmarkStart w:id="1822" w:name="_Toc530662176"/>
      <w:bookmarkStart w:id="1823" w:name="_Toc530662643"/>
      <w:bookmarkStart w:id="1824" w:name="_Toc531009568"/>
      <w:bookmarkStart w:id="1825" w:name="_Toc531101803"/>
      <w:bookmarkStart w:id="1826" w:name="_Toc531102751"/>
      <w:bookmarkStart w:id="1827" w:name="_Toc531358990"/>
      <w:bookmarkStart w:id="1828" w:name="_Toc531359971"/>
      <w:bookmarkStart w:id="1829" w:name="_Toc531380813"/>
      <w:bookmarkStart w:id="1830" w:name="_Toc530605662"/>
      <w:bookmarkStart w:id="1831" w:name="_Toc530657368"/>
      <w:bookmarkStart w:id="1832" w:name="_Toc530658483"/>
      <w:bookmarkStart w:id="1833" w:name="_Toc530662207"/>
      <w:bookmarkStart w:id="1834" w:name="_Toc530662674"/>
      <w:bookmarkStart w:id="1835" w:name="_Toc531009599"/>
      <w:bookmarkStart w:id="1836" w:name="_Toc531101834"/>
      <w:bookmarkStart w:id="1837" w:name="_Toc531102782"/>
      <w:bookmarkStart w:id="1838" w:name="_Toc531359021"/>
      <w:bookmarkStart w:id="1839" w:name="_Toc531360002"/>
      <w:bookmarkStart w:id="1840" w:name="_Toc531380844"/>
      <w:bookmarkStart w:id="1841" w:name="_Toc530658484"/>
      <w:bookmarkStart w:id="1842" w:name="_Toc530662208"/>
      <w:bookmarkStart w:id="1843" w:name="_Toc530662675"/>
      <w:bookmarkStart w:id="1844" w:name="_Toc531009600"/>
      <w:bookmarkStart w:id="1845" w:name="_Toc531101835"/>
      <w:bookmarkStart w:id="1846" w:name="_Toc531102783"/>
      <w:bookmarkStart w:id="1847" w:name="_Toc531359022"/>
      <w:bookmarkStart w:id="1848" w:name="_Toc531360003"/>
      <w:bookmarkStart w:id="1849" w:name="_Toc531380845"/>
      <w:bookmarkStart w:id="1850" w:name="_Toc530658523"/>
      <w:bookmarkStart w:id="1851" w:name="_Toc530662247"/>
      <w:bookmarkStart w:id="1852" w:name="_Toc530662714"/>
      <w:bookmarkStart w:id="1853" w:name="_Toc531009639"/>
      <w:bookmarkStart w:id="1854" w:name="_Toc531101874"/>
      <w:bookmarkStart w:id="1855" w:name="_Toc531102822"/>
      <w:bookmarkStart w:id="1856" w:name="_Toc531359061"/>
      <w:bookmarkStart w:id="1857" w:name="_Toc531360042"/>
      <w:bookmarkStart w:id="1858" w:name="_Toc531380884"/>
      <w:bookmarkStart w:id="1859" w:name="_Toc530658524"/>
      <w:bookmarkStart w:id="1860" w:name="_Toc530662248"/>
      <w:bookmarkStart w:id="1861" w:name="_Toc530662715"/>
      <w:bookmarkStart w:id="1862" w:name="_Toc531009640"/>
      <w:bookmarkStart w:id="1863" w:name="_Toc531101875"/>
      <w:bookmarkStart w:id="1864" w:name="_Toc531102823"/>
      <w:bookmarkStart w:id="1865" w:name="_Toc531359062"/>
      <w:bookmarkStart w:id="1866" w:name="_Toc531360043"/>
      <w:bookmarkStart w:id="1867" w:name="_Toc531380885"/>
      <w:bookmarkStart w:id="1868" w:name="_Toc530658549"/>
      <w:bookmarkStart w:id="1869" w:name="_Toc530662273"/>
      <w:bookmarkStart w:id="1870" w:name="_Toc530662740"/>
      <w:bookmarkStart w:id="1871" w:name="_Toc531009665"/>
      <w:bookmarkStart w:id="1872" w:name="_Toc531101900"/>
      <w:bookmarkStart w:id="1873" w:name="_Toc531102848"/>
      <w:bookmarkStart w:id="1874" w:name="_Toc531359087"/>
      <w:bookmarkStart w:id="1875" w:name="_Toc531360068"/>
      <w:bookmarkStart w:id="1876" w:name="_Toc531380910"/>
      <w:bookmarkStart w:id="1877" w:name="_Toc530658573"/>
      <w:bookmarkStart w:id="1878" w:name="_Toc530662297"/>
      <w:bookmarkStart w:id="1879" w:name="_Toc530662764"/>
      <w:bookmarkStart w:id="1880" w:name="_Toc531009689"/>
      <w:bookmarkStart w:id="1881" w:name="_Toc531101924"/>
      <w:bookmarkStart w:id="1882" w:name="_Toc531102872"/>
      <w:bookmarkStart w:id="1883" w:name="_Toc531359111"/>
      <w:bookmarkStart w:id="1884" w:name="_Toc531360092"/>
      <w:bookmarkStart w:id="1885" w:name="_Toc531380934"/>
      <w:bookmarkStart w:id="1886" w:name="_Toc530658574"/>
      <w:bookmarkStart w:id="1887" w:name="_Toc530662298"/>
      <w:bookmarkStart w:id="1888" w:name="_Toc530662765"/>
      <w:bookmarkStart w:id="1889" w:name="_Toc531009690"/>
      <w:bookmarkStart w:id="1890" w:name="_Toc531101925"/>
      <w:bookmarkStart w:id="1891" w:name="_Toc531102873"/>
      <w:bookmarkStart w:id="1892" w:name="_Toc531359112"/>
      <w:bookmarkStart w:id="1893" w:name="_Toc531360093"/>
      <w:bookmarkStart w:id="1894" w:name="_Toc531380935"/>
      <w:bookmarkStart w:id="1895" w:name="_Toc530658603"/>
      <w:bookmarkStart w:id="1896" w:name="_Toc530662327"/>
      <w:bookmarkStart w:id="1897" w:name="_Toc530662794"/>
      <w:bookmarkStart w:id="1898" w:name="_Toc531009719"/>
      <w:bookmarkStart w:id="1899" w:name="_Toc531101954"/>
      <w:bookmarkStart w:id="1900" w:name="_Toc531102902"/>
      <w:bookmarkStart w:id="1901" w:name="_Toc531359141"/>
      <w:bookmarkStart w:id="1902" w:name="_Toc531360122"/>
      <w:bookmarkStart w:id="1903" w:name="_Toc531380964"/>
      <w:bookmarkStart w:id="1904" w:name="_Toc530658604"/>
      <w:bookmarkStart w:id="1905" w:name="_Toc530662328"/>
      <w:bookmarkStart w:id="1906" w:name="_Toc530662795"/>
      <w:bookmarkStart w:id="1907" w:name="_Toc531009720"/>
      <w:bookmarkStart w:id="1908" w:name="_Toc531101955"/>
      <w:bookmarkStart w:id="1909" w:name="_Toc531102903"/>
      <w:bookmarkStart w:id="1910" w:name="_Toc531359142"/>
      <w:bookmarkStart w:id="1911" w:name="_Toc531360123"/>
      <w:bookmarkStart w:id="1912" w:name="_Toc531380965"/>
      <w:bookmarkStart w:id="1913" w:name="_Toc530658629"/>
      <w:bookmarkStart w:id="1914" w:name="_Toc530662353"/>
      <w:bookmarkStart w:id="1915" w:name="_Toc530662820"/>
      <w:bookmarkStart w:id="1916" w:name="_Toc531009745"/>
      <w:bookmarkStart w:id="1917" w:name="_Toc531101980"/>
      <w:bookmarkStart w:id="1918" w:name="_Toc531102928"/>
      <w:bookmarkStart w:id="1919" w:name="_Toc531359167"/>
      <w:bookmarkStart w:id="1920" w:name="_Toc531360148"/>
      <w:bookmarkStart w:id="1921" w:name="_Toc531380990"/>
      <w:bookmarkStart w:id="1922" w:name="_Toc530658630"/>
      <w:bookmarkStart w:id="1923" w:name="_Toc530662354"/>
      <w:bookmarkStart w:id="1924" w:name="_Toc530662821"/>
      <w:bookmarkStart w:id="1925" w:name="_Toc531009746"/>
      <w:bookmarkStart w:id="1926" w:name="_Toc531101981"/>
      <w:bookmarkStart w:id="1927" w:name="_Toc531102929"/>
      <w:bookmarkStart w:id="1928" w:name="_Toc531359168"/>
      <w:bookmarkStart w:id="1929" w:name="_Toc531360149"/>
      <w:bookmarkStart w:id="1930" w:name="_Toc531380991"/>
      <w:bookmarkStart w:id="1931" w:name="_Toc530658654"/>
      <w:bookmarkStart w:id="1932" w:name="_Toc530662378"/>
      <w:bookmarkStart w:id="1933" w:name="_Toc530662845"/>
      <w:bookmarkStart w:id="1934" w:name="_Toc531009770"/>
      <w:bookmarkStart w:id="1935" w:name="_Toc531102005"/>
      <w:bookmarkStart w:id="1936" w:name="_Toc531102953"/>
      <w:bookmarkStart w:id="1937" w:name="_Toc531359192"/>
      <w:bookmarkStart w:id="1938" w:name="_Toc531360173"/>
      <w:bookmarkStart w:id="1939" w:name="_Toc531381015"/>
      <w:bookmarkStart w:id="1940" w:name="_Toc530658655"/>
      <w:bookmarkStart w:id="1941" w:name="_Toc530662379"/>
      <w:bookmarkStart w:id="1942" w:name="_Toc530662846"/>
      <w:bookmarkStart w:id="1943" w:name="_Toc531009771"/>
      <w:bookmarkStart w:id="1944" w:name="_Toc531102006"/>
      <w:bookmarkStart w:id="1945" w:name="_Toc531102954"/>
      <w:bookmarkStart w:id="1946" w:name="_Toc531359193"/>
      <w:bookmarkStart w:id="1947" w:name="_Toc531360174"/>
      <w:bookmarkStart w:id="1948" w:name="_Toc531381016"/>
      <w:bookmarkStart w:id="1949" w:name="_Toc530658681"/>
      <w:bookmarkStart w:id="1950" w:name="_Toc530662405"/>
      <w:bookmarkStart w:id="1951" w:name="_Toc530662872"/>
      <w:bookmarkStart w:id="1952" w:name="_Toc531009797"/>
      <w:bookmarkStart w:id="1953" w:name="_Toc531102032"/>
      <w:bookmarkStart w:id="1954" w:name="_Toc531102980"/>
      <w:bookmarkStart w:id="1955" w:name="_Toc531359219"/>
      <w:bookmarkStart w:id="1956" w:name="_Toc531360200"/>
      <w:bookmarkStart w:id="1957" w:name="_Toc531381042"/>
      <w:bookmarkStart w:id="1958" w:name="_Toc529231143"/>
      <w:bookmarkStart w:id="1959" w:name="_Toc529231530"/>
      <w:bookmarkStart w:id="1960" w:name="_Toc530658682"/>
      <w:bookmarkStart w:id="1961" w:name="_Toc530662406"/>
      <w:bookmarkStart w:id="1962" w:name="_Toc530662873"/>
      <w:bookmarkStart w:id="1963" w:name="_Toc531009798"/>
      <w:bookmarkStart w:id="1964" w:name="_Toc531102033"/>
      <w:bookmarkStart w:id="1965" w:name="_Toc531102981"/>
      <w:bookmarkStart w:id="1966" w:name="_Toc531359220"/>
      <w:bookmarkStart w:id="1967" w:name="_Toc531360201"/>
      <w:bookmarkStart w:id="1968" w:name="_Toc531381043"/>
      <w:bookmarkStart w:id="1969" w:name="_Toc530658683"/>
      <w:bookmarkStart w:id="1970" w:name="_Toc530662407"/>
      <w:bookmarkStart w:id="1971" w:name="_Toc530662874"/>
      <w:bookmarkStart w:id="1972" w:name="_Toc531009799"/>
      <w:bookmarkStart w:id="1973" w:name="_Toc531102034"/>
      <w:bookmarkStart w:id="1974" w:name="_Toc531102982"/>
      <w:bookmarkStart w:id="1975" w:name="_Toc531359221"/>
      <w:bookmarkStart w:id="1976" w:name="_Toc531360202"/>
      <w:bookmarkStart w:id="1977" w:name="_Toc531381044"/>
      <w:bookmarkStart w:id="1978" w:name="_Toc530658684"/>
      <w:bookmarkStart w:id="1979" w:name="_Toc530662408"/>
      <w:bookmarkStart w:id="1980" w:name="_Toc530662875"/>
      <w:bookmarkStart w:id="1981" w:name="_Toc531009800"/>
      <w:bookmarkStart w:id="1982" w:name="_Toc531102035"/>
      <w:bookmarkStart w:id="1983" w:name="_Toc531102983"/>
      <w:bookmarkStart w:id="1984" w:name="_Toc531359222"/>
      <w:bookmarkStart w:id="1985" w:name="_Toc531360203"/>
      <w:bookmarkStart w:id="1986" w:name="_Toc531381045"/>
      <w:bookmarkStart w:id="1987" w:name="_Toc530658685"/>
      <w:bookmarkStart w:id="1988" w:name="_Toc530662409"/>
      <w:bookmarkStart w:id="1989" w:name="_Toc530662876"/>
      <w:bookmarkStart w:id="1990" w:name="_Toc531009801"/>
      <w:bookmarkStart w:id="1991" w:name="_Toc531102036"/>
      <w:bookmarkStart w:id="1992" w:name="_Toc531102984"/>
      <w:bookmarkStart w:id="1993" w:name="_Toc531359223"/>
      <w:bookmarkStart w:id="1994" w:name="_Toc531360204"/>
      <w:bookmarkStart w:id="1995" w:name="_Toc531381046"/>
      <w:bookmarkStart w:id="1996" w:name="_Toc530658686"/>
      <w:bookmarkStart w:id="1997" w:name="_Toc530662410"/>
      <w:bookmarkStart w:id="1998" w:name="_Toc530662877"/>
      <w:bookmarkStart w:id="1999" w:name="_Toc531009802"/>
      <w:bookmarkStart w:id="2000" w:name="_Toc531102037"/>
      <w:bookmarkStart w:id="2001" w:name="_Toc531102985"/>
      <w:bookmarkStart w:id="2002" w:name="_Toc531359224"/>
      <w:bookmarkStart w:id="2003" w:name="_Toc531360205"/>
      <w:bookmarkStart w:id="2004" w:name="_Toc531381047"/>
      <w:bookmarkStart w:id="2005" w:name="_Toc530658687"/>
      <w:bookmarkStart w:id="2006" w:name="_Toc530662411"/>
      <w:bookmarkStart w:id="2007" w:name="_Toc530662878"/>
      <w:bookmarkStart w:id="2008" w:name="_Toc531009803"/>
      <w:bookmarkStart w:id="2009" w:name="_Toc531102038"/>
      <w:bookmarkStart w:id="2010" w:name="_Toc531102986"/>
      <w:bookmarkStart w:id="2011" w:name="_Toc531359225"/>
      <w:bookmarkStart w:id="2012" w:name="_Toc531360206"/>
      <w:bookmarkStart w:id="2013" w:name="_Toc531381048"/>
      <w:bookmarkStart w:id="2014" w:name="_Toc530658688"/>
      <w:bookmarkStart w:id="2015" w:name="_Toc530662412"/>
      <w:bookmarkStart w:id="2016" w:name="_Toc530662879"/>
      <w:bookmarkStart w:id="2017" w:name="_Toc531009804"/>
      <w:bookmarkStart w:id="2018" w:name="_Toc531102039"/>
      <w:bookmarkStart w:id="2019" w:name="_Toc531102987"/>
      <w:bookmarkStart w:id="2020" w:name="_Toc531359226"/>
      <w:bookmarkStart w:id="2021" w:name="_Toc531360207"/>
      <w:bookmarkStart w:id="2022" w:name="_Toc531381049"/>
      <w:bookmarkStart w:id="2023" w:name="_Toc530658689"/>
      <w:bookmarkStart w:id="2024" w:name="_Toc530662413"/>
      <w:bookmarkStart w:id="2025" w:name="_Toc530662880"/>
      <w:bookmarkStart w:id="2026" w:name="_Toc531009805"/>
      <w:bookmarkStart w:id="2027" w:name="_Toc531102040"/>
      <w:bookmarkStart w:id="2028" w:name="_Toc531102988"/>
      <w:bookmarkStart w:id="2029" w:name="_Toc531359227"/>
      <w:bookmarkStart w:id="2030" w:name="_Toc531360208"/>
      <w:bookmarkStart w:id="2031" w:name="_Toc531381050"/>
      <w:bookmarkStart w:id="2032" w:name="_Toc530658690"/>
      <w:bookmarkStart w:id="2033" w:name="_Toc530662414"/>
      <w:bookmarkStart w:id="2034" w:name="_Toc530662881"/>
      <w:bookmarkStart w:id="2035" w:name="_Toc531009806"/>
      <w:bookmarkStart w:id="2036" w:name="_Toc531102041"/>
      <w:bookmarkStart w:id="2037" w:name="_Toc531102989"/>
      <w:bookmarkStart w:id="2038" w:name="_Toc531359228"/>
      <w:bookmarkStart w:id="2039" w:name="_Toc531360209"/>
      <w:bookmarkStart w:id="2040" w:name="_Toc531381051"/>
      <w:bookmarkStart w:id="2041" w:name="_Toc530605697"/>
      <w:bookmarkStart w:id="2042" w:name="_Toc530657403"/>
      <w:bookmarkStart w:id="2043" w:name="_Toc530658691"/>
      <w:bookmarkStart w:id="2044" w:name="_Toc530662415"/>
      <w:bookmarkStart w:id="2045" w:name="_Toc530662882"/>
      <w:bookmarkStart w:id="2046" w:name="_Toc531009807"/>
      <w:bookmarkStart w:id="2047" w:name="_Toc531102042"/>
      <w:bookmarkStart w:id="2048" w:name="_Toc531102990"/>
      <w:bookmarkStart w:id="2049" w:name="_Toc531359229"/>
      <w:bookmarkStart w:id="2050" w:name="_Toc531360210"/>
      <w:bookmarkStart w:id="2051" w:name="_Toc531381052"/>
      <w:bookmarkStart w:id="2052" w:name="_Toc530605698"/>
      <w:bookmarkStart w:id="2053" w:name="_Toc530657404"/>
      <w:bookmarkStart w:id="2054" w:name="_Toc530658692"/>
      <w:bookmarkStart w:id="2055" w:name="_Toc530662416"/>
      <w:bookmarkStart w:id="2056" w:name="_Toc530662883"/>
      <w:bookmarkStart w:id="2057" w:name="_Toc531009808"/>
      <w:bookmarkStart w:id="2058" w:name="_Toc531102043"/>
      <w:bookmarkStart w:id="2059" w:name="_Toc531102991"/>
      <w:bookmarkStart w:id="2060" w:name="_Toc531359230"/>
      <w:bookmarkStart w:id="2061" w:name="_Toc531360211"/>
      <w:bookmarkStart w:id="2062" w:name="_Toc531381053"/>
      <w:bookmarkStart w:id="2063" w:name="_Toc530605699"/>
      <w:bookmarkStart w:id="2064" w:name="_Toc530657405"/>
      <w:bookmarkStart w:id="2065" w:name="_Toc530658693"/>
      <w:bookmarkStart w:id="2066" w:name="_Toc530662417"/>
      <w:bookmarkStart w:id="2067" w:name="_Toc530662884"/>
      <w:bookmarkStart w:id="2068" w:name="_Toc531009809"/>
      <w:bookmarkStart w:id="2069" w:name="_Toc531102044"/>
      <w:bookmarkStart w:id="2070" w:name="_Toc531102992"/>
      <w:bookmarkStart w:id="2071" w:name="_Toc531359231"/>
      <w:bookmarkStart w:id="2072" w:name="_Toc531360212"/>
      <w:bookmarkStart w:id="2073" w:name="_Toc531381054"/>
      <w:bookmarkStart w:id="2074" w:name="_Toc531502257"/>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r w:rsidRPr="00CF739D">
        <w:rPr>
          <w:rFonts w:cstheme="majorHAnsi"/>
        </w:rPr>
        <w:lastRenderedPageBreak/>
        <w:t>THIẾT KẾ VÀ CÀI ĐẶT</w:t>
      </w:r>
      <w:bookmarkEnd w:id="2074"/>
    </w:p>
    <w:p w14:paraId="11721B01" w14:textId="774A9239" w:rsidR="00EC1917" w:rsidRDefault="00EC1917" w:rsidP="00D72BF9">
      <w:pPr>
        <w:pStyle w:val="Heading3"/>
      </w:pPr>
      <w:bookmarkStart w:id="2075" w:name="_Toc531502258"/>
      <w:r w:rsidRPr="00920004">
        <w:t>Kiến tr</w:t>
      </w:r>
      <w:r w:rsidR="006327EB" w:rsidRPr="00920004">
        <w:t>ú</w:t>
      </w:r>
      <w:r w:rsidRPr="00920004">
        <w:t>c hệ thống</w:t>
      </w:r>
      <w:bookmarkEnd w:id="2075"/>
    </w:p>
    <w:p w14:paraId="48AD6DA3" w14:textId="6431A135" w:rsidR="00BD3BCC" w:rsidRPr="007033C7" w:rsidRDefault="00BD3BCC" w:rsidP="00BD3BCC">
      <w:pPr>
        <w:ind w:left="720"/>
        <w:rPr>
          <w:lang w:val="en-US"/>
        </w:rPr>
      </w:pPr>
      <w:r w:rsidRPr="007033C7">
        <w:rPr>
          <w:lang w:val="en-US"/>
        </w:rPr>
        <w:t>Hệ thống gồm ba thành phần chính</w:t>
      </w:r>
      <w:r>
        <w:rPr>
          <w:lang w:val="en-US"/>
        </w:rPr>
        <w:t xml:space="preserve"> và giao tiếp</w:t>
      </w:r>
      <w:r w:rsidRPr="007033C7">
        <w:rPr>
          <w:lang w:val="en-US"/>
        </w:rPr>
        <w:t xml:space="preserve"> với nhau thông qua Apo</w:t>
      </w:r>
      <w:r>
        <w:rPr>
          <w:lang w:val="en-US"/>
        </w:rPr>
        <w:t>l</w:t>
      </w:r>
      <w:r w:rsidRPr="007033C7">
        <w:rPr>
          <w:lang w:val="en-US"/>
        </w:rPr>
        <w:t>lo Client</w:t>
      </w:r>
      <w:r>
        <w:rPr>
          <w:lang w:val="en-US"/>
        </w:rPr>
        <w:t xml:space="preserve"> như </w:t>
      </w:r>
      <w:r>
        <w:rPr>
          <w:lang w:val="en-US"/>
        </w:rPr>
        <w:fldChar w:fldCharType="begin"/>
      </w:r>
      <w:r>
        <w:rPr>
          <w:lang w:val="en-US"/>
        </w:rPr>
        <w:instrText xml:space="preserve"> REF _Ref531383838 \h </w:instrText>
      </w:r>
      <w:r>
        <w:rPr>
          <w:lang w:val="en-US"/>
        </w:rPr>
      </w:r>
      <w:r>
        <w:rPr>
          <w:lang w:val="en-US"/>
        </w:rPr>
        <w:fldChar w:fldCharType="separate"/>
      </w:r>
      <w:r w:rsidRPr="007033C7">
        <w:t>Hình 3.1</w:t>
      </w:r>
      <w:r>
        <w:rPr>
          <w:lang w:val="en-US"/>
        </w:rPr>
        <w:fldChar w:fldCharType="end"/>
      </w:r>
      <w:r>
        <w:rPr>
          <w:lang w:val="en-US"/>
        </w:rPr>
        <w:t>:</w:t>
      </w:r>
    </w:p>
    <w:p w14:paraId="4053E214" w14:textId="77777777" w:rsidR="00BD3BCC" w:rsidRPr="007033C7" w:rsidRDefault="00BD3BCC" w:rsidP="00BD3BCC">
      <w:pPr>
        <w:ind w:left="720" w:firstLine="720"/>
        <w:rPr>
          <w:lang w:val="en-US"/>
        </w:rPr>
      </w:pPr>
      <w:r w:rsidRPr="007033C7">
        <w:rPr>
          <w:lang w:val="en-US"/>
        </w:rPr>
        <w:t>- Ứng dụng Android: Đây là thành phần hỗ trợ người dùng khách hàng thực hiện các chức năng dành cho người dùng khách hàng.</w:t>
      </w:r>
    </w:p>
    <w:p w14:paraId="6D14FE44" w14:textId="77777777" w:rsidR="00BD3BCC" w:rsidRPr="007033C7" w:rsidRDefault="00BD3BCC" w:rsidP="00BD3BCC">
      <w:pPr>
        <w:ind w:left="720" w:firstLine="720"/>
        <w:rPr>
          <w:lang w:val="en-US"/>
        </w:rPr>
      </w:pPr>
      <w:r w:rsidRPr="007033C7">
        <w:rPr>
          <w:lang w:val="en-US"/>
        </w:rPr>
        <w:t>- Hệ thống máy chủ API: Đây là thành phần xử lí thêm sửa xóa dữ liệu.</w:t>
      </w:r>
    </w:p>
    <w:p w14:paraId="596B7136" w14:textId="77777777" w:rsidR="00BD3BCC" w:rsidRPr="007033C7" w:rsidRDefault="00BD3BCC" w:rsidP="00BD3BCC">
      <w:pPr>
        <w:ind w:left="720" w:firstLine="720"/>
        <w:rPr>
          <w:lang w:val="en-US"/>
        </w:rPr>
      </w:pPr>
      <w:r w:rsidRPr="007033C7">
        <w:rPr>
          <w:lang w:val="en-US"/>
        </w:rPr>
        <w:t>- Ứng dụng web: Đây là thành phần hỗ trợ người dùng nhân viên thực hiện các chức năng quản lí.</w:t>
      </w:r>
    </w:p>
    <w:p w14:paraId="6C3E4ED8" w14:textId="77777777" w:rsidR="00E23E74" w:rsidRPr="00920004" w:rsidRDefault="00E23E74" w:rsidP="00CF739D">
      <w:pPr>
        <w:spacing w:before="240" w:line="0" w:lineRule="atLeast"/>
      </w:pPr>
    </w:p>
    <w:p w14:paraId="3FF87DEF" w14:textId="77777777" w:rsidR="00E23E74" w:rsidRPr="00920004" w:rsidRDefault="00E23E74" w:rsidP="00CF739D">
      <w:pPr>
        <w:keepNext/>
        <w:spacing w:before="240" w:line="0" w:lineRule="atLeast"/>
      </w:pPr>
      <w:r w:rsidRPr="00CF739D">
        <w:rPr>
          <w:noProof/>
          <w:lang w:val="en-US"/>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64DD9D94" w14:textId="38A2D8AF" w:rsidR="00706E92" w:rsidRPr="00920004" w:rsidRDefault="00E23E74" w:rsidP="00CF739D">
      <w:pPr>
        <w:pStyle w:val="Caption"/>
        <w:rPr>
          <w:iCs w:val="0"/>
        </w:rPr>
      </w:pPr>
      <w:bookmarkStart w:id="2076" w:name="_Ref531383838"/>
      <w:bookmarkStart w:id="2077" w:name="_Toc531380478"/>
      <w:bookmarkStart w:id="2078" w:name="_Ref531383831"/>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sidRPr="00CF739D">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sidRPr="00CF739D">
        <w:t>1</w:t>
      </w:r>
      <w:r w:rsidR="00EF3636" w:rsidRPr="00CF739D">
        <w:fldChar w:fldCharType="end"/>
      </w:r>
      <w:bookmarkEnd w:id="2076"/>
      <w:r w:rsidRPr="00CF739D">
        <w:t xml:space="preserve">: </w:t>
      </w:r>
      <w:r w:rsidR="000C3B2E" w:rsidRPr="00CF739D">
        <w:t>Các thành phần xây dựng hệ thống</w:t>
      </w:r>
      <w:bookmarkEnd w:id="2077"/>
      <w:bookmarkEnd w:id="2078"/>
    </w:p>
    <w:p w14:paraId="3B86294A" w14:textId="2B475656" w:rsidR="00074569" w:rsidRPr="003F593C" w:rsidDel="003F593C" w:rsidRDefault="003F593C" w:rsidP="00CF739D">
      <w:pPr>
        <w:spacing w:before="240" w:line="0" w:lineRule="atLeast"/>
        <w:jc w:val="center"/>
        <w:rPr>
          <w:del w:id="2079" w:author="phuong vu" w:date="2018-12-02T08:45:00Z"/>
          <w:lang w:val="en-US"/>
          <w:rPrChange w:id="2080" w:author="phuong vu" w:date="2018-12-02T08:46:00Z">
            <w:rPr>
              <w:del w:id="2081" w:author="phuong vu" w:date="2018-12-02T08:45:00Z"/>
            </w:rPr>
          </w:rPrChange>
        </w:rPr>
      </w:pPr>
      <w:ins w:id="2082" w:author="phuong vu" w:date="2018-12-02T08:46:00Z">
        <w:r>
          <w:tab/>
        </w:r>
        <w:r w:rsidR="00655435">
          <w:rPr>
            <w:lang w:val="en-US"/>
          </w:rPr>
          <w:t xml:space="preserve">Các hoạt động truy xuất dữ liệu từ ứng dụng </w:t>
        </w:r>
      </w:ins>
      <w:ins w:id="2083" w:author="phuong vu" w:date="2018-12-02T08:48:00Z">
        <w:r w:rsidR="00655435">
          <w:rPr>
            <w:lang w:val="en-US"/>
          </w:rPr>
          <w:t>điện thoại</w:t>
        </w:r>
      </w:ins>
      <w:ins w:id="2084" w:author="phuong vu" w:date="2018-12-02T08:46:00Z">
        <w:r w:rsidR="00655435">
          <w:rPr>
            <w:lang w:val="en-US"/>
          </w:rPr>
          <w:t xml:space="preserve"> hay trang web đều </w:t>
        </w:r>
      </w:ins>
      <w:ins w:id="2085" w:author="phuong vu" w:date="2018-12-02T08:47:00Z">
        <w:r w:rsidR="00655435">
          <w:rPr>
            <w:lang w:val="en-US"/>
          </w:rPr>
          <w:t xml:space="preserve">được xác thực thông token nhận được sau khi người dùng đăng nhập thành công. </w:t>
        </w:r>
      </w:ins>
      <w:ins w:id="2086" w:author="phuong vu" w:date="2018-12-02T08:48:00Z">
        <w:r w:rsidR="00655435">
          <w:rPr>
            <w:lang w:val="en-US"/>
          </w:rPr>
          <w:t>Việc quản lí token được hỗ trợ bởi Postgraphile</w:t>
        </w:r>
      </w:ins>
      <w:ins w:id="2087" w:author="phuong vu" w:date="2018-12-02T08:49:00Z">
        <w:r w:rsidR="00655435">
          <w:rPr>
            <w:lang w:val="en-US"/>
          </w:rPr>
          <w:t>.</w:t>
        </w:r>
      </w:ins>
    </w:p>
    <w:p w14:paraId="1AF15E9E" w14:textId="6611291C" w:rsidR="009F7171" w:rsidRPr="00920004" w:rsidRDefault="00FB4E11">
      <w:pPr>
        <w:rPr>
          <w:lang w:val="en-US"/>
        </w:rPr>
      </w:pPr>
      <w:del w:id="2088" w:author="phuong vu" w:date="2018-12-02T08:45:00Z">
        <w:r w:rsidRPr="00920004" w:rsidDel="003F593C">
          <w:rPr>
            <w:lang w:val="en-US"/>
          </w:rPr>
          <w:tab/>
          <w:delText xml:space="preserve"> </w:delText>
        </w:r>
      </w:del>
    </w:p>
    <w:p w14:paraId="0296F399" w14:textId="56974BB4" w:rsidR="00184C15" w:rsidRPr="00CF739D" w:rsidRDefault="00184C15" w:rsidP="00CF739D">
      <w:pPr>
        <w:pStyle w:val="Heading3"/>
      </w:pPr>
      <w:bookmarkStart w:id="2089" w:name="_Toc531502259"/>
      <w:r w:rsidRPr="00CF739D">
        <w:lastRenderedPageBreak/>
        <w:t>Sơ đồ chức năng hệ thống</w:t>
      </w:r>
      <w:bookmarkEnd w:id="2089"/>
    </w:p>
    <w:p w14:paraId="343AF6FD" w14:textId="21FFDCF8" w:rsidR="00AD52C9" w:rsidRPr="00920004" w:rsidRDefault="00B5490C" w:rsidP="00CF739D">
      <w:pPr>
        <w:spacing w:before="240" w:line="0" w:lineRule="atLeast"/>
        <w:ind w:left="90" w:firstLine="720"/>
      </w:pPr>
      <w:r w:rsidRPr="00CF739D">
        <w:rPr>
          <w:iCs/>
          <w:noProof/>
          <w:szCs w:val="18"/>
          <w:lang w:val="en-US"/>
        </w:rPr>
        <w:drawing>
          <wp:anchor distT="0" distB="0" distL="114300" distR="114300" simplePos="0" relativeHeight="251659264" behindDoc="0" locked="0" layoutInCell="1" allowOverlap="1" wp14:anchorId="4368A376" wp14:editId="0D871042">
            <wp:simplePos x="0" y="0"/>
            <wp:positionH relativeFrom="margin">
              <wp:posOffset>-358140</wp:posOffset>
            </wp:positionH>
            <wp:positionV relativeFrom="paragraph">
              <wp:posOffset>916940</wp:posOffset>
            </wp:positionV>
            <wp:extent cx="6294120" cy="6887210"/>
            <wp:effectExtent l="0" t="38100" r="0" b="4699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14:sizeRelH relativeFrom="margin">
              <wp14:pctWidth>0</wp14:pctWidth>
            </wp14:sizeRelH>
            <wp14:sizeRelV relativeFrom="margin">
              <wp14:pctHeight>0</wp14:pctHeight>
            </wp14:sizeRelV>
          </wp:anchor>
        </w:drawing>
      </w:r>
      <w:r w:rsidRPr="00CF739D">
        <w:rPr>
          <w:iCs/>
          <w:noProof/>
          <w:szCs w:val="18"/>
          <w:lang w:val="en-US"/>
        </w:rPr>
        <mc:AlternateContent>
          <mc:Choice Requires="wps">
            <w:drawing>
              <wp:anchor distT="0" distB="0" distL="114300" distR="114300" simplePos="0" relativeHeight="251660288" behindDoc="0" locked="0" layoutInCell="1" allowOverlap="1" wp14:anchorId="6F89E235" wp14:editId="4A431B4D">
                <wp:simplePos x="0" y="0"/>
                <wp:positionH relativeFrom="margin">
                  <wp:align>center</wp:align>
                </wp:positionH>
                <wp:positionV relativeFrom="paragraph">
                  <wp:posOffset>7882643</wp:posOffset>
                </wp:positionV>
                <wp:extent cx="6294120" cy="635"/>
                <wp:effectExtent l="0" t="0" r="0" b="635"/>
                <wp:wrapTopAndBottom/>
                <wp:docPr id="22" name="Text Box 22"/>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45C2493C" w14:textId="6D3616DB" w:rsidR="00400E30" w:rsidRPr="00277F44" w:rsidRDefault="00400E30" w:rsidP="00A17FA5">
                            <w:pPr>
                              <w:pStyle w:val="Caption"/>
                              <w:rPr>
                                <w:noProof/>
                              </w:rPr>
                            </w:pPr>
                            <w:bookmarkStart w:id="2090" w:name="_Toc531380479"/>
                            <w:r w:rsidRPr="00277F44">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sidRPr="00277F44">
                              <w:rPr>
                                <w:lang w:val="en-US"/>
                              </w:rPr>
                              <w:t xml:space="preserve"> </w:t>
                            </w:r>
                            <w:r w:rsidRPr="00814A06">
                              <w:rPr>
                                <w:lang w:val="en-US"/>
                              </w:rPr>
                              <w:t xml:space="preserve">Sơ đồ </w:t>
                            </w:r>
                            <w:r>
                              <w:rPr>
                                <w:lang w:val="en-US"/>
                              </w:rPr>
                              <w:t>chức năng của hệ thống giặt ủi</w:t>
                            </w:r>
                            <w:bookmarkEnd w:id="20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9E235" id="_x0000_t202" coordsize="21600,21600" o:spt="202" path="m,l,21600r21600,l21600,xe">
                <v:stroke joinstyle="miter"/>
                <v:path gradientshapeok="t" o:connecttype="rect"/>
              </v:shapetype>
              <v:shape id="Text Box 22" o:spid="_x0000_s1026" type="#_x0000_t202" style="position:absolute;left:0;text-align:left;margin-left:0;margin-top:620.7pt;width:495.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" stroked="f">
                <v:textbox style="mso-fit-shape-to-text:t" inset="0,0,0,0">
                  <w:txbxContent>
                    <w:p w14:paraId="45C2493C" w14:textId="6D3616DB" w:rsidR="00400E30" w:rsidRPr="00277F44" w:rsidRDefault="00400E30" w:rsidP="00A17FA5">
                      <w:pPr>
                        <w:pStyle w:val="Caption"/>
                        <w:rPr>
                          <w:noProof/>
                        </w:rPr>
                      </w:pPr>
                      <w:bookmarkStart w:id="2091" w:name="_Toc531380479"/>
                      <w:r w:rsidRPr="00277F44">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sidRPr="00277F44">
                        <w:rPr>
                          <w:lang w:val="en-US"/>
                        </w:rPr>
                        <w:t xml:space="preserve"> </w:t>
                      </w:r>
                      <w:r w:rsidRPr="00814A06">
                        <w:rPr>
                          <w:lang w:val="en-US"/>
                        </w:rPr>
                        <w:t xml:space="preserve">Sơ đồ </w:t>
                      </w:r>
                      <w:r>
                        <w:rPr>
                          <w:lang w:val="en-US"/>
                        </w:rPr>
                        <w:t>chức năng của hệ thống giặt ủi</w:t>
                      </w:r>
                      <w:bookmarkEnd w:id="2091"/>
                    </w:p>
                  </w:txbxContent>
                </v:textbox>
                <w10:wrap type="topAndBottom" anchorx="margin"/>
              </v:shape>
            </w:pict>
          </mc:Fallback>
        </mc:AlternateContent>
      </w:r>
      <w:r w:rsidR="00E23E74" w:rsidRPr="00CF739D">
        <w:t xml:space="preserve">Hệ thống được xây dựng theo mô hình </w:t>
      </w:r>
      <w:r w:rsidR="00B548E3" w:rsidRPr="00CF739D">
        <w:t>Web Service APIs</w:t>
      </w:r>
      <w:r w:rsidR="00130308" w:rsidRPr="00CF739D">
        <w:t xml:space="preserve">. Với </w:t>
      </w:r>
      <w:r w:rsidR="00184C15" w:rsidRPr="00920004">
        <w:t>máy chủ</w:t>
      </w:r>
      <w:r w:rsidR="00B548E3" w:rsidRPr="00CF739D">
        <w:t xml:space="preserve"> API</w:t>
      </w:r>
      <w:r w:rsidR="00130308" w:rsidRPr="00CF739D">
        <w:t xml:space="preserve"> được xây dựng dựa trên GraphQL và Postgrahile với nhiệm vụ chính là cung cấp các chức năng thêm, sửa, xóa dữ liệu</w:t>
      </w:r>
      <w:r w:rsidR="00B548E3" w:rsidRPr="00CF739D">
        <w:t xml:space="preserve"> và các chức năng xử lí khác</w:t>
      </w:r>
      <w:r w:rsidR="00130308" w:rsidRPr="00CF739D">
        <w:t xml:space="preserve"> cho client</w:t>
      </w:r>
      <w:r w:rsidR="00BD1DD9" w:rsidRPr="00CF739D">
        <w:t xml:space="preserve">. Client thực hiện các chức năng cung cấp dữ liệu chuẩn cho </w:t>
      </w:r>
      <w:r w:rsidR="00184C15" w:rsidRPr="00920004">
        <w:t>máy chủ</w:t>
      </w:r>
      <w:r w:rsidR="00BD1DD9" w:rsidRPr="00CF739D">
        <w:t xml:space="preserve"> xử lí</w:t>
      </w:r>
      <w:r w:rsidR="00B548E3" w:rsidRPr="00CF739D">
        <w:t>.</w:t>
      </w:r>
    </w:p>
    <w:p w14:paraId="6F5A1A58" w14:textId="465B7D54" w:rsidR="00C84B71" w:rsidRPr="00920004" w:rsidRDefault="00C84B71">
      <w:pPr>
        <w:pStyle w:val="Heading3"/>
      </w:pPr>
      <w:bookmarkStart w:id="2092" w:name="_Toc530605702"/>
      <w:bookmarkStart w:id="2093" w:name="_Toc530657408"/>
      <w:bookmarkStart w:id="2094" w:name="_Toc530658696"/>
      <w:bookmarkStart w:id="2095" w:name="_Toc530662420"/>
      <w:bookmarkStart w:id="2096" w:name="_Toc530662887"/>
      <w:bookmarkStart w:id="2097" w:name="_Toc531009812"/>
      <w:bookmarkStart w:id="2098" w:name="_Toc531102047"/>
      <w:bookmarkStart w:id="2099" w:name="_Toc531102995"/>
      <w:bookmarkStart w:id="2100" w:name="_Toc531359235"/>
      <w:bookmarkStart w:id="2101" w:name="_Toc531360216"/>
      <w:bookmarkStart w:id="2102" w:name="_Toc531381058"/>
      <w:bookmarkStart w:id="2103" w:name="_Toc530605703"/>
      <w:bookmarkStart w:id="2104" w:name="_Toc530657409"/>
      <w:bookmarkStart w:id="2105" w:name="_Toc530658697"/>
      <w:bookmarkStart w:id="2106" w:name="_Toc530662421"/>
      <w:bookmarkStart w:id="2107" w:name="_Toc530662888"/>
      <w:bookmarkStart w:id="2108" w:name="_Toc531009813"/>
      <w:bookmarkStart w:id="2109" w:name="_Toc531102048"/>
      <w:bookmarkStart w:id="2110" w:name="_Toc531102996"/>
      <w:bookmarkStart w:id="2111" w:name="_Toc531359236"/>
      <w:bookmarkStart w:id="2112" w:name="_Toc531360217"/>
      <w:bookmarkStart w:id="2113" w:name="_Toc531381059"/>
      <w:bookmarkStart w:id="2114" w:name="_Toc530605704"/>
      <w:bookmarkStart w:id="2115" w:name="_Toc530657410"/>
      <w:bookmarkStart w:id="2116" w:name="_Toc530658698"/>
      <w:bookmarkStart w:id="2117" w:name="_Toc530662422"/>
      <w:bookmarkStart w:id="2118" w:name="_Toc530662889"/>
      <w:bookmarkStart w:id="2119" w:name="_Toc531009814"/>
      <w:bookmarkStart w:id="2120" w:name="_Toc531102049"/>
      <w:bookmarkStart w:id="2121" w:name="_Toc531102997"/>
      <w:bookmarkStart w:id="2122" w:name="_Toc531359237"/>
      <w:bookmarkStart w:id="2123" w:name="_Toc531360218"/>
      <w:bookmarkStart w:id="2124" w:name="_Toc531381060"/>
      <w:bookmarkStart w:id="2125" w:name="_Toc530605705"/>
      <w:bookmarkStart w:id="2126" w:name="_Toc530657411"/>
      <w:bookmarkStart w:id="2127" w:name="_Toc530658699"/>
      <w:bookmarkStart w:id="2128" w:name="_Toc530662423"/>
      <w:bookmarkStart w:id="2129" w:name="_Toc530662890"/>
      <w:bookmarkStart w:id="2130" w:name="_Toc531009815"/>
      <w:bookmarkStart w:id="2131" w:name="_Toc531102050"/>
      <w:bookmarkStart w:id="2132" w:name="_Toc531102998"/>
      <w:bookmarkStart w:id="2133" w:name="_Toc531359238"/>
      <w:bookmarkStart w:id="2134" w:name="_Toc531360219"/>
      <w:bookmarkStart w:id="2135" w:name="_Toc531381061"/>
      <w:bookmarkStart w:id="2136" w:name="_Toc531502260"/>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r w:rsidRPr="00920004">
        <w:lastRenderedPageBreak/>
        <w:t xml:space="preserve">Sơ đồ </w:t>
      </w:r>
      <w:r w:rsidR="001A6E15" w:rsidRPr="00920004">
        <w:t>C</w:t>
      </w:r>
      <w:r w:rsidRPr="00920004">
        <w:t>DM</w:t>
      </w:r>
      <w:bookmarkEnd w:id="2136"/>
    </w:p>
    <w:p w14:paraId="45E5156B" w14:textId="00EC58A6" w:rsidR="00EC5005" w:rsidRPr="00920004" w:rsidRDefault="006A3F2C" w:rsidP="00CF739D">
      <w:pPr>
        <w:keepNext/>
        <w:spacing w:before="240" w:line="0" w:lineRule="atLeast"/>
      </w:pPr>
      <w:r w:rsidRPr="00CF739D">
        <w:rPr>
          <w:noProof/>
        </w:rPr>
        <w:drawing>
          <wp:inline distT="0" distB="0" distL="0" distR="0" wp14:anchorId="5C8855C0" wp14:editId="2254E695">
            <wp:extent cx="5579745" cy="7802088"/>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2033" cy="7805287"/>
                    </a:xfrm>
                    <a:prstGeom prst="rect">
                      <a:avLst/>
                    </a:prstGeom>
                    <a:noFill/>
                    <a:ln>
                      <a:noFill/>
                    </a:ln>
                  </pic:spPr>
                </pic:pic>
              </a:graphicData>
            </a:graphic>
          </wp:inline>
        </w:drawing>
      </w:r>
    </w:p>
    <w:p w14:paraId="3EE3D562" w14:textId="19CAA3B0" w:rsidR="007625B6" w:rsidRPr="00CF739D" w:rsidRDefault="00EC5005" w:rsidP="00CF739D">
      <w:pPr>
        <w:pStyle w:val="Caption"/>
      </w:pPr>
      <w:bookmarkStart w:id="2137" w:name="_Toc531380480"/>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w:t>
      </w:r>
      <w:r w:rsidR="00EF3636" w:rsidRPr="00CF739D">
        <w:fldChar w:fldCharType="end"/>
      </w:r>
      <w:r w:rsidRPr="00CF739D">
        <w:t xml:space="preserve"> </w:t>
      </w:r>
      <w:r w:rsidR="00184C15" w:rsidRPr="00CF739D">
        <w:rPr>
          <w:lang w:val="en-US"/>
        </w:rPr>
        <w:t>Giới thiệu sơ đồ CDM của hệ thống</w:t>
      </w:r>
      <w:bookmarkEnd w:id="2137"/>
    </w:p>
    <w:p w14:paraId="27AB324E" w14:textId="63B7A5DD" w:rsidR="001A6E15" w:rsidRPr="00920004" w:rsidRDefault="001A6E15">
      <w:pPr>
        <w:pStyle w:val="Heading3"/>
      </w:pPr>
      <w:bookmarkStart w:id="2138" w:name="_Toc531502261"/>
      <w:r w:rsidRPr="00920004">
        <w:lastRenderedPageBreak/>
        <w:t>Sơ đồ LDM</w:t>
      </w:r>
      <w:bookmarkEnd w:id="2138"/>
    </w:p>
    <w:p w14:paraId="7C6E5122" w14:textId="77777777" w:rsidR="006871B5" w:rsidRPr="00920004" w:rsidRDefault="006871B5" w:rsidP="00CF739D">
      <w:pPr>
        <w:pStyle w:val="ListParagraph"/>
        <w:numPr>
          <w:ilvl w:val="0"/>
          <w:numId w:val="49"/>
        </w:numPr>
        <w:spacing w:before="240" w:line="0" w:lineRule="atLeast"/>
      </w:pPr>
      <w:r w:rsidRPr="00920004">
        <w:rPr>
          <w:b/>
        </w:rPr>
        <w:t>DATE</w:t>
      </w:r>
      <w:r w:rsidRPr="00920004">
        <w:rPr>
          <w:b/>
          <w:lang w:val="en-US"/>
        </w:rPr>
        <w:t xml:space="preserve"> </w:t>
      </w:r>
      <w:r w:rsidRPr="00920004">
        <w:t>(</w:t>
      </w:r>
      <w:r w:rsidRPr="00920004">
        <w:rPr>
          <w:lang w:val="en-US"/>
        </w:rPr>
        <w:t>#</w:t>
      </w:r>
      <w:r w:rsidRPr="00920004">
        <w:rPr>
          <w:u w:val="single"/>
        </w:rPr>
        <w:t>DATE_AD</w:t>
      </w:r>
      <w:r w:rsidRPr="00920004">
        <w:t>)</w:t>
      </w:r>
    </w:p>
    <w:p w14:paraId="2F2B92E4" w14:textId="77777777" w:rsidR="006871B5" w:rsidRPr="00920004" w:rsidRDefault="006871B5" w:rsidP="00CF739D">
      <w:pPr>
        <w:pStyle w:val="ListParagraph"/>
        <w:numPr>
          <w:ilvl w:val="0"/>
          <w:numId w:val="49"/>
        </w:numPr>
        <w:spacing w:before="240" w:line="0" w:lineRule="atLeast"/>
        <w:jc w:val="left"/>
      </w:pPr>
      <w:r w:rsidRPr="00920004">
        <w:rPr>
          <w:b/>
        </w:rPr>
        <w:t xml:space="preserve">PRODUCT_TYPE </w:t>
      </w:r>
      <w:r w:rsidRPr="00920004">
        <w:t>(#</w:t>
      </w:r>
      <w:r w:rsidRPr="00920004">
        <w:rPr>
          <w:u w:val="single"/>
        </w:rPr>
        <w:t>ID</w:t>
      </w:r>
      <w:r w:rsidRPr="00920004">
        <w:t>, PRODUCT_TYPE_NAME, STATUS)</w:t>
      </w:r>
    </w:p>
    <w:p w14:paraId="35AF1350" w14:textId="77777777" w:rsidR="006871B5" w:rsidRPr="00920004" w:rsidRDefault="006871B5" w:rsidP="00CF739D">
      <w:pPr>
        <w:pStyle w:val="ListParagraph"/>
        <w:numPr>
          <w:ilvl w:val="0"/>
          <w:numId w:val="49"/>
        </w:numPr>
        <w:spacing w:before="240" w:line="0" w:lineRule="atLeast"/>
        <w:jc w:val="left"/>
      </w:pPr>
      <w:r w:rsidRPr="00920004">
        <w:rPr>
          <w:b/>
        </w:rPr>
        <w:t>PRODUCT (#</w:t>
      </w:r>
      <w:r w:rsidRPr="00920004">
        <w:rPr>
          <w:u w:val="single"/>
        </w:rPr>
        <w:t>ID</w:t>
      </w:r>
      <w:r w:rsidRPr="00920004">
        <w:t xml:space="preserve">, PRODUC_NAME, SHORT_DESC, </w:t>
      </w:r>
      <w:r w:rsidRPr="00CF739D">
        <w:t>PRODUCT_AVATAR</w:t>
      </w:r>
      <w:r w:rsidRPr="00920004">
        <w:t xml:space="preserve">, STATUS, </w:t>
      </w:r>
      <w:r w:rsidRPr="00CF739D">
        <w:t>PRODUCT_TYPE_ID</w:t>
      </w:r>
      <w:r w:rsidRPr="00920004">
        <w:rPr>
          <w:b/>
        </w:rPr>
        <w:t>)</w:t>
      </w:r>
    </w:p>
    <w:p w14:paraId="1884BFC7" w14:textId="77777777" w:rsidR="006871B5" w:rsidRPr="00920004" w:rsidRDefault="006871B5" w:rsidP="00CF739D">
      <w:pPr>
        <w:pStyle w:val="ListParagraph"/>
        <w:numPr>
          <w:ilvl w:val="0"/>
          <w:numId w:val="49"/>
        </w:numPr>
        <w:spacing w:before="240" w:line="0" w:lineRule="atLeast"/>
        <w:jc w:val="left"/>
        <w:rPr>
          <w:lang w:val="fr-FR"/>
        </w:rPr>
      </w:pPr>
      <w:r w:rsidRPr="00920004">
        <w:rPr>
          <w:b/>
          <w:lang w:val="fr-FR"/>
        </w:rPr>
        <w:t xml:space="preserve">SERVICE_TYPE </w:t>
      </w:r>
      <w:r w:rsidRPr="00920004">
        <w:rPr>
          <w:lang w:val="fr-FR"/>
        </w:rPr>
        <w:t>(#</w:t>
      </w:r>
      <w:r w:rsidRPr="00920004">
        <w:rPr>
          <w:u w:val="single"/>
          <w:lang w:val="fr-FR"/>
        </w:rPr>
        <w:t>ID</w:t>
      </w:r>
      <w:r w:rsidRPr="00920004">
        <w:rPr>
          <w:lang w:val="fr-FR"/>
        </w:rPr>
        <w:t xml:space="preserve">, SERVICE_TYPE_NAME, SERVICE_TYPE_DESC, STATUS, </w:t>
      </w:r>
      <w:r w:rsidRPr="00CF739D">
        <w:rPr>
          <w:lang w:val="fr-FR"/>
        </w:rPr>
        <w:t>SERVICE_TYPE_AVATAR</w:t>
      </w:r>
      <w:r w:rsidRPr="00920004">
        <w:rPr>
          <w:lang w:val="fr-FR"/>
        </w:rPr>
        <w:t>)</w:t>
      </w:r>
    </w:p>
    <w:p w14:paraId="37BDF55C"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SERVICE_TYPE_BRANCH</w:t>
      </w:r>
      <w:r w:rsidRPr="00920004">
        <w:rPr>
          <w:lang w:val="en-US"/>
        </w:rPr>
        <w:t xml:space="preserve"> (</w:t>
      </w:r>
      <w:r w:rsidRPr="00920004">
        <w:rPr>
          <w:u w:val="single"/>
          <w:lang w:val="en-US"/>
        </w:rPr>
        <w:t>#ID,</w:t>
      </w:r>
      <w:r w:rsidRPr="00920004">
        <w:rPr>
          <w:lang w:val="en-US"/>
        </w:rPr>
        <w:t xml:space="preserve"> </w:t>
      </w:r>
      <w:r w:rsidRPr="00920004">
        <w:rPr>
          <w:u w:val="single"/>
          <w:lang w:val="en-US"/>
        </w:rPr>
        <w:t>#SERVICE_TYPE_ID</w:t>
      </w:r>
      <w:r w:rsidRPr="00920004">
        <w:t xml:space="preserve">, </w:t>
      </w:r>
      <w:r w:rsidRPr="00920004">
        <w:rPr>
          <w:u w:val="single"/>
        </w:rPr>
        <w:t>#BRANCH_ID</w:t>
      </w:r>
      <w:r w:rsidRPr="00920004">
        <w:t>, STATUS</w:t>
      </w:r>
      <w:r w:rsidRPr="00920004">
        <w:rPr>
          <w:lang w:val="en-US"/>
        </w:rPr>
        <w:t>)</w:t>
      </w:r>
    </w:p>
    <w:p w14:paraId="0D7A8984" w14:textId="77777777" w:rsidR="006871B5" w:rsidRPr="00920004" w:rsidRDefault="006871B5" w:rsidP="00CF739D">
      <w:pPr>
        <w:pStyle w:val="ListParagraph"/>
        <w:numPr>
          <w:ilvl w:val="0"/>
          <w:numId w:val="49"/>
        </w:numPr>
        <w:spacing w:before="240" w:line="0" w:lineRule="atLeast"/>
        <w:jc w:val="left"/>
      </w:pPr>
      <w:r w:rsidRPr="00920004">
        <w:rPr>
          <w:b/>
          <w:lang w:val="en-US"/>
        </w:rPr>
        <w:t>POST</w:t>
      </w:r>
      <w:r w:rsidRPr="00920004">
        <w:rPr>
          <w:lang w:val="en-US"/>
        </w:rPr>
        <w:t xml:space="preserve"> (</w:t>
      </w:r>
      <w:r w:rsidRPr="00920004">
        <w:rPr>
          <w:u w:val="single"/>
          <w:lang w:val="en-US"/>
        </w:rPr>
        <w:t>#ID</w:t>
      </w:r>
      <w:r w:rsidRPr="00920004">
        <w:t>, HEADLINE, BODY, HEADER_IMAGE_FILE)</w:t>
      </w:r>
    </w:p>
    <w:p w14:paraId="30FA3E2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TIME_SCHEDULE</w:t>
      </w:r>
      <w:r w:rsidRPr="00920004">
        <w:rPr>
          <w:lang w:val="en-US"/>
        </w:rPr>
        <w:t xml:space="preserve"> (</w:t>
      </w:r>
      <w:r w:rsidRPr="00920004">
        <w:rPr>
          <w:u w:val="single"/>
          <w:lang w:val="en-US"/>
        </w:rPr>
        <w:t>#ID</w:t>
      </w:r>
      <w:r w:rsidRPr="00920004">
        <w:t>, TIME_SCHEDULE_NO, TIME_START, TIME_END, STATUS</w:t>
      </w:r>
      <w:r w:rsidRPr="00920004">
        <w:rPr>
          <w:lang w:val="en-US"/>
        </w:rPr>
        <w:t>)</w:t>
      </w:r>
    </w:p>
    <w:p w14:paraId="0B305184" w14:textId="77777777" w:rsidR="006871B5" w:rsidRPr="00920004" w:rsidRDefault="006871B5" w:rsidP="00CF739D">
      <w:pPr>
        <w:pStyle w:val="ListParagraph"/>
        <w:numPr>
          <w:ilvl w:val="0"/>
          <w:numId w:val="49"/>
        </w:numPr>
        <w:spacing w:before="240" w:line="0" w:lineRule="atLeast"/>
        <w:jc w:val="left"/>
      </w:pPr>
      <w:r w:rsidRPr="00920004">
        <w:rPr>
          <w:b/>
        </w:rPr>
        <w:t xml:space="preserve">LABEL </w:t>
      </w:r>
      <w:r w:rsidRPr="00920004">
        <w:t>(</w:t>
      </w:r>
      <w:r w:rsidRPr="00920004">
        <w:rPr>
          <w:u w:val="single"/>
        </w:rPr>
        <w:t>#ID</w:t>
      </w:r>
      <w:r w:rsidRPr="00920004">
        <w:t>, LABEL_NAME, STATUS)</w:t>
      </w:r>
    </w:p>
    <w:p w14:paraId="57B3F085" w14:textId="77777777" w:rsidR="006871B5" w:rsidRPr="00920004" w:rsidRDefault="006871B5" w:rsidP="00CF739D">
      <w:pPr>
        <w:pStyle w:val="ListParagraph"/>
        <w:numPr>
          <w:ilvl w:val="0"/>
          <w:numId w:val="49"/>
        </w:numPr>
        <w:spacing w:before="240" w:line="0" w:lineRule="atLeast"/>
        <w:jc w:val="left"/>
      </w:pPr>
      <w:r w:rsidRPr="00920004">
        <w:rPr>
          <w:b/>
        </w:rPr>
        <w:t xml:space="preserve">UNIT </w:t>
      </w:r>
      <w:r w:rsidRPr="00920004">
        <w:t>(#</w:t>
      </w:r>
      <w:r w:rsidRPr="00920004">
        <w:rPr>
          <w:u w:val="single"/>
        </w:rPr>
        <w:t>ID</w:t>
      </w:r>
      <w:r w:rsidRPr="00920004">
        <w:t>, UNIT_NAME, STATUS)</w:t>
      </w:r>
    </w:p>
    <w:p w14:paraId="2D1F07AB"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MATERIAL </w:t>
      </w:r>
      <w:r w:rsidRPr="00920004">
        <w:rPr>
          <w:lang w:val="en-US"/>
        </w:rPr>
        <w:t>(#</w:t>
      </w:r>
      <w:r w:rsidRPr="00920004">
        <w:rPr>
          <w:u w:val="single"/>
          <w:lang w:val="en-US"/>
        </w:rPr>
        <w:t>ID</w:t>
      </w:r>
      <w:r w:rsidRPr="00920004">
        <w:rPr>
          <w:lang w:val="en-US"/>
        </w:rPr>
        <w:t>, MATERIAL_NAME, STATUS)</w:t>
      </w:r>
    </w:p>
    <w:p w14:paraId="1A75ED6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COLOR_GROUP </w:t>
      </w:r>
      <w:r w:rsidRPr="00920004">
        <w:rPr>
          <w:lang w:val="en-US"/>
        </w:rPr>
        <w:t>(#</w:t>
      </w:r>
      <w:r w:rsidRPr="00920004">
        <w:rPr>
          <w:u w:val="single"/>
          <w:lang w:val="en-US"/>
        </w:rPr>
        <w:t>ID</w:t>
      </w:r>
      <w:r w:rsidRPr="00920004">
        <w:rPr>
          <w:lang w:val="en-US"/>
        </w:rPr>
        <w:t>, COLOR_GROUP_NAME, STATUS)</w:t>
      </w:r>
    </w:p>
    <w:p w14:paraId="39228BA6"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 </w:t>
      </w:r>
      <w:r w:rsidRPr="00920004">
        <w:rPr>
          <w:lang w:val="en-US"/>
        </w:rPr>
        <w:t>(#</w:t>
      </w:r>
      <w:r w:rsidRPr="00920004">
        <w:rPr>
          <w:u w:val="single"/>
          <w:lang w:val="en-US"/>
        </w:rPr>
        <w:t>ID</w:t>
      </w:r>
      <w:r w:rsidRPr="00920004">
        <w:rPr>
          <w:lang w:val="en-US"/>
        </w:rPr>
        <w:t>, COLOR_NAME, COLOR_GROUP_ID, STATUS)</w:t>
      </w:r>
    </w:p>
    <w:p w14:paraId="7D542E5A" w14:textId="77777777" w:rsidR="006871B5" w:rsidRPr="00920004" w:rsidRDefault="006871B5" w:rsidP="00CF739D">
      <w:pPr>
        <w:pStyle w:val="ListParagraph"/>
        <w:numPr>
          <w:ilvl w:val="0"/>
          <w:numId w:val="49"/>
        </w:numPr>
        <w:spacing w:before="240" w:line="0" w:lineRule="atLeast"/>
        <w:jc w:val="left"/>
      </w:pPr>
      <w:r w:rsidRPr="00920004">
        <w:rPr>
          <w:b/>
        </w:rPr>
        <w:t xml:space="preserve">CUSTOMER_ORDER </w:t>
      </w:r>
      <w:r w:rsidRPr="00920004">
        <w:t>(#</w:t>
      </w:r>
      <w:r w:rsidRPr="00920004">
        <w:rPr>
          <w:u w:val="single"/>
        </w:rPr>
        <w:t>ID</w:t>
      </w:r>
      <w:r w:rsidRPr="00920004">
        <w:t xml:space="preserve">, </w:t>
      </w:r>
      <w:r w:rsidRPr="00CF739D">
        <w:t xml:space="preserve">CUSTOMER_ID, BRANCH_ID, PICK_UP_TIME_ID, DELIVERY_TIME_ID, </w:t>
      </w:r>
      <w:r w:rsidRPr="00920004">
        <w:t xml:space="preserve">PICK_UP_DATE, DELIVERY_DATE, PICK_UP_PLACE, DELIVERY_PLACE, </w:t>
      </w:r>
      <w:r w:rsidRPr="00CF739D">
        <w:t xml:space="preserve">CREATE_DATE, </w:t>
      </w:r>
      <w:r w:rsidRPr="00920004">
        <w:t>STATUS)</w:t>
      </w:r>
    </w:p>
    <w:p w14:paraId="218324BD" w14:textId="77777777" w:rsidR="006871B5" w:rsidRPr="00920004" w:rsidRDefault="006871B5" w:rsidP="00CF739D">
      <w:pPr>
        <w:pStyle w:val="ListParagraph"/>
        <w:numPr>
          <w:ilvl w:val="0"/>
          <w:numId w:val="49"/>
        </w:numPr>
        <w:spacing w:before="240" w:line="0" w:lineRule="atLeast"/>
        <w:jc w:val="left"/>
      </w:pPr>
      <w:r w:rsidRPr="00920004">
        <w:rPr>
          <w:b/>
        </w:rPr>
        <w:t>CUSTOMER</w:t>
      </w:r>
      <w:r w:rsidRPr="00920004">
        <w:t xml:space="preserve"> (#</w:t>
      </w:r>
      <w:r w:rsidRPr="00920004">
        <w:rPr>
          <w:u w:val="single"/>
        </w:rPr>
        <w:t>ID</w:t>
      </w:r>
      <w:r w:rsidRPr="00920004">
        <w:t xml:space="preserve">, FULL_NAME, EMAIL, PASSWORD, GENDER, ADDRESS, PHONE, STATUS, </w:t>
      </w:r>
      <w:r w:rsidRPr="00CF739D">
        <w:t>CUSTOMER_AVATAR</w:t>
      </w:r>
      <w:r w:rsidRPr="00920004">
        <w:t>)</w:t>
      </w:r>
    </w:p>
    <w:p w14:paraId="3F252BD2" w14:textId="77777777" w:rsidR="006871B5" w:rsidRPr="00920004" w:rsidRDefault="006871B5" w:rsidP="00CF739D">
      <w:pPr>
        <w:pStyle w:val="ListParagraph"/>
        <w:numPr>
          <w:ilvl w:val="0"/>
          <w:numId w:val="49"/>
        </w:numPr>
        <w:spacing w:before="240" w:line="0" w:lineRule="atLeast"/>
        <w:jc w:val="left"/>
      </w:pPr>
      <w:r w:rsidRPr="00920004">
        <w:rPr>
          <w:b/>
        </w:rPr>
        <w:t xml:space="preserve">ORDER_DETAIL </w:t>
      </w:r>
      <w:r w:rsidRPr="00920004">
        <w:t>(</w:t>
      </w:r>
      <w:r w:rsidRPr="00920004">
        <w:rPr>
          <w:u w:val="single"/>
        </w:rPr>
        <w:t>#ID</w:t>
      </w:r>
      <w:r w:rsidRPr="00920004">
        <w:t xml:space="preserve">, </w:t>
      </w:r>
      <w:r w:rsidRPr="00CF739D">
        <w:t>ORDER_ID, SERVICE_TYPE_ID, UNIT_IDD, LABEL_ID, COLOR_ID, PRODUCT_ID, MATERIAL_ID, UNIT_PRICE,</w:t>
      </w:r>
      <w:r w:rsidRPr="00920004">
        <w:t xml:space="preserve"> AMOUNT, NOTE, STATUS</w:t>
      </w:r>
      <w:r w:rsidRPr="00920004">
        <w:rPr>
          <w:u w:val="single"/>
        </w:rPr>
        <w:t>)</w:t>
      </w:r>
    </w:p>
    <w:p w14:paraId="100EE3DE" w14:textId="77777777" w:rsidR="006871B5" w:rsidRPr="00920004" w:rsidRDefault="006871B5" w:rsidP="00CF739D">
      <w:pPr>
        <w:pStyle w:val="ListParagraph"/>
        <w:numPr>
          <w:ilvl w:val="0"/>
          <w:numId w:val="49"/>
        </w:numPr>
        <w:spacing w:before="240" w:line="0" w:lineRule="atLeast"/>
        <w:jc w:val="left"/>
      </w:pPr>
      <w:r w:rsidRPr="00920004">
        <w:rPr>
          <w:b/>
        </w:rPr>
        <w:t xml:space="preserve">UNIT_PRICE </w:t>
      </w:r>
      <w:r w:rsidRPr="00920004">
        <w:t>(#</w:t>
      </w:r>
      <w:r w:rsidRPr="00920004">
        <w:rPr>
          <w:u w:val="single"/>
        </w:rPr>
        <w:t>ID</w:t>
      </w:r>
      <w:r w:rsidRPr="00920004">
        <w:t>, #</w:t>
      </w:r>
      <w:r w:rsidRPr="00920004">
        <w:rPr>
          <w:u w:val="single"/>
        </w:rPr>
        <w:t>PRODUCT_ID</w:t>
      </w:r>
      <w:r w:rsidRPr="00920004">
        <w:t>, #</w:t>
      </w:r>
      <w:r w:rsidRPr="00920004">
        <w:rPr>
          <w:u w:val="single"/>
        </w:rPr>
        <w:t>SERVICE_TYPE_ID</w:t>
      </w:r>
      <w:r w:rsidRPr="00920004">
        <w:t>, #</w:t>
      </w:r>
      <w:r w:rsidRPr="00920004">
        <w:rPr>
          <w:u w:val="single"/>
        </w:rPr>
        <w:t>UNIT_ID</w:t>
      </w:r>
      <w:r w:rsidRPr="00920004">
        <w:t>, APPLY_DATE, PRICE, STATUS)</w:t>
      </w:r>
    </w:p>
    <w:p w14:paraId="2648878D" w14:textId="77777777" w:rsidR="006871B5" w:rsidRPr="00920004" w:rsidRDefault="006871B5" w:rsidP="00CF739D">
      <w:pPr>
        <w:pStyle w:val="ListParagraph"/>
        <w:numPr>
          <w:ilvl w:val="0"/>
          <w:numId w:val="49"/>
        </w:numPr>
        <w:spacing w:before="240" w:line="0" w:lineRule="atLeast"/>
        <w:jc w:val="left"/>
      </w:pPr>
      <w:r w:rsidRPr="00920004">
        <w:rPr>
          <w:b/>
        </w:rPr>
        <w:t xml:space="preserve">BILL </w:t>
      </w:r>
      <w:r w:rsidRPr="00920004">
        <w:t>(</w:t>
      </w:r>
      <w:r w:rsidRPr="00920004">
        <w:rPr>
          <w:u w:val="single"/>
        </w:rPr>
        <w:t xml:space="preserve">#ID, </w:t>
      </w:r>
      <w:r w:rsidRPr="00CF739D">
        <w:t>RECEIPT_ID</w:t>
      </w:r>
      <w:r w:rsidRPr="00920004">
        <w:t xml:space="preserve">, </w:t>
      </w:r>
      <w:r w:rsidRPr="00CF739D">
        <w:t>CREATE_BY</w:t>
      </w:r>
      <w:r w:rsidRPr="00920004">
        <w:t xml:space="preserve">, </w:t>
      </w:r>
      <w:r w:rsidRPr="00CF739D">
        <w:t>CREATE_DATE</w:t>
      </w:r>
      <w:r w:rsidRPr="00920004">
        <w:t>, STATUS)</w:t>
      </w:r>
    </w:p>
    <w:p w14:paraId="47850623" w14:textId="77777777" w:rsidR="006871B5" w:rsidRPr="00920004" w:rsidRDefault="006871B5" w:rsidP="00CF739D">
      <w:pPr>
        <w:pStyle w:val="ListParagraph"/>
        <w:numPr>
          <w:ilvl w:val="0"/>
          <w:numId w:val="49"/>
        </w:numPr>
        <w:spacing w:before="240" w:line="0" w:lineRule="atLeast"/>
        <w:jc w:val="left"/>
      </w:pPr>
      <w:r w:rsidRPr="00920004">
        <w:rPr>
          <w:b/>
        </w:rPr>
        <w:t xml:space="preserve">BIL_DETAIL </w:t>
      </w:r>
      <w:r w:rsidRPr="00920004">
        <w:t>(</w:t>
      </w:r>
      <w:r w:rsidRPr="00920004">
        <w:rPr>
          <w:u w:val="single"/>
        </w:rPr>
        <w:t>#ID</w:t>
      </w:r>
      <w:r w:rsidRPr="00920004">
        <w:t xml:space="preserve">, BILL_ID, </w:t>
      </w:r>
      <w:r w:rsidRPr="00CF739D">
        <w:t xml:space="preserve">SERVICE_TYPE_ID, UNIT_IDD, LABEL_ID, COLOR_ID, PRODUCT_ID, MATERIAL_ID, UNIT_PRICE, </w:t>
      </w:r>
      <w:r w:rsidRPr="00920004">
        <w:t>AMOUNT, STATUS)</w:t>
      </w:r>
    </w:p>
    <w:p w14:paraId="5549455B"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 </w:t>
      </w:r>
      <w:r w:rsidRPr="00920004">
        <w:t>(</w:t>
      </w:r>
      <w:r w:rsidRPr="00920004">
        <w:rPr>
          <w:u w:val="single"/>
        </w:rPr>
        <w:t>#ID, ORDER_ID</w:t>
      </w:r>
      <w:r w:rsidRPr="00920004">
        <w:t xml:space="preserve">, PICK_UP_TIME, DELIVERY_TIME, PICK_UP_DATE, DELIVERY_DATE, PICK_UP_PLACE, DELIVERY_PLACE, </w:t>
      </w:r>
      <w:r w:rsidRPr="00CF739D">
        <w:t>STAFF_PICK_UP, STAFF_DELIVERY</w:t>
      </w:r>
      <w:r w:rsidRPr="00920004">
        <w:t>)</w:t>
      </w:r>
    </w:p>
    <w:p w14:paraId="76F68953"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RECEIPT_DETAIL </w:t>
      </w:r>
      <w:r w:rsidRPr="00920004">
        <w:t>(</w:t>
      </w:r>
      <w:r w:rsidRPr="00920004">
        <w:rPr>
          <w:u w:val="single"/>
        </w:rPr>
        <w:t>#ID</w:t>
      </w:r>
      <w:r w:rsidRPr="00920004">
        <w:t xml:space="preserve">, </w:t>
      </w:r>
      <w:r w:rsidRPr="00CF739D">
        <w:t>RECEIPT_ID</w:t>
      </w:r>
      <w:r w:rsidRPr="00920004">
        <w:t xml:space="preserve">, </w:t>
      </w:r>
      <w:r w:rsidRPr="00CF739D">
        <w:t xml:space="preserve">SERVICE_TYPE_ID, UNIT_IDD, LABEL_ID, COLOR_ID, PRODUCT_ID, MATERIAL_ID, UNIT_PRICE, </w:t>
      </w:r>
      <w:r w:rsidRPr="00920004">
        <w:t>AMOUNT, STATUS)</w:t>
      </w:r>
    </w:p>
    <w:p w14:paraId="6AFF2A1D" w14:textId="77777777" w:rsidR="006871B5" w:rsidRPr="00CF739D" w:rsidRDefault="006871B5" w:rsidP="00CF739D">
      <w:pPr>
        <w:pStyle w:val="ListParagraph"/>
        <w:numPr>
          <w:ilvl w:val="0"/>
          <w:numId w:val="49"/>
        </w:numPr>
        <w:spacing w:before="240" w:line="0" w:lineRule="atLeast"/>
        <w:jc w:val="left"/>
      </w:pPr>
      <w:r w:rsidRPr="00920004">
        <w:rPr>
          <w:b/>
        </w:rPr>
        <w:t xml:space="preserve">STAFF </w:t>
      </w:r>
      <w:r w:rsidRPr="00920004">
        <w:t>(#</w:t>
      </w:r>
      <w:r w:rsidRPr="00920004">
        <w:rPr>
          <w:u w:val="single"/>
        </w:rPr>
        <w:t>ID</w:t>
      </w:r>
      <w:r w:rsidRPr="00920004">
        <w:t xml:space="preserve">, FULL_NAME, EMAIL, PASSWORD, GENDER, ADDRESS, PHONE, STATUS, </w:t>
      </w:r>
      <w:r w:rsidRPr="00CF739D">
        <w:t>STAFF_AVATAR, STAFF_TYPE_ID</w:t>
      </w:r>
      <w:r w:rsidRPr="00920004">
        <w:t>)</w:t>
      </w:r>
    </w:p>
    <w:p w14:paraId="59FF8934" w14:textId="77777777" w:rsidR="006871B5" w:rsidRPr="00920004" w:rsidRDefault="006871B5" w:rsidP="00CF739D">
      <w:pPr>
        <w:pStyle w:val="ListParagraph"/>
        <w:numPr>
          <w:ilvl w:val="0"/>
          <w:numId w:val="49"/>
        </w:numPr>
        <w:spacing w:before="240" w:line="0" w:lineRule="atLeast"/>
        <w:jc w:val="left"/>
      </w:pPr>
      <w:r w:rsidRPr="00920004">
        <w:rPr>
          <w:b/>
        </w:rPr>
        <w:t xml:space="preserve">STAFF_TYPE </w:t>
      </w:r>
      <w:r w:rsidRPr="00920004">
        <w:t>(</w:t>
      </w:r>
      <w:r w:rsidRPr="00920004">
        <w:rPr>
          <w:u w:val="single"/>
        </w:rPr>
        <w:t>#ID</w:t>
      </w:r>
      <w:r w:rsidRPr="00920004">
        <w:t>, STAFF_TYPE_NAME, STAFF_TYPE_CODE, STATUS)</w:t>
      </w:r>
    </w:p>
    <w:p w14:paraId="3B3F74AB" w14:textId="77777777" w:rsidR="006871B5" w:rsidRPr="00920004" w:rsidRDefault="006871B5" w:rsidP="00CF739D">
      <w:pPr>
        <w:pStyle w:val="ListParagraph"/>
        <w:numPr>
          <w:ilvl w:val="0"/>
          <w:numId w:val="49"/>
        </w:numPr>
        <w:spacing w:before="240" w:line="0" w:lineRule="atLeast"/>
        <w:jc w:val="left"/>
      </w:pPr>
      <w:r w:rsidRPr="00920004">
        <w:rPr>
          <w:b/>
        </w:rPr>
        <w:t xml:space="preserve">BRANCH </w:t>
      </w:r>
      <w:r w:rsidRPr="00920004">
        <w:t>(</w:t>
      </w:r>
      <w:r w:rsidRPr="00920004">
        <w:rPr>
          <w:u w:val="single"/>
        </w:rPr>
        <w:t>#ID</w:t>
      </w:r>
      <w:r w:rsidRPr="00920004">
        <w:t xml:space="preserve">, BRANCH_NAME, ADDRESS, </w:t>
      </w:r>
      <w:r w:rsidRPr="00CF739D">
        <w:t>BRANCH_AVATAR</w:t>
      </w:r>
      <w:r w:rsidRPr="00920004">
        <w:t>, LATIDUTE, LONGTIDUTE, STATUS)</w:t>
      </w:r>
    </w:p>
    <w:p w14:paraId="0C6BA9BA" w14:textId="77777777" w:rsidR="006871B5" w:rsidRPr="00920004" w:rsidRDefault="006871B5" w:rsidP="00CF739D">
      <w:pPr>
        <w:pStyle w:val="ListParagraph"/>
        <w:numPr>
          <w:ilvl w:val="0"/>
          <w:numId w:val="49"/>
        </w:numPr>
        <w:spacing w:before="240" w:line="0" w:lineRule="atLeast"/>
        <w:jc w:val="left"/>
      </w:pPr>
      <w:r w:rsidRPr="00920004">
        <w:rPr>
          <w:b/>
        </w:rPr>
        <w:lastRenderedPageBreak/>
        <w:t xml:space="preserve">PROMOTION </w:t>
      </w:r>
      <w:r w:rsidRPr="00920004">
        <w:t>(</w:t>
      </w:r>
      <w:r w:rsidRPr="00920004">
        <w:rPr>
          <w:u w:val="single"/>
        </w:rPr>
        <w:t>#ID</w:t>
      </w:r>
      <w:r w:rsidRPr="00920004">
        <w:t>, PROMOTION_NAME, SALE, DATE_START, DATE_END, PROMOTION_CODE, STATUS)</w:t>
      </w:r>
    </w:p>
    <w:p w14:paraId="195B03BD" w14:textId="77777777" w:rsidR="006871B5" w:rsidRPr="00920004" w:rsidRDefault="006871B5" w:rsidP="00CF739D">
      <w:pPr>
        <w:pStyle w:val="ListParagraph"/>
        <w:numPr>
          <w:ilvl w:val="0"/>
          <w:numId w:val="49"/>
        </w:numPr>
        <w:spacing w:before="240" w:line="0" w:lineRule="atLeast"/>
        <w:jc w:val="left"/>
      </w:pPr>
      <w:r w:rsidRPr="00920004">
        <w:rPr>
          <w:b/>
        </w:rPr>
        <w:t xml:space="preserve">PROMOTION_BRANCH </w:t>
      </w:r>
      <w:r w:rsidRPr="00920004">
        <w:t>(</w:t>
      </w:r>
      <w:r w:rsidRPr="00920004">
        <w:rPr>
          <w:u w:val="single"/>
        </w:rPr>
        <w:t>#ID</w:t>
      </w:r>
      <w:r w:rsidRPr="00920004">
        <w:t>, #</w:t>
      </w:r>
      <w:r w:rsidRPr="00920004">
        <w:rPr>
          <w:u w:val="single"/>
        </w:rPr>
        <w:t>PROMOTION_ID</w:t>
      </w:r>
      <w:r w:rsidRPr="00920004">
        <w:t xml:space="preserve">, </w:t>
      </w:r>
      <w:r w:rsidRPr="00920004">
        <w:rPr>
          <w:u w:val="single"/>
        </w:rPr>
        <w:t>#BRANCH_ID</w:t>
      </w:r>
      <w:r w:rsidRPr="00920004">
        <w:t>, STATUS)</w:t>
      </w:r>
    </w:p>
    <w:p w14:paraId="53AB21DB" w14:textId="77777777" w:rsidR="006871B5" w:rsidRPr="00920004" w:rsidRDefault="006871B5" w:rsidP="00CF739D">
      <w:pPr>
        <w:pStyle w:val="ListParagraph"/>
        <w:numPr>
          <w:ilvl w:val="0"/>
          <w:numId w:val="49"/>
        </w:numPr>
        <w:spacing w:before="240" w:line="0" w:lineRule="atLeast"/>
        <w:jc w:val="left"/>
      </w:pPr>
      <w:r w:rsidRPr="00920004">
        <w:rPr>
          <w:b/>
        </w:rPr>
        <w:t xml:space="preserve">WASHING_MACHINE </w:t>
      </w:r>
      <w:r w:rsidRPr="00920004">
        <w:t>(</w:t>
      </w:r>
      <w:r w:rsidRPr="00920004">
        <w:rPr>
          <w:u w:val="single"/>
        </w:rPr>
        <w:t>#ID</w:t>
      </w:r>
      <w:r w:rsidRPr="00920004">
        <w:t>,</w:t>
      </w:r>
      <w:r w:rsidRPr="00CF739D">
        <w:t xml:space="preserve"> BRANCH_ID</w:t>
      </w:r>
      <w:r w:rsidRPr="00920004">
        <w:t>, BOUGHT_DATE, CAPACITY, WASHER_CODE, STATUS)</w:t>
      </w:r>
    </w:p>
    <w:p w14:paraId="673EB13D"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 </w:t>
      </w:r>
      <w:r w:rsidRPr="00920004">
        <w:t>(</w:t>
      </w:r>
      <w:r w:rsidRPr="00920004">
        <w:rPr>
          <w:u w:val="single"/>
        </w:rPr>
        <w:t>#ID</w:t>
      </w:r>
      <w:r w:rsidRPr="00920004">
        <w:t>, WASH_BAG_NAME, RECEIPT_ID, STATUS)</w:t>
      </w:r>
    </w:p>
    <w:p w14:paraId="6B225377"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WASH_BAG_DETAIL </w:t>
      </w:r>
      <w:r w:rsidRPr="00920004">
        <w:t>(</w:t>
      </w:r>
      <w:r w:rsidRPr="00920004">
        <w:rPr>
          <w:u w:val="single"/>
        </w:rPr>
        <w:t>#ID</w:t>
      </w:r>
      <w:r w:rsidRPr="00920004">
        <w:t xml:space="preserve">, </w:t>
      </w:r>
      <w:r w:rsidRPr="00CF739D">
        <w:t>WASH_BAG_ID</w:t>
      </w:r>
      <w:r w:rsidRPr="00920004">
        <w:t xml:space="preserve">, </w:t>
      </w:r>
      <w:r w:rsidRPr="00CF739D">
        <w:t xml:space="preserve">SERVICE_TYPE_ID, UNIT_IDD, LABEL_ID, COLOR_ID, PRODUCT_ID, MATERIAL_ID, </w:t>
      </w:r>
      <w:r w:rsidRPr="00920004">
        <w:t>AMOUNT, STATUS)</w:t>
      </w:r>
    </w:p>
    <w:p w14:paraId="1EE8E20F" w14:textId="77777777" w:rsidR="006871B5" w:rsidRPr="00920004" w:rsidRDefault="006871B5" w:rsidP="00CF739D">
      <w:pPr>
        <w:pStyle w:val="ListParagraph"/>
        <w:numPr>
          <w:ilvl w:val="0"/>
          <w:numId w:val="49"/>
        </w:numPr>
        <w:spacing w:before="240" w:line="0" w:lineRule="atLeast"/>
        <w:jc w:val="left"/>
      </w:pPr>
      <w:r w:rsidRPr="00920004">
        <w:rPr>
          <w:b/>
        </w:rPr>
        <w:t xml:space="preserve">WASH </w:t>
      </w:r>
      <w:r w:rsidRPr="00920004">
        <w:t>(</w:t>
      </w:r>
      <w:r w:rsidRPr="00920004">
        <w:rPr>
          <w:u w:val="single"/>
        </w:rPr>
        <w:t>#ID</w:t>
      </w:r>
      <w:r w:rsidRPr="00920004">
        <w:t xml:space="preserve">, </w:t>
      </w:r>
      <w:r w:rsidRPr="00CF739D">
        <w:t xml:space="preserve">WASH_BAG_ID, WASHING_MACHINE_ID, </w:t>
      </w:r>
      <w:r w:rsidRPr="00920004">
        <w:t>SN, STATUS)</w:t>
      </w:r>
    </w:p>
    <w:p w14:paraId="67352D97" w14:textId="77777777" w:rsidR="006871B5" w:rsidRPr="00920004" w:rsidRDefault="006871B5" w:rsidP="00CF739D">
      <w:pPr>
        <w:pStyle w:val="ListParagraph"/>
        <w:numPr>
          <w:ilvl w:val="0"/>
          <w:numId w:val="49"/>
        </w:numPr>
        <w:spacing w:before="240" w:line="0" w:lineRule="atLeast"/>
        <w:jc w:val="left"/>
      </w:pPr>
      <w:r w:rsidRPr="00920004">
        <w:rPr>
          <w:b/>
        </w:rPr>
        <w:t>TASK</w:t>
      </w:r>
      <w:r w:rsidRPr="00920004">
        <w:t xml:space="preserve"> (</w:t>
      </w:r>
      <w:r w:rsidRPr="00920004">
        <w:rPr>
          <w:u w:val="single"/>
        </w:rPr>
        <w:t>#ID</w:t>
      </w:r>
      <w:r w:rsidRPr="00920004">
        <w:t xml:space="preserve">, TASK_TYPE, </w:t>
      </w:r>
      <w:r w:rsidRPr="00CF739D">
        <w:t xml:space="preserve">CURRENT_STAFF, PREVIOUS_STAFF, CUSTOMER_ORDER, RECEIPT, BRANCH_ID, </w:t>
      </w:r>
      <w:r w:rsidRPr="00920004">
        <w:t>PREVIOUS_STATUS, CURRENT_STATUS, PREVIOUS_TASK)</w:t>
      </w:r>
    </w:p>
    <w:p w14:paraId="4FBF77B2" w14:textId="23EFAAF1" w:rsidR="00CB1F1C" w:rsidRPr="00920004" w:rsidRDefault="00EC1917">
      <w:pPr>
        <w:pStyle w:val="Heading3"/>
      </w:pPr>
      <w:bookmarkStart w:id="2139" w:name="_Toc531359241"/>
      <w:bookmarkStart w:id="2140" w:name="_Toc531360222"/>
      <w:bookmarkStart w:id="2141" w:name="_Toc531381064"/>
      <w:bookmarkStart w:id="2142" w:name="_Toc531502262"/>
      <w:bookmarkEnd w:id="2139"/>
      <w:bookmarkEnd w:id="2140"/>
      <w:bookmarkEnd w:id="2141"/>
      <w:r w:rsidRPr="00920004">
        <w:t>Thiết kế dữ liệu</w:t>
      </w:r>
      <w:bookmarkEnd w:id="2142"/>
    </w:p>
    <w:tbl>
      <w:tblPr>
        <w:tblW w:w="87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426"/>
        <w:gridCol w:w="4552"/>
      </w:tblGrid>
      <w:tr w:rsidR="0019031B" w:rsidRPr="00920004" w14:paraId="5E833688" w14:textId="77777777" w:rsidTr="00CF739D">
        <w:trPr>
          <w:trHeight w:val="292"/>
        </w:trPr>
        <w:tc>
          <w:tcPr>
            <w:tcW w:w="804" w:type="dxa"/>
            <w:shd w:val="clear" w:color="auto" w:fill="auto"/>
            <w:noWrap/>
            <w:vAlign w:val="center"/>
            <w:hideMark/>
          </w:tcPr>
          <w:p w14:paraId="03CD9382" w14:textId="77777777" w:rsidR="0019031B" w:rsidRPr="00CF739D" w:rsidRDefault="0019031B" w:rsidP="00CF739D">
            <w:pPr>
              <w:jc w:val="center"/>
              <w:rPr>
                <w:b/>
                <w:lang w:val="en-US"/>
              </w:rPr>
            </w:pPr>
            <w:r w:rsidRPr="00CF739D">
              <w:rPr>
                <w:b/>
                <w:lang w:val="en-US"/>
              </w:rPr>
              <w:t>STT</w:t>
            </w:r>
          </w:p>
        </w:tc>
        <w:tc>
          <w:tcPr>
            <w:tcW w:w="3426" w:type="dxa"/>
            <w:shd w:val="clear" w:color="auto" w:fill="auto"/>
            <w:noWrap/>
            <w:vAlign w:val="center"/>
            <w:hideMark/>
          </w:tcPr>
          <w:p w14:paraId="00A09A47" w14:textId="77777777" w:rsidR="0019031B" w:rsidRPr="00CF739D" w:rsidRDefault="0019031B" w:rsidP="00CF739D">
            <w:pPr>
              <w:jc w:val="center"/>
              <w:rPr>
                <w:b/>
                <w:lang w:val="en-US"/>
              </w:rPr>
            </w:pPr>
            <w:r w:rsidRPr="00CF739D">
              <w:rPr>
                <w:b/>
                <w:lang w:val="en-US"/>
              </w:rPr>
              <w:t>Tên bảng</w:t>
            </w:r>
          </w:p>
        </w:tc>
        <w:tc>
          <w:tcPr>
            <w:tcW w:w="4552" w:type="dxa"/>
            <w:shd w:val="clear" w:color="auto" w:fill="auto"/>
            <w:noWrap/>
            <w:vAlign w:val="center"/>
            <w:hideMark/>
          </w:tcPr>
          <w:p w14:paraId="2C4B442D" w14:textId="77777777" w:rsidR="0019031B" w:rsidRPr="00CF739D" w:rsidRDefault="0019031B" w:rsidP="00CF739D">
            <w:pPr>
              <w:jc w:val="center"/>
              <w:rPr>
                <w:b/>
                <w:lang w:val="en-US"/>
              </w:rPr>
            </w:pPr>
            <w:r w:rsidRPr="00CF739D">
              <w:rPr>
                <w:b/>
                <w:lang w:val="en-US"/>
              </w:rPr>
              <w:t>Diễn giải</w:t>
            </w:r>
          </w:p>
        </w:tc>
      </w:tr>
      <w:tr w:rsidR="00CF0C7E" w:rsidRPr="00920004" w14:paraId="30FEFC51" w14:textId="77777777" w:rsidTr="00CF739D">
        <w:trPr>
          <w:trHeight w:val="322"/>
        </w:trPr>
        <w:tc>
          <w:tcPr>
            <w:tcW w:w="804" w:type="dxa"/>
            <w:shd w:val="clear" w:color="auto" w:fill="auto"/>
            <w:noWrap/>
            <w:vAlign w:val="center"/>
            <w:hideMark/>
          </w:tcPr>
          <w:p w14:paraId="6ACFEFF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w:t>
            </w:r>
          </w:p>
        </w:tc>
        <w:tc>
          <w:tcPr>
            <w:tcW w:w="3426" w:type="dxa"/>
            <w:shd w:val="clear" w:color="auto" w:fill="auto"/>
            <w:noWrap/>
            <w:vAlign w:val="center"/>
            <w:hideMark/>
          </w:tcPr>
          <w:p w14:paraId="46368058" w14:textId="2D4BF2D0" w:rsidR="00CF0C7E" w:rsidRPr="00CF739D" w:rsidRDefault="00CF0C7E" w:rsidP="00CF739D">
            <w:pPr>
              <w:rPr>
                <w:rFonts w:eastAsia="Times New Roman"/>
                <w:lang w:val="en-US"/>
              </w:rPr>
            </w:pPr>
            <w:r w:rsidRPr="00CF739D">
              <w:t>BILL</w:t>
            </w:r>
          </w:p>
        </w:tc>
        <w:tc>
          <w:tcPr>
            <w:tcW w:w="4552" w:type="dxa"/>
            <w:shd w:val="clear" w:color="auto" w:fill="auto"/>
            <w:noWrap/>
            <w:vAlign w:val="center"/>
            <w:hideMark/>
          </w:tcPr>
          <w:p w14:paraId="33E69C17" w14:textId="304BD4CF" w:rsidR="00CF0C7E" w:rsidRPr="00CF739D" w:rsidRDefault="00CF0C7E" w:rsidP="00CF739D">
            <w:pPr>
              <w:rPr>
                <w:rFonts w:eastAsia="Times New Roman"/>
                <w:lang w:val="en-US"/>
              </w:rPr>
            </w:pPr>
            <w:r w:rsidRPr="00CF739D">
              <w:t>Lưu trữ hóa đơn ứng với từng đơn hàng</w:t>
            </w:r>
          </w:p>
        </w:tc>
      </w:tr>
      <w:tr w:rsidR="00CF0C7E" w:rsidRPr="00920004" w14:paraId="722752CF" w14:textId="77777777" w:rsidTr="00CF739D">
        <w:trPr>
          <w:trHeight w:val="322"/>
        </w:trPr>
        <w:tc>
          <w:tcPr>
            <w:tcW w:w="804" w:type="dxa"/>
            <w:shd w:val="clear" w:color="auto" w:fill="auto"/>
            <w:noWrap/>
            <w:vAlign w:val="center"/>
            <w:hideMark/>
          </w:tcPr>
          <w:p w14:paraId="412280B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p>
        </w:tc>
        <w:tc>
          <w:tcPr>
            <w:tcW w:w="3426" w:type="dxa"/>
            <w:shd w:val="clear" w:color="auto" w:fill="auto"/>
            <w:noWrap/>
            <w:vAlign w:val="center"/>
            <w:hideMark/>
          </w:tcPr>
          <w:p w14:paraId="63B1161E" w14:textId="111A1D51" w:rsidR="00CF0C7E" w:rsidRPr="00CF739D" w:rsidRDefault="00CF0C7E" w:rsidP="00CF739D">
            <w:pPr>
              <w:rPr>
                <w:rFonts w:eastAsia="Times New Roman"/>
                <w:lang w:val="en-US"/>
              </w:rPr>
            </w:pPr>
            <w:r w:rsidRPr="00CF739D">
              <w:t>BILL_DETAIL</w:t>
            </w:r>
          </w:p>
        </w:tc>
        <w:tc>
          <w:tcPr>
            <w:tcW w:w="4552" w:type="dxa"/>
            <w:shd w:val="clear" w:color="auto" w:fill="auto"/>
            <w:noWrap/>
            <w:vAlign w:val="center"/>
            <w:hideMark/>
          </w:tcPr>
          <w:p w14:paraId="1BAA5FBB" w14:textId="7A111C07" w:rsidR="00CF0C7E" w:rsidRPr="00CF739D" w:rsidRDefault="00CF0C7E" w:rsidP="00CF739D">
            <w:pPr>
              <w:rPr>
                <w:rFonts w:eastAsia="Times New Roman"/>
                <w:lang w:val="en-US"/>
              </w:rPr>
            </w:pPr>
            <w:r w:rsidRPr="00CF739D">
              <w:t>Lưu trữ thông tin chi tiết của hóa đơn</w:t>
            </w:r>
          </w:p>
        </w:tc>
      </w:tr>
      <w:tr w:rsidR="00CF0C7E" w:rsidRPr="00920004" w14:paraId="616CD4A4" w14:textId="77777777" w:rsidTr="00CF739D">
        <w:trPr>
          <w:trHeight w:val="322"/>
        </w:trPr>
        <w:tc>
          <w:tcPr>
            <w:tcW w:w="804" w:type="dxa"/>
            <w:shd w:val="clear" w:color="auto" w:fill="auto"/>
            <w:noWrap/>
            <w:vAlign w:val="center"/>
            <w:hideMark/>
          </w:tcPr>
          <w:p w14:paraId="69A0D32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3</w:t>
            </w:r>
          </w:p>
        </w:tc>
        <w:tc>
          <w:tcPr>
            <w:tcW w:w="3426" w:type="dxa"/>
            <w:shd w:val="clear" w:color="auto" w:fill="auto"/>
            <w:noWrap/>
            <w:vAlign w:val="center"/>
            <w:hideMark/>
          </w:tcPr>
          <w:p w14:paraId="59D12DB2" w14:textId="612CB44F" w:rsidR="00CF0C7E" w:rsidRPr="00CF739D" w:rsidRDefault="00CF0C7E" w:rsidP="00CF739D">
            <w:pPr>
              <w:rPr>
                <w:rFonts w:eastAsia="Times New Roman"/>
                <w:lang w:val="en-US"/>
              </w:rPr>
            </w:pPr>
            <w:r w:rsidRPr="00CF739D">
              <w:t>BRANCH</w:t>
            </w:r>
          </w:p>
        </w:tc>
        <w:tc>
          <w:tcPr>
            <w:tcW w:w="4552" w:type="dxa"/>
            <w:shd w:val="clear" w:color="auto" w:fill="auto"/>
            <w:noWrap/>
            <w:vAlign w:val="center"/>
            <w:hideMark/>
          </w:tcPr>
          <w:p w14:paraId="48D2FE26" w14:textId="0551B46C" w:rsidR="00CF0C7E" w:rsidRPr="00CF739D" w:rsidRDefault="00CF0C7E" w:rsidP="00CF739D">
            <w:pPr>
              <w:rPr>
                <w:rFonts w:eastAsia="Times New Roman"/>
                <w:lang w:val="en-US"/>
              </w:rPr>
            </w:pPr>
            <w:r w:rsidRPr="00CF739D">
              <w:t>Lưu trữ thông tin chi nhánh</w:t>
            </w:r>
          </w:p>
        </w:tc>
      </w:tr>
      <w:tr w:rsidR="00CF0C7E" w:rsidRPr="00920004" w14:paraId="7AC68029" w14:textId="77777777" w:rsidTr="00CF739D">
        <w:trPr>
          <w:trHeight w:val="322"/>
        </w:trPr>
        <w:tc>
          <w:tcPr>
            <w:tcW w:w="804" w:type="dxa"/>
            <w:shd w:val="clear" w:color="auto" w:fill="auto"/>
            <w:noWrap/>
            <w:vAlign w:val="center"/>
            <w:hideMark/>
          </w:tcPr>
          <w:p w14:paraId="2726737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4</w:t>
            </w:r>
          </w:p>
        </w:tc>
        <w:tc>
          <w:tcPr>
            <w:tcW w:w="3426" w:type="dxa"/>
            <w:shd w:val="clear" w:color="auto" w:fill="auto"/>
            <w:noWrap/>
            <w:vAlign w:val="center"/>
            <w:hideMark/>
          </w:tcPr>
          <w:p w14:paraId="0927840E" w14:textId="0B674CD5" w:rsidR="00CF0C7E" w:rsidRPr="00CF739D" w:rsidRDefault="00CF0C7E" w:rsidP="00CF739D">
            <w:pPr>
              <w:rPr>
                <w:rFonts w:eastAsia="Times New Roman"/>
                <w:lang w:val="en-US"/>
              </w:rPr>
            </w:pPr>
            <w:r w:rsidRPr="00CF739D">
              <w:t>COLOR</w:t>
            </w:r>
          </w:p>
        </w:tc>
        <w:tc>
          <w:tcPr>
            <w:tcW w:w="4552" w:type="dxa"/>
            <w:shd w:val="clear" w:color="auto" w:fill="auto"/>
            <w:noWrap/>
            <w:vAlign w:val="center"/>
            <w:hideMark/>
          </w:tcPr>
          <w:p w14:paraId="4C01C3EF" w14:textId="0686444B" w:rsidR="00CF0C7E" w:rsidRPr="00CF739D" w:rsidRDefault="00CF0C7E" w:rsidP="00CF739D">
            <w:pPr>
              <w:rPr>
                <w:rFonts w:eastAsia="Times New Roman"/>
                <w:lang w:val="en-US"/>
              </w:rPr>
            </w:pPr>
            <w:r w:rsidRPr="00CF739D">
              <w:t>Lưu trữ màu sắc quần áo</w:t>
            </w:r>
          </w:p>
        </w:tc>
      </w:tr>
      <w:tr w:rsidR="00CF0C7E" w:rsidRPr="00920004" w14:paraId="0CCB90E4" w14:textId="77777777" w:rsidTr="00CF739D">
        <w:trPr>
          <w:trHeight w:val="322"/>
        </w:trPr>
        <w:tc>
          <w:tcPr>
            <w:tcW w:w="804" w:type="dxa"/>
            <w:shd w:val="clear" w:color="auto" w:fill="auto"/>
            <w:noWrap/>
            <w:vAlign w:val="center"/>
            <w:hideMark/>
          </w:tcPr>
          <w:p w14:paraId="2C2FAB0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5</w:t>
            </w:r>
          </w:p>
        </w:tc>
        <w:tc>
          <w:tcPr>
            <w:tcW w:w="3426" w:type="dxa"/>
            <w:shd w:val="clear" w:color="auto" w:fill="auto"/>
            <w:noWrap/>
            <w:vAlign w:val="center"/>
            <w:hideMark/>
          </w:tcPr>
          <w:p w14:paraId="3BC097B0" w14:textId="7B9E8470" w:rsidR="00CF0C7E" w:rsidRPr="00CF739D" w:rsidRDefault="00CF0C7E" w:rsidP="00CF739D">
            <w:pPr>
              <w:rPr>
                <w:rFonts w:eastAsia="Times New Roman"/>
                <w:lang w:val="en-US"/>
              </w:rPr>
            </w:pPr>
            <w:r w:rsidRPr="00CF739D">
              <w:t>COLOR_GROUP</w:t>
            </w:r>
          </w:p>
        </w:tc>
        <w:tc>
          <w:tcPr>
            <w:tcW w:w="4552" w:type="dxa"/>
            <w:shd w:val="clear" w:color="auto" w:fill="auto"/>
            <w:noWrap/>
            <w:vAlign w:val="center"/>
            <w:hideMark/>
          </w:tcPr>
          <w:p w14:paraId="66880F9B" w14:textId="715882A4" w:rsidR="00CF0C7E" w:rsidRPr="00CF739D" w:rsidRDefault="00CF0C7E" w:rsidP="00CF739D">
            <w:pPr>
              <w:rPr>
                <w:rFonts w:eastAsia="Times New Roman"/>
                <w:lang w:val="en-US"/>
              </w:rPr>
            </w:pPr>
            <w:r w:rsidRPr="00CF739D">
              <w:t>Lưu trữ nhóm màu để phân loại quần áo</w:t>
            </w:r>
          </w:p>
        </w:tc>
      </w:tr>
      <w:tr w:rsidR="00CF0C7E" w:rsidRPr="00920004" w14:paraId="5B4E2C8F" w14:textId="77777777" w:rsidTr="00CF739D">
        <w:trPr>
          <w:trHeight w:val="322"/>
        </w:trPr>
        <w:tc>
          <w:tcPr>
            <w:tcW w:w="804" w:type="dxa"/>
            <w:shd w:val="clear" w:color="auto" w:fill="auto"/>
            <w:noWrap/>
            <w:vAlign w:val="center"/>
            <w:hideMark/>
          </w:tcPr>
          <w:p w14:paraId="78823DA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6</w:t>
            </w:r>
          </w:p>
        </w:tc>
        <w:tc>
          <w:tcPr>
            <w:tcW w:w="3426" w:type="dxa"/>
            <w:shd w:val="clear" w:color="auto" w:fill="auto"/>
            <w:noWrap/>
            <w:vAlign w:val="center"/>
            <w:hideMark/>
          </w:tcPr>
          <w:p w14:paraId="37847D7F" w14:textId="5FC7E73A" w:rsidR="00CF0C7E" w:rsidRPr="00CF739D" w:rsidRDefault="00CF0C7E" w:rsidP="00CF739D">
            <w:pPr>
              <w:rPr>
                <w:rFonts w:eastAsia="Times New Roman"/>
                <w:lang w:val="en-US"/>
              </w:rPr>
            </w:pPr>
            <w:r w:rsidRPr="00CF739D">
              <w:t>CUSTOMER</w:t>
            </w:r>
          </w:p>
        </w:tc>
        <w:tc>
          <w:tcPr>
            <w:tcW w:w="4552" w:type="dxa"/>
            <w:shd w:val="clear" w:color="auto" w:fill="auto"/>
            <w:noWrap/>
            <w:vAlign w:val="center"/>
            <w:hideMark/>
          </w:tcPr>
          <w:p w14:paraId="70CF49C6" w14:textId="49B01E47" w:rsidR="00CF0C7E" w:rsidRPr="00CF739D" w:rsidRDefault="00CF0C7E" w:rsidP="00CF739D">
            <w:pPr>
              <w:rPr>
                <w:rFonts w:eastAsia="Times New Roman"/>
                <w:lang w:val="en-US"/>
              </w:rPr>
            </w:pPr>
            <w:r w:rsidRPr="00CF739D">
              <w:t>Lưu trữ thông tin khách hàng</w:t>
            </w:r>
          </w:p>
        </w:tc>
      </w:tr>
      <w:tr w:rsidR="00CF0C7E" w:rsidRPr="00920004" w14:paraId="78746859" w14:textId="77777777" w:rsidTr="00CF739D">
        <w:trPr>
          <w:trHeight w:val="322"/>
        </w:trPr>
        <w:tc>
          <w:tcPr>
            <w:tcW w:w="804" w:type="dxa"/>
            <w:shd w:val="clear" w:color="auto" w:fill="auto"/>
            <w:noWrap/>
            <w:vAlign w:val="center"/>
            <w:hideMark/>
          </w:tcPr>
          <w:p w14:paraId="61105F0F"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7</w:t>
            </w:r>
          </w:p>
        </w:tc>
        <w:tc>
          <w:tcPr>
            <w:tcW w:w="3426" w:type="dxa"/>
            <w:shd w:val="clear" w:color="auto" w:fill="auto"/>
            <w:noWrap/>
            <w:vAlign w:val="center"/>
            <w:hideMark/>
          </w:tcPr>
          <w:p w14:paraId="4C1BBEFB" w14:textId="33D9C1D1" w:rsidR="00CF0C7E" w:rsidRPr="00CF739D" w:rsidRDefault="00CF0C7E" w:rsidP="00CF739D">
            <w:pPr>
              <w:rPr>
                <w:rFonts w:eastAsia="Times New Roman"/>
                <w:lang w:val="en-US"/>
              </w:rPr>
            </w:pPr>
            <w:r w:rsidRPr="00CF739D">
              <w:t>CUSTOMER_ORDER</w:t>
            </w:r>
          </w:p>
        </w:tc>
        <w:tc>
          <w:tcPr>
            <w:tcW w:w="4552" w:type="dxa"/>
            <w:shd w:val="clear" w:color="auto" w:fill="auto"/>
            <w:noWrap/>
            <w:vAlign w:val="center"/>
            <w:hideMark/>
          </w:tcPr>
          <w:p w14:paraId="5F7A78AD" w14:textId="7EC2F341" w:rsidR="00CF0C7E" w:rsidRPr="00CF739D" w:rsidRDefault="00CF0C7E" w:rsidP="00CF739D">
            <w:pPr>
              <w:rPr>
                <w:rFonts w:eastAsia="Times New Roman"/>
                <w:lang w:val="en-US"/>
              </w:rPr>
            </w:pPr>
            <w:r w:rsidRPr="00CF739D">
              <w:t>Lưu trữ thông tin đơn hàng</w:t>
            </w:r>
          </w:p>
        </w:tc>
      </w:tr>
      <w:tr w:rsidR="00CF0C7E" w:rsidRPr="00920004" w14:paraId="3CC15D07" w14:textId="77777777" w:rsidTr="00CF739D">
        <w:trPr>
          <w:trHeight w:val="322"/>
        </w:trPr>
        <w:tc>
          <w:tcPr>
            <w:tcW w:w="804" w:type="dxa"/>
            <w:shd w:val="clear" w:color="auto" w:fill="auto"/>
            <w:noWrap/>
            <w:vAlign w:val="center"/>
            <w:hideMark/>
          </w:tcPr>
          <w:p w14:paraId="24D426EE"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8</w:t>
            </w:r>
          </w:p>
        </w:tc>
        <w:tc>
          <w:tcPr>
            <w:tcW w:w="3426" w:type="dxa"/>
            <w:shd w:val="clear" w:color="auto" w:fill="auto"/>
            <w:noWrap/>
            <w:vAlign w:val="center"/>
            <w:hideMark/>
          </w:tcPr>
          <w:p w14:paraId="79E63107" w14:textId="1364DE24" w:rsidR="00CF0C7E" w:rsidRPr="00CF739D" w:rsidRDefault="00CF0C7E" w:rsidP="00CF739D">
            <w:pPr>
              <w:rPr>
                <w:rFonts w:eastAsia="Times New Roman"/>
                <w:lang w:val="en-US"/>
              </w:rPr>
            </w:pPr>
            <w:r w:rsidRPr="00CF739D">
              <w:t>LABEL</w:t>
            </w:r>
          </w:p>
        </w:tc>
        <w:tc>
          <w:tcPr>
            <w:tcW w:w="4552" w:type="dxa"/>
            <w:shd w:val="clear" w:color="auto" w:fill="auto"/>
            <w:noWrap/>
            <w:vAlign w:val="center"/>
            <w:hideMark/>
          </w:tcPr>
          <w:p w14:paraId="0EF3DF12" w14:textId="05B59415" w:rsidR="00CF0C7E" w:rsidRPr="00CF739D" w:rsidRDefault="00CF0C7E" w:rsidP="00CF739D">
            <w:pPr>
              <w:rPr>
                <w:rFonts w:eastAsia="Times New Roman"/>
                <w:lang w:val="en-US"/>
              </w:rPr>
            </w:pPr>
            <w:r w:rsidRPr="00CF739D">
              <w:t>Lưu trữ nhãn hiệu để nhận biết quần áo</w:t>
            </w:r>
          </w:p>
        </w:tc>
      </w:tr>
      <w:tr w:rsidR="00CF0C7E" w:rsidRPr="00920004" w14:paraId="69750BEC" w14:textId="77777777" w:rsidTr="00CF739D">
        <w:trPr>
          <w:trHeight w:val="322"/>
        </w:trPr>
        <w:tc>
          <w:tcPr>
            <w:tcW w:w="804" w:type="dxa"/>
            <w:shd w:val="clear" w:color="auto" w:fill="auto"/>
            <w:noWrap/>
            <w:vAlign w:val="center"/>
            <w:hideMark/>
          </w:tcPr>
          <w:p w14:paraId="611AA4D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9</w:t>
            </w:r>
          </w:p>
        </w:tc>
        <w:tc>
          <w:tcPr>
            <w:tcW w:w="3426" w:type="dxa"/>
            <w:shd w:val="clear" w:color="auto" w:fill="auto"/>
            <w:noWrap/>
            <w:vAlign w:val="center"/>
            <w:hideMark/>
          </w:tcPr>
          <w:p w14:paraId="5631C682" w14:textId="4233CB95" w:rsidR="00CF0C7E" w:rsidRPr="00CF739D" w:rsidRDefault="00CF0C7E" w:rsidP="00CF739D">
            <w:pPr>
              <w:rPr>
                <w:rFonts w:eastAsia="Times New Roman"/>
                <w:lang w:val="en-US"/>
              </w:rPr>
            </w:pPr>
            <w:r w:rsidRPr="00CF739D">
              <w:t>MATERIAL</w:t>
            </w:r>
          </w:p>
        </w:tc>
        <w:tc>
          <w:tcPr>
            <w:tcW w:w="4552" w:type="dxa"/>
            <w:shd w:val="clear" w:color="auto" w:fill="auto"/>
            <w:noWrap/>
            <w:vAlign w:val="center"/>
            <w:hideMark/>
          </w:tcPr>
          <w:p w14:paraId="4E99483C" w14:textId="5A258F4D" w:rsidR="00CF0C7E" w:rsidRPr="00CF739D" w:rsidRDefault="00CF0C7E" w:rsidP="00CF739D">
            <w:pPr>
              <w:rPr>
                <w:rFonts w:eastAsia="Times New Roman"/>
                <w:lang w:val="en-US"/>
              </w:rPr>
            </w:pPr>
            <w:r w:rsidRPr="00CF739D">
              <w:t>Lưu trữ chất liệu để nhận biết quần áo</w:t>
            </w:r>
          </w:p>
        </w:tc>
      </w:tr>
      <w:tr w:rsidR="00CF0C7E" w:rsidRPr="00920004" w14:paraId="189D904A" w14:textId="77777777" w:rsidTr="00CF739D">
        <w:trPr>
          <w:trHeight w:val="322"/>
        </w:trPr>
        <w:tc>
          <w:tcPr>
            <w:tcW w:w="804" w:type="dxa"/>
            <w:shd w:val="clear" w:color="auto" w:fill="auto"/>
            <w:noWrap/>
            <w:vAlign w:val="center"/>
            <w:hideMark/>
          </w:tcPr>
          <w:p w14:paraId="4A574CAD"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10</w:t>
            </w:r>
          </w:p>
        </w:tc>
        <w:tc>
          <w:tcPr>
            <w:tcW w:w="3426" w:type="dxa"/>
            <w:shd w:val="clear" w:color="auto" w:fill="auto"/>
            <w:noWrap/>
            <w:vAlign w:val="center"/>
            <w:hideMark/>
          </w:tcPr>
          <w:p w14:paraId="122570ED" w14:textId="47E3978A" w:rsidR="00CF0C7E" w:rsidRPr="00CF739D" w:rsidRDefault="00CF0C7E" w:rsidP="00CF739D">
            <w:pPr>
              <w:rPr>
                <w:rFonts w:eastAsia="Times New Roman"/>
                <w:lang w:val="en-US"/>
              </w:rPr>
            </w:pPr>
            <w:r w:rsidRPr="00CF739D">
              <w:t>ORDER_DETAIL</w:t>
            </w:r>
          </w:p>
        </w:tc>
        <w:tc>
          <w:tcPr>
            <w:tcW w:w="4552" w:type="dxa"/>
            <w:shd w:val="clear" w:color="auto" w:fill="auto"/>
            <w:noWrap/>
            <w:vAlign w:val="center"/>
            <w:hideMark/>
          </w:tcPr>
          <w:p w14:paraId="4169F30A" w14:textId="1390A55F" w:rsidR="00CF0C7E" w:rsidRPr="00CF739D" w:rsidRDefault="00CF0C7E" w:rsidP="00CF739D">
            <w:pPr>
              <w:rPr>
                <w:rFonts w:eastAsia="Times New Roman"/>
                <w:lang w:val="en-US"/>
              </w:rPr>
            </w:pPr>
            <w:r w:rsidRPr="00CF739D">
              <w:t>Lưu trữ thông tin chi tiết đơn hàng</w:t>
            </w:r>
          </w:p>
        </w:tc>
      </w:tr>
      <w:tr w:rsidR="00CF0C7E" w:rsidRPr="00920004" w14:paraId="308228A7" w14:textId="77777777" w:rsidTr="00CF739D">
        <w:trPr>
          <w:trHeight w:val="322"/>
        </w:trPr>
        <w:tc>
          <w:tcPr>
            <w:tcW w:w="804" w:type="dxa"/>
            <w:shd w:val="clear" w:color="auto" w:fill="auto"/>
            <w:noWrap/>
            <w:vAlign w:val="center"/>
            <w:hideMark/>
          </w:tcPr>
          <w:p w14:paraId="6FB52F90"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11</w:t>
            </w:r>
          </w:p>
        </w:tc>
        <w:tc>
          <w:tcPr>
            <w:tcW w:w="3426" w:type="dxa"/>
            <w:shd w:val="clear" w:color="auto" w:fill="auto"/>
            <w:noWrap/>
            <w:vAlign w:val="center"/>
            <w:hideMark/>
          </w:tcPr>
          <w:p w14:paraId="14EE887F" w14:textId="3550E1A7" w:rsidR="00CF0C7E" w:rsidRPr="00CF739D" w:rsidRDefault="00CF0C7E" w:rsidP="00CF739D">
            <w:pPr>
              <w:rPr>
                <w:rFonts w:eastAsia="Times New Roman"/>
                <w:lang w:val="en-US"/>
              </w:rPr>
            </w:pPr>
            <w:r w:rsidRPr="00CF739D">
              <w:t>POST</w:t>
            </w:r>
          </w:p>
        </w:tc>
        <w:tc>
          <w:tcPr>
            <w:tcW w:w="4552" w:type="dxa"/>
            <w:shd w:val="clear" w:color="auto" w:fill="auto"/>
            <w:noWrap/>
            <w:vAlign w:val="center"/>
            <w:hideMark/>
          </w:tcPr>
          <w:p w14:paraId="1DF73A3E" w14:textId="07EFEF47" w:rsidR="00CF0C7E" w:rsidRPr="00CF739D" w:rsidRDefault="00CF0C7E" w:rsidP="00CF739D">
            <w:pPr>
              <w:rPr>
                <w:rFonts w:eastAsia="Times New Roman"/>
                <w:lang w:val="en-US"/>
              </w:rPr>
            </w:pPr>
            <w:r w:rsidRPr="00CF739D">
              <w:t>Lưu trữ thông tin tất cả hình ảnh trong hệ thống</w:t>
            </w:r>
          </w:p>
        </w:tc>
      </w:tr>
      <w:tr w:rsidR="00CF0C7E" w:rsidRPr="00920004" w14:paraId="13A8271A" w14:textId="77777777" w:rsidTr="00CF739D">
        <w:trPr>
          <w:trHeight w:val="322"/>
        </w:trPr>
        <w:tc>
          <w:tcPr>
            <w:tcW w:w="804" w:type="dxa"/>
            <w:shd w:val="clear" w:color="auto" w:fill="auto"/>
            <w:noWrap/>
            <w:vAlign w:val="center"/>
            <w:hideMark/>
          </w:tcPr>
          <w:p w14:paraId="0C5E57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12</w:t>
            </w:r>
          </w:p>
        </w:tc>
        <w:tc>
          <w:tcPr>
            <w:tcW w:w="3426" w:type="dxa"/>
            <w:shd w:val="clear" w:color="auto" w:fill="auto"/>
            <w:noWrap/>
            <w:vAlign w:val="center"/>
            <w:hideMark/>
          </w:tcPr>
          <w:p w14:paraId="1A4132E8" w14:textId="1AE99860" w:rsidR="00CF0C7E" w:rsidRPr="00CF739D" w:rsidRDefault="00CF0C7E" w:rsidP="00CF739D">
            <w:pPr>
              <w:rPr>
                <w:rFonts w:eastAsia="Times New Roman"/>
                <w:lang w:val="en-US"/>
              </w:rPr>
            </w:pPr>
            <w:r w:rsidRPr="00CF739D">
              <w:t>PRODUCT</w:t>
            </w:r>
          </w:p>
        </w:tc>
        <w:tc>
          <w:tcPr>
            <w:tcW w:w="4552" w:type="dxa"/>
            <w:shd w:val="clear" w:color="auto" w:fill="auto"/>
            <w:noWrap/>
            <w:vAlign w:val="center"/>
            <w:hideMark/>
          </w:tcPr>
          <w:p w14:paraId="524A9E4F" w14:textId="7C0E73BD" w:rsidR="00CF0C7E" w:rsidRPr="00CF739D" w:rsidRDefault="00CF0C7E" w:rsidP="00CF739D">
            <w:pPr>
              <w:rPr>
                <w:rFonts w:eastAsia="Times New Roman"/>
                <w:lang w:val="en-US"/>
              </w:rPr>
            </w:pPr>
            <w:r w:rsidRPr="00CF739D">
              <w:t>Lưu trữ thông tin quần áo</w:t>
            </w:r>
          </w:p>
        </w:tc>
      </w:tr>
      <w:tr w:rsidR="00CF0C7E" w:rsidRPr="00920004" w14:paraId="0CBA27EA" w14:textId="77777777" w:rsidTr="00CF739D">
        <w:trPr>
          <w:trHeight w:val="322"/>
        </w:trPr>
        <w:tc>
          <w:tcPr>
            <w:tcW w:w="804" w:type="dxa"/>
            <w:shd w:val="clear" w:color="auto" w:fill="auto"/>
            <w:noWrap/>
            <w:vAlign w:val="center"/>
            <w:hideMark/>
          </w:tcPr>
          <w:p w14:paraId="34F0C13A"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13</w:t>
            </w:r>
          </w:p>
        </w:tc>
        <w:tc>
          <w:tcPr>
            <w:tcW w:w="3426" w:type="dxa"/>
            <w:shd w:val="clear" w:color="auto" w:fill="auto"/>
            <w:noWrap/>
            <w:vAlign w:val="center"/>
            <w:hideMark/>
          </w:tcPr>
          <w:p w14:paraId="13318B11" w14:textId="784BDFAC" w:rsidR="00CF0C7E" w:rsidRPr="00CF739D" w:rsidRDefault="00CF0C7E" w:rsidP="00CF739D">
            <w:pPr>
              <w:rPr>
                <w:rFonts w:eastAsia="Times New Roman"/>
                <w:lang w:val="en-US"/>
              </w:rPr>
            </w:pPr>
            <w:r w:rsidRPr="00CF739D">
              <w:t>PRODUCT_TYPE</w:t>
            </w:r>
          </w:p>
        </w:tc>
        <w:tc>
          <w:tcPr>
            <w:tcW w:w="4552" w:type="dxa"/>
            <w:shd w:val="clear" w:color="auto" w:fill="auto"/>
            <w:noWrap/>
            <w:vAlign w:val="center"/>
            <w:hideMark/>
          </w:tcPr>
          <w:p w14:paraId="6EB0B91B" w14:textId="3D3B5950" w:rsidR="00CF0C7E" w:rsidRPr="00CF739D" w:rsidRDefault="00CF0C7E" w:rsidP="00CF739D">
            <w:pPr>
              <w:rPr>
                <w:rFonts w:eastAsia="Times New Roman"/>
                <w:lang w:val="en-US"/>
              </w:rPr>
            </w:pPr>
            <w:r w:rsidRPr="00CF739D">
              <w:t>Lưu trữ loại quần áo để lọc tìm kiếm quần áo</w:t>
            </w:r>
          </w:p>
        </w:tc>
      </w:tr>
      <w:tr w:rsidR="00CF0C7E" w:rsidRPr="00920004" w14:paraId="31F1C289" w14:textId="77777777" w:rsidTr="00CF739D">
        <w:trPr>
          <w:trHeight w:val="322"/>
        </w:trPr>
        <w:tc>
          <w:tcPr>
            <w:tcW w:w="804" w:type="dxa"/>
            <w:shd w:val="clear" w:color="auto" w:fill="auto"/>
            <w:noWrap/>
            <w:vAlign w:val="center"/>
            <w:hideMark/>
          </w:tcPr>
          <w:p w14:paraId="5C99ED16"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14</w:t>
            </w:r>
          </w:p>
        </w:tc>
        <w:tc>
          <w:tcPr>
            <w:tcW w:w="3426" w:type="dxa"/>
            <w:shd w:val="clear" w:color="auto" w:fill="auto"/>
            <w:noWrap/>
            <w:vAlign w:val="center"/>
            <w:hideMark/>
          </w:tcPr>
          <w:p w14:paraId="18293DDC" w14:textId="6F60C1EA" w:rsidR="00CF0C7E" w:rsidRPr="00CF739D" w:rsidRDefault="00CF0C7E" w:rsidP="00CF739D">
            <w:pPr>
              <w:rPr>
                <w:rFonts w:eastAsia="Times New Roman"/>
                <w:lang w:val="en-US"/>
              </w:rPr>
            </w:pPr>
            <w:r w:rsidRPr="00CF739D">
              <w:t>PROMOTION</w:t>
            </w:r>
          </w:p>
        </w:tc>
        <w:tc>
          <w:tcPr>
            <w:tcW w:w="4552" w:type="dxa"/>
            <w:shd w:val="clear" w:color="auto" w:fill="auto"/>
            <w:noWrap/>
            <w:vAlign w:val="center"/>
            <w:hideMark/>
          </w:tcPr>
          <w:p w14:paraId="0136E4BC" w14:textId="7B6C430E" w:rsidR="00CF0C7E" w:rsidRPr="00CF739D" w:rsidRDefault="00CF0C7E" w:rsidP="00CF739D">
            <w:pPr>
              <w:rPr>
                <w:rFonts w:eastAsia="Times New Roman"/>
                <w:lang w:val="en-US"/>
              </w:rPr>
            </w:pPr>
            <w:r w:rsidRPr="00CF739D">
              <w:t>Lưu trữ các chương trình khuyến mãi</w:t>
            </w:r>
          </w:p>
        </w:tc>
      </w:tr>
      <w:tr w:rsidR="00CF0C7E" w:rsidRPr="00920004" w14:paraId="4ABAF74B" w14:textId="77777777" w:rsidTr="00CF739D">
        <w:trPr>
          <w:trHeight w:val="322"/>
        </w:trPr>
        <w:tc>
          <w:tcPr>
            <w:tcW w:w="804" w:type="dxa"/>
            <w:shd w:val="clear" w:color="auto" w:fill="auto"/>
            <w:noWrap/>
            <w:vAlign w:val="center"/>
            <w:hideMark/>
          </w:tcPr>
          <w:p w14:paraId="22C0CB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15</w:t>
            </w:r>
          </w:p>
        </w:tc>
        <w:tc>
          <w:tcPr>
            <w:tcW w:w="3426" w:type="dxa"/>
            <w:shd w:val="clear" w:color="auto" w:fill="auto"/>
            <w:noWrap/>
            <w:vAlign w:val="center"/>
            <w:hideMark/>
          </w:tcPr>
          <w:p w14:paraId="593D694C" w14:textId="7EB92486" w:rsidR="00CF0C7E" w:rsidRPr="00CF739D" w:rsidRDefault="00CF0C7E" w:rsidP="00CF739D">
            <w:pPr>
              <w:rPr>
                <w:rFonts w:eastAsia="Times New Roman"/>
                <w:lang w:val="en-US"/>
              </w:rPr>
            </w:pPr>
            <w:r w:rsidRPr="00CF739D">
              <w:t>PROMOTION_BRANCH</w:t>
            </w:r>
          </w:p>
        </w:tc>
        <w:tc>
          <w:tcPr>
            <w:tcW w:w="4552" w:type="dxa"/>
            <w:shd w:val="clear" w:color="auto" w:fill="auto"/>
            <w:noWrap/>
            <w:vAlign w:val="center"/>
            <w:hideMark/>
          </w:tcPr>
          <w:p w14:paraId="23FD6290" w14:textId="6A69EB5B" w:rsidR="00CF0C7E" w:rsidRPr="00CF739D" w:rsidRDefault="00CF0C7E" w:rsidP="00CF739D">
            <w:pPr>
              <w:rPr>
                <w:rFonts w:eastAsia="Times New Roman"/>
                <w:lang w:val="en-US"/>
              </w:rPr>
            </w:pPr>
            <w:r w:rsidRPr="00CF739D">
              <w:t>Lưu trữ thông tin khuyến mãi ứng với từng chi nhánh</w:t>
            </w:r>
          </w:p>
        </w:tc>
      </w:tr>
      <w:tr w:rsidR="00CF0C7E" w:rsidRPr="00920004" w14:paraId="50507482" w14:textId="77777777" w:rsidTr="00CF739D">
        <w:trPr>
          <w:trHeight w:val="322"/>
        </w:trPr>
        <w:tc>
          <w:tcPr>
            <w:tcW w:w="804" w:type="dxa"/>
            <w:shd w:val="clear" w:color="auto" w:fill="auto"/>
            <w:noWrap/>
            <w:vAlign w:val="center"/>
            <w:hideMark/>
          </w:tcPr>
          <w:p w14:paraId="01ADCEF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16</w:t>
            </w:r>
          </w:p>
        </w:tc>
        <w:tc>
          <w:tcPr>
            <w:tcW w:w="3426" w:type="dxa"/>
            <w:shd w:val="clear" w:color="auto" w:fill="auto"/>
            <w:noWrap/>
            <w:vAlign w:val="center"/>
            <w:hideMark/>
          </w:tcPr>
          <w:p w14:paraId="03E8AD1A" w14:textId="7CCF73CF" w:rsidR="00CF0C7E" w:rsidRPr="00CF739D" w:rsidRDefault="00CF0C7E" w:rsidP="00CF739D">
            <w:pPr>
              <w:rPr>
                <w:rFonts w:eastAsia="Times New Roman"/>
                <w:lang w:val="en-US"/>
              </w:rPr>
            </w:pPr>
            <w:r w:rsidRPr="00CF739D">
              <w:t>RECEIPT</w:t>
            </w:r>
          </w:p>
        </w:tc>
        <w:tc>
          <w:tcPr>
            <w:tcW w:w="4552" w:type="dxa"/>
            <w:shd w:val="clear" w:color="auto" w:fill="auto"/>
            <w:noWrap/>
            <w:vAlign w:val="center"/>
            <w:hideMark/>
          </w:tcPr>
          <w:p w14:paraId="10455EBF" w14:textId="7791D24C" w:rsidR="00CF0C7E" w:rsidRPr="00CF739D" w:rsidRDefault="00CF0C7E" w:rsidP="00CF739D">
            <w:pPr>
              <w:rPr>
                <w:rFonts w:eastAsia="Times New Roman"/>
                <w:lang w:val="en-US"/>
              </w:rPr>
            </w:pPr>
            <w:r w:rsidRPr="00CF739D">
              <w:t>Lưu trữ thông tin biên nhận</w:t>
            </w:r>
          </w:p>
        </w:tc>
      </w:tr>
      <w:tr w:rsidR="00CF0C7E" w:rsidRPr="00920004" w14:paraId="7B0FBEC5" w14:textId="77777777" w:rsidTr="00CF739D">
        <w:trPr>
          <w:trHeight w:val="322"/>
        </w:trPr>
        <w:tc>
          <w:tcPr>
            <w:tcW w:w="804" w:type="dxa"/>
            <w:shd w:val="clear" w:color="auto" w:fill="auto"/>
            <w:noWrap/>
            <w:vAlign w:val="center"/>
            <w:hideMark/>
          </w:tcPr>
          <w:p w14:paraId="3992737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17</w:t>
            </w:r>
          </w:p>
        </w:tc>
        <w:tc>
          <w:tcPr>
            <w:tcW w:w="3426" w:type="dxa"/>
            <w:shd w:val="clear" w:color="auto" w:fill="auto"/>
            <w:noWrap/>
            <w:vAlign w:val="center"/>
            <w:hideMark/>
          </w:tcPr>
          <w:p w14:paraId="42652C85" w14:textId="4A196CAF" w:rsidR="00CF0C7E" w:rsidRPr="00CF739D" w:rsidRDefault="00CF0C7E" w:rsidP="00CF739D">
            <w:pPr>
              <w:rPr>
                <w:rFonts w:eastAsia="Times New Roman"/>
                <w:lang w:val="en-US"/>
              </w:rPr>
            </w:pPr>
            <w:r w:rsidRPr="00CF739D">
              <w:t>RECEIPT_DETAIL</w:t>
            </w:r>
          </w:p>
        </w:tc>
        <w:tc>
          <w:tcPr>
            <w:tcW w:w="4552" w:type="dxa"/>
            <w:shd w:val="clear" w:color="auto" w:fill="auto"/>
            <w:noWrap/>
            <w:vAlign w:val="center"/>
            <w:hideMark/>
          </w:tcPr>
          <w:p w14:paraId="3E69C74E" w14:textId="4D8473A7" w:rsidR="00CF0C7E" w:rsidRPr="00CF739D" w:rsidRDefault="00CF0C7E" w:rsidP="00CF739D">
            <w:pPr>
              <w:rPr>
                <w:rFonts w:eastAsia="Times New Roman"/>
                <w:lang w:val="en-US"/>
              </w:rPr>
            </w:pPr>
            <w:r w:rsidRPr="00CF739D">
              <w:t>Lưu trữ thông tin chi tiết của biên nhận</w:t>
            </w:r>
          </w:p>
        </w:tc>
      </w:tr>
      <w:tr w:rsidR="00FD2E65" w:rsidRPr="00920004" w14:paraId="53DC59C7" w14:textId="77777777" w:rsidTr="00CF739D">
        <w:trPr>
          <w:trHeight w:val="322"/>
        </w:trPr>
        <w:tc>
          <w:tcPr>
            <w:tcW w:w="804" w:type="dxa"/>
            <w:shd w:val="clear" w:color="auto" w:fill="auto"/>
            <w:noWrap/>
            <w:vAlign w:val="center"/>
          </w:tcPr>
          <w:p w14:paraId="40D95596" w14:textId="3AD17E00" w:rsidR="00FD2E65"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18</w:t>
            </w:r>
          </w:p>
        </w:tc>
        <w:tc>
          <w:tcPr>
            <w:tcW w:w="3426" w:type="dxa"/>
            <w:shd w:val="clear" w:color="auto" w:fill="auto"/>
            <w:noWrap/>
            <w:vAlign w:val="center"/>
          </w:tcPr>
          <w:p w14:paraId="6CB545AA" w14:textId="2BE3E112" w:rsidR="00FD2E65" w:rsidRPr="00CF739D" w:rsidRDefault="00FD2E65" w:rsidP="00CF739D">
            <w:pPr>
              <w:rPr>
                <w:lang w:val="en-US"/>
              </w:rPr>
            </w:pPr>
            <w:r w:rsidRPr="00CF739D">
              <w:rPr>
                <w:lang w:val="en-US"/>
              </w:rPr>
              <w:t>SERVICE_PRODUCT</w:t>
            </w:r>
          </w:p>
        </w:tc>
        <w:tc>
          <w:tcPr>
            <w:tcW w:w="4552" w:type="dxa"/>
            <w:shd w:val="clear" w:color="auto" w:fill="auto"/>
            <w:noWrap/>
            <w:vAlign w:val="center"/>
          </w:tcPr>
          <w:p w14:paraId="013E735D" w14:textId="3B173CC8" w:rsidR="00FD2E65" w:rsidRPr="00CF739D" w:rsidRDefault="00FD2E65" w:rsidP="00CF739D">
            <w:pPr>
              <w:rPr>
                <w:lang w:val="en-US"/>
              </w:rPr>
            </w:pPr>
            <w:r w:rsidRPr="00CF739D">
              <w:rPr>
                <w:lang w:val="en-US"/>
              </w:rPr>
              <w:t>Lưu trữ thông tin quần áo ứng với dịch vụ</w:t>
            </w:r>
          </w:p>
        </w:tc>
      </w:tr>
      <w:tr w:rsidR="00CF0C7E" w:rsidRPr="00920004" w14:paraId="1B915200" w14:textId="77777777" w:rsidTr="00CF739D">
        <w:trPr>
          <w:trHeight w:val="322"/>
        </w:trPr>
        <w:tc>
          <w:tcPr>
            <w:tcW w:w="804" w:type="dxa"/>
            <w:shd w:val="clear" w:color="auto" w:fill="auto"/>
            <w:noWrap/>
            <w:vAlign w:val="center"/>
            <w:hideMark/>
          </w:tcPr>
          <w:p w14:paraId="261677B1" w14:textId="22E8FC6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lastRenderedPageBreak/>
              <w:t>1</w:t>
            </w:r>
            <w:r w:rsidR="00FD2E65" w:rsidRPr="00CF739D">
              <w:rPr>
                <w:rFonts w:eastAsia="Times New Roman"/>
                <w:color w:val="000000"/>
                <w:lang w:val="en-US"/>
              </w:rPr>
              <w:t>9</w:t>
            </w:r>
          </w:p>
        </w:tc>
        <w:tc>
          <w:tcPr>
            <w:tcW w:w="3426" w:type="dxa"/>
            <w:shd w:val="clear" w:color="auto" w:fill="auto"/>
            <w:noWrap/>
            <w:vAlign w:val="center"/>
            <w:hideMark/>
          </w:tcPr>
          <w:p w14:paraId="46FA78F9" w14:textId="08B1E74B" w:rsidR="00CF0C7E" w:rsidRPr="00CF739D" w:rsidRDefault="00CF0C7E" w:rsidP="00CF739D">
            <w:pPr>
              <w:rPr>
                <w:rFonts w:eastAsia="Times New Roman"/>
                <w:lang w:val="en-US"/>
              </w:rPr>
            </w:pPr>
            <w:r w:rsidRPr="00CF739D">
              <w:t>SERVICE_TYPE</w:t>
            </w:r>
          </w:p>
        </w:tc>
        <w:tc>
          <w:tcPr>
            <w:tcW w:w="4552" w:type="dxa"/>
            <w:shd w:val="clear" w:color="auto" w:fill="auto"/>
            <w:noWrap/>
            <w:vAlign w:val="center"/>
            <w:hideMark/>
          </w:tcPr>
          <w:p w14:paraId="11FFC0BA" w14:textId="1469AAD0" w:rsidR="00CF0C7E" w:rsidRPr="00CF739D" w:rsidRDefault="00CF0C7E" w:rsidP="00CF739D">
            <w:pPr>
              <w:rPr>
                <w:rFonts w:eastAsia="Times New Roman"/>
                <w:lang w:val="en-US"/>
              </w:rPr>
            </w:pPr>
            <w:r w:rsidRPr="00CF739D">
              <w:t>Lưu trữ loại dịch vụ</w:t>
            </w:r>
          </w:p>
        </w:tc>
      </w:tr>
      <w:tr w:rsidR="00CF0C7E" w:rsidRPr="00920004" w14:paraId="4517287B" w14:textId="77777777" w:rsidTr="00CF739D">
        <w:trPr>
          <w:trHeight w:val="322"/>
        </w:trPr>
        <w:tc>
          <w:tcPr>
            <w:tcW w:w="804" w:type="dxa"/>
            <w:shd w:val="clear" w:color="auto" w:fill="auto"/>
            <w:noWrap/>
            <w:vAlign w:val="center"/>
            <w:hideMark/>
          </w:tcPr>
          <w:p w14:paraId="310386D8" w14:textId="19A53242"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20</w:t>
            </w:r>
          </w:p>
        </w:tc>
        <w:tc>
          <w:tcPr>
            <w:tcW w:w="3426" w:type="dxa"/>
            <w:shd w:val="clear" w:color="auto" w:fill="auto"/>
            <w:noWrap/>
            <w:vAlign w:val="center"/>
            <w:hideMark/>
          </w:tcPr>
          <w:p w14:paraId="6F58D2D3" w14:textId="5FCF88EE" w:rsidR="00CF0C7E" w:rsidRPr="00CF739D" w:rsidRDefault="00CF0C7E" w:rsidP="00CF739D">
            <w:pPr>
              <w:rPr>
                <w:rFonts w:eastAsia="Times New Roman"/>
                <w:lang w:val="en-US"/>
              </w:rPr>
            </w:pPr>
            <w:r w:rsidRPr="00CF739D">
              <w:t>SERVICE_TYPE_BRANCH</w:t>
            </w:r>
          </w:p>
        </w:tc>
        <w:tc>
          <w:tcPr>
            <w:tcW w:w="4552" w:type="dxa"/>
            <w:shd w:val="clear" w:color="auto" w:fill="auto"/>
            <w:noWrap/>
            <w:vAlign w:val="center"/>
            <w:hideMark/>
          </w:tcPr>
          <w:p w14:paraId="3D9CD7FF" w14:textId="1856BB66" w:rsidR="00CF0C7E" w:rsidRPr="00CF739D" w:rsidRDefault="00CF0C7E" w:rsidP="00CF739D">
            <w:pPr>
              <w:rPr>
                <w:rFonts w:eastAsia="Times New Roman"/>
                <w:lang w:val="en-US"/>
              </w:rPr>
            </w:pPr>
            <w:r w:rsidRPr="00CF739D">
              <w:t>Lưu trữ loại dịch vụ có ở mỗi chi nhánh</w:t>
            </w:r>
          </w:p>
        </w:tc>
      </w:tr>
      <w:tr w:rsidR="00CF0C7E" w:rsidRPr="00920004" w14:paraId="6DDB3C89" w14:textId="77777777" w:rsidTr="00CF739D">
        <w:trPr>
          <w:trHeight w:val="322"/>
        </w:trPr>
        <w:tc>
          <w:tcPr>
            <w:tcW w:w="804" w:type="dxa"/>
            <w:shd w:val="clear" w:color="auto" w:fill="auto"/>
            <w:noWrap/>
            <w:vAlign w:val="center"/>
            <w:hideMark/>
          </w:tcPr>
          <w:p w14:paraId="2478BE2B" w14:textId="359D16D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1</w:t>
            </w:r>
          </w:p>
        </w:tc>
        <w:tc>
          <w:tcPr>
            <w:tcW w:w="3426" w:type="dxa"/>
            <w:shd w:val="clear" w:color="auto" w:fill="auto"/>
            <w:noWrap/>
            <w:vAlign w:val="center"/>
            <w:hideMark/>
          </w:tcPr>
          <w:p w14:paraId="47243609" w14:textId="4573EB39" w:rsidR="00CF0C7E" w:rsidRPr="00CF739D" w:rsidRDefault="00CF0C7E" w:rsidP="00CF739D">
            <w:pPr>
              <w:rPr>
                <w:rFonts w:eastAsia="Times New Roman"/>
                <w:lang w:val="en-US"/>
              </w:rPr>
            </w:pPr>
            <w:r w:rsidRPr="00CF739D">
              <w:t>STAFF</w:t>
            </w:r>
          </w:p>
        </w:tc>
        <w:tc>
          <w:tcPr>
            <w:tcW w:w="4552" w:type="dxa"/>
            <w:shd w:val="clear" w:color="auto" w:fill="auto"/>
            <w:noWrap/>
            <w:vAlign w:val="center"/>
            <w:hideMark/>
          </w:tcPr>
          <w:p w14:paraId="5339DCDF" w14:textId="11F3B002" w:rsidR="00CF0C7E" w:rsidRPr="00CF739D" w:rsidRDefault="00CF0C7E" w:rsidP="00CF739D">
            <w:pPr>
              <w:rPr>
                <w:rFonts w:eastAsia="Times New Roman"/>
                <w:lang w:val="en-US"/>
              </w:rPr>
            </w:pPr>
            <w:r w:rsidRPr="00CF739D">
              <w:t>Lưu trữ thông tin nhân viên</w:t>
            </w:r>
          </w:p>
        </w:tc>
      </w:tr>
      <w:tr w:rsidR="00CF0C7E" w:rsidRPr="00920004" w14:paraId="5FBEF804" w14:textId="77777777" w:rsidTr="00CF739D">
        <w:trPr>
          <w:trHeight w:val="322"/>
        </w:trPr>
        <w:tc>
          <w:tcPr>
            <w:tcW w:w="804" w:type="dxa"/>
            <w:shd w:val="clear" w:color="auto" w:fill="auto"/>
            <w:noWrap/>
            <w:vAlign w:val="center"/>
            <w:hideMark/>
          </w:tcPr>
          <w:p w14:paraId="0EAE58B2" w14:textId="06767B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2</w:t>
            </w:r>
          </w:p>
        </w:tc>
        <w:tc>
          <w:tcPr>
            <w:tcW w:w="3426" w:type="dxa"/>
            <w:shd w:val="clear" w:color="auto" w:fill="auto"/>
            <w:noWrap/>
            <w:vAlign w:val="center"/>
            <w:hideMark/>
          </w:tcPr>
          <w:p w14:paraId="518D6121" w14:textId="2CBCBBF4" w:rsidR="00CF0C7E" w:rsidRPr="00CF739D" w:rsidRDefault="00CF0C7E" w:rsidP="00CF739D">
            <w:pPr>
              <w:rPr>
                <w:rFonts w:eastAsia="Times New Roman"/>
                <w:lang w:val="en-US"/>
              </w:rPr>
            </w:pPr>
            <w:r w:rsidRPr="00CF739D">
              <w:t>STAFF_TYPE</w:t>
            </w:r>
          </w:p>
        </w:tc>
        <w:tc>
          <w:tcPr>
            <w:tcW w:w="4552" w:type="dxa"/>
            <w:shd w:val="clear" w:color="auto" w:fill="auto"/>
            <w:noWrap/>
            <w:vAlign w:val="center"/>
            <w:hideMark/>
          </w:tcPr>
          <w:p w14:paraId="37D41F3B" w14:textId="4BBC447C" w:rsidR="00CF0C7E" w:rsidRPr="00CF739D" w:rsidRDefault="00CF0C7E" w:rsidP="00CF739D">
            <w:pPr>
              <w:rPr>
                <w:rFonts w:eastAsia="Times New Roman"/>
                <w:lang w:val="en-US"/>
              </w:rPr>
            </w:pPr>
            <w:r w:rsidRPr="00CF739D">
              <w:t>Lưu trữ loại nhân viên</w:t>
            </w:r>
          </w:p>
        </w:tc>
      </w:tr>
      <w:tr w:rsidR="00CF0C7E" w:rsidRPr="00920004" w14:paraId="26ABF64C" w14:textId="77777777" w:rsidTr="00CF739D">
        <w:trPr>
          <w:trHeight w:val="322"/>
        </w:trPr>
        <w:tc>
          <w:tcPr>
            <w:tcW w:w="804" w:type="dxa"/>
            <w:shd w:val="clear" w:color="auto" w:fill="auto"/>
            <w:noWrap/>
            <w:vAlign w:val="center"/>
            <w:hideMark/>
          </w:tcPr>
          <w:p w14:paraId="3C3DACA3" w14:textId="7CB015C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3</w:t>
            </w:r>
          </w:p>
        </w:tc>
        <w:tc>
          <w:tcPr>
            <w:tcW w:w="3426" w:type="dxa"/>
            <w:shd w:val="clear" w:color="auto" w:fill="auto"/>
            <w:noWrap/>
            <w:vAlign w:val="center"/>
            <w:hideMark/>
          </w:tcPr>
          <w:p w14:paraId="2514B45F" w14:textId="54266B47" w:rsidR="00CF0C7E" w:rsidRPr="00CF739D" w:rsidRDefault="00CF0C7E" w:rsidP="00CF739D">
            <w:pPr>
              <w:rPr>
                <w:rFonts w:eastAsia="Times New Roman"/>
                <w:lang w:val="en-US"/>
              </w:rPr>
            </w:pPr>
            <w:r w:rsidRPr="00CF739D">
              <w:t>TASK</w:t>
            </w:r>
          </w:p>
        </w:tc>
        <w:tc>
          <w:tcPr>
            <w:tcW w:w="4552" w:type="dxa"/>
            <w:shd w:val="clear" w:color="auto" w:fill="auto"/>
            <w:noWrap/>
            <w:vAlign w:val="center"/>
            <w:hideMark/>
          </w:tcPr>
          <w:p w14:paraId="26585B1C" w14:textId="35898BD3" w:rsidR="00CF0C7E" w:rsidRPr="00CF739D" w:rsidRDefault="00CF0C7E" w:rsidP="00CF739D">
            <w:pPr>
              <w:rPr>
                <w:rFonts w:eastAsia="Times New Roman"/>
                <w:lang w:val="en-US"/>
              </w:rPr>
            </w:pPr>
            <w:r w:rsidRPr="00CF739D">
              <w:t>Lưu trữ thông tin công việc của nhân viên</w:t>
            </w:r>
          </w:p>
        </w:tc>
      </w:tr>
      <w:tr w:rsidR="00CF0C7E" w:rsidRPr="00920004" w14:paraId="6BB85656" w14:textId="77777777" w:rsidTr="00CF739D">
        <w:trPr>
          <w:trHeight w:val="322"/>
        </w:trPr>
        <w:tc>
          <w:tcPr>
            <w:tcW w:w="804" w:type="dxa"/>
            <w:shd w:val="clear" w:color="auto" w:fill="auto"/>
            <w:noWrap/>
            <w:vAlign w:val="center"/>
            <w:hideMark/>
          </w:tcPr>
          <w:p w14:paraId="2E149322" w14:textId="7650E07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4</w:t>
            </w:r>
          </w:p>
        </w:tc>
        <w:tc>
          <w:tcPr>
            <w:tcW w:w="3426" w:type="dxa"/>
            <w:shd w:val="clear" w:color="auto" w:fill="auto"/>
            <w:noWrap/>
            <w:vAlign w:val="center"/>
            <w:hideMark/>
          </w:tcPr>
          <w:p w14:paraId="665D4ACD" w14:textId="5AA9717E" w:rsidR="00CF0C7E" w:rsidRPr="00CF739D" w:rsidRDefault="00CF0C7E" w:rsidP="00CF739D">
            <w:pPr>
              <w:rPr>
                <w:rFonts w:eastAsia="Times New Roman"/>
                <w:lang w:val="en-US"/>
              </w:rPr>
            </w:pPr>
            <w:r w:rsidRPr="00CF739D">
              <w:t>TIME_SCHEDULE</w:t>
            </w:r>
          </w:p>
        </w:tc>
        <w:tc>
          <w:tcPr>
            <w:tcW w:w="4552" w:type="dxa"/>
            <w:shd w:val="clear" w:color="auto" w:fill="auto"/>
            <w:noWrap/>
            <w:vAlign w:val="center"/>
            <w:hideMark/>
          </w:tcPr>
          <w:p w14:paraId="240B974E" w14:textId="49497B75" w:rsidR="00CF0C7E" w:rsidRPr="00CF739D" w:rsidRDefault="00CF0C7E" w:rsidP="00CF739D">
            <w:pPr>
              <w:rPr>
                <w:rFonts w:eastAsia="Times New Roman"/>
                <w:lang w:val="en-US"/>
              </w:rPr>
            </w:pPr>
            <w:r w:rsidRPr="00CF739D">
              <w:t>Lưu trữ khung giờ lấy và trả quần áo</w:t>
            </w:r>
          </w:p>
        </w:tc>
      </w:tr>
      <w:tr w:rsidR="00CF0C7E" w:rsidRPr="00920004" w14:paraId="164D7061" w14:textId="77777777" w:rsidTr="00CF739D">
        <w:trPr>
          <w:trHeight w:val="322"/>
        </w:trPr>
        <w:tc>
          <w:tcPr>
            <w:tcW w:w="804" w:type="dxa"/>
            <w:shd w:val="clear" w:color="auto" w:fill="auto"/>
            <w:noWrap/>
            <w:vAlign w:val="center"/>
            <w:hideMark/>
          </w:tcPr>
          <w:p w14:paraId="19D51AA1" w14:textId="23304CD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5</w:t>
            </w:r>
          </w:p>
        </w:tc>
        <w:tc>
          <w:tcPr>
            <w:tcW w:w="3426" w:type="dxa"/>
            <w:shd w:val="clear" w:color="auto" w:fill="auto"/>
            <w:noWrap/>
            <w:vAlign w:val="center"/>
            <w:hideMark/>
          </w:tcPr>
          <w:p w14:paraId="1F6B4FDB" w14:textId="085E0111" w:rsidR="00CF0C7E" w:rsidRPr="00CF739D" w:rsidRDefault="00CF0C7E" w:rsidP="00CF739D">
            <w:pPr>
              <w:rPr>
                <w:rFonts w:eastAsia="Times New Roman"/>
                <w:lang w:val="en-US"/>
              </w:rPr>
            </w:pPr>
            <w:r w:rsidRPr="00CF739D">
              <w:t>UNIT</w:t>
            </w:r>
          </w:p>
        </w:tc>
        <w:tc>
          <w:tcPr>
            <w:tcW w:w="4552" w:type="dxa"/>
            <w:shd w:val="clear" w:color="auto" w:fill="auto"/>
            <w:noWrap/>
            <w:vAlign w:val="center"/>
            <w:hideMark/>
          </w:tcPr>
          <w:p w14:paraId="72E35554" w14:textId="68E9379B" w:rsidR="00CF0C7E" w:rsidRPr="00CF739D" w:rsidRDefault="00CF0C7E" w:rsidP="00CF739D">
            <w:pPr>
              <w:rPr>
                <w:rFonts w:eastAsia="Times New Roman"/>
                <w:lang w:val="en-US"/>
              </w:rPr>
            </w:pPr>
            <w:r w:rsidRPr="00CF739D">
              <w:t>Lưu trữ đơn vị tính</w:t>
            </w:r>
          </w:p>
        </w:tc>
      </w:tr>
      <w:tr w:rsidR="00CF0C7E" w:rsidRPr="00920004" w14:paraId="0D77F1F6" w14:textId="77777777" w:rsidTr="00CF739D">
        <w:trPr>
          <w:trHeight w:val="322"/>
        </w:trPr>
        <w:tc>
          <w:tcPr>
            <w:tcW w:w="804" w:type="dxa"/>
            <w:shd w:val="clear" w:color="auto" w:fill="auto"/>
            <w:noWrap/>
            <w:vAlign w:val="center"/>
            <w:hideMark/>
          </w:tcPr>
          <w:p w14:paraId="33DCEC44" w14:textId="24BCB58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6</w:t>
            </w:r>
          </w:p>
        </w:tc>
        <w:tc>
          <w:tcPr>
            <w:tcW w:w="3426" w:type="dxa"/>
            <w:shd w:val="clear" w:color="auto" w:fill="auto"/>
            <w:noWrap/>
            <w:vAlign w:val="center"/>
            <w:hideMark/>
          </w:tcPr>
          <w:p w14:paraId="3D60BAEE" w14:textId="6D9414A6" w:rsidR="00CF0C7E" w:rsidRPr="00CF739D" w:rsidRDefault="00CF0C7E" w:rsidP="00CF739D">
            <w:pPr>
              <w:rPr>
                <w:rFonts w:eastAsia="Times New Roman"/>
                <w:lang w:val="en-US"/>
              </w:rPr>
            </w:pPr>
            <w:r w:rsidRPr="00CF739D">
              <w:t>UNIT_PRICE</w:t>
            </w:r>
          </w:p>
        </w:tc>
        <w:tc>
          <w:tcPr>
            <w:tcW w:w="4552" w:type="dxa"/>
            <w:shd w:val="clear" w:color="auto" w:fill="auto"/>
            <w:noWrap/>
            <w:vAlign w:val="center"/>
            <w:hideMark/>
          </w:tcPr>
          <w:p w14:paraId="42F00837" w14:textId="5B33AEB3" w:rsidR="00CF0C7E" w:rsidRPr="00CF739D" w:rsidRDefault="00CF0C7E" w:rsidP="00CF739D">
            <w:pPr>
              <w:rPr>
                <w:rFonts w:eastAsia="Times New Roman"/>
                <w:lang w:val="en-US"/>
              </w:rPr>
            </w:pPr>
            <w:r w:rsidRPr="00CF739D">
              <w:t>Lưu trữ đơn giá ứng với từng quần áo theo loại dịch vụ</w:t>
            </w:r>
          </w:p>
        </w:tc>
      </w:tr>
      <w:tr w:rsidR="00CF0C7E" w:rsidRPr="00920004" w14:paraId="303E03E1" w14:textId="77777777" w:rsidTr="00CF739D">
        <w:trPr>
          <w:trHeight w:val="322"/>
        </w:trPr>
        <w:tc>
          <w:tcPr>
            <w:tcW w:w="804" w:type="dxa"/>
            <w:shd w:val="clear" w:color="auto" w:fill="auto"/>
            <w:noWrap/>
            <w:vAlign w:val="center"/>
            <w:hideMark/>
          </w:tcPr>
          <w:p w14:paraId="4D8A24E3" w14:textId="7ED1644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7</w:t>
            </w:r>
          </w:p>
        </w:tc>
        <w:tc>
          <w:tcPr>
            <w:tcW w:w="3426" w:type="dxa"/>
            <w:shd w:val="clear" w:color="auto" w:fill="auto"/>
            <w:noWrap/>
            <w:vAlign w:val="center"/>
            <w:hideMark/>
          </w:tcPr>
          <w:p w14:paraId="47B5ECFC" w14:textId="72B8BE57" w:rsidR="00CF0C7E" w:rsidRPr="00CF739D" w:rsidRDefault="00CF0C7E" w:rsidP="00CF739D">
            <w:pPr>
              <w:rPr>
                <w:rFonts w:eastAsia="Times New Roman"/>
                <w:lang w:val="en-US"/>
              </w:rPr>
            </w:pPr>
            <w:r w:rsidRPr="00CF739D">
              <w:t>USER</w:t>
            </w:r>
          </w:p>
        </w:tc>
        <w:tc>
          <w:tcPr>
            <w:tcW w:w="4552" w:type="dxa"/>
            <w:shd w:val="clear" w:color="auto" w:fill="auto"/>
            <w:noWrap/>
            <w:vAlign w:val="center"/>
            <w:hideMark/>
          </w:tcPr>
          <w:p w14:paraId="29515531" w14:textId="0A9DA620" w:rsidR="00CF0C7E" w:rsidRPr="00CF739D" w:rsidRDefault="00CF0C7E" w:rsidP="00CF739D">
            <w:pPr>
              <w:rPr>
                <w:rFonts w:eastAsia="Times New Roman"/>
                <w:lang w:val="en-US"/>
              </w:rPr>
            </w:pPr>
            <w:r w:rsidRPr="00CF739D">
              <w:t>Lưu trữ thông tin token</w:t>
            </w:r>
          </w:p>
        </w:tc>
      </w:tr>
      <w:tr w:rsidR="00CF0C7E" w:rsidRPr="00920004" w14:paraId="693BC6E5" w14:textId="77777777" w:rsidTr="00CF739D">
        <w:trPr>
          <w:trHeight w:val="322"/>
        </w:trPr>
        <w:tc>
          <w:tcPr>
            <w:tcW w:w="804" w:type="dxa"/>
            <w:shd w:val="clear" w:color="auto" w:fill="auto"/>
            <w:noWrap/>
            <w:vAlign w:val="center"/>
            <w:hideMark/>
          </w:tcPr>
          <w:p w14:paraId="5627A8BA" w14:textId="4CFCEB26"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8</w:t>
            </w:r>
          </w:p>
        </w:tc>
        <w:tc>
          <w:tcPr>
            <w:tcW w:w="3426" w:type="dxa"/>
            <w:shd w:val="clear" w:color="auto" w:fill="auto"/>
            <w:noWrap/>
            <w:vAlign w:val="center"/>
            <w:hideMark/>
          </w:tcPr>
          <w:p w14:paraId="4A80C72E" w14:textId="1BE05887" w:rsidR="00CF0C7E" w:rsidRPr="00CF739D" w:rsidRDefault="00CF0C7E" w:rsidP="00CF739D">
            <w:pPr>
              <w:rPr>
                <w:rFonts w:eastAsia="Times New Roman"/>
                <w:lang w:val="en-US"/>
              </w:rPr>
            </w:pPr>
            <w:r w:rsidRPr="00CF739D">
              <w:t>WASH</w:t>
            </w:r>
          </w:p>
        </w:tc>
        <w:tc>
          <w:tcPr>
            <w:tcW w:w="4552" w:type="dxa"/>
            <w:shd w:val="clear" w:color="auto" w:fill="auto"/>
            <w:noWrap/>
            <w:vAlign w:val="center"/>
            <w:hideMark/>
          </w:tcPr>
          <w:p w14:paraId="496600DC" w14:textId="630487F0" w:rsidR="00CF0C7E" w:rsidRPr="00CF739D" w:rsidRDefault="00CF0C7E" w:rsidP="00CF739D">
            <w:pPr>
              <w:rPr>
                <w:rFonts w:eastAsia="Times New Roman"/>
                <w:lang w:val="en-US"/>
              </w:rPr>
            </w:pPr>
            <w:r w:rsidRPr="00CF739D">
              <w:t>Lưu trữ thông tin xử lí đơn hàng</w:t>
            </w:r>
          </w:p>
        </w:tc>
      </w:tr>
      <w:tr w:rsidR="00CF0C7E" w:rsidRPr="00920004" w14:paraId="3C560778" w14:textId="77777777" w:rsidTr="00CF739D">
        <w:trPr>
          <w:trHeight w:val="322"/>
        </w:trPr>
        <w:tc>
          <w:tcPr>
            <w:tcW w:w="804" w:type="dxa"/>
            <w:shd w:val="clear" w:color="auto" w:fill="auto"/>
            <w:noWrap/>
            <w:vAlign w:val="center"/>
            <w:hideMark/>
          </w:tcPr>
          <w:p w14:paraId="354A2A44" w14:textId="35D088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9</w:t>
            </w:r>
          </w:p>
        </w:tc>
        <w:tc>
          <w:tcPr>
            <w:tcW w:w="3426" w:type="dxa"/>
            <w:shd w:val="clear" w:color="auto" w:fill="auto"/>
            <w:noWrap/>
            <w:vAlign w:val="center"/>
            <w:hideMark/>
          </w:tcPr>
          <w:p w14:paraId="79443BD4" w14:textId="0D3365C0" w:rsidR="00CF0C7E" w:rsidRPr="00CF739D" w:rsidRDefault="00CF0C7E" w:rsidP="00CF739D">
            <w:pPr>
              <w:rPr>
                <w:rFonts w:eastAsia="Times New Roman"/>
                <w:lang w:val="en-US"/>
              </w:rPr>
            </w:pPr>
            <w:r w:rsidRPr="00CF739D">
              <w:t>WASH_BAG</w:t>
            </w:r>
          </w:p>
        </w:tc>
        <w:tc>
          <w:tcPr>
            <w:tcW w:w="4552" w:type="dxa"/>
            <w:shd w:val="clear" w:color="auto" w:fill="auto"/>
            <w:noWrap/>
            <w:vAlign w:val="center"/>
            <w:hideMark/>
          </w:tcPr>
          <w:p w14:paraId="49B83F02" w14:textId="494758EB" w:rsidR="00CF0C7E" w:rsidRPr="00CF739D" w:rsidRDefault="00CF0C7E" w:rsidP="00CF739D">
            <w:pPr>
              <w:rPr>
                <w:rFonts w:eastAsia="Times New Roman"/>
                <w:lang w:val="en-US"/>
              </w:rPr>
            </w:pPr>
            <w:r w:rsidRPr="00CF739D">
              <w:t>Lưu trữ thông tin túi giặt</w:t>
            </w:r>
          </w:p>
        </w:tc>
      </w:tr>
      <w:tr w:rsidR="00CF0C7E" w:rsidRPr="00920004" w14:paraId="5973E6BE" w14:textId="77777777" w:rsidTr="00CF739D">
        <w:trPr>
          <w:trHeight w:val="322"/>
        </w:trPr>
        <w:tc>
          <w:tcPr>
            <w:tcW w:w="804" w:type="dxa"/>
            <w:shd w:val="clear" w:color="auto" w:fill="auto"/>
            <w:noWrap/>
            <w:vAlign w:val="center"/>
            <w:hideMark/>
          </w:tcPr>
          <w:p w14:paraId="4B6954F8" w14:textId="20825DE9"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30</w:t>
            </w:r>
          </w:p>
        </w:tc>
        <w:tc>
          <w:tcPr>
            <w:tcW w:w="3426" w:type="dxa"/>
            <w:shd w:val="clear" w:color="auto" w:fill="auto"/>
            <w:noWrap/>
            <w:vAlign w:val="center"/>
            <w:hideMark/>
          </w:tcPr>
          <w:p w14:paraId="22ED87C9" w14:textId="79977F19" w:rsidR="00CF0C7E" w:rsidRPr="00CF739D" w:rsidRDefault="00CF0C7E" w:rsidP="00CF739D">
            <w:pPr>
              <w:rPr>
                <w:rFonts w:eastAsia="Times New Roman"/>
                <w:lang w:val="en-US"/>
              </w:rPr>
            </w:pPr>
            <w:r w:rsidRPr="00CF739D">
              <w:t>WASH_BAG_DETAIL</w:t>
            </w:r>
          </w:p>
        </w:tc>
        <w:tc>
          <w:tcPr>
            <w:tcW w:w="4552" w:type="dxa"/>
            <w:shd w:val="clear" w:color="auto" w:fill="auto"/>
            <w:noWrap/>
            <w:vAlign w:val="center"/>
            <w:hideMark/>
          </w:tcPr>
          <w:p w14:paraId="0D7EEDC2" w14:textId="7DF7DF5E" w:rsidR="00CF0C7E" w:rsidRPr="00CF739D" w:rsidRDefault="00CF0C7E" w:rsidP="00CF739D">
            <w:pPr>
              <w:rPr>
                <w:rFonts w:eastAsia="Times New Roman"/>
                <w:lang w:val="en-US"/>
              </w:rPr>
            </w:pPr>
            <w:r w:rsidRPr="00CF739D">
              <w:t>Lưu trữ thông tin chi tiết túi giặt</w:t>
            </w:r>
          </w:p>
        </w:tc>
      </w:tr>
      <w:tr w:rsidR="00CF0C7E" w:rsidRPr="00920004" w14:paraId="3078FE47" w14:textId="77777777" w:rsidTr="00CF739D">
        <w:trPr>
          <w:trHeight w:val="322"/>
        </w:trPr>
        <w:tc>
          <w:tcPr>
            <w:tcW w:w="804" w:type="dxa"/>
            <w:shd w:val="clear" w:color="auto" w:fill="auto"/>
            <w:noWrap/>
            <w:vAlign w:val="center"/>
            <w:hideMark/>
          </w:tcPr>
          <w:p w14:paraId="4E67FADD" w14:textId="44251BAF"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31</w:t>
            </w:r>
          </w:p>
        </w:tc>
        <w:tc>
          <w:tcPr>
            <w:tcW w:w="3426" w:type="dxa"/>
            <w:shd w:val="clear" w:color="auto" w:fill="auto"/>
            <w:noWrap/>
            <w:vAlign w:val="center"/>
            <w:hideMark/>
          </w:tcPr>
          <w:p w14:paraId="060FC316" w14:textId="40039433" w:rsidR="00CF0C7E" w:rsidRPr="00CF739D" w:rsidRDefault="00CF0C7E" w:rsidP="00CF739D">
            <w:pPr>
              <w:rPr>
                <w:rFonts w:eastAsia="Times New Roman"/>
                <w:lang w:val="en-US"/>
              </w:rPr>
            </w:pPr>
            <w:r w:rsidRPr="00CF739D">
              <w:t>WASHING_MACHINE</w:t>
            </w:r>
          </w:p>
        </w:tc>
        <w:tc>
          <w:tcPr>
            <w:tcW w:w="4552" w:type="dxa"/>
            <w:shd w:val="clear" w:color="auto" w:fill="auto"/>
            <w:noWrap/>
            <w:vAlign w:val="center"/>
            <w:hideMark/>
          </w:tcPr>
          <w:p w14:paraId="25BBCB75" w14:textId="508773FB" w:rsidR="00CF0C7E" w:rsidRPr="00CF739D" w:rsidRDefault="00CF0C7E" w:rsidP="00CF739D">
            <w:pPr>
              <w:rPr>
                <w:rFonts w:eastAsia="Times New Roman"/>
                <w:lang w:val="en-US"/>
              </w:rPr>
            </w:pPr>
            <w:r w:rsidRPr="00CF739D">
              <w:t>Lưu trữ thông tin của máy giặt</w:t>
            </w:r>
          </w:p>
        </w:tc>
      </w:tr>
    </w:tbl>
    <w:p w14:paraId="022710FC" w14:textId="66015D1A" w:rsidR="008441B4" w:rsidRDefault="00FA543F" w:rsidP="00CF739D">
      <w:pPr>
        <w:pStyle w:val="Caption"/>
        <w:rPr>
          <w:ins w:id="2143" w:author="phuong vu" w:date="2018-12-02T08:51:00Z"/>
        </w:rPr>
      </w:pPr>
      <w:bookmarkStart w:id="2144" w:name="_Toc531504562"/>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w:t>
      </w:r>
      <w:r w:rsidR="00D632EE" w:rsidRPr="00CF739D">
        <w:fldChar w:fldCharType="end"/>
      </w:r>
      <w:r w:rsidRPr="00CF739D">
        <w:t xml:space="preserve"> Tổng quan các bảng trong cơ sở dữ liệu</w:t>
      </w:r>
      <w:bookmarkEnd w:id="2144"/>
    </w:p>
    <w:p w14:paraId="5D5DA2A8" w14:textId="5F519FD0" w:rsidR="00697467" w:rsidRPr="00697467" w:rsidRDefault="00697467" w:rsidP="00697467">
      <w:pPr>
        <w:rPr>
          <w:lang w:val="en-US"/>
          <w:rPrChange w:id="2145" w:author="phuong vu" w:date="2018-12-02T08:51:00Z">
            <w:rPr/>
          </w:rPrChange>
        </w:rPr>
        <w:pPrChange w:id="2146" w:author="phuong vu" w:date="2018-12-02T08:51:00Z">
          <w:pPr>
            <w:pStyle w:val="Caption"/>
          </w:pPr>
        </w:pPrChange>
      </w:pPr>
      <w:ins w:id="2147" w:author="phuong vu" w:date="2018-12-02T08:51:00Z">
        <w:r>
          <w:rPr>
            <w:lang w:val="en-US"/>
          </w:rPr>
          <w:t xml:space="preserve">Chi tiết xem thêm phụ lục trang </w:t>
        </w:r>
      </w:ins>
      <w:ins w:id="2148" w:author="phuong vu" w:date="2018-12-02T08:52:00Z">
        <w:r>
          <w:rPr>
            <w:lang w:val="en-US"/>
          </w:rPr>
          <w:fldChar w:fldCharType="begin"/>
        </w:r>
        <w:r>
          <w:rPr>
            <w:lang w:val="en-US"/>
          </w:rPr>
          <w:instrText xml:space="preserve"> PAGEREF _Ref531504057 \h </w:instrText>
        </w:r>
        <w:r>
          <w:rPr>
            <w:lang w:val="en-US"/>
          </w:rPr>
        </w:r>
      </w:ins>
      <w:r>
        <w:rPr>
          <w:lang w:val="en-US"/>
        </w:rPr>
        <w:fldChar w:fldCharType="separate"/>
      </w:r>
      <w:ins w:id="2149" w:author="phuong vu" w:date="2018-12-02T08:52:00Z">
        <w:r>
          <w:rPr>
            <w:noProof/>
            <w:lang w:val="en-US"/>
          </w:rPr>
          <w:t>85</w:t>
        </w:r>
        <w:r>
          <w:rPr>
            <w:lang w:val="en-US"/>
          </w:rPr>
          <w:fldChar w:fldCharType="end"/>
        </w:r>
        <w:r>
          <w:rPr>
            <w:lang w:val="en-US"/>
          </w:rPr>
          <w:t>.</w:t>
        </w:r>
      </w:ins>
    </w:p>
    <w:p w14:paraId="38692DB1" w14:textId="5B1DEA6A" w:rsidR="00EC1917" w:rsidRPr="00920004" w:rsidRDefault="00BA6D3B">
      <w:pPr>
        <w:pStyle w:val="Heading3"/>
      </w:pPr>
      <w:bookmarkStart w:id="2150" w:name="_Toc530605709"/>
      <w:bookmarkStart w:id="2151" w:name="_Toc530657415"/>
      <w:bookmarkStart w:id="2152" w:name="_Toc530658703"/>
      <w:bookmarkStart w:id="2153" w:name="_Toc530662427"/>
      <w:bookmarkStart w:id="2154" w:name="_Toc530662894"/>
      <w:bookmarkStart w:id="2155" w:name="_Toc531009819"/>
      <w:bookmarkStart w:id="2156" w:name="_Toc531102054"/>
      <w:bookmarkStart w:id="2157" w:name="_Toc531103002"/>
      <w:bookmarkStart w:id="2158" w:name="_Toc531359243"/>
      <w:bookmarkStart w:id="2159" w:name="_Toc531360224"/>
      <w:bookmarkStart w:id="2160" w:name="_Toc531381066"/>
      <w:bookmarkStart w:id="2161" w:name="_Toc529231542"/>
      <w:bookmarkStart w:id="2162" w:name="_Toc531502263"/>
      <w:bookmarkEnd w:id="2150"/>
      <w:bookmarkEnd w:id="2151"/>
      <w:bookmarkEnd w:id="2152"/>
      <w:bookmarkEnd w:id="2153"/>
      <w:bookmarkEnd w:id="2154"/>
      <w:bookmarkEnd w:id="2155"/>
      <w:bookmarkEnd w:id="2156"/>
      <w:bookmarkEnd w:id="2157"/>
      <w:bookmarkEnd w:id="2158"/>
      <w:bookmarkEnd w:id="2159"/>
      <w:bookmarkEnd w:id="2160"/>
      <w:bookmarkEnd w:id="2161"/>
      <w:r w:rsidRPr="00920004">
        <w:t>Thiết kế theo chức năng</w:t>
      </w:r>
      <w:bookmarkEnd w:id="2162"/>
    </w:p>
    <w:p w14:paraId="28D86442" w14:textId="450DF31A" w:rsidR="005368A7" w:rsidRPr="00CF739D" w:rsidRDefault="00D43E01" w:rsidP="00CF739D">
      <w:pPr>
        <w:pStyle w:val="Heading4"/>
        <w:spacing w:before="240" w:line="0" w:lineRule="atLeast"/>
        <w:rPr>
          <w:rFonts w:cstheme="majorHAnsi"/>
          <w:lang w:val="en-US"/>
        </w:rPr>
      </w:pPr>
      <w:bookmarkStart w:id="2163" w:name="_Toc531502264"/>
      <w:r w:rsidRPr="00CF739D">
        <w:rPr>
          <w:rFonts w:cstheme="majorHAnsi"/>
          <w:lang w:val="en-US"/>
        </w:rPr>
        <w:t>Quản lí đơn hàng</w:t>
      </w:r>
      <w:bookmarkEnd w:id="2163"/>
    </w:p>
    <w:p w14:paraId="4333F55A" w14:textId="5E049272" w:rsidR="00AA3488" w:rsidRPr="00CF739D" w:rsidRDefault="00AA3488" w:rsidP="00CF739D">
      <w:pPr>
        <w:pStyle w:val="Heading5"/>
        <w:spacing w:before="240" w:line="0" w:lineRule="atLeast"/>
        <w:rPr>
          <w:rFonts w:cstheme="majorHAnsi"/>
          <w:lang w:val="en-US"/>
        </w:rPr>
      </w:pPr>
      <w:r w:rsidRPr="00CF739D">
        <w:rPr>
          <w:rFonts w:cstheme="majorHAnsi"/>
          <w:lang w:val="en-US"/>
        </w:rPr>
        <w:t>Xem danh sách đơn hàng theo trạng thái</w:t>
      </w:r>
    </w:p>
    <w:p w14:paraId="47AB8006" w14:textId="4069C71E" w:rsidR="00C10BF7" w:rsidRPr="00920004" w:rsidRDefault="00AA3488" w:rsidP="00CF739D">
      <w:pPr>
        <w:ind w:firstLine="720"/>
        <w:rPr>
          <w:lang w:val="en-US"/>
        </w:rPr>
      </w:pPr>
      <w:r w:rsidRPr="00CF739D">
        <w:rPr>
          <w:b/>
          <w:lang w:val="en-US"/>
        </w:rPr>
        <w:t>Mục đích</w:t>
      </w:r>
      <w:r w:rsidR="00C10BF7" w:rsidRPr="00CF739D">
        <w:rPr>
          <w:lang w:val="en-US"/>
        </w:rPr>
        <w:t xml:space="preserve">: </w:t>
      </w:r>
      <w:r w:rsidR="00640F77" w:rsidRPr="00920004">
        <w:rPr>
          <w:lang w:val="en-US"/>
        </w:rPr>
        <w:t>Giúp người dùng nhân viên (nhân viên quản lí đơn hàng, nhân viên xử lí đơn hàng) biết được các đơn hàng đang có trong hệ thống cần xử lí. Nhằm để tránh được việc thiếu sót trong quá trình xử lí đơn hàng.</w:t>
      </w:r>
    </w:p>
    <w:p w14:paraId="27CC802E" w14:textId="77777777" w:rsidR="0098709A" w:rsidRPr="00920004" w:rsidRDefault="00640F77" w:rsidP="00CF739D">
      <w:pPr>
        <w:keepNext/>
        <w:spacing w:before="240" w:line="0" w:lineRule="atLeast"/>
      </w:pPr>
      <w:r w:rsidRPr="00CF739D">
        <w:rPr>
          <w:noProof/>
          <w:lang w:val="en-US"/>
        </w:rPr>
        <w:drawing>
          <wp:inline distT="0" distB="0" distL="0" distR="0" wp14:anchorId="1C06339B" wp14:editId="273132AB">
            <wp:extent cx="5579745" cy="2260121"/>
            <wp:effectExtent l="0" t="0" r="190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2074"/>
                    <a:stretch/>
                  </pic:blipFill>
                  <pic:spPr bwMode="auto">
                    <a:xfrm>
                      <a:off x="0" y="0"/>
                      <a:ext cx="5579745" cy="2260121"/>
                    </a:xfrm>
                    <a:prstGeom prst="rect">
                      <a:avLst/>
                    </a:prstGeom>
                    <a:ln>
                      <a:noFill/>
                    </a:ln>
                    <a:extLst>
                      <a:ext uri="{53640926-AAD7-44D8-BBD7-CCE9431645EC}">
                        <a14:shadowObscured xmlns:a14="http://schemas.microsoft.com/office/drawing/2010/main"/>
                      </a:ext>
                    </a:extLst>
                  </pic:spPr>
                </pic:pic>
              </a:graphicData>
            </a:graphic>
          </wp:inline>
        </w:drawing>
      </w:r>
    </w:p>
    <w:p w14:paraId="1CAD6463" w14:textId="69418775" w:rsidR="00640F77" w:rsidRPr="00CF739D" w:rsidRDefault="0098709A" w:rsidP="00CF739D">
      <w:pPr>
        <w:pStyle w:val="Caption"/>
      </w:pPr>
      <w:bookmarkStart w:id="2164" w:name="_Toc531380481"/>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4</w:t>
      </w:r>
      <w:r w:rsidR="00EF3636" w:rsidRPr="00CF739D">
        <w:fldChar w:fldCharType="end"/>
      </w:r>
      <w:r w:rsidR="00F72520" w:rsidRPr="00CF739D">
        <w:t xml:space="preserve"> </w:t>
      </w:r>
      <w:r w:rsidRPr="00CF739D">
        <w:t>Giao diện xem danh sách đơn hàng trạng thái "hoàn tất"</w:t>
      </w:r>
      <w:bookmarkEnd w:id="2164"/>
    </w:p>
    <w:p w14:paraId="38413B73" w14:textId="77777777" w:rsidR="0098709A" w:rsidRPr="00920004" w:rsidRDefault="002A641F" w:rsidP="00CF739D">
      <w:pPr>
        <w:keepNext/>
        <w:spacing w:before="240" w:line="0" w:lineRule="atLeast"/>
      </w:pPr>
      <w:r w:rsidRPr="00CF739D">
        <w:rPr>
          <w:noProof/>
          <w:lang w:val="en-US"/>
        </w:rPr>
        <w:lastRenderedPageBreak/>
        <w:drawing>
          <wp:inline distT="0" distB="0" distL="0" distR="0" wp14:anchorId="79A4808C" wp14:editId="5C958F2B">
            <wp:extent cx="5578240" cy="15872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96523" cy="1592462"/>
                    </a:xfrm>
                    <a:prstGeom prst="rect">
                      <a:avLst/>
                    </a:prstGeom>
                  </pic:spPr>
                </pic:pic>
              </a:graphicData>
            </a:graphic>
          </wp:inline>
        </w:drawing>
      </w:r>
    </w:p>
    <w:p w14:paraId="219BDA52" w14:textId="6109F8BE" w:rsidR="002A641F" w:rsidRPr="00CF739D" w:rsidRDefault="0098709A" w:rsidP="00CF739D">
      <w:pPr>
        <w:pStyle w:val="Caption"/>
      </w:pPr>
      <w:bookmarkStart w:id="2165" w:name="_Toc531380482"/>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5</w:t>
      </w:r>
      <w:r w:rsidR="00EF3636" w:rsidRPr="00CF739D">
        <w:fldChar w:fldCharType="end"/>
      </w:r>
      <w:r w:rsidRPr="00CF739D">
        <w:t xml:space="preserve"> Giao diện xem danh sách đơn hàng khi dữ liệu rỗng</w:t>
      </w:r>
      <w:bookmarkEnd w:id="2165"/>
    </w:p>
    <w:p w14:paraId="71CC2985" w14:textId="1571FBFB" w:rsidR="0098709A" w:rsidRPr="00920004" w:rsidRDefault="00575627" w:rsidP="00CF739D">
      <w:pPr>
        <w:keepNext/>
        <w:spacing w:before="240" w:line="0" w:lineRule="atLeast"/>
      </w:pPr>
      <w:r w:rsidRPr="00CF739D">
        <w:rPr>
          <w:noProof/>
          <w:lang w:val="en-US"/>
        </w:rPr>
        <w:drawing>
          <wp:inline distT="0" distB="0" distL="0" distR="0" wp14:anchorId="30703D61" wp14:editId="38CA8FCD">
            <wp:extent cx="5579745" cy="250698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506980"/>
                    </a:xfrm>
                    <a:prstGeom prst="rect">
                      <a:avLst/>
                    </a:prstGeom>
                  </pic:spPr>
                </pic:pic>
              </a:graphicData>
            </a:graphic>
          </wp:inline>
        </w:drawing>
      </w:r>
    </w:p>
    <w:p w14:paraId="7E981E1A" w14:textId="6227FEED" w:rsidR="00575627" w:rsidRPr="00CF739D" w:rsidRDefault="0098709A" w:rsidP="00CF739D">
      <w:pPr>
        <w:pStyle w:val="Caption"/>
      </w:pPr>
      <w:bookmarkStart w:id="2166" w:name="_Toc531380483"/>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6</w:t>
      </w:r>
      <w:r w:rsidR="00EF3636" w:rsidRPr="00CF739D">
        <w:fldChar w:fldCharType="end"/>
      </w:r>
      <w:r w:rsidRPr="00CF739D">
        <w:t xml:space="preserve"> </w:t>
      </w:r>
      <w:r w:rsidRPr="00CF739D">
        <w:rPr>
          <w:noProof/>
        </w:rPr>
        <w:t>Giao diện xem danh sách đơn hàng đang xử lí</w:t>
      </w:r>
      <w:bookmarkEnd w:id="2166"/>
    </w:p>
    <w:p w14:paraId="2D9D0DDC" w14:textId="5F937F78" w:rsidR="00AA3488" w:rsidRPr="00CF739D" w:rsidRDefault="00AA3488" w:rsidP="00CF739D">
      <w:pPr>
        <w:pStyle w:val="Heading6"/>
        <w:numPr>
          <w:ilvl w:val="0"/>
          <w:numId w:val="85"/>
        </w:numPr>
        <w:spacing w:before="240" w:line="0" w:lineRule="atLeast"/>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343E" w:rsidRPr="00920004" w14:paraId="11357B17" w14:textId="77777777" w:rsidTr="005A4BEF">
        <w:tc>
          <w:tcPr>
            <w:tcW w:w="805" w:type="dxa"/>
            <w:vAlign w:val="center"/>
          </w:tcPr>
          <w:p w14:paraId="39808BFF" w14:textId="77777777" w:rsidR="0056343E" w:rsidRPr="00E64310" w:rsidRDefault="0056343E" w:rsidP="00CF739D">
            <w:pPr>
              <w:jc w:val="center"/>
              <w:rPr>
                <w:b/>
                <w:lang w:val="en-US"/>
              </w:rPr>
            </w:pPr>
            <w:r w:rsidRPr="00E64310">
              <w:rPr>
                <w:b/>
                <w:lang w:val="en-US"/>
              </w:rPr>
              <w:t>STT</w:t>
            </w:r>
          </w:p>
        </w:tc>
        <w:tc>
          <w:tcPr>
            <w:tcW w:w="1980" w:type="dxa"/>
            <w:vAlign w:val="center"/>
          </w:tcPr>
          <w:p w14:paraId="13878F07" w14:textId="77777777" w:rsidR="0056343E" w:rsidRPr="00E64310" w:rsidRDefault="0056343E" w:rsidP="00CF739D">
            <w:pPr>
              <w:jc w:val="center"/>
              <w:rPr>
                <w:b/>
                <w:lang w:val="en-US"/>
              </w:rPr>
            </w:pPr>
            <w:r w:rsidRPr="00E64310">
              <w:rPr>
                <w:b/>
                <w:lang w:val="en-US"/>
              </w:rPr>
              <w:t>Loại điều khiển</w:t>
            </w:r>
          </w:p>
        </w:tc>
        <w:tc>
          <w:tcPr>
            <w:tcW w:w="2970" w:type="dxa"/>
            <w:vAlign w:val="center"/>
          </w:tcPr>
          <w:p w14:paraId="5286CDC4" w14:textId="77777777" w:rsidR="0056343E" w:rsidRPr="00E64310" w:rsidRDefault="0056343E" w:rsidP="00CF739D">
            <w:pPr>
              <w:jc w:val="center"/>
              <w:rPr>
                <w:b/>
                <w:lang w:val="en-US"/>
              </w:rPr>
            </w:pPr>
            <w:r w:rsidRPr="00E64310">
              <w:rPr>
                <w:b/>
                <w:lang w:val="en-US"/>
              </w:rPr>
              <w:t>Nội dung thực hiện</w:t>
            </w:r>
          </w:p>
        </w:tc>
        <w:tc>
          <w:tcPr>
            <w:tcW w:w="1266" w:type="dxa"/>
            <w:vAlign w:val="center"/>
          </w:tcPr>
          <w:p w14:paraId="1890CA52" w14:textId="77777777" w:rsidR="0056343E" w:rsidRPr="00E64310" w:rsidRDefault="0056343E" w:rsidP="00CF739D">
            <w:pPr>
              <w:jc w:val="center"/>
              <w:rPr>
                <w:b/>
                <w:lang w:val="en-US"/>
              </w:rPr>
            </w:pPr>
            <w:r w:rsidRPr="00E64310">
              <w:rPr>
                <w:b/>
                <w:lang w:val="en-US"/>
              </w:rPr>
              <w:t>Giá trị mặc định</w:t>
            </w:r>
          </w:p>
        </w:tc>
        <w:tc>
          <w:tcPr>
            <w:tcW w:w="1756" w:type="dxa"/>
            <w:vAlign w:val="center"/>
          </w:tcPr>
          <w:p w14:paraId="05AE77C5" w14:textId="77777777" w:rsidR="0056343E" w:rsidRPr="00E64310" w:rsidRDefault="0056343E" w:rsidP="00CF739D">
            <w:pPr>
              <w:jc w:val="center"/>
              <w:rPr>
                <w:b/>
                <w:lang w:val="en-US"/>
              </w:rPr>
            </w:pPr>
            <w:r w:rsidRPr="00E64310">
              <w:rPr>
                <w:b/>
                <w:lang w:val="en-US"/>
              </w:rPr>
              <w:t>Lưu ý</w:t>
            </w:r>
          </w:p>
        </w:tc>
      </w:tr>
      <w:tr w:rsidR="0056343E" w:rsidRPr="00920004" w14:paraId="07A9DBD8" w14:textId="77777777" w:rsidTr="005A4BEF">
        <w:tc>
          <w:tcPr>
            <w:tcW w:w="805" w:type="dxa"/>
          </w:tcPr>
          <w:p w14:paraId="4BBFCF83" w14:textId="6AB73952" w:rsidR="0056343E" w:rsidRPr="00920004" w:rsidRDefault="0056343E" w:rsidP="00CF739D">
            <w:pPr>
              <w:spacing w:before="240" w:line="0" w:lineRule="atLeast"/>
              <w:jc w:val="center"/>
              <w:rPr>
                <w:lang w:val="en-US"/>
              </w:rPr>
            </w:pPr>
            <w:r w:rsidRPr="00920004">
              <w:rPr>
                <w:lang w:val="en-US"/>
              </w:rPr>
              <w:t>1</w:t>
            </w:r>
          </w:p>
        </w:tc>
        <w:tc>
          <w:tcPr>
            <w:tcW w:w="1980" w:type="dxa"/>
          </w:tcPr>
          <w:p w14:paraId="1888AA3C" w14:textId="4E77EB0D" w:rsidR="0056343E" w:rsidRPr="00920004" w:rsidRDefault="000946D2" w:rsidP="00CF739D">
            <w:pPr>
              <w:rPr>
                <w:lang w:val="en-US"/>
              </w:rPr>
            </w:pPr>
            <w:r w:rsidRPr="00920004">
              <w:rPr>
                <w:lang w:val="en-US"/>
              </w:rPr>
              <w:t>table</w:t>
            </w:r>
          </w:p>
        </w:tc>
        <w:tc>
          <w:tcPr>
            <w:tcW w:w="2970" w:type="dxa"/>
          </w:tcPr>
          <w:p w14:paraId="4DF78AE0" w14:textId="6EDD0CFC" w:rsidR="0056343E" w:rsidRPr="00920004" w:rsidRDefault="0056343E" w:rsidP="00CF739D">
            <w:pPr>
              <w:rPr>
                <w:lang w:val="en-US"/>
              </w:rPr>
            </w:pPr>
            <w:r w:rsidRPr="00920004">
              <w:rPr>
                <w:lang w:val="en-US"/>
              </w:rPr>
              <w:t>Hiển thị danh sách đơn hàng</w:t>
            </w:r>
            <w:ins w:id="2167" w:author="phuong vu" w:date="2018-12-02T08:59:00Z">
              <w:r w:rsidR="002A009A">
                <w:rPr>
                  <w:lang w:val="en-US"/>
                </w:rPr>
                <w:t>.</w:t>
              </w:r>
            </w:ins>
            <w:del w:id="2168" w:author="phuong vu" w:date="2018-12-02T08:59:00Z">
              <w:r w:rsidR="00297E5D" w:rsidRPr="00920004" w:rsidDel="002A009A">
                <w:rPr>
                  <w:lang w:val="en-US"/>
                </w:rPr>
                <w:delText xml:space="preserve"> (xem thêm phụ lục</w:delText>
              </w:r>
              <w:r w:rsidR="00B264D7" w:rsidRPr="00920004" w:rsidDel="002A009A">
                <w:rPr>
                  <w:lang w:val="en-US"/>
                </w:rPr>
                <w:delText xml:space="preserve"> </w:delText>
              </w:r>
              <w:r w:rsidR="00B264D7" w:rsidRPr="00CF739D" w:rsidDel="002A009A">
                <w:rPr>
                  <w:lang w:val="en-US"/>
                </w:rPr>
                <w:fldChar w:fldCharType="begin"/>
              </w:r>
              <w:r w:rsidR="00B264D7" w:rsidRPr="00920004" w:rsidDel="002A009A">
                <w:rPr>
                  <w:lang w:val="en-US"/>
                </w:rPr>
                <w:delInstrText xml:space="preserve"> PAGEREF _Ref530069275 \h </w:delInstrText>
              </w:r>
              <w:r w:rsidR="00B264D7" w:rsidRPr="00CF739D" w:rsidDel="002A009A">
                <w:rPr>
                  <w:lang w:val="en-US"/>
                </w:rPr>
                <w:fldChar w:fldCharType="separate"/>
              </w:r>
              <w:r w:rsidR="000D4429" w:rsidRPr="00920004" w:rsidDel="002A009A">
                <w:rPr>
                  <w:noProof/>
                  <w:lang w:val="en-US"/>
                </w:rPr>
                <w:delText>101</w:delText>
              </w:r>
              <w:r w:rsidR="00B264D7" w:rsidRPr="00CF739D" w:rsidDel="002A009A">
                <w:rPr>
                  <w:lang w:val="en-US"/>
                </w:rPr>
                <w:fldChar w:fldCharType="end"/>
              </w:r>
              <w:r w:rsidR="00297E5D" w:rsidRPr="00920004" w:rsidDel="002A009A">
                <w:rPr>
                  <w:lang w:val="en-US"/>
                </w:rPr>
                <w:delText>)</w:delText>
              </w:r>
            </w:del>
          </w:p>
        </w:tc>
        <w:tc>
          <w:tcPr>
            <w:tcW w:w="1266" w:type="dxa"/>
          </w:tcPr>
          <w:p w14:paraId="2C978D5E" w14:textId="77777777" w:rsidR="0056343E" w:rsidRPr="00920004" w:rsidRDefault="0056343E" w:rsidP="00CF739D">
            <w:pPr>
              <w:rPr>
                <w:lang w:val="en-US"/>
              </w:rPr>
            </w:pPr>
          </w:p>
        </w:tc>
        <w:tc>
          <w:tcPr>
            <w:tcW w:w="1756" w:type="dxa"/>
          </w:tcPr>
          <w:p w14:paraId="4D170865" w14:textId="3C107654" w:rsidR="0056343E" w:rsidRPr="00920004" w:rsidRDefault="00D94765" w:rsidP="00CF739D">
            <w:pPr>
              <w:rPr>
                <w:lang w:val="en-US"/>
              </w:rPr>
            </w:pPr>
            <w:r w:rsidRPr="00920004">
              <w:rPr>
                <w:lang w:val="en-US"/>
              </w:rPr>
              <w:t>Tùy từng trạng thái hiển thị thông khác nhau</w:t>
            </w:r>
          </w:p>
        </w:tc>
      </w:tr>
      <w:tr w:rsidR="0056343E" w:rsidRPr="00920004" w14:paraId="4A5CA77B" w14:textId="77777777" w:rsidTr="005A4BEF">
        <w:tc>
          <w:tcPr>
            <w:tcW w:w="805" w:type="dxa"/>
          </w:tcPr>
          <w:p w14:paraId="1A639615" w14:textId="220EBDD1" w:rsidR="0056343E" w:rsidRPr="00920004" w:rsidRDefault="0056343E" w:rsidP="00CF739D">
            <w:pPr>
              <w:spacing w:before="240" w:line="0" w:lineRule="atLeast"/>
              <w:jc w:val="center"/>
              <w:rPr>
                <w:lang w:val="en-US"/>
              </w:rPr>
            </w:pPr>
            <w:r w:rsidRPr="00920004">
              <w:rPr>
                <w:lang w:val="en-US"/>
              </w:rPr>
              <w:t>2</w:t>
            </w:r>
          </w:p>
        </w:tc>
        <w:tc>
          <w:tcPr>
            <w:tcW w:w="1980" w:type="dxa"/>
          </w:tcPr>
          <w:p w14:paraId="79816856" w14:textId="1DB88ABC" w:rsidR="0056343E" w:rsidRPr="00920004" w:rsidRDefault="000946D2" w:rsidP="00CF739D">
            <w:pPr>
              <w:rPr>
                <w:lang w:val="en-US"/>
              </w:rPr>
            </w:pPr>
            <w:r w:rsidRPr="00920004">
              <w:rPr>
                <w:lang w:val="en-US"/>
              </w:rPr>
              <w:t>inputtext</w:t>
            </w:r>
          </w:p>
        </w:tc>
        <w:tc>
          <w:tcPr>
            <w:tcW w:w="2970" w:type="dxa"/>
          </w:tcPr>
          <w:p w14:paraId="748C9ABC" w14:textId="47A61E8B" w:rsidR="0056343E" w:rsidRPr="00920004" w:rsidRDefault="00575627" w:rsidP="00CF739D">
            <w:pPr>
              <w:rPr>
                <w:lang w:val="en-US"/>
              </w:rPr>
            </w:pPr>
            <w:r w:rsidRPr="00920004">
              <w:rPr>
                <w:lang w:val="en-US"/>
              </w:rPr>
              <w:t>Tìm kiếm</w:t>
            </w:r>
          </w:p>
        </w:tc>
        <w:tc>
          <w:tcPr>
            <w:tcW w:w="1266" w:type="dxa"/>
          </w:tcPr>
          <w:p w14:paraId="511902ED" w14:textId="39306E35" w:rsidR="0056343E" w:rsidRPr="00920004" w:rsidRDefault="0056343E" w:rsidP="00CF739D">
            <w:pPr>
              <w:rPr>
                <w:lang w:val="en-US"/>
              </w:rPr>
            </w:pPr>
          </w:p>
        </w:tc>
        <w:tc>
          <w:tcPr>
            <w:tcW w:w="1756" w:type="dxa"/>
          </w:tcPr>
          <w:p w14:paraId="479215D7" w14:textId="7F286DFF" w:rsidR="0056343E" w:rsidRPr="00920004" w:rsidRDefault="000919CD" w:rsidP="00CF739D">
            <w:pPr>
              <w:rPr>
                <w:lang w:val="en-US"/>
              </w:rPr>
            </w:pPr>
            <w:r w:rsidRPr="00920004">
              <w:rPr>
                <w:lang w:val="en-US"/>
              </w:rPr>
              <w:t>Dữ liệu tìm kiếm và lọc theo dữ liệu bảng đang hiển thị</w:t>
            </w:r>
          </w:p>
        </w:tc>
      </w:tr>
      <w:tr w:rsidR="0056343E" w:rsidRPr="00920004" w14:paraId="6EDEB422" w14:textId="77777777" w:rsidTr="005A4BEF">
        <w:tc>
          <w:tcPr>
            <w:tcW w:w="805" w:type="dxa"/>
          </w:tcPr>
          <w:p w14:paraId="5F91F35F" w14:textId="4AEEA771" w:rsidR="0056343E" w:rsidRPr="00920004" w:rsidRDefault="00575627" w:rsidP="00CF739D">
            <w:pPr>
              <w:spacing w:before="240" w:line="0" w:lineRule="atLeast"/>
              <w:jc w:val="center"/>
              <w:rPr>
                <w:lang w:val="en-US"/>
              </w:rPr>
            </w:pPr>
            <w:r w:rsidRPr="00920004">
              <w:rPr>
                <w:lang w:val="en-US"/>
              </w:rPr>
              <w:t>3</w:t>
            </w:r>
          </w:p>
        </w:tc>
        <w:tc>
          <w:tcPr>
            <w:tcW w:w="1980" w:type="dxa"/>
          </w:tcPr>
          <w:p w14:paraId="7D326D9B" w14:textId="14EF2E94" w:rsidR="0056343E" w:rsidRPr="00920004" w:rsidRDefault="000946D2" w:rsidP="00CF739D">
            <w:pPr>
              <w:rPr>
                <w:lang w:val="en-US"/>
              </w:rPr>
            </w:pPr>
            <w:r w:rsidRPr="00920004">
              <w:rPr>
                <w:lang w:val="en-US"/>
              </w:rPr>
              <w:t>button</w:t>
            </w:r>
          </w:p>
        </w:tc>
        <w:tc>
          <w:tcPr>
            <w:tcW w:w="2970" w:type="dxa"/>
          </w:tcPr>
          <w:p w14:paraId="12A3DB4E" w14:textId="4EE2EBDB" w:rsidR="0056343E" w:rsidRPr="00920004" w:rsidRDefault="00575627" w:rsidP="00CF739D">
            <w:pPr>
              <w:rPr>
                <w:lang w:val="en-US"/>
              </w:rPr>
            </w:pPr>
            <w:r w:rsidRPr="00920004">
              <w:rPr>
                <w:lang w:val="en-US"/>
              </w:rPr>
              <w:t>Xóa nội dung tìm kiếm</w:t>
            </w:r>
          </w:p>
        </w:tc>
        <w:tc>
          <w:tcPr>
            <w:tcW w:w="1266" w:type="dxa"/>
          </w:tcPr>
          <w:p w14:paraId="33210CE3" w14:textId="77777777" w:rsidR="0056343E" w:rsidRPr="00920004" w:rsidRDefault="0056343E" w:rsidP="00CF739D">
            <w:pPr>
              <w:rPr>
                <w:lang w:val="en-US"/>
              </w:rPr>
            </w:pPr>
          </w:p>
        </w:tc>
        <w:tc>
          <w:tcPr>
            <w:tcW w:w="1756" w:type="dxa"/>
          </w:tcPr>
          <w:p w14:paraId="15F83A3B" w14:textId="77777777" w:rsidR="0056343E" w:rsidRPr="00920004" w:rsidRDefault="0056343E" w:rsidP="00CF739D">
            <w:pPr>
              <w:rPr>
                <w:lang w:val="en-US"/>
              </w:rPr>
            </w:pPr>
          </w:p>
        </w:tc>
      </w:tr>
    </w:tbl>
    <w:p w14:paraId="388DF86F" w14:textId="2D3D578D" w:rsidR="0056343E" w:rsidRPr="00CF739D" w:rsidRDefault="00C878E0" w:rsidP="00CF739D">
      <w:pPr>
        <w:pStyle w:val="Caption"/>
        <w:rPr>
          <w:lang w:val="en-US"/>
        </w:rPr>
      </w:pPr>
      <w:bookmarkStart w:id="2169" w:name="_Toc531504563"/>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w:t>
      </w:r>
      <w:r w:rsidR="00D632EE" w:rsidRPr="00CF739D">
        <w:fldChar w:fldCharType="end"/>
      </w:r>
      <w:r w:rsidRPr="00CF739D">
        <w:rPr>
          <w:lang w:val="en-US"/>
        </w:rPr>
        <w:t xml:space="preserve"> Các thành phần giao diện xem danh sách đơn hàng theo trạng thái</w:t>
      </w:r>
      <w:bookmarkEnd w:id="2169"/>
    </w:p>
    <w:p w14:paraId="53FD8C24" w14:textId="0948D228" w:rsidR="00AA3488"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45EE" w:rsidRPr="00920004" w14:paraId="391A7EBE" w14:textId="77777777" w:rsidTr="000A5A23">
        <w:tc>
          <w:tcPr>
            <w:tcW w:w="805" w:type="dxa"/>
            <w:vMerge w:val="restart"/>
            <w:vAlign w:val="center"/>
          </w:tcPr>
          <w:p w14:paraId="2A732564" w14:textId="77777777" w:rsidR="005645EE" w:rsidRPr="00E64310" w:rsidRDefault="005645EE" w:rsidP="00CF739D">
            <w:pPr>
              <w:jc w:val="center"/>
              <w:rPr>
                <w:b/>
                <w:lang w:val="en-US"/>
              </w:rPr>
            </w:pPr>
            <w:r w:rsidRPr="00E64310">
              <w:rPr>
                <w:b/>
                <w:lang w:val="en-US"/>
              </w:rPr>
              <w:t>STT</w:t>
            </w:r>
          </w:p>
        </w:tc>
        <w:tc>
          <w:tcPr>
            <w:tcW w:w="2120" w:type="dxa"/>
            <w:vMerge w:val="restart"/>
            <w:vAlign w:val="center"/>
          </w:tcPr>
          <w:p w14:paraId="1E6E49DE" w14:textId="77777777" w:rsidR="005645EE" w:rsidRPr="00E64310" w:rsidRDefault="005645EE" w:rsidP="00CF739D">
            <w:pPr>
              <w:jc w:val="center"/>
              <w:rPr>
                <w:b/>
                <w:lang w:val="en-US"/>
              </w:rPr>
            </w:pPr>
            <w:r w:rsidRPr="00E64310">
              <w:rPr>
                <w:b/>
                <w:lang w:val="en-US"/>
              </w:rPr>
              <w:t>Tên bảng/</w:t>
            </w:r>
          </w:p>
          <w:p w14:paraId="081489A4" w14:textId="77777777" w:rsidR="005645EE" w:rsidRPr="00E64310" w:rsidRDefault="005645EE" w:rsidP="00CF739D">
            <w:pPr>
              <w:jc w:val="center"/>
              <w:rPr>
                <w:b/>
                <w:lang w:val="en-US"/>
              </w:rPr>
            </w:pPr>
            <w:r w:rsidRPr="00E64310">
              <w:rPr>
                <w:b/>
                <w:lang w:val="en-US"/>
              </w:rPr>
              <w:t>Cấu trúc dữ liệu</w:t>
            </w:r>
          </w:p>
        </w:tc>
        <w:tc>
          <w:tcPr>
            <w:tcW w:w="5852" w:type="dxa"/>
            <w:gridSpan w:val="4"/>
            <w:vAlign w:val="center"/>
          </w:tcPr>
          <w:p w14:paraId="16F110B4" w14:textId="77777777" w:rsidR="005645EE" w:rsidRPr="00E64310" w:rsidRDefault="005645EE" w:rsidP="00CF739D">
            <w:pPr>
              <w:jc w:val="center"/>
              <w:rPr>
                <w:b/>
                <w:lang w:val="en-US"/>
              </w:rPr>
            </w:pPr>
            <w:r w:rsidRPr="00E64310">
              <w:rPr>
                <w:b/>
                <w:lang w:val="en-US"/>
              </w:rPr>
              <w:t>Phương thức</w:t>
            </w:r>
          </w:p>
        </w:tc>
      </w:tr>
      <w:tr w:rsidR="005645EE" w:rsidRPr="00920004" w14:paraId="0A7920FA" w14:textId="77777777" w:rsidTr="000A5A23">
        <w:tc>
          <w:tcPr>
            <w:tcW w:w="805" w:type="dxa"/>
            <w:vMerge/>
            <w:vAlign w:val="center"/>
          </w:tcPr>
          <w:p w14:paraId="487CFF16" w14:textId="77777777" w:rsidR="005645EE" w:rsidRPr="00E64310" w:rsidRDefault="005645EE" w:rsidP="00CF739D">
            <w:pPr>
              <w:jc w:val="center"/>
              <w:rPr>
                <w:b/>
                <w:lang w:val="en-US"/>
              </w:rPr>
            </w:pPr>
          </w:p>
        </w:tc>
        <w:tc>
          <w:tcPr>
            <w:tcW w:w="2120" w:type="dxa"/>
            <w:vMerge/>
            <w:vAlign w:val="center"/>
          </w:tcPr>
          <w:p w14:paraId="7E52D471" w14:textId="77777777" w:rsidR="005645EE" w:rsidRPr="00E64310" w:rsidRDefault="005645EE" w:rsidP="00CF739D">
            <w:pPr>
              <w:jc w:val="center"/>
              <w:rPr>
                <w:b/>
                <w:lang w:val="en-US"/>
              </w:rPr>
            </w:pPr>
          </w:p>
        </w:tc>
        <w:tc>
          <w:tcPr>
            <w:tcW w:w="1463" w:type="dxa"/>
            <w:vAlign w:val="center"/>
          </w:tcPr>
          <w:p w14:paraId="4AACF101" w14:textId="77777777" w:rsidR="005645EE" w:rsidRPr="00E64310" w:rsidRDefault="005645EE" w:rsidP="00CF739D">
            <w:pPr>
              <w:jc w:val="center"/>
              <w:rPr>
                <w:b/>
                <w:lang w:val="en-US"/>
              </w:rPr>
            </w:pPr>
            <w:r w:rsidRPr="00E64310">
              <w:rPr>
                <w:b/>
                <w:lang w:val="en-US"/>
              </w:rPr>
              <w:t>Thêm</w:t>
            </w:r>
          </w:p>
        </w:tc>
        <w:tc>
          <w:tcPr>
            <w:tcW w:w="1463" w:type="dxa"/>
            <w:vAlign w:val="center"/>
          </w:tcPr>
          <w:p w14:paraId="67A69A3D" w14:textId="77777777" w:rsidR="005645EE" w:rsidRPr="00E64310" w:rsidRDefault="005645EE" w:rsidP="00CF739D">
            <w:pPr>
              <w:jc w:val="center"/>
              <w:rPr>
                <w:b/>
                <w:lang w:val="en-US"/>
              </w:rPr>
            </w:pPr>
            <w:r w:rsidRPr="00E64310">
              <w:rPr>
                <w:b/>
                <w:lang w:val="en-US"/>
              </w:rPr>
              <w:t>Sửa</w:t>
            </w:r>
          </w:p>
        </w:tc>
        <w:tc>
          <w:tcPr>
            <w:tcW w:w="1463" w:type="dxa"/>
            <w:vAlign w:val="center"/>
          </w:tcPr>
          <w:p w14:paraId="7D77FF0E" w14:textId="77777777" w:rsidR="005645EE" w:rsidRPr="00E64310" w:rsidRDefault="005645EE" w:rsidP="00CF739D">
            <w:pPr>
              <w:jc w:val="center"/>
              <w:rPr>
                <w:b/>
                <w:lang w:val="en-US"/>
              </w:rPr>
            </w:pPr>
            <w:r w:rsidRPr="00E64310">
              <w:rPr>
                <w:b/>
                <w:lang w:val="en-US"/>
              </w:rPr>
              <w:t>Xóa</w:t>
            </w:r>
          </w:p>
        </w:tc>
        <w:tc>
          <w:tcPr>
            <w:tcW w:w="1463" w:type="dxa"/>
            <w:vAlign w:val="center"/>
          </w:tcPr>
          <w:p w14:paraId="7F80C7AC" w14:textId="77777777" w:rsidR="005645EE" w:rsidRPr="00E64310" w:rsidRDefault="005645EE" w:rsidP="00CF739D">
            <w:pPr>
              <w:jc w:val="center"/>
              <w:rPr>
                <w:b/>
                <w:lang w:val="en-US"/>
              </w:rPr>
            </w:pPr>
            <w:r w:rsidRPr="00E64310">
              <w:rPr>
                <w:b/>
                <w:lang w:val="en-US"/>
              </w:rPr>
              <w:t>Truy vấn</w:t>
            </w:r>
          </w:p>
        </w:tc>
      </w:tr>
      <w:tr w:rsidR="005645EE" w:rsidRPr="00920004" w14:paraId="6932CD83" w14:textId="77777777" w:rsidTr="000A5A23">
        <w:tc>
          <w:tcPr>
            <w:tcW w:w="805" w:type="dxa"/>
          </w:tcPr>
          <w:p w14:paraId="63F2C44D" w14:textId="77777777" w:rsidR="005645EE" w:rsidRPr="00920004" w:rsidRDefault="005645EE" w:rsidP="00CF739D">
            <w:pPr>
              <w:spacing w:before="240" w:line="0" w:lineRule="atLeast"/>
              <w:jc w:val="center"/>
              <w:rPr>
                <w:lang w:val="en-US"/>
              </w:rPr>
            </w:pPr>
            <w:r w:rsidRPr="00920004">
              <w:rPr>
                <w:lang w:val="en-US"/>
              </w:rPr>
              <w:t>1</w:t>
            </w:r>
          </w:p>
        </w:tc>
        <w:tc>
          <w:tcPr>
            <w:tcW w:w="2120" w:type="dxa"/>
          </w:tcPr>
          <w:p w14:paraId="7361A1A0" w14:textId="77777777" w:rsidR="005645EE" w:rsidRPr="00920004" w:rsidRDefault="005645EE" w:rsidP="00CF739D">
            <w:pPr>
              <w:rPr>
                <w:lang w:val="en-US"/>
              </w:rPr>
            </w:pPr>
            <w:r w:rsidRPr="00920004">
              <w:rPr>
                <w:lang w:val="en-US"/>
              </w:rPr>
              <w:t>customer_order</w:t>
            </w:r>
          </w:p>
        </w:tc>
        <w:tc>
          <w:tcPr>
            <w:tcW w:w="1463" w:type="dxa"/>
          </w:tcPr>
          <w:p w14:paraId="0382674C" w14:textId="77777777" w:rsidR="005645EE" w:rsidRPr="00920004" w:rsidRDefault="005645EE" w:rsidP="00CF739D">
            <w:pPr>
              <w:rPr>
                <w:lang w:val="en-US"/>
              </w:rPr>
            </w:pPr>
          </w:p>
        </w:tc>
        <w:tc>
          <w:tcPr>
            <w:tcW w:w="1463" w:type="dxa"/>
          </w:tcPr>
          <w:p w14:paraId="3CC17EF0" w14:textId="77777777" w:rsidR="005645EE" w:rsidRPr="00920004" w:rsidRDefault="005645EE" w:rsidP="00CF739D">
            <w:pPr>
              <w:rPr>
                <w:lang w:val="en-US"/>
              </w:rPr>
            </w:pPr>
          </w:p>
        </w:tc>
        <w:tc>
          <w:tcPr>
            <w:tcW w:w="1463" w:type="dxa"/>
          </w:tcPr>
          <w:p w14:paraId="662F9D18" w14:textId="77777777" w:rsidR="005645EE" w:rsidRPr="00920004" w:rsidRDefault="005645EE" w:rsidP="00CF739D">
            <w:pPr>
              <w:rPr>
                <w:lang w:val="en-US"/>
              </w:rPr>
            </w:pPr>
          </w:p>
        </w:tc>
        <w:tc>
          <w:tcPr>
            <w:tcW w:w="1463" w:type="dxa"/>
          </w:tcPr>
          <w:p w14:paraId="4BAA8EBD" w14:textId="77777777" w:rsidR="005645EE" w:rsidRPr="00920004" w:rsidRDefault="005645EE">
            <w:pPr>
              <w:jc w:val="center"/>
              <w:rPr>
                <w:lang w:val="en-US"/>
              </w:rPr>
            </w:pPr>
            <w:r w:rsidRPr="00920004">
              <w:rPr>
                <w:lang w:val="en-US"/>
              </w:rPr>
              <w:t>X</w:t>
            </w:r>
          </w:p>
        </w:tc>
      </w:tr>
      <w:tr w:rsidR="005645EE" w:rsidRPr="00920004" w14:paraId="7F1FED99" w14:textId="77777777" w:rsidTr="000A5A23">
        <w:tc>
          <w:tcPr>
            <w:tcW w:w="805" w:type="dxa"/>
          </w:tcPr>
          <w:p w14:paraId="5D030729" w14:textId="77777777" w:rsidR="005645EE" w:rsidRPr="00920004" w:rsidRDefault="005645EE" w:rsidP="00CF739D">
            <w:pPr>
              <w:spacing w:before="240" w:line="0" w:lineRule="atLeast"/>
              <w:jc w:val="center"/>
              <w:rPr>
                <w:lang w:val="en-US"/>
              </w:rPr>
            </w:pPr>
            <w:r w:rsidRPr="00920004">
              <w:rPr>
                <w:lang w:val="en-US"/>
              </w:rPr>
              <w:t>2</w:t>
            </w:r>
          </w:p>
        </w:tc>
        <w:tc>
          <w:tcPr>
            <w:tcW w:w="2120" w:type="dxa"/>
          </w:tcPr>
          <w:p w14:paraId="5836914D" w14:textId="77777777" w:rsidR="005645EE" w:rsidRPr="00920004" w:rsidRDefault="005645EE" w:rsidP="00CF739D">
            <w:pPr>
              <w:rPr>
                <w:lang w:val="en-US"/>
              </w:rPr>
            </w:pPr>
            <w:r w:rsidRPr="00920004">
              <w:rPr>
                <w:lang w:val="en-US"/>
              </w:rPr>
              <w:t>customer</w:t>
            </w:r>
          </w:p>
        </w:tc>
        <w:tc>
          <w:tcPr>
            <w:tcW w:w="1463" w:type="dxa"/>
          </w:tcPr>
          <w:p w14:paraId="407115E8" w14:textId="77777777" w:rsidR="005645EE" w:rsidRPr="00920004" w:rsidRDefault="005645EE" w:rsidP="00CF739D">
            <w:pPr>
              <w:rPr>
                <w:lang w:val="en-US"/>
              </w:rPr>
            </w:pPr>
          </w:p>
        </w:tc>
        <w:tc>
          <w:tcPr>
            <w:tcW w:w="1463" w:type="dxa"/>
          </w:tcPr>
          <w:p w14:paraId="4D624471" w14:textId="77777777" w:rsidR="005645EE" w:rsidRPr="00920004" w:rsidRDefault="005645EE" w:rsidP="00CF739D">
            <w:pPr>
              <w:rPr>
                <w:lang w:val="en-US"/>
              </w:rPr>
            </w:pPr>
          </w:p>
        </w:tc>
        <w:tc>
          <w:tcPr>
            <w:tcW w:w="1463" w:type="dxa"/>
          </w:tcPr>
          <w:p w14:paraId="4DE870C0" w14:textId="77777777" w:rsidR="005645EE" w:rsidRPr="00920004" w:rsidRDefault="005645EE" w:rsidP="00CF739D">
            <w:pPr>
              <w:rPr>
                <w:lang w:val="en-US"/>
              </w:rPr>
            </w:pPr>
          </w:p>
        </w:tc>
        <w:tc>
          <w:tcPr>
            <w:tcW w:w="1463" w:type="dxa"/>
          </w:tcPr>
          <w:p w14:paraId="693A5D73" w14:textId="77777777" w:rsidR="005645EE" w:rsidRPr="00920004" w:rsidRDefault="005645EE">
            <w:pPr>
              <w:jc w:val="center"/>
              <w:rPr>
                <w:lang w:val="en-US"/>
              </w:rPr>
            </w:pPr>
            <w:r w:rsidRPr="00920004">
              <w:rPr>
                <w:lang w:val="en-US"/>
              </w:rPr>
              <w:t>X</w:t>
            </w:r>
          </w:p>
        </w:tc>
      </w:tr>
      <w:tr w:rsidR="005645EE" w:rsidRPr="00920004" w14:paraId="4BA22805" w14:textId="77777777" w:rsidTr="000A5A23">
        <w:tc>
          <w:tcPr>
            <w:tcW w:w="805" w:type="dxa"/>
          </w:tcPr>
          <w:p w14:paraId="3F200BA8" w14:textId="77777777" w:rsidR="005645EE" w:rsidRPr="00920004" w:rsidRDefault="005645EE" w:rsidP="00CF739D">
            <w:pPr>
              <w:spacing w:before="240" w:line="0" w:lineRule="atLeast"/>
              <w:jc w:val="center"/>
              <w:rPr>
                <w:lang w:val="en-US"/>
              </w:rPr>
            </w:pPr>
            <w:r w:rsidRPr="00920004">
              <w:rPr>
                <w:lang w:val="en-US"/>
              </w:rPr>
              <w:t>4</w:t>
            </w:r>
          </w:p>
        </w:tc>
        <w:tc>
          <w:tcPr>
            <w:tcW w:w="2120" w:type="dxa"/>
          </w:tcPr>
          <w:p w14:paraId="4B6C0AD1" w14:textId="02F38C16" w:rsidR="005645EE" w:rsidRPr="00920004" w:rsidRDefault="005645EE" w:rsidP="00CF739D">
            <w:pPr>
              <w:rPr>
                <w:lang w:val="en-US"/>
              </w:rPr>
            </w:pPr>
            <w:r w:rsidRPr="00920004">
              <w:rPr>
                <w:lang w:val="en-US"/>
              </w:rPr>
              <w:t>task</w:t>
            </w:r>
          </w:p>
        </w:tc>
        <w:tc>
          <w:tcPr>
            <w:tcW w:w="1463" w:type="dxa"/>
          </w:tcPr>
          <w:p w14:paraId="0AE7C527" w14:textId="77777777" w:rsidR="005645EE" w:rsidRPr="00920004" w:rsidRDefault="005645EE" w:rsidP="00CF739D">
            <w:pPr>
              <w:rPr>
                <w:lang w:val="en-US"/>
              </w:rPr>
            </w:pPr>
          </w:p>
        </w:tc>
        <w:tc>
          <w:tcPr>
            <w:tcW w:w="1463" w:type="dxa"/>
          </w:tcPr>
          <w:p w14:paraId="788318BF" w14:textId="77777777" w:rsidR="005645EE" w:rsidRPr="00920004" w:rsidRDefault="005645EE" w:rsidP="00CF739D">
            <w:pPr>
              <w:rPr>
                <w:lang w:val="en-US"/>
              </w:rPr>
            </w:pPr>
          </w:p>
        </w:tc>
        <w:tc>
          <w:tcPr>
            <w:tcW w:w="1463" w:type="dxa"/>
          </w:tcPr>
          <w:p w14:paraId="58593E56" w14:textId="77777777" w:rsidR="005645EE" w:rsidRPr="00920004" w:rsidRDefault="005645EE" w:rsidP="00CF739D">
            <w:pPr>
              <w:rPr>
                <w:lang w:val="en-US"/>
              </w:rPr>
            </w:pPr>
          </w:p>
        </w:tc>
        <w:tc>
          <w:tcPr>
            <w:tcW w:w="1463" w:type="dxa"/>
          </w:tcPr>
          <w:p w14:paraId="72B95942" w14:textId="77777777" w:rsidR="005645EE" w:rsidRPr="00920004" w:rsidRDefault="005645EE">
            <w:pPr>
              <w:jc w:val="center"/>
              <w:rPr>
                <w:lang w:val="en-US"/>
              </w:rPr>
            </w:pPr>
            <w:r w:rsidRPr="00920004">
              <w:rPr>
                <w:lang w:val="en-US"/>
              </w:rPr>
              <w:t>X</w:t>
            </w:r>
          </w:p>
        </w:tc>
      </w:tr>
    </w:tbl>
    <w:p w14:paraId="668E45F6" w14:textId="6796CD56" w:rsidR="00C878E0" w:rsidRPr="00CF739D" w:rsidRDefault="00C878E0" w:rsidP="00CF739D">
      <w:pPr>
        <w:pStyle w:val="Caption"/>
        <w:rPr>
          <w:lang w:val="en-US"/>
        </w:rPr>
      </w:pPr>
      <w:bookmarkStart w:id="2170" w:name="_Toc531504564"/>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3</w:t>
      </w:r>
      <w:r w:rsidR="00D632EE" w:rsidRPr="00CF739D">
        <w:fldChar w:fldCharType="end"/>
      </w:r>
      <w:r w:rsidRPr="00CF739D">
        <w:rPr>
          <w:lang w:val="en-US"/>
        </w:rPr>
        <w:t xml:space="preserve"> Dữ liệu sử dụng xem danh sách đơn hàng theo trạng thái</w:t>
      </w:r>
      <w:bookmarkEnd w:id="2170"/>
    </w:p>
    <w:p w14:paraId="541602AB" w14:textId="77777777" w:rsidR="005645EE"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Cách xử lí</w:t>
      </w:r>
    </w:p>
    <w:p w14:paraId="624DDFA9" w14:textId="77777777" w:rsidR="00C878E0" w:rsidRPr="00920004" w:rsidRDefault="00C878E0" w:rsidP="00CF739D">
      <w:pPr>
        <w:keepNext/>
        <w:spacing w:before="240" w:line="0" w:lineRule="atLeast"/>
        <w:jc w:val="center"/>
      </w:pPr>
      <w:r w:rsidRPr="00CF739D">
        <w:rPr>
          <w:noProof/>
          <w:lang w:val="en-US"/>
        </w:rPr>
        <w:drawing>
          <wp:inline distT="0" distB="0" distL="0" distR="0" wp14:anchorId="2DC0B106" wp14:editId="4D4D64C5">
            <wp:extent cx="3348990" cy="6167120"/>
            <wp:effectExtent l="0" t="0" r="381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8990" cy="6167120"/>
                    </a:xfrm>
                    <a:prstGeom prst="rect">
                      <a:avLst/>
                    </a:prstGeom>
                    <a:noFill/>
                    <a:ln>
                      <a:noFill/>
                    </a:ln>
                  </pic:spPr>
                </pic:pic>
              </a:graphicData>
            </a:graphic>
          </wp:inline>
        </w:drawing>
      </w:r>
    </w:p>
    <w:p w14:paraId="63D74243" w14:textId="71750F53" w:rsidR="005645EE" w:rsidRPr="00CF739D" w:rsidRDefault="00C878E0" w:rsidP="00CF739D">
      <w:pPr>
        <w:pStyle w:val="Caption"/>
        <w:rPr>
          <w:lang w:val="en-US"/>
        </w:rPr>
      </w:pPr>
      <w:bookmarkStart w:id="2171" w:name="_Toc531380484"/>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7</w:t>
      </w:r>
      <w:r w:rsidR="00EF3636" w:rsidRPr="00CF739D">
        <w:fldChar w:fldCharType="end"/>
      </w:r>
      <w:r w:rsidRPr="00CF739D">
        <w:rPr>
          <w:lang w:val="en-US"/>
        </w:rPr>
        <w:t xml:space="preserve"> Sơ đồ xử lí xem danh sách đơn hàng theo trạng thái</w:t>
      </w:r>
      <w:bookmarkEnd w:id="2171"/>
    </w:p>
    <w:p w14:paraId="655B7675" w14:textId="201C3F93" w:rsidR="00F02EAB" w:rsidRPr="00CF739D" w:rsidRDefault="00F02EAB" w:rsidP="00CF739D">
      <w:pPr>
        <w:pStyle w:val="Heading5"/>
        <w:spacing w:before="240" w:line="0" w:lineRule="atLeast"/>
        <w:rPr>
          <w:rFonts w:cstheme="majorHAnsi"/>
          <w:lang w:val="en-US"/>
        </w:rPr>
      </w:pPr>
      <w:r w:rsidRPr="00CF739D">
        <w:rPr>
          <w:rFonts w:cstheme="majorHAnsi"/>
          <w:lang w:val="en-US"/>
        </w:rPr>
        <w:t>Xem chi tiết đơn hàng</w:t>
      </w:r>
    </w:p>
    <w:p w14:paraId="1C22768E" w14:textId="49B30872" w:rsidR="00DC4C5A" w:rsidRPr="00920004" w:rsidRDefault="00070C2F" w:rsidP="00CF739D">
      <w:pPr>
        <w:ind w:firstLine="720"/>
        <w:rPr>
          <w:lang w:val="en-US"/>
        </w:rPr>
      </w:pPr>
      <w:r w:rsidRPr="00CF739D">
        <w:rPr>
          <w:b/>
          <w:lang w:val="en-US"/>
        </w:rPr>
        <w:t>Mục đích</w:t>
      </w:r>
      <w:r w:rsidR="00C10BF7" w:rsidRPr="00CF739D">
        <w:rPr>
          <w:b/>
          <w:lang w:val="en-US"/>
        </w:rPr>
        <w:t xml:space="preserve">: </w:t>
      </w:r>
      <w:r w:rsidR="005D7559" w:rsidRPr="00920004">
        <w:rPr>
          <w:lang w:val="en-US"/>
        </w:rPr>
        <w:t>Giúp nhân viên kiểm tra các thông tin đơn hàng trước khi xác nhận và xử lí các chức năng khác đối với đơn hàng tùy theo quyền thực hiện chức nắng với từng người dùng cụ thể.</w:t>
      </w:r>
      <w:r w:rsidR="00DC4C5A" w:rsidRPr="00920004">
        <w:rPr>
          <w:lang w:val="en-US"/>
        </w:rPr>
        <w:t xml:space="preserve"> Mọi chức năng đối với đơn hàng đều phải truy cập vào màn hình chi tiết trước.</w:t>
      </w:r>
    </w:p>
    <w:p w14:paraId="2DF0BC30" w14:textId="7BD59925" w:rsidR="00070C2F" w:rsidRPr="00CF739D" w:rsidRDefault="00070C2F" w:rsidP="00CF739D">
      <w:pPr>
        <w:pStyle w:val="Heading6"/>
        <w:numPr>
          <w:ilvl w:val="0"/>
          <w:numId w:val="85"/>
        </w:numPr>
        <w:spacing w:before="240" w:line="0" w:lineRule="atLeast"/>
        <w:ind w:left="720"/>
        <w:rPr>
          <w:rFonts w:cstheme="majorHAnsi"/>
          <w:lang w:val="en-US"/>
        </w:rPr>
      </w:pPr>
      <w:r w:rsidRPr="00CF739D">
        <w:rPr>
          <w:rFonts w:cstheme="majorHAnsi"/>
          <w:lang w:val="en-US"/>
        </w:rPr>
        <w:lastRenderedPageBreak/>
        <w:t>Giao diện</w:t>
      </w:r>
    </w:p>
    <w:p w14:paraId="0471EA7C" w14:textId="77777777" w:rsidR="00977C58" w:rsidRPr="00920004" w:rsidRDefault="005D7559" w:rsidP="00CF739D">
      <w:pPr>
        <w:keepNext/>
        <w:spacing w:before="240" w:line="0" w:lineRule="atLeast"/>
      </w:pPr>
      <w:r w:rsidRPr="00CF739D">
        <w:rPr>
          <w:noProof/>
          <w:lang w:val="en-US"/>
        </w:rPr>
        <w:drawing>
          <wp:inline distT="0" distB="0" distL="0" distR="0" wp14:anchorId="32A3A705" wp14:editId="4DFB8550">
            <wp:extent cx="5579745" cy="502729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t="7208"/>
                    <a:stretch/>
                  </pic:blipFill>
                  <pic:spPr bwMode="auto">
                    <a:xfrm>
                      <a:off x="0" y="0"/>
                      <a:ext cx="5579745" cy="5027295"/>
                    </a:xfrm>
                    <a:prstGeom prst="rect">
                      <a:avLst/>
                    </a:prstGeom>
                    <a:noFill/>
                    <a:ln>
                      <a:noFill/>
                    </a:ln>
                    <a:extLst>
                      <a:ext uri="{53640926-AAD7-44D8-BBD7-CCE9431645EC}">
                        <a14:shadowObscured xmlns:a14="http://schemas.microsoft.com/office/drawing/2010/main"/>
                      </a:ext>
                    </a:extLst>
                  </pic:spPr>
                </pic:pic>
              </a:graphicData>
            </a:graphic>
          </wp:inline>
        </w:drawing>
      </w:r>
    </w:p>
    <w:p w14:paraId="4C6128E3" w14:textId="0CAFB960" w:rsidR="005D7559" w:rsidRPr="00CF739D" w:rsidRDefault="00977C58">
      <w:pPr>
        <w:pStyle w:val="Caption"/>
      </w:pPr>
      <w:bookmarkStart w:id="2172" w:name="_Toc531380485"/>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8</w:t>
      </w:r>
      <w:r w:rsidR="00EF3636" w:rsidRPr="00CF739D">
        <w:fldChar w:fldCharType="end"/>
      </w:r>
      <w:r w:rsidRPr="00CF739D">
        <w:t xml:space="preserve"> Giao diện xem chi tiết đơn hàng</w:t>
      </w:r>
      <w:bookmarkEnd w:id="2172"/>
    </w:p>
    <w:p w14:paraId="55A781EC" w14:textId="3B10A111" w:rsidR="00070C2F" w:rsidRPr="00CF739D" w:rsidRDefault="00070C2F" w:rsidP="00CF739D">
      <w:pPr>
        <w:pStyle w:val="Heading6"/>
        <w:numPr>
          <w:ilvl w:val="0"/>
          <w:numId w:val="85"/>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977C58" w:rsidRPr="00920004" w14:paraId="01665913" w14:textId="77777777" w:rsidTr="009A04B7">
        <w:tc>
          <w:tcPr>
            <w:tcW w:w="805" w:type="dxa"/>
            <w:vAlign w:val="center"/>
          </w:tcPr>
          <w:p w14:paraId="7FD7350F" w14:textId="77777777" w:rsidR="00977C58" w:rsidRPr="00E64310" w:rsidRDefault="00977C58" w:rsidP="00CF739D">
            <w:pPr>
              <w:spacing w:before="240" w:line="0" w:lineRule="atLeast"/>
              <w:jc w:val="center"/>
              <w:rPr>
                <w:b/>
                <w:lang w:val="en-US"/>
              </w:rPr>
            </w:pPr>
            <w:r w:rsidRPr="00E64310">
              <w:rPr>
                <w:b/>
                <w:lang w:val="en-US"/>
              </w:rPr>
              <w:t>STT</w:t>
            </w:r>
          </w:p>
        </w:tc>
        <w:tc>
          <w:tcPr>
            <w:tcW w:w="1980" w:type="dxa"/>
            <w:vAlign w:val="center"/>
          </w:tcPr>
          <w:p w14:paraId="7E1B85F8" w14:textId="77777777" w:rsidR="00977C58" w:rsidRPr="00E64310" w:rsidRDefault="00977C58" w:rsidP="00CF739D">
            <w:pPr>
              <w:spacing w:before="240" w:line="0" w:lineRule="atLeast"/>
              <w:jc w:val="center"/>
              <w:rPr>
                <w:b/>
                <w:lang w:val="en-US"/>
              </w:rPr>
            </w:pPr>
            <w:r w:rsidRPr="00E64310">
              <w:rPr>
                <w:b/>
                <w:lang w:val="en-US"/>
              </w:rPr>
              <w:t>Loại điều khiển</w:t>
            </w:r>
          </w:p>
        </w:tc>
        <w:tc>
          <w:tcPr>
            <w:tcW w:w="2970" w:type="dxa"/>
            <w:vAlign w:val="center"/>
          </w:tcPr>
          <w:p w14:paraId="00EF6F50" w14:textId="77777777" w:rsidR="00977C58" w:rsidRPr="00E64310" w:rsidRDefault="00977C58" w:rsidP="00CF739D">
            <w:pPr>
              <w:spacing w:before="240" w:line="0" w:lineRule="atLeast"/>
              <w:jc w:val="center"/>
              <w:rPr>
                <w:b/>
                <w:lang w:val="en-US"/>
              </w:rPr>
            </w:pPr>
            <w:r w:rsidRPr="00E64310">
              <w:rPr>
                <w:b/>
                <w:lang w:val="en-US"/>
              </w:rPr>
              <w:t>Nội dung thực hiện</w:t>
            </w:r>
          </w:p>
        </w:tc>
        <w:tc>
          <w:tcPr>
            <w:tcW w:w="1266" w:type="dxa"/>
            <w:vAlign w:val="center"/>
          </w:tcPr>
          <w:p w14:paraId="7C8DF90B" w14:textId="77777777" w:rsidR="00977C58" w:rsidRPr="00E64310" w:rsidRDefault="00977C58" w:rsidP="00CF739D">
            <w:pPr>
              <w:spacing w:before="240" w:line="0" w:lineRule="atLeast"/>
              <w:jc w:val="center"/>
              <w:rPr>
                <w:b/>
                <w:lang w:val="en-US"/>
              </w:rPr>
            </w:pPr>
            <w:r w:rsidRPr="00E64310">
              <w:rPr>
                <w:b/>
                <w:lang w:val="en-US"/>
              </w:rPr>
              <w:t>Giá trị mặc định</w:t>
            </w:r>
          </w:p>
        </w:tc>
        <w:tc>
          <w:tcPr>
            <w:tcW w:w="1756" w:type="dxa"/>
            <w:vAlign w:val="center"/>
          </w:tcPr>
          <w:p w14:paraId="6D9828E9" w14:textId="77777777" w:rsidR="00977C58" w:rsidRPr="00E64310" w:rsidRDefault="00977C58" w:rsidP="00CF739D">
            <w:pPr>
              <w:spacing w:before="240" w:line="0" w:lineRule="atLeast"/>
              <w:jc w:val="center"/>
              <w:rPr>
                <w:b/>
                <w:lang w:val="en-US"/>
              </w:rPr>
            </w:pPr>
            <w:r w:rsidRPr="00E64310">
              <w:rPr>
                <w:b/>
                <w:lang w:val="en-US"/>
              </w:rPr>
              <w:t>Lưu ý</w:t>
            </w:r>
          </w:p>
        </w:tc>
      </w:tr>
      <w:tr w:rsidR="00977C58" w:rsidRPr="00920004" w14:paraId="00018C3D" w14:textId="77777777" w:rsidTr="009A04B7">
        <w:tc>
          <w:tcPr>
            <w:tcW w:w="805" w:type="dxa"/>
          </w:tcPr>
          <w:p w14:paraId="4E73ED11" w14:textId="77777777" w:rsidR="00977C58" w:rsidRPr="00920004" w:rsidRDefault="00977C58" w:rsidP="00CF739D">
            <w:pPr>
              <w:spacing w:before="240" w:line="0" w:lineRule="atLeast"/>
              <w:jc w:val="center"/>
              <w:rPr>
                <w:lang w:val="en-US"/>
              </w:rPr>
            </w:pPr>
            <w:r w:rsidRPr="00920004">
              <w:rPr>
                <w:lang w:val="en-US"/>
              </w:rPr>
              <w:t>1</w:t>
            </w:r>
          </w:p>
        </w:tc>
        <w:tc>
          <w:tcPr>
            <w:tcW w:w="1980" w:type="dxa"/>
          </w:tcPr>
          <w:p w14:paraId="505A83BC" w14:textId="355378AD" w:rsidR="00977C58" w:rsidRPr="00920004" w:rsidRDefault="00977C58" w:rsidP="00CF739D">
            <w:pPr>
              <w:rPr>
                <w:lang w:val="en-US"/>
              </w:rPr>
            </w:pPr>
            <w:r w:rsidRPr="00920004">
              <w:rPr>
                <w:lang w:val="en-US"/>
              </w:rPr>
              <w:t>span</w:t>
            </w:r>
          </w:p>
        </w:tc>
        <w:tc>
          <w:tcPr>
            <w:tcW w:w="2970" w:type="dxa"/>
          </w:tcPr>
          <w:p w14:paraId="3B7CB171" w14:textId="7EBA82D4" w:rsidR="00977C58" w:rsidRPr="00920004" w:rsidRDefault="00977C58" w:rsidP="00CF739D">
            <w:pPr>
              <w:rPr>
                <w:lang w:val="en-US"/>
              </w:rPr>
            </w:pPr>
            <w:r w:rsidRPr="00920004">
              <w:rPr>
                <w:lang w:val="en-US"/>
              </w:rPr>
              <w:t>Trạng thái đơn hàng</w:t>
            </w:r>
          </w:p>
        </w:tc>
        <w:tc>
          <w:tcPr>
            <w:tcW w:w="1266" w:type="dxa"/>
          </w:tcPr>
          <w:p w14:paraId="39B01657" w14:textId="77777777" w:rsidR="00977C58" w:rsidRPr="00920004" w:rsidRDefault="00977C58" w:rsidP="00CF739D">
            <w:pPr>
              <w:rPr>
                <w:lang w:val="en-US"/>
              </w:rPr>
            </w:pPr>
          </w:p>
        </w:tc>
        <w:tc>
          <w:tcPr>
            <w:tcW w:w="1756" w:type="dxa"/>
          </w:tcPr>
          <w:p w14:paraId="3355DCBA" w14:textId="77777777" w:rsidR="00977C58" w:rsidRPr="00920004" w:rsidRDefault="00977C58" w:rsidP="00CF739D">
            <w:pPr>
              <w:rPr>
                <w:lang w:val="en-US"/>
              </w:rPr>
            </w:pPr>
          </w:p>
        </w:tc>
      </w:tr>
      <w:tr w:rsidR="00977C58" w:rsidRPr="00920004" w14:paraId="74D8411C" w14:textId="77777777" w:rsidTr="009A04B7">
        <w:tc>
          <w:tcPr>
            <w:tcW w:w="805" w:type="dxa"/>
          </w:tcPr>
          <w:p w14:paraId="566DAA45" w14:textId="77777777" w:rsidR="00977C58" w:rsidRPr="00920004" w:rsidRDefault="00977C58" w:rsidP="00CF739D">
            <w:pPr>
              <w:spacing w:before="240" w:line="0" w:lineRule="atLeast"/>
              <w:jc w:val="center"/>
              <w:rPr>
                <w:lang w:val="en-US"/>
              </w:rPr>
            </w:pPr>
            <w:r w:rsidRPr="00920004">
              <w:rPr>
                <w:lang w:val="en-US"/>
              </w:rPr>
              <w:t>2</w:t>
            </w:r>
          </w:p>
        </w:tc>
        <w:tc>
          <w:tcPr>
            <w:tcW w:w="1980" w:type="dxa"/>
          </w:tcPr>
          <w:p w14:paraId="4829F60E" w14:textId="241AC234" w:rsidR="00977C58" w:rsidRPr="00920004" w:rsidRDefault="00977C58" w:rsidP="00CF739D">
            <w:pPr>
              <w:rPr>
                <w:lang w:val="en-US"/>
              </w:rPr>
            </w:pPr>
            <w:r w:rsidRPr="00920004">
              <w:rPr>
                <w:lang w:val="en-US"/>
              </w:rPr>
              <w:t>button</w:t>
            </w:r>
          </w:p>
        </w:tc>
        <w:tc>
          <w:tcPr>
            <w:tcW w:w="2970" w:type="dxa"/>
          </w:tcPr>
          <w:p w14:paraId="6B6CA27E" w14:textId="77777777" w:rsidR="00977C58" w:rsidRPr="00920004" w:rsidRDefault="00DC4C5A" w:rsidP="00CF739D">
            <w:pPr>
              <w:rPr>
                <w:lang w:val="en-US"/>
              </w:rPr>
            </w:pPr>
            <w:r w:rsidRPr="00920004">
              <w:rPr>
                <w:lang w:val="en-US"/>
              </w:rPr>
              <w:t>Xem chi tiết biên nhận</w:t>
            </w:r>
            <w:r w:rsidR="003119BD" w:rsidRPr="00920004">
              <w:rPr>
                <w:lang w:val="en-US"/>
              </w:rPr>
              <w:t>.</w:t>
            </w:r>
          </w:p>
          <w:p w14:paraId="0CD14863" w14:textId="261E7D7C" w:rsidR="003119BD" w:rsidRPr="00920004" w:rsidRDefault="003119BD" w:rsidP="00CF739D">
            <w:pPr>
              <w:rPr>
                <w:lang w:val="en-US"/>
              </w:rPr>
            </w:pPr>
            <w:r w:rsidRPr="00920004">
              <w:rPr>
                <w:lang w:val="en-US"/>
              </w:rPr>
              <w:t>Chuyển đến trang xem chi tiết biên nhận ứng với đơn hàng</w:t>
            </w:r>
          </w:p>
        </w:tc>
        <w:tc>
          <w:tcPr>
            <w:tcW w:w="1266" w:type="dxa"/>
          </w:tcPr>
          <w:p w14:paraId="53D2B483" w14:textId="77777777" w:rsidR="00977C58" w:rsidRPr="00920004" w:rsidRDefault="00977C58" w:rsidP="00CF739D">
            <w:pPr>
              <w:rPr>
                <w:lang w:val="en-US"/>
              </w:rPr>
            </w:pPr>
          </w:p>
        </w:tc>
        <w:tc>
          <w:tcPr>
            <w:tcW w:w="1756" w:type="dxa"/>
          </w:tcPr>
          <w:p w14:paraId="5563E86B" w14:textId="04339390" w:rsidR="00977C58" w:rsidRPr="00920004" w:rsidRDefault="00DC4C5A" w:rsidP="00CF739D">
            <w:pPr>
              <w:rPr>
                <w:lang w:val="en-US"/>
              </w:rPr>
            </w:pPr>
            <w:r w:rsidRPr="00920004">
              <w:rPr>
                <w:lang w:val="en-US"/>
              </w:rPr>
              <w:t xml:space="preserve">Nếu không tồn tại biên nhận sẽ ẩn </w:t>
            </w:r>
          </w:p>
        </w:tc>
      </w:tr>
      <w:tr w:rsidR="00977C58" w:rsidRPr="00920004" w14:paraId="090712BA" w14:textId="77777777" w:rsidTr="009A04B7">
        <w:tc>
          <w:tcPr>
            <w:tcW w:w="805" w:type="dxa"/>
          </w:tcPr>
          <w:p w14:paraId="29B3C737" w14:textId="6F662F7A" w:rsidR="00977C58" w:rsidRPr="00920004" w:rsidRDefault="00977C58" w:rsidP="00CF739D">
            <w:pPr>
              <w:spacing w:before="240" w:line="0" w:lineRule="atLeast"/>
              <w:jc w:val="center"/>
              <w:rPr>
                <w:lang w:val="en-US"/>
              </w:rPr>
            </w:pPr>
            <w:r w:rsidRPr="00920004">
              <w:rPr>
                <w:lang w:val="en-US"/>
              </w:rPr>
              <w:t>3</w:t>
            </w:r>
          </w:p>
        </w:tc>
        <w:tc>
          <w:tcPr>
            <w:tcW w:w="1980" w:type="dxa"/>
          </w:tcPr>
          <w:p w14:paraId="70EE558E" w14:textId="4E70CE44" w:rsidR="00977C58" w:rsidRPr="00920004" w:rsidRDefault="00977C58" w:rsidP="00CF739D">
            <w:pPr>
              <w:rPr>
                <w:lang w:val="en-US"/>
              </w:rPr>
            </w:pPr>
            <w:r w:rsidRPr="00920004">
              <w:rPr>
                <w:lang w:val="en-US"/>
              </w:rPr>
              <w:t>span</w:t>
            </w:r>
          </w:p>
        </w:tc>
        <w:tc>
          <w:tcPr>
            <w:tcW w:w="2970" w:type="dxa"/>
          </w:tcPr>
          <w:p w14:paraId="02551ADB" w14:textId="663AA98F" w:rsidR="00977C58" w:rsidRPr="00920004" w:rsidRDefault="00977C58" w:rsidP="00CF739D">
            <w:pPr>
              <w:rPr>
                <w:lang w:val="en-US"/>
              </w:rPr>
            </w:pPr>
            <w:r w:rsidRPr="00920004">
              <w:rPr>
                <w:lang w:val="en-US"/>
              </w:rPr>
              <w:t>Hiển thị thông tin đơn hàng</w:t>
            </w:r>
          </w:p>
        </w:tc>
        <w:tc>
          <w:tcPr>
            <w:tcW w:w="1266" w:type="dxa"/>
          </w:tcPr>
          <w:p w14:paraId="15F3F730" w14:textId="77777777" w:rsidR="00977C58" w:rsidRPr="00920004" w:rsidRDefault="00977C58" w:rsidP="00CF739D">
            <w:pPr>
              <w:rPr>
                <w:lang w:val="en-US"/>
              </w:rPr>
            </w:pPr>
          </w:p>
        </w:tc>
        <w:tc>
          <w:tcPr>
            <w:tcW w:w="1756" w:type="dxa"/>
          </w:tcPr>
          <w:p w14:paraId="4B5EA5AF" w14:textId="77777777" w:rsidR="00977C58" w:rsidRPr="00920004" w:rsidRDefault="00977C58" w:rsidP="00CF739D">
            <w:pPr>
              <w:rPr>
                <w:lang w:val="en-US"/>
              </w:rPr>
            </w:pPr>
          </w:p>
        </w:tc>
      </w:tr>
      <w:tr w:rsidR="00977C58" w:rsidRPr="00920004" w14:paraId="7B3ED400" w14:textId="77777777" w:rsidTr="009A04B7">
        <w:tc>
          <w:tcPr>
            <w:tcW w:w="805" w:type="dxa"/>
          </w:tcPr>
          <w:p w14:paraId="6538A787" w14:textId="3457F704" w:rsidR="00977C58" w:rsidRPr="00920004" w:rsidRDefault="00977C58" w:rsidP="00CF739D">
            <w:pPr>
              <w:spacing w:before="240" w:line="0" w:lineRule="atLeast"/>
              <w:jc w:val="center"/>
              <w:rPr>
                <w:lang w:val="en-US"/>
              </w:rPr>
            </w:pPr>
            <w:r w:rsidRPr="00920004">
              <w:rPr>
                <w:lang w:val="en-US"/>
              </w:rPr>
              <w:lastRenderedPageBreak/>
              <w:t>4</w:t>
            </w:r>
          </w:p>
        </w:tc>
        <w:tc>
          <w:tcPr>
            <w:tcW w:w="1980" w:type="dxa"/>
          </w:tcPr>
          <w:p w14:paraId="497FC0DB" w14:textId="5A139431" w:rsidR="00977C58" w:rsidRPr="00920004" w:rsidRDefault="00977C58" w:rsidP="00CF739D">
            <w:pPr>
              <w:rPr>
                <w:lang w:val="en-US"/>
              </w:rPr>
            </w:pPr>
            <w:r w:rsidRPr="00920004">
              <w:rPr>
                <w:lang w:val="en-US"/>
              </w:rPr>
              <w:t>table</w:t>
            </w:r>
          </w:p>
        </w:tc>
        <w:tc>
          <w:tcPr>
            <w:tcW w:w="2970" w:type="dxa"/>
          </w:tcPr>
          <w:p w14:paraId="3767D602" w14:textId="77777777" w:rsidR="00495D42" w:rsidRPr="00920004" w:rsidRDefault="00977C58" w:rsidP="00CF739D">
            <w:pPr>
              <w:rPr>
                <w:lang w:val="en-US"/>
              </w:rPr>
            </w:pPr>
            <w:r w:rsidRPr="00920004">
              <w:rPr>
                <w:lang w:val="en-US"/>
              </w:rPr>
              <w:t>Hiển thị chi tiết đơn hàng</w:t>
            </w:r>
            <w:r w:rsidR="00495D42" w:rsidRPr="00920004">
              <w:rPr>
                <w:lang w:val="en-US"/>
              </w:rPr>
              <w:t xml:space="preserve"> (số thứ tự, loại dịch vụ, quần áo, số lượng, đơn vị tính, đơn giá, số lượng, tổng cộng, chi tiết thêm).</w:t>
            </w:r>
          </w:p>
          <w:p w14:paraId="7181F4B6" w14:textId="77777777" w:rsidR="00495D42" w:rsidRPr="00920004" w:rsidRDefault="00495D42" w:rsidP="00CF739D">
            <w:pPr>
              <w:rPr>
                <w:lang w:val="en-US"/>
              </w:rPr>
            </w:pPr>
            <w:r w:rsidRPr="00920004">
              <w:rPr>
                <w:lang w:val="en-US"/>
              </w:rPr>
              <w:t>Chi tiết thêm bao gồm:</w:t>
            </w:r>
          </w:p>
          <w:p w14:paraId="3C6B4394" w14:textId="77777777" w:rsidR="00495D42" w:rsidRPr="00920004" w:rsidRDefault="00495D42" w:rsidP="00CF739D">
            <w:pPr>
              <w:rPr>
                <w:lang w:val="en-US"/>
              </w:rPr>
            </w:pPr>
            <w:r w:rsidRPr="00920004">
              <w:rPr>
                <w:lang w:val="en-US"/>
              </w:rPr>
              <w:t>Chất liệu</w:t>
            </w:r>
          </w:p>
          <w:p w14:paraId="1CDB125E" w14:textId="77777777" w:rsidR="00495D42" w:rsidRPr="00920004" w:rsidRDefault="00495D42" w:rsidP="00CF739D">
            <w:pPr>
              <w:rPr>
                <w:lang w:val="en-US"/>
              </w:rPr>
            </w:pPr>
            <w:r w:rsidRPr="00920004">
              <w:rPr>
                <w:lang w:val="en-US"/>
              </w:rPr>
              <w:t>Màu sắc</w:t>
            </w:r>
          </w:p>
          <w:p w14:paraId="5EF2224D" w14:textId="77777777" w:rsidR="00495D42" w:rsidRPr="00920004" w:rsidRDefault="00495D42" w:rsidP="00CF739D">
            <w:pPr>
              <w:rPr>
                <w:lang w:val="en-US"/>
              </w:rPr>
            </w:pPr>
            <w:r w:rsidRPr="00920004">
              <w:rPr>
                <w:lang w:val="en-US"/>
              </w:rPr>
              <w:t>Nhãn hiệu</w:t>
            </w:r>
          </w:p>
          <w:p w14:paraId="45167118" w14:textId="22FA4DD2" w:rsidR="00495D42" w:rsidRPr="00920004" w:rsidRDefault="00495D42" w:rsidP="00CF739D">
            <w:pPr>
              <w:rPr>
                <w:lang w:val="en-US"/>
              </w:rPr>
            </w:pPr>
            <w:r w:rsidRPr="00920004">
              <w:rPr>
                <w:lang w:val="en-US"/>
              </w:rPr>
              <w:t>Ghi chú</w:t>
            </w:r>
          </w:p>
        </w:tc>
        <w:tc>
          <w:tcPr>
            <w:tcW w:w="1266" w:type="dxa"/>
          </w:tcPr>
          <w:p w14:paraId="08FD6FE7" w14:textId="61C93AF5" w:rsidR="00977C58" w:rsidRPr="00920004" w:rsidRDefault="00977C58" w:rsidP="00CF739D">
            <w:pPr>
              <w:rPr>
                <w:lang w:val="en-US"/>
              </w:rPr>
            </w:pPr>
            <w:r w:rsidRPr="00920004">
              <w:rPr>
                <w:lang w:val="en-US"/>
              </w:rPr>
              <w:t>Không có dữ liệu nếu rỗng</w:t>
            </w:r>
          </w:p>
        </w:tc>
        <w:tc>
          <w:tcPr>
            <w:tcW w:w="1756" w:type="dxa"/>
          </w:tcPr>
          <w:p w14:paraId="7DBA9DA6" w14:textId="77777777" w:rsidR="00977C58" w:rsidRPr="00920004" w:rsidRDefault="00977C58" w:rsidP="00CF739D">
            <w:pPr>
              <w:rPr>
                <w:lang w:val="en-US"/>
              </w:rPr>
            </w:pPr>
          </w:p>
        </w:tc>
      </w:tr>
      <w:tr w:rsidR="00977C58" w:rsidRPr="00920004" w14:paraId="1553A894" w14:textId="77777777" w:rsidTr="009A04B7">
        <w:tc>
          <w:tcPr>
            <w:tcW w:w="805" w:type="dxa"/>
          </w:tcPr>
          <w:p w14:paraId="665F6B39" w14:textId="4576F5AE" w:rsidR="00977C58" w:rsidRPr="00920004" w:rsidRDefault="00977C58" w:rsidP="00CF739D">
            <w:pPr>
              <w:spacing w:before="240" w:line="0" w:lineRule="atLeast"/>
              <w:jc w:val="center"/>
              <w:rPr>
                <w:lang w:val="en-US"/>
              </w:rPr>
            </w:pPr>
            <w:r w:rsidRPr="00920004">
              <w:rPr>
                <w:lang w:val="en-US"/>
              </w:rPr>
              <w:t>5</w:t>
            </w:r>
          </w:p>
        </w:tc>
        <w:tc>
          <w:tcPr>
            <w:tcW w:w="1980" w:type="dxa"/>
          </w:tcPr>
          <w:p w14:paraId="75A15860" w14:textId="2D437CF9" w:rsidR="00977C58" w:rsidRPr="00920004" w:rsidRDefault="00977C58" w:rsidP="00CF739D">
            <w:pPr>
              <w:rPr>
                <w:lang w:val="en-US"/>
              </w:rPr>
            </w:pPr>
            <w:r w:rsidRPr="00920004">
              <w:rPr>
                <w:lang w:val="en-US"/>
              </w:rPr>
              <w:t>button</w:t>
            </w:r>
          </w:p>
        </w:tc>
        <w:tc>
          <w:tcPr>
            <w:tcW w:w="2970" w:type="dxa"/>
          </w:tcPr>
          <w:p w14:paraId="49C83F94" w14:textId="6AE3C67F" w:rsidR="00977C58" w:rsidRPr="00920004" w:rsidRDefault="00977C58" w:rsidP="00CF739D">
            <w:pPr>
              <w:rPr>
                <w:lang w:val="en-US"/>
              </w:rPr>
            </w:pPr>
            <w:r w:rsidRPr="00920004">
              <w:rPr>
                <w:lang w:val="en-US"/>
              </w:rPr>
              <w:t>Quay lại trang trước</w:t>
            </w:r>
          </w:p>
        </w:tc>
        <w:tc>
          <w:tcPr>
            <w:tcW w:w="1266" w:type="dxa"/>
          </w:tcPr>
          <w:p w14:paraId="223BEF67" w14:textId="77777777" w:rsidR="00977C58" w:rsidRPr="00920004" w:rsidRDefault="00977C58" w:rsidP="00CF739D">
            <w:pPr>
              <w:rPr>
                <w:lang w:val="en-US"/>
              </w:rPr>
            </w:pPr>
          </w:p>
        </w:tc>
        <w:tc>
          <w:tcPr>
            <w:tcW w:w="1756" w:type="dxa"/>
          </w:tcPr>
          <w:p w14:paraId="705C05B3" w14:textId="77777777" w:rsidR="00977C58" w:rsidRPr="00920004" w:rsidRDefault="00977C58" w:rsidP="00CF739D">
            <w:pPr>
              <w:rPr>
                <w:lang w:val="en-US"/>
              </w:rPr>
            </w:pPr>
          </w:p>
        </w:tc>
      </w:tr>
    </w:tbl>
    <w:p w14:paraId="07FFEA96" w14:textId="26585F6D" w:rsidR="00977C58" w:rsidRPr="00CF739D" w:rsidRDefault="007267DC" w:rsidP="00CF739D">
      <w:pPr>
        <w:pStyle w:val="Caption"/>
        <w:rPr>
          <w:lang w:val="en-US"/>
        </w:rPr>
      </w:pPr>
      <w:bookmarkStart w:id="2173" w:name="_Toc531504565"/>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4</w:t>
      </w:r>
      <w:r w:rsidR="00D632EE" w:rsidRPr="00CF739D">
        <w:fldChar w:fldCharType="end"/>
      </w:r>
      <w:r w:rsidRPr="00CF739D">
        <w:rPr>
          <w:lang w:val="en-US"/>
        </w:rPr>
        <w:t xml:space="preserve"> Các thành phần giao diện xem chi tiết đơn hàng</w:t>
      </w:r>
      <w:bookmarkEnd w:id="2173"/>
    </w:p>
    <w:p w14:paraId="5B453945" w14:textId="03FEBD55" w:rsidR="00070C2F" w:rsidRPr="00CF739D" w:rsidRDefault="00070C2F" w:rsidP="00CF739D">
      <w:pPr>
        <w:pStyle w:val="Heading6"/>
        <w:numPr>
          <w:ilvl w:val="0"/>
          <w:numId w:val="85"/>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977C58" w:rsidRPr="00920004" w14:paraId="793C963E" w14:textId="77777777" w:rsidTr="009A04B7">
        <w:tc>
          <w:tcPr>
            <w:tcW w:w="805" w:type="dxa"/>
            <w:vMerge w:val="restart"/>
            <w:vAlign w:val="center"/>
          </w:tcPr>
          <w:p w14:paraId="731317C0" w14:textId="77777777" w:rsidR="00977C58" w:rsidRPr="00E64310" w:rsidRDefault="00977C58" w:rsidP="00CF739D">
            <w:pPr>
              <w:jc w:val="center"/>
              <w:rPr>
                <w:b/>
                <w:lang w:val="en-US"/>
              </w:rPr>
            </w:pPr>
            <w:r w:rsidRPr="00E64310">
              <w:rPr>
                <w:b/>
                <w:lang w:val="en-US"/>
              </w:rPr>
              <w:t>STT</w:t>
            </w:r>
          </w:p>
        </w:tc>
        <w:tc>
          <w:tcPr>
            <w:tcW w:w="2120" w:type="dxa"/>
            <w:vMerge w:val="restart"/>
            <w:vAlign w:val="center"/>
          </w:tcPr>
          <w:p w14:paraId="3E832320" w14:textId="77777777" w:rsidR="00977C58" w:rsidRPr="00E64310" w:rsidRDefault="00977C58" w:rsidP="00CF739D">
            <w:pPr>
              <w:jc w:val="center"/>
              <w:rPr>
                <w:b/>
                <w:lang w:val="en-US"/>
              </w:rPr>
            </w:pPr>
            <w:r w:rsidRPr="00E64310">
              <w:rPr>
                <w:b/>
                <w:lang w:val="en-US"/>
              </w:rPr>
              <w:t>Tên bảng/</w:t>
            </w:r>
          </w:p>
          <w:p w14:paraId="47E75E90" w14:textId="77777777" w:rsidR="00977C58" w:rsidRPr="00E64310" w:rsidRDefault="00977C58" w:rsidP="00CF739D">
            <w:pPr>
              <w:jc w:val="center"/>
              <w:rPr>
                <w:b/>
                <w:lang w:val="en-US"/>
              </w:rPr>
            </w:pPr>
            <w:r w:rsidRPr="00E64310">
              <w:rPr>
                <w:b/>
                <w:lang w:val="en-US"/>
              </w:rPr>
              <w:t>Cấu trúc dữ liệu</w:t>
            </w:r>
          </w:p>
        </w:tc>
        <w:tc>
          <w:tcPr>
            <w:tcW w:w="5852" w:type="dxa"/>
            <w:gridSpan w:val="4"/>
            <w:vAlign w:val="center"/>
          </w:tcPr>
          <w:p w14:paraId="12238F49" w14:textId="77777777" w:rsidR="00977C58" w:rsidRPr="00E64310" w:rsidRDefault="00977C58" w:rsidP="00CF739D">
            <w:pPr>
              <w:jc w:val="center"/>
              <w:rPr>
                <w:b/>
                <w:lang w:val="en-US"/>
              </w:rPr>
            </w:pPr>
            <w:r w:rsidRPr="00E64310">
              <w:rPr>
                <w:b/>
                <w:lang w:val="en-US"/>
              </w:rPr>
              <w:t>Phương thức</w:t>
            </w:r>
          </w:p>
        </w:tc>
      </w:tr>
      <w:tr w:rsidR="00977C58" w:rsidRPr="00920004" w14:paraId="66648B98" w14:textId="77777777" w:rsidTr="009A04B7">
        <w:tc>
          <w:tcPr>
            <w:tcW w:w="805" w:type="dxa"/>
            <w:vMerge/>
            <w:vAlign w:val="center"/>
          </w:tcPr>
          <w:p w14:paraId="245CC79B" w14:textId="77777777" w:rsidR="00977C58" w:rsidRPr="00E64310" w:rsidRDefault="00977C58" w:rsidP="00CF739D">
            <w:pPr>
              <w:jc w:val="center"/>
              <w:rPr>
                <w:b/>
                <w:lang w:val="en-US"/>
              </w:rPr>
            </w:pPr>
          </w:p>
        </w:tc>
        <w:tc>
          <w:tcPr>
            <w:tcW w:w="2120" w:type="dxa"/>
            <w:vMerge/>
            <w:vAlign w:val="center"/>
          </w:tcPr>
          <w:p w14:paraId="16623B2F" w14:textId="77777777" w:rsidR="00977C58" w:rsidRPr="00E64310" w:rsidRDefault="00977C58" w:rsidP="00CF739D">
            <w:pPr>
              <w:jc w:val="center"/>
              <w:rPr>
                <w:b/>
                <w:lang w:val="en-US"/>
              </w:rPr>
            </w:pPr>
          </w:p>
        </w:tc>
        <w:tc>
          <w:tcPr>
            <w:tcW w:w="1463" w:type="dxa"/>
            <w:vAlign w:val="center"/>
          </w:tcPr>
          <w:p w14:paraId="5185448D" w14:textId="77777777" w:rsidR="00977C58" w:rsidRPr="00E64310" w:rsidRDefault="00977C58" w:rsidP="00CF739D">
            <w:pPr>
              <w:jc w:val="center"/>
              <w:rPr>
                <w:b/>
                <w:lang w:val="en-US"/>
              </w:rPr>
            </w:pPr>
            <w:r w:rsidRPr="00E64310">
              <w:rPr>
                <w:b/>
                <w:lang w:val="en-US"/>
              </w:rPr>
              <w:t>Thêm</w:t>
            </w:r>
          </w:p>
        </w:tc>
        <w:tc>
          <w:tcPr>
            <w:tcW w:w="1463" w:type="dxa"/>
            <w:vAlign w:val="center"/>
          </w:tcPr>
          <w:p w14:paraId="00A3C432" w14:textId="77777777" w:rsidR="00977C58" w:rsidRPr="00E64310" w:rsidRDefault="00977C58" w:rsidP="00CF739D">
            <w:pPr>
              <w:jc w:val="center"/>
              <w:rPr>
                <w:b/>
                <w:lang w:val="en-US"/>
              </w:rPr>
            </w:pPr>
            <w:r w:rsidRPr="00E64310">
              <w:rPr>
                <w:b/>
                <w:lang w:val="en-US"/>
              </w:rPr>
              <w:t>Sửa</w:t>
            </w:r>
          </w:p>
        </w:tc>
        <w:tc>
          <w:tcPr>
            <w:tcW w:w="1463" w:type="dxa"/>
            <w:vAlign w:val="center"/>
          </w:tcPr>
          <w:p w14:paraId="25AA6604" w14:textId="77777777" w:rsidR="00977C58" w:rsidRPr="00E64310" w:rsidRDefault="00977C58" w:rsidP="00CF739D">
            <w:pPr>
              <w:jc w:val="center"/>
              <w:rPr>
                <w:b/>
                <w:lang w:val="en-US"/>
              </w:rPr>
            </w:pPr>
            <w:r w:rsidRPr="00E64310">
              <w:rPr>
                <w:b/>
                <w:lang w:val="en-US"/>
              </w:rPr>
              <w:t>Xóa</w:t>
            </w:r>
          </w:p>
        </w:tc>
        <w:tc>
          <w:tcPr>
            <w:tcW w:w="1463" w:type="dxa"/>
            <w:vAlign w:val="center"/>
          </w:tcPr>
          <w:p w14:paraId="1518759C" w14:textId="77777777" w:rsidR="00977C58" w:rsidRPr="00E64310" w:rsidRDefault="00977C58" w:rsidP="00CF739D">
            <w:pPr>
              <w:jc w:val="center"/>
              <w:rPr>
                <w:b/>
                <w:lang w:val="en-US"/>
              </w:rPr>
            </w:pPr>
            <w:r w:rsidRPr="00E64310">
              <w:rPr>
                <w:b/>
                <w:lang w:val="en-US"/>
              </w:rPr>
              <w:t>Truy vấn</w:t>
            </w:r>
          </w:p>
        </w:tc>
      </w:tr>
      <w:tr w:rsidR="00977C58" w:rsidRPr="00920004" w14:paraId="751BA547" w14:textId="77777777" w:rsidTr="009A04B7">
        <w:tc>
          <w:tcPr>
            <w:tcW w:w="805" w:type="dxa"/>
          </w:tcPr>
          <w:p w14:paraId="3A4C24F7" w14:textId="77777777" w:rsidR="00977C58" w:rsidRPr="00920004" w:rsidRDefault="00977C58" w:rsidP="00CF739D">
            <w:pPr>
              <w:spacing w:before="240" w:line="0" w:lineRule="atLeast"/>
              <w:jc w:val="center"/>
              <w:rPr>
                <w:lang w:val="en-US"/>
              </w:rPr>
            </w:pPr>
            <w:r w:rsidRPr="00920004">
              <w:rPr>
                <w:lang w:val="en-US"/>
              </w:rPr>
              <w:t>1</w:t>
            </w:r>
          </w:p>
        </w:tc>
        <w:tc>
          <w:tcPr>
            <w:tcW w:w="2120" w:type="dxa"/>
          </w:tcPr>
          <w:p w14:paraId="1632F8B1" w14:textId="77777777" w:rsidR="00977C58" w:rsidRPr="00920004" w:rsidRDefault="00977C58" w:rsidP="00CF739D">
            <w:pPr>
              <w:rPr>
                <w:lang w:val="en-US"/>
              </w:rPr>
            </w:pPr>
            <w:r w:rsidRPr="00920004">
              <w:rPr>
                <w:lang w:val="en-US"/>
              </w:rPr>
              <w:t>customer_order</w:t>
            </w:r>
          </w:p>
        </w:tc>
        <w:tc>
          <w:tcPr>
            <w:tcW w:w="1463" w:type="dxa"/>
          </w:tcPr>
          <w:p w14:paraId="3C7B536D" w14:textId="77777777" w:rsidR="00977C58" w:rsidRPr="00920004" w:rsidRDefault="00977C58" w:rsidP="00CF739D">
            <w:pPr>
              <w:rPr>
                <w:lang w:val="en-US"/>
              </w:rPr>
            </w:pPr>
          </w:p>
        </w:tc>
        <w:tc>
          <w:tcPr>
            <w:tcW w:w="1463" w:type="dxa"/>
          </w:tcPr>
          <w:p w14:paraId="623C4E1E" w14:textId="77777777" w:rsidR="00977C58" w:rsidRPr="00920004" w:rsidRDefault="00977C58" w:rsidP="00CF739D">
            <w:pPr>
              <w:rPr>
                <w:lang w:val="en-US"/>
              </w:rPr>
            </w:pPr>
          </w:p>
        </w:tc>
        <w:tc>
          <w:tcPr>
            <w:tcW w:w="1463" w:type="dxa"/>
          </w:tcPr>
          <w:p w14:paraId="3E8DC6B7" w14:textId="77777777" w:rsidR="00977C58" w:rsidRPr="00920004" w:rsidRDefault="00977C58" w:rsidP="00CF739D">
            <w:pPr>
              <w:rPr>
                <w:lang w:val="en-US"/>
              </w:rPr>
            </w:pPr>
          </w:p>
        </w:tc>
        <w:tc>
          <w:tcPr>
            <w:tcW w:w="1463" w:type="dxa"/>
          </w:tcPr>
          <w:p w14:paraId="600D30F2"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50AB7717" w14:textId="77777777" w:rsidTr="009A04B7">
        <w:tc>
          <w:tcPr>
            <w:tcW w:w="805" w:type="dxa"/>
          </w:tcPr>
          <w:p w14:paraId="40A08E2D" w14:textId="77777777" w:rsidR="00977C58" w:rsidRPr="00920004" w:rsidRDefault="00977C58" w:rsidP="00CF739D">
            <w:pPr>
              <w:spacing w:before="240" w:line="0" w:lineRule="atLeast"/>
              <w:jc w:val="center"/>
              <w:rPr>
                <w:lang w:val="en-US"/>
              </w:rPr>
            </w:pPr>
            <w:r w:rsidRPr="00920004">
              <w:rPr>
                <w:lang w:val="en-US"/>
              </w:rPr>
              <w:t>2</w:t>
            </w:r>
          </w:p>
        </w:tc>
        <w:tc>
          <w:tcPr>
            <w:tcW w:w="2120" w:type="dxa"/>
          </w:tcPr>
          <w:p w14:paraId="6A7B3813" w14:textId="77777777" w:rsidR="00977C58" w:rsidRPr="00920004" w:rsidRDefault="00977C58" w:rsidP="00CF739D">
            <w:pPr>
              <w:rPr>
                <w:lang w:val="en-US"/>
              </w:rPr>
            </w:pPr>
            <w:r w:rsidRPr="00920004">
              <w:rPr>
                <w:lang w:val="en-US"/>
              </w:rPr>
              <w:t>customer</w:t>
            </w:r>
          </w:p>
        </w:tc>
        <w:tc>
          <w:tcPr>
            <w:tcW w:w="1463" w:type="dxa"/>
          </w:tcPr>
          <w:p w14:paraId="1423280B" w14:textId="77777777" w:rsidR="00977C58" w:rsidRPr="00920004" w:rsidRDefault="00977C58" w:rsidP="00CF739D">
            <w:pPr>
              <w:rPr>
                <w:lang w:val="en-US"/>
              </w:rPr>
            </w:pPr>
          </w:p>
        </w:tc>
        <w:tc>
          <w:tcPr>
            <w:tcW w:w="1463" w:type="dxa"/>
          </w:tcPr>
          <w:p w14:paraId="23C3DA22" w14:textId="77777777" w:rsidR="00977C58" w:rsidRPr="00920004" w:rsidRDefault="00977C58" w:rsidP="00CF739D">
            <w:pPr>
              <w:rPr>
                <w:lang w:val="en-US"/>
              </w:rPr>
            </w:pPr>
          </w:p>
        </w:tc>
        <w:tc>
          <w:tcPr>
            <w:tcW w:w="1463" w:type="dxa"/>
          </w:tcPr>
          <w:p w14:paraId="2B93FD4E" w14:textId="77777777" w:rsidR="00977C58" w:rsidRPr="00920004" w:rsidRDefault="00977C58" w:rsidP="00CF739D">
            <w:pPr>
              <w:rPr>
                <w:lang w:val="en-US"/>
              </w:rPr>
            </w:pPr>
          </w:p>
        </w:tc>
        <w:tc>
          <w:tcPr>
            <w:tcW w:w="1463" w:type="dxa"/>
          </w:tcPr>
          <w:p w14:paraId="67696097"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17D7C228" w14:textId="77777777" w:rsidTr="009A04B7">
        <w:tc>
          <w:tcPr>
            <w:tcW w:w="805" w:type="dxa"/>
          </w:tcPr>
          <w:p w14:paraId="54308DDD" w14:textId="66523D2D" w:rsidR="00977C58" w:rsidRPr="00920004" w:rsidRDefault="00977C58" w:rsidP="00CF739D">
            <w:pPr>
              <w:spacing w:before="240" w:line="0" w:lineRule="atLeast"/>
              <w:jc w:val="center"/>
              <w:rPr>
                <w:lang w:val="en-US"/>
              </w:rPr>
            </w:pPr>
            <w:r w:rsidRPr="00920004">
              <w:rPr>
                <w:lang w:val="en-US"/>
              </w:rPr>
              <w:t>3</w:t>
            </w:r>
          </w:p>
        </w:tc>
        <w:tc>
          <w:tcPr>
            <w:tcW w:w="2120" w:type="dxa"/>
          </w:tcPr>
          <w:p w14:paraId="65BF33D2" w14:textId="32B8432E" w:rsidR="00977C58" w:rsidRPr="00920004" w:rsidRDefault="00DC4C5A" w:rsidP="00CF739D">
            <w:pPr>
              <w:rPr>
                <w:lang w:val="en-US"/>
              </w:rPr>
            </w:pPr>
            <w:r w:rsidRPr="00920004">
              <w:rPr>
                <w:lang w:val="en-US"/>
              </w:rPr>
              <w:t>order_detail</w:t>
            </w:r>
          </w:p>
        </w:tc>
        <w:tc>
          <w:tcPr>
            <w:tcW w:w="1463" w:type="dxa"/>
          </w:tcPr>
          <w:p w14:paraId="7333E5A3" w14:textId="77777777" w:rsidR="00977C58" w:rsidRPr="00920004" w:rsidRDefault="00977C58" w:rsidP="00CF739D">
            <w:pPr>
              <w:rPr>
                <w:lang w:val="en-US"/>
              </w:rPr>
            </w:pPr>
          </w:p>
        </w:tc>
        <w:tc>
          <w:tcPr>
            <w:tcW w:w="1463" w:type="dxa"/>
          </w:tcPr>
          <w:p w14:paraId="28FDA310" w14:textId="77777777" w:rsidR="00977C58" w:rsidRPr="00920004" w:rsidRDefault="00977C58" w:rsidP="00CF739D">
            <w:pPr>
              <w:rPr>
                <w:lang w:val="en-US"/>
              </w:rPr>
            </w:pPr>
          </w:p>
        </w:tc>
        <w:tc>
          <w:tcPr>
            <w:tcW w:w="1463" w:type="dxa"/>
          </w:tcPr>
          <w:p w14:paraId="2565789A" w14:textId="77777777" w:rsidR="00977C58" w:rsidRPr="00920004" w:rsidRDefault="00977C58" w:rsidP="00CF739D">
            <w:pPr>
              <w:rPr>
                <w:lang w:val="en-US"/>
              </w:rPr>
            </w:pPr>
          </w:p>
        </w:tc>
        <w:tc>
          <w:tcPr>
            <w:tcW w:w="1463" w:type="dxa"/>
          </w:tcPr>
          <w:p w14:paraId="40D072FA" w14:textId="04473789" w:rsidR="00977C58" w:rsidRPr="00920004" w:rsidRDefault="00DC4C5A" w:rsidP="00CF739D">
            <w:pPr>
              <w:spacing w:before="240" w:line="0" w:lineRule="atLeast"/>
              <w:jc w:val="center"/>
              <w:rPr>
                <w:lang w:val="en-US"/>
              </w:rPr>
            </w:pPr>
            <w:r w:rsidRPr="00920004">
              <w:rPr>
                <w:lang w:val="en-US"/>
              </w:rPr>
              <w:t>X</w:t>
            </w:r>
          </w:p>
        </w:tc>
      </w:tr>
      <w:tr w:rsidR="00DC4C5A" w:rsidRPr="00920004" w14:paraId="6356BF95" w14:textId="77777777" w:rsidTr="009A04B7">
        <w:tc>
          <w:tcPr>
            <w:tcW w:w="805" w:type="dxa"/>
          </w:tcPr>
          <w:p w14:paraId="4C717771" w14:textId="1200A055" w:rsidR="00DC4C5A" w:rsidRPr="00920004" w:rsidRDefault="00DC4C5A" w:rsidP="00CF739D">
            <w:pPr>
              <w:spacing w:before="240" w:line="0" w:lineRule="atLeast"/>
              <w:jc w:val="center"/>
              <w:rPr>
                <w:lang w:val="en-US"/>
              </w:rPr>
            </w:pPr>
            <w:r w:rsidRPr="00920004">
              <w:rPr>
                <w:lang w:val="en-US"/>
              </w:rPr>
              <w:t>4</w:t>
            </w:r>
          </w:p>
        </w:tc>
        <w:tc>
          <w:tcPr>
            <w:tcW w:w="2120" w:type="dxa"/>
          </w:tcPr>
          <w:p w14:paraId="3800169F" w14:textId="2BA5F86A" w:rsidR="00DC4C5A" w:rsidRPr="00920004" w:rsidRDefault="00DC4C5A" w:rsidP="00CF739D">
            <w:pPr>
              <w:rPr>
                <w:lang w:val="en-US"/>
              </w:rPr>
            </w:pPr>
            <w:r w:rsidRPr="00920004">
              <w:rPr>
                <w:lang w:val="en-US"/>
              </w:rPr>
              <w:t>receipt</w:t>
            </w:r>
          </w:p>
        </w:tc>
        <w:tc>
          <w:tcPr>
            <w:tcW w:w="1463" w:type="dxa"/>
          </w:tcPr>
          <w:p w14:paraId="7670B32A" w14:textId="77777777" w:rsidR="00DC4C5A" w:rsidRPr="00920004" w:rsidRDefault="00DC4C5A" w:rsidP="00CF739D">
            <w:pPr>
              <w:rPr>
                <w:lang w:val="en-US"/>
              </w:rPr>
            </w:pPr>
          </w:p>
        </w:tc>
        <w:tc>
          <w:tcPr>
            <w:tcW w:w="1463" w:type="dxa"/>
          </w:tcPr>
          <w:p w14:paraId="5C96578E" w14:textId="77777777" w:rsidR="00DC4C5A" w:rsidRPr="00920004" w:rsidRDefault="00DC4C5A" w:rsidP="00CF739D">
            <w:pPr>
              <w:rPr>
                <w:lang w:val="en-US"/>
              </w:rPr>
            </w:pPr>
          </w:p>
        </w:tc>
        <w:tc>
          <w:tcPr>
            <w:tcW w:w="1463" w:type="dxa"/>
          </w:tcPr>
          <w:p w14:paraId="0EA9C1D3" w14:textId="77777777" w:rsidR="00DC4C5A" w:rsidRPr="00920004" w:rsidRDefault="00DC4C5A" w:rsidP="00CF739D">
            <w:pPr>
              <w:rPr>
                <w:lang w:val="en-US"/>
              </w:rPr>
            </w:pPr>
          </w:p>
        </w:tc>
        <w:tc>
          <w:tcPr>
            <w:tcW w:w="1463" w:type="dxa"/>
          </w:tcPr>
          <w:p w14:paraId="217D69F6" w14:textId="1937D2C7" w:rsidR="00DC4C5A" w:rsidRPr="00920004" w:rsidRDefault="00DC4C5A" w:rsidP="00CF739D">
            <w:pPr>
              <w:keepNext/>
              <w:spacing w:before="240" w:line="0" w:lineRule="atLeast"/>
              <w:jc w:val="center"/>
              <w:rPr>
                <w:lang w:val="en-US"/>
              </w:rPr>
            </w:pPr>
            <w:r w:rsidRPr="00920004">
              <w:rPr>
                <w:lang w:val="en-US"/>
              </w:rPr>
              <w:t>X</w:t>
            </w:r>
          </w:p>
        </w:tc>
      </w:tr>
    </w:tbl>
    <w:p w14:paraId="09ABF393" w14:textId="4C69FCF4" w:rsidR="00B7091A" w:rsidRDefault="007267DC" w:rsidP="00B7091A">
      <w:pPr>
        <w:pStyle w:val="Caption"/>
        <w:rPr>
          <w:lang w:val="en-US"/>
        </w:rPr>
      </w:pPr>
      <w:bookmarkStart w:id="2174" w:name="_Toc53150456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Dữ liệu sử dụng xem chi tiết đơn hàng</w:t>
      </w:r>
      <w:bookmarkEnd w:id="2174"/>
    </w:p>
    <w:p w14:paraId="1919E985" w14:textId="77777777" w:rsidR="00B7091A" w:rsidRDefault="00B7091A">
      <w:pPr>
        <w:spacing w:after="160" w:line="259" w:lineRule="auto"/>
        <w:contextualSpacing w:val="0"/>
        <w:jc w:val="left"/>
        <w:rPr>
          <w:i/>
          <w:iCs/>
          <w:szCs w:val="18"/>
          <w:lang w:val="en-US"/>
        </w:rPr>
      </w:pPr>
      <w:r>
        <w:rPr>
          <w:lang w:val="en-US"/>
        </w:rPr>
        <w:br w:type="page"/>
      </w:r>
    </w:p>
    <w:p w14:paraId="1610DB9E" w14:textId="22DA2E49" w:rsidR="00FD0D70" w:rsidRPr="00CF739D" w:rsidRDefault="00FD0D70" w:rsidP="00CF739D">
      <w:pPr>
        <w:pStyle w:val="Caption"/>
        <w:numPr>
          <w:ilvl w:val="0"/>
          <w:numId w:val="61"/>
        </w:numPr>
        <w:ind w:left="720"/>
        <w:jc w:val="left"/>
        <w:rPr>
          <w:lang w:val="en-US"/>
        </w:rPr>
      </w:pPr>
      <w:r w:rsidRPr="00CF739D">
        <w:rPr>
          <w:b/>
          <w:lang w:val="en-US"/>
        </w:rPr>
        <w:lastRenderedPageBreak/>
        <w:t>Cách xử lí</w:t>
      </w:r>
    </w:p>
    <w:p w14:paraId="5BC45977" w14:textId="77777777" w:rsidR="00670BD0" w:rsidRPr="00920004" w:rsidRDefault="00670BD0" w:rsidP="00CF739D">
      <w:pPr>
        <w:keepNext/>
        <w:spacing w:before="240" w:line="0" w:lineRule="atLeast"/>
        <w:jc w:val="center"/>
      </w:pPr>
      <w:r w:rsidRPr="00CF739D">
        <w:rPr>
          <w:noProof/>
          <w:lang w:val="en-US"/>
        </w:rPr>
        <w:drawing>
          <wp:inline distT="0" distB="0" distL="0" distR="0" wp14:anchorId="7AB20006" wp14:editId="64ED0214">
            <wp:extent cx="4769010" cy="2571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6972" cy="2592222"/>
                    </a:xfrm>
                    <a:prstGeom prst="rect">
                      <a:avLst/>
                    </a:prstGeom>
                    <a:noFill/>
                    <a:ln>
                      <a:noFill/>
                    </a:ln>
                  </pic:spPr>
                </pic:pic>
              </a:graphicData>
            </a:graphic>
          </wp:inline>
        </w:drawing>
      </w:r>
    </w:p>
    <w:p w14:paraId="449E5308" w14:textId="008323C0" w:rsidR="00670BD0" w:rsidRPr="00CF739D" w:rsidRDefault="00670BD0" w:rsidP="00CF739D">
      <w:pPr>
        <w:pStyle w:val="Caption"/>
        <w:rPr>
          <w:lang w:val="en-US"/>
        </w:rPr>
      </w:pPr>
      <w:bookmarkStart w:id="2175" w:name="_Toc531380486"/>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9</w:t>
      </w:r>
      <w:r w:rsidR="00EF3636" w:rsidRPr="00CF739D">
        <w:fldChar w:fldCharType="end"/>
      </w:r>
      <w:r w:rsidRPr="00CF739D">
        <w:rPr>
          <w:lang w:val="en-US"/>
        </w:rPr>
        <w:t xml:space="preserve"> Sơ đồ xử lí xem chi tiết đơn hàng</w:t>
      </w:r>
      <w:bookmarkEnd w:id="2175"/>
    </w:p>
    <w:p w14:paraId="686E3210" w14:textId="6A68EF53" w:rsidR="00F02EAB"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đơn hàng</w:t>
      </w:r>
    </w:p>
    <w:p w14:paraId="67EF670D" w14:textId="272E702D" w:rsidR="00DC4C5A" w:rsidRPr="00920004" w:rsidRDefault="00070C2F" w:rsidP="00FD0D70">
      <w:pPr>
        <w:ind w:firstLine="720"/>
        <w:rPr>
          <w:lang w:val="en-US"/>
        </w:rPr>
      </w:pPr>
      <w:r w:rsidRPr="00CF739D">
        <w:rPr>
          <w:b/>
          <w:lang w:val="en-US"/>
        </w:rPr>
        <w:t>Mục đích</w:t>
      </w:r>
      <w:r w:rsidR="00FD0D70" w:rsidRPr="00CF739D">
        <w:rPr>
          <w:b/>
          <w:lang w:val="en-US"/>
        </w:rPr>
        <w:t xml:space="preserve">: </w:t>
      </w:r>
      <w:r w:rsidR="008977B2" w:rsidRPr="00920004">
        <w:rPr>
          <w:lang w:val="en-US"/>
        </w:rPr>
        <w:t>Chức năng hỗ trợ người dùng nhân viên thay đổi trạng thái đơn hàng ứng với từng bước thực hiện xử lí đơn hàng trong thực tế. Người dùng muốn thực hiện các chức năng này buộc phải truy cập được trang xem chi tiết đơn hàng.</w:t>
      </w:r>
    </w:p>
    <w:p w14:paraId="53B84D28" w14:textId="6C01ED79" w:rsidR="00FD0D70" w:rsidRPr="00CF739D" w:rsidRDefault="00FD0D70" w:rsidP="00CF739D">
      <w:pPr>
        <w:pStyle w:val="ListParagraph"/>
        <w:numPr>
          <w:ilvl w:val="0"/>
          <w:numId w:val="61"/>
        </w:numPr>
        <w:ind w:left="720"/>
        <w:rPr>
          <w:b/>
          <w:lang w:val="en-US"/>
        </w:rPr>
      </w:pPr>
      <w:r w:rsidRPr="00CF739D">
        <w:rPr>
          <w:b/>
          <w:lang w:val="en-US"/>
        </w:rPr>
        <w:t>Giao diện</w:t>
      </w:r>
    </w:p>
    <w:p w14:paraId="6F7EA79A" w14:textId="0B88B857" w:rsidR="008977B2" w:rsidRPr="00920004" w:rsidRDefault="009A04B7" w:rsidP="00CF739D">
      <w:pPr>
        <w:keepNext/>
        <w:spacing w:before="240" w:line="0" w:lineRule="atLeast"/>
        <w:jc w:val="center"/>
      </w:pPr>
      <w:r w:rsidRPr="00CF739D">
        <w:rPr>
          <w:noProof/>
          <w:lang w:val="en-US"/>
        </w:rPr>
        <w:drawing>
          <wp:inline distT="0" distB="0" distL="0" distR="0" wp14:anchorId="507A8F8B" wp14:editId="60038D66">
            <wp:extent cx="5095022" cy="3378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7" b="4399"/>
                    <a:stretch/>
                  </pic:blipFill>
                  <pic:spPr bwMode="auto">
                    <a:xfrm>
                      <a:off x="0" y="0"/>
                      <a:ext cx="5109141" cy="3388239"/>
                    </a:xfrm>
                    <a:prstGeom prst="rect">
                      <a:avLst/>
                    </a:prstGeom>
                    <a:noFill/>
                    <a:ln>
                      <a:noFill/>
                    </a:ln>
                    <a:extLst>
                      <a:ext uri="{53640926-AAD7-44D8-BBD7-CCE9431645EC}">
                        <a14:shadowObscured xmlns:a14="http://schemas.microsoft.com/office/drawing/2010/main"/>
                      </a:ext>
                    </a:extLst>
                  </pic:spPr>
                </pic:pic>
              </a:graphicData>
            </a:graphic>
          </wp:inline>
        </w:drawing>
      </w:r>
    </w:p>
    <w:p w14:paraId="3F269E41" w14:textId="6DF22FDD" w:rsidR="008977B2" w:rsidRPr="00CF739D" w:rsidRDefault="008977B2">
      <w:pPr>
        <w:pStyle w:val="Caption"/>
      </w:pPr>
      <w:bookmarkStart w:id="2176" w:name="_Toc531380487"/>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10</w:t>
      </w:r>
      <w:r w:rsidR="00EF3636" w:rsidRPr="00CF739D">
        <w:fldChar w:fldCharType="end"/>
      </w:r>
      <w:r w:rsidRPr="00CF739D">
        <w:t xml:space="preserve"> Giao diện các chức năng với trạng thái "đang chờ"</w:t>
      </w:r>
      <w:bookmarkEnd w:id="2176"/>
    </w:p>
    <w:p w14:paraId="178603B0" w14:textId="77777777" w:rsidR="00264BCF" w:rsidRPr="00920004" w:rsidRDefault="00264BCF" w:rsidP="00CF739D">
      <w:pPr>
        <w:keepNext/>
        <w:spacing w:before="240" w:line="0" w:lineRule="atLeast"/>
        <w:jc w:val="center"/>
      </w:pPr>
      <w:r w:rsidRPr="00CF739D">
        <w:rPr>
          <w:noProof/>
          <w:lang w:val="en-US"/>
        </w:rPr>
        <w:lastRenderedPageBreak/>
        <w:drawing>
          <wp:inline distT="0" distB="0" distL="0" distR="0" wp14:anchorId="5AEA0DE7" wp14:editId="4ED0C2F6">
            <wp:extent cx="4899025" cy="3265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2">
                      <a:extLst>
                        <a:ext uri="{28A0092B-C50C-407E-A947-70E740481C1C}">
                          <a14:useLocalDpi xmlns:a14="http://schemas.microsoft.com/office/drawing/2010/main" val="0"/>
                        </a:ext>
                      </a:extLst>
                    </a:blip>
                    <a:srcRect t="2480" b="5472"/>
                    <a:stretch/>
                  </pic:blipFill>
                  <pic:spPr bwMode="auto">
                    <a:xfrm>
                      <a:off x="0" y="0"/>
                      <a:ext cx="4925720" cy="3283509"/>
                    </a:xfrm>
                    <a:prstGeom prst="rect">
                      <a:avLst/>
                    </a:prstGeom>
                    <a:noFill/>
                    <a:ln>
                      <a:noFill/>
                    </a:ln>
                    <a:extLst>
                      <a:ext uri="{53640926-AAD7-44D8-BBD7-CCE9431645EC}">
                        <a14:shadowObscured xmlns:a14="http://schemas.microsoft.com/office/drawing/2010/main"/>
                      </a:ext>
                    </a:extLst>
                  </pic:spPr>
                </pic:pic>
              </a:graphicData>
            </a:graphic>
          </wp:inline>
        </w:drawing>
      </w:r>
    </w:p>
    <w:p w14:paraId="0CCD4B1D" w14:textId="6F891AFB" w:rsidR="00264BCF" w:rsidRPr="00CF739D" w:rsidRDefault="00264BCF">
      <w:pPr>
        <w:pStyle w:val="Caption"/>
      </w:pPr>
      <w:bookmarkStart w:id="2177" w:name="_Toc531380488"/>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11</w:t>
      </w:r>
      <w:r w:rsidR="00EF3636" w:rsidRPr="00CF739D">
        <w:fldChar w:fldCharType="end"/>
      </w:r>
      <w:r w:rsidR="006C103E" w:rsidRPr="00CF739D">
        <w:t xml:space="preserve"> </w:t>
      </w:r>
      <w:r w:rsidRPr="00920004">
        <w:t>Giao diện các chức năng với trạng thái "đang chờ</w:t>
      </w:r>
      <w:r w:rsidRPr="00CF739D">
        <w:t xml:space="preserve"> xử lí</w:t>
      </w:r>
      <w:r w:rsidRPr="00920004">
        <w:t>"</w:t>
      </w:r>
      <w:bookmarkEnd w:id="2177"/>
    </w:p>
    <w:p w14:paraId="10A11BD8" w14:textId="77777777" w:rsidR="006C103E" w:rsidRPr="00CF739D" w:rsidRDefault="006C103E" w:rsidP="00CF739D">
      <w:pPr>
        <w:pStyle w:val="Caption"/>
      </w:pPr>
    </w:p>
    <w:p w14:paraId="74442B95" w14:textId="67890A30" w:rsidR="00070C2F" w:rsidRPr="00CF739D" w:rsidRDefault="00070C2F" w:rsidP="00CF739D">
      <w:pPr>
        <w:pStyle w:val="Heading6"/>
        <w:numPr>
          <w:ilvl w:val="0"/>
          <w:numId w:val="61"/>
        </w:numPr>
        <w:spacing w:before="240" w:line="0" w:lineRule="atLeast"/>
        <w:ind w:left="90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8977B2" w:rsidRPr="00920004" w14:paraId="580B882B" w14:textId="77777777" w:rsidTr="009A04B7">
        <w:tc>
          <w:tcPr>
            <w:tcW w:w="805" w:type="dxa"/>
            <w:vAlign w:val="center"/>
          </w:tcPr>
          <w:p w14:paraId="5A9A1055" w14:textId="77777777" w:rsidR="008977B2" w:rsidRPr="00E64310" w:rsidRDefault="008977B2" w:rsidP="00CF739D">
            <w:pPr>
              <w:jc w:val="center"/>
              <w:rPr>
                <w:b/>
                <w:lang w:val="en-US"/>
              </w:rPr>
            </w:pPr>
            <w:r w:rsidRPr="00E64310">
              <w:rPr>
                <w:b/>
                <w:lang w:val="en-US"/>
              </w:rPr>
              <w:t>STT</w:t>
            </w:r>
          </w:p>
        </w:tc>
        <w:tc>
          <w:tcPr>
            <w:tcW w:w="1980" w:type="dxa"/>
            <w:vAlign w:val="center"/>
          </w:tcPr>
          <w:p w14:paraId="63716525" w14:textId="77777777" w:rsidR="008977B2" w:rsidRPr="00E64310" w:rsidRDefault="008977B2" w:rsidP="00CF739D">
            <w:pPr>
              <w:jc w:val="center"/>
              <w:rPr>
                <w:b/>
                <w:lang w:val="en-US"/>
              </w:rPr>
            </w:pPr>
            <w:r w:rsidRPr="00E64310">
              <w:rPr>
                <w:b/>
                <w:lang w:val="en-US"/>
              </w:rPr>
              <w:t>Loại điều khiển</w:t>
            </w:r>
          </w:p>
        </w:tc>
        <w:tc>
          <w:tcPr>
            <w:tcW w:w="2970" w:type="dxa"/>
            <w:vAlign w:val="center"/>
          </w:tcPr>
          <w:p w14:paraId="1042153C" w14:textId="77777777" w:rsidR="008977B2" w:rsidRPr="00E64310" w:rsidRDefault="008977B2" w:rsidP="00CF739D">
            <w:pPr>
              <w:jc w:val="center"/>
              <w:rPr>
                <w:b/>
                <w:lang w:val="en-US"/>
              </w:rPr>
            </w:pPr>
            <w:r w:rsidRPr="00E64310">
              <w:rPr>
                <w:b/>
                <w:lang w:val="en-US"/>
              </w:rPr>
              <w:t>Nội dung thực hiện</w:t>
            </w:r>
          </w:p>
        </w:tc>
        <w:tc>
          <w:tcPr>
            <w:tcW w:w="1266" w:type="dxa"/>
            <w:vAlign w:val="center"/>
          </w:tcPr>
          <w:p w14:paraId="52355BA3" w14:textId="77777777" w:rsidR="008977B2" w:rsidRPr="00E64310" w:rsidRDefault="008977B2" w:rsidP="00CF739D">
            <w:pPr>
              <w:jc w:val="center"/>
              <w:rPr>
                <w:b/>
                <w:lang w:val="en-US"/>
              </w:rPr>
            </w:pPr>
            <w:r w:rsidRPr="00E64310">
              <w:rPr>
                <w:b/>
                <w:lang w:val="en-US"/>
              </w:rPr>
              <w:t>Giá trị mặc định</w:t>
            </w:r>
          </w:p>
        </w:tc>
        <w:tc>
          <w:tcPr>
            <w:tcW w:w="1756" w:type="dxa"/>
            <w:vAlign w:val="center"/>
          </w:tcPr>
          <w:p w14:paraId="640968EF" w14:textId="77777777" w:rsidR="008977B2" w:rsidRPr="00E64310" w:rsidRDefault="008977B2" w:rsidP="00CF739D">
            <w:pPr>
              <w:jc w:val="center"/>
              <w:rPr>
                <w:b/>
                <w:lang w:val="en-US"/>
              </w:rPr>
            </w:pPr>
            <w:r w:rsidRPr="00E64310">
              <w:rPr>
                <w:b/>
                <w:lang w:val="en-US"/>
              </w:rPr>
              <w:t>Lưu ý</w:t>
            </w:r>
          </w:p>
        </w:tc>
      </w:tr>
      <w:tr w:rsidR="008977B2" w:rsidRPr="00920004" w14:paraId="18B0C72E" w14:textId="77777777" w:rsidTr="009A04B7">
        <w:tc>
          <w:tcPr>
            <w:tcW w:w="805" w:type="dxa"/>
          </w:tcPr>
          <w:p w14:paraId="4D73B050" w14:textId="77777777" w:rsidR="008977B2" w:rsidRPr="00920004" w:rsidRDefault="008977B2" w:rsidP="00CF739D">
            <w:pPr>
              <w:spacing w:before="240" w:line="0" w:lineRule="atLeast"/>
              <w:jc w:val="center"/>
              <w:rPr>
                <w:lang w:val="en-US"/>
              </w:rPr>
            </w:pPr>
            <w:r w:rsidRPr="00920004">
              <w:rPr>
                <w:lang w:val="en-US"/>
              </w:rPr>
              <w:t>1</w:t>
            </w:r>
          </w:p>
        </w:tc>
        <w:tc>
          <w:tcPr>
            <w:tcW w:w="1980" w:type="dxa"/>
          </w:tcPr>
          <w:p w14:paraId="6A3FCCF8" w14:textId="63177793" w:rsidR="008977B2" w:rsidRPr="00920004" w:rsidRDefault="002938F0" w:rsidP="00CF739D">
            <w:pPr>
              <w:rPr>
                <w:lang w:val="en-US"/>
              </w:rPr>
            </w:pPr>
            <w:r w:rsidRPr="00920004">
              <w:rPr>
                <w:lang w:val="en-US"/>
              </w:rPr>
              <w:t>button</w:t>
            </w:r>
          </w:p>
        </w:tc>
        <w:tc>
          <w:tcPr>
            <w:tcW w:w="2970" w:type="dxa"/>
          </w:tcPr>
          <w:p w14:paraId="2CA7331E" w14:textId="287E36A7" w:rsidR="008977B2" w:rsidRPr="00920004" w:rsidRDefault="007801A8" w:rsidP="00CF739D">
            <w:pPr>
              <w:rPr>
                <w:lang w:val="en-US"/>
              </w:rPr>
            </w:pPr>
            <w:r w:rsidRPr="00920004">
              <w:rPr>
                <w:lang w:val="en-US"/>
              </w:rPr>
              <w:t>Chấp nhận đơn hàng</w:t>
            </w:r>
          </w:p>
        </w:tc>
        <w:tc>
          <w:tcPr>
            <w:tcW w:w="1266" w:type="dxa"/>
          </w:tcPr>
          <w:p w14:paraId="2560C464" w14:textId="77777777" w:rsidR="008977B2" w:rsidRPr="00920004" w:rsidRDefault="008977B2" w:rsidP="00CF739D">
            <w:pPr>
              <w:spacing w:before="240" w:line="0" w:lineRule="atLeast"/>
              <w:rPr>
                <w:lang w:val="en-US"/>
              </w:rPr>
            </w:pPr>
          </w:p>
        </w:tc>
        <w:tc>
          <w:tcPr>
            <w:tcW w:w="1756" w:type="dxa"/>
          </w:tcPr>
          <w:p w14:paraId="0C5AF68A" w14:textId="77777777" w:rsidR="008977B2" w:rsidRPr="00920004" w:rsidRDefault="008977B2" w:rsidP="00CF739D">
            <w:pPr>
              <w:spacing w:before="240" w:line="0" w:lineRule="atLeast"/>
              <w:rPr>
                <w:lang w:val="en-US"/>
              </w:rPr>
            </w:pPr>
          </w:p>
        </w:tc>
      </w:tr>
      <w:tr w:rsidR="008977B2" w:rsidRPr="00920004" w14:paraId="1C004E15" w14:textId="77777777" w:rsidTr="009A04B7">
        <w:tc>
          <w:tcPr>
            <w:tcW w:w="805" w:type="dxa"/>
          </w:tcPr>
          <w:p w14:paraId="50D5E848" w14:textId="77777777" w:rsidR="008977B2" w:rsidRPr="00920004" w:rsidRDefault="008977B2" w:rsidP="00CF739D">
            <w:pPr>
              <w:spacing w:before="240" w:line="0" w:lineRule="atLeast"/>
              <w:jc w:val="center"/>
              <w:rPr>
                <w:lang w:val="en-US"/>
              </w:rPr>
            </w:pPr>
            <w:r w:rsidRPr="00920004">
              <w:rPr>
                <w:lang w:val="en-US"/>
              </w:rPr>
              <w:t>2</w:t>
            </w:r>
          </w:p>
        </w:tc>
        <w:tc>
          <w:tcPr>
            <w:tcW w:w="1980" w:type="dxa"/>
          </w:tcPr>
          <w:p w14:paraId="393CF151" w14:textId="77777777" w:rsidR="008977B2" w:rsidRPr="00920004" w:rsidRDefault="008977B2" w:rsidP="00CF739D">
            <w:pPr>
              <w:rPr>
                <w:lang w:val="en-US"/>
              </w:rPr>
            </w:pPr>
            <w:r w:rsidRPr="00920004">
              <w:rPr>
                <w:lang w:val="en-US"/>
              </w:rPr>
              <w:t>button</w:t>
            </w:r>
          </w:p>
        </w:tc>
        <w:tc>
          <w:tcPr>
            <w:tcW w:w="2970" w:type="dxa"/>
          </w:tcPr>
          <w:p w14:paraId="72027E20" w14:textId="70FF97AE" w:rsidR="008977B2" w:rsidRPr="00920004" w:rsidRDefault="007801A8" w:rsidP="00CF739D">
            <w:pPr>
              <w:rPr>
                <w:lang w:val="en-US"/>
              </w:rPr>
            </w:pPr>
            <w:r w:rsidRPr="00920004">
              <w:rPr>
                <w:lang w:val="en-US"/>
              </w:rPr>
              <w:t>Hủy đơn hàng</w:t>
            </w:r>
          </w:p>
        </w:tc>
        <w:tc>
          <w:tcPr>
            <w:tcW w:w="1266" w:type="dxa"/>
          </w:tcPr>
          <w:p w14:paraId="64AD7953" w14:textId="77777777" w:rsidR="008977B2" w:rsidRPr="00920004" w:rsidRDefault="008977B2" w:rsidP="00CF739D">
            <w:pPr>
              <w:spacing w:before="240" w:line="0" w:lineRule="atLeast"/>
              <w:rPr>
                <w:lang w:val="en-US"/>
              </w:rPr>
            </w:pPr>
          </w:p>
        </w:tc>
        <w:tc>
          <w:tcPr>
            <w:tcW w:w="1756" w:type="dxa"/>
          </w:tcPr>
          <w:p w14:paraId="6E144DF9" w14:textId="3F64F29F" w:rsidR="008977B2" w:rsidRPr="00920004" w:rsidRDefault="008977B2" w:rsidP="00CF739D">
            <w:pPr>
              <w:spacing w:before="240" w:line="0" w:lineRule="atLeast"/>
              <w:rPr>
                <w:lang w:val="en-US"/>
              </w:rPr>
            </w:pPr>
          </w:p>
        </w:tc>
      </w:tr>
      <w:tr w:rsidR="008977B2" w:rsidRPr="00920004" w14:paraId="031558AE" w14:textId="77777777" w:rsidTr="009A04B7">
        <w:tc>
          <w:tcPr>
            <w:tcW w:w="805" w:type="dxa"/>
          </w:tcPr>
          <w:p w14:paraId="52C04296" w14:textId="77777777" w:rsidR="008977B2" w:rsidRPr="00920004" w:rsidRDefault="008977B2" w:rsidP="00CF739D">
            <w:pPr>
              <w:spacing w:before="240" w:line="0" w:lineRule="atLeast"/>
              <w:jc w:val="center"/>
              <w:rPr>
                <w:lang w:val="en-US"/>
              </w:rPr>
            </w:pPr>
            <w:r w:rsidRPr="00920004">
              <w:rPr>
                <w:lang w:val="en-US"/>
              </w:rPr>
              <w:t>3</w:t>
            </w:r>
          </w:p>
        </w:tc>
        <w:tc>
          <w:tcPr>
            <w:tcW w:w="1980" w:type="dxa"/>
          </w:tcPr>
          <w:p w14:paraId="34C74EDB" w14:textId="1EBC91C2" w:rsidR="008977B2" w:rsidRPr="00920004" w:rsidRDefault="007801A8" w:rsidP="00CF739D">
            <w:pPr>
              <w:rPr>
                <w:lang w:val="en-US"/>
              </w:rPr>
            </w:pPr>
            <w:r w:rsidRPr="00920004">
              <w:rPr>
                <w:lang w:val="en-US"/>
              </w:rPr>
              <w:t>button</w:t>
            </w:r>
          </w:p>
        </w:tc>
        <w:tc>
          <w:tcPr>
            <w:tcW w:w="2970" w:type="dxa"/>
          </w:tcPr>
          <w:p w14:paraId="5D2903A5" w14:textId="1B2A0405" w:rsidR="008977B2" w:rsidRPr="00920004" w:rsidRDefault="007801A8" w:rsidP="00CF739D">
            <w:pPr>
              <w:rPr>
                <w:lang w:val="en-US"/>
              </w:rPr>
            </w:pPr>
            <w:r w:rsidRPr="00920004">
              <w:rPr>
                <w:lang w:val="en-US"/>
              </w:rPr>
              <w:t>Xử lí đơn hàng</w:t>
            </w:r>
          </w:p>
        </w:tc>
        <w:tc>
          <w:tcPr>
            <w:tcW w:w="1266" w:type="dxa"/>
          </w:tcPr>
          <w:p w14:paraId="097DB3DA" w14:textId="77777777" w:rsidR="008977B2" w:rsidRPr="00920004" w:rsidRDefault="008977B2" w:rsidP="00CF739D">
            <w:pPr>
              <w:spacing w:before="240" w:line="0" w:lineRule="atLeast"/>
              <w:rPr>
                <w:lang w:val="en-US"/>
              </w:rPr>
            </w:pPr>
          </w:p>
        </w:tc>
        <w:tc>
          <w:tcPr>
            <w:tcW w:w="1756" w:type="dxa"/>
          </w:tcPr>
          <w:p w14:paraId="36695CAE" w14:textId="77777777" w:rsidR="008977B2" w:rsidRPr="00920004" w:rsidRDefault="008977B2" w:rsidP="00CF739D">
            <w:pPr>
              <w:spacing w:before="240" w:line="0" w:lineRule="atLeast"/>
              <w:rPr>
                <w:lang w:val="en-US"/>
              </w:rPr>
            </w:pPr>
          </w:p>
        </w:tc>
      </w:tr>
      <w:tr w:rsidR="008977B2" w:rsidRPr="00920004" w14:paraId="7E20B7FD" w14:textId="77777777" w:rsidTr="009A04B7">
        <w:tc>
          <w:tcPr>
            <w:tcW w:w="805" w:type="dxa"/>
          </w:tcPr>
          <w:p w14:paraId="64F7BA0A" w14:textId="77777777" w:rsidR="008977B2" w:rsidRPr="00920004" w:rsidRDefault="008977B2" w:rsidP="00CF739D">
            <w:pPr>
              <w:spacing w:before="240" w:line="0" w:lineRule="atLeast"/>
              <w:jc w:val="center"/>
              <w:rPr>
                <w:lang w:val="en-US"/>
              </w:rPr>
            </w:pPr>
            <w:r w:rsidRPr="00920004">
              <w:rPr>
                <w:lang w:val="en-US"/>
              </w:rPr>
              <w:t>4</w:t>
            </w:r>
          </w:p>
        </w:tc>
        <w:tc>
          <w:tcPr>
            <w:tcW w:w="1980" w:type="dxa"/>
          </w:tcPr>
          <w:p w14:paraId="0EA8FFA2" w14:textId="43937331" w:rsidR="008977B2" w:rsidRPr="00920004" w:rsidRDefault="007801A8" w:rsidP="00CF739D">
            <w:pPr>
              <w:rPr>
                <w:lang w:val="en-US"/>
              </w:rPr>
            </w:pPr>
            <w:r w:rsidRPr="00920004">
              <w:rPr>
                <w:lang w:val="en-US"/>
              </w:rPr>
              <w:t>button</w:t>
            </w:r>
          </w:p>
        </w:tc>
        <w:tc>
          <w:tcPr>
            <w:tcW w:w="2970" w:type="dxa"/>
          </w:tcPr>
          <w:p w14:paraId="0463A6D9" w14:textId="1601A6B1" w:rsidR="008977B2" w:rsidRPr="00920004" w:rsidRDefault="007801A8" w:rsidP="00CF739D">
            <w:pPr>
              <w:rPr>
                <w:lang w:val="en-US"/>
              </w:rPr>
            </w:pPr>
            <w:r w:rsidRPr="00920004">
              <w:rPr>
                <w:lang w:val="en-US"/>
              </w:rPr>
              <w:t>Hoàn tất xử lí đơn hàng</w:t>
            </w:r>
          </w:p>
        </w:tc>
        <w:tc>
          <w:tcPr>
            <w:tcW w:w="1266" w:type="dxa"/>
          </w:tcPr>
          <w:p w14:paraId="7E0480C2" w14:textId="0FD53108" w:rsidR="008977B2" w:rsidRPr="00920004" w:rsidRDefault="008977B2" w:rsidP="00CF739D">
            <w:pPr>
              <w:spacing w:before="240" w:line="0" w:lineRule="atLeast"/>
              <w:jc w:val="left"/>
              <w:rPr>
                <w:lang w:val="en-US"/>
              </w:rPr>
            </w:pPr>
          </w:p>
        </w:tc>
        <w:tc>
          <w:tcPr>
            <w:tcW w:w="1756" w:type="dxa"/>
          </w:tcPr>
          <w:p w14:paraId="0DCC9FF2" w14:textId="77777777" w:rsidR="008977B2" w:rsidRPr="00920004" w:rsidRDefault="008977B2" w:rsidP="00CF739D">
            <w:pPr>
              <w:spacing w:before="240" w:line="0" w:lineRule="atLeast"/>
              <w:rPr>
                <w:lang w:val="en-US"/>
              </w:rPr>
            </w:pPr>
          </w:p>
        </w:tc>
      </w:tr>
      <w:tr w:rsidR="008977B2" w:rsidRPr="00920004" w14:paraId="451425CE" w14:textId="77777777" w:rsidTr="009A04B7">
        <w:tc>
          <w:tcPr>
            <w:tcW w:w="805" w:type="dxa"/>
          </w:tcPr>
          <w:p w14:paraId="483F6423" w14:textId="77777777" w:rsidR="008977B2" w:rsidRPr="00920004" w:rsidRDefault="008977B2" w:rsidP="00CF739D">
            <w:pPr>
              <w:spacing w:before="240" w:line="0" w:lineRule="atLeast"/>
              <w:jc w:val="center"/>
              <w:rPr>
                <w:lang w:val="en-US"/>
              </w:rPr>
            </w:pPr>
            <w:r w:rsidRPr="00920004">
              <w:rPr>
                <w:lang w:val="en-US"/>
              </w:rPr>
              <w:t>5</w:t>
            </w:r>
          </w:p>
        </w:tc>
        <w:tc>
          <w:tcPr>
            <w:tcW w:w="1980" w:type="dxa"/>
          </w:tcPr>
          <w:p w14:paraId="42F17D0A" w14:textId="77777777" w:rsidR="008977B2" w:rsidRPr="00920004" w:rsidRDefault="008977B2" w:rsidP="00CF739D">
            <w:pPr>
              <w:rPr>
                <w:lang w:val="en-US"/>
              </w:rPr>
            </w:pPr>
            <w:r w:rsidRPr="00920004">
              <w:rPr>
                <w:lang w:val="en-US"/>
              </w:rPr>
              <w:t>button</w:t>
            </w:r>
          </w:p>
        </w:tc>
        <w:tc>
          <w:tcPr>
            <w:tcW w:w="2970" w:type="dxa"/>
          </w:tcPr>
          <w:p w14:paraId="4556B8CE" w14:textId="77777777" w:rsidR="008977B2" w:rsidRPr="00920004" w:rsidRDefault="008977B2" w:rsidP="00CF739D">
            <w:pPr>
              <w:rPr>
                <w:lang w:val="en-US"/>
              </w:rPr>
            </w:pPr>
            <w:r w:rsidRPr="00920004">
              <w:rPr>
                <w:lang w:val="en-US"/>
              </w:rPr>
              <w:t>Quay lại trang trước</w:t>
            </w:r>
          </w:p>
        </w:tc>
        <w:tc>
          <w:tcPr>
            <w:tcW w:w="1266" w:type="dxa"/>
          </w:tcPr>
          <w:p w14:paraId="2AFC9E50" w14:textId="77777777" w:rsidR="008977B2" w:rsidRPr="00920004" w:rsidRDefault="008977B2" w:rsidP="00CF739D">
            <w:pPr>
              <w:spacing w:before="240" w:line="0" w:lineRule="atLeast"/>
              <w:jc w:val="left"/>
              <w:rPr>
                <w:lang w:val="en-US"/>
              </w:rPr>
            </w:pPr>
          </w:p>
        </w:tc>
        <w:tc>
          <w:tcPr>
            <w:tcW w:w="1756" w:type="dxa"/>
          </w:tcPr>
          <w:p w14:paraId="385236FC" w14:textId="77777777" w:rsidR="008977B2" w:rsidRPr="00920004" w:rsidRDefault="008977B2" w:rsidP="00CF739D">
            <w:pPr>
              <w:keepNext/>
              <w:spacing w:before="240" w:line="0" w:lineRule="atLeast"/>
              <w:rPr>
                <w:lang w:val="en-US"/>
              </w:rPr>
            </w:pPr>
          </w:p>
        </w:tc>
      </w:tr>
    </w:tbl>
    <w:p w14:paraId="0F58BEBD" w14:textId="589B8428" w:rsidR="008977B2" w:rsidRPr="00CF739D" w:rsidRDefault="007267DC" w:rsidP="00CF739D">
      <w:pPr>
        <w:pStyle w:val="Caption"/>
        <w:rPr>
          <w:lang w:val="en-US"/>
        </w:rPr>
      </w:pPr>
      <w:bookmarkStart w:id="2178" w:name="_Toc531504567"/>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6</w:t>
      </w:r>
      <w:r w:rsidR="00D632EE" w:rsidRPr="00CF739D">
        <w:fldChar w:fldCharType="end"/>
      </w:r>
      <w:r w:rsidRPr="00CF739D">
        <w:rPr>
          <w:lang w:val="en-US"/>
        </w:rPr>
        <w:t xml:space="preserve"> Các thành phần giao diện thay đổi trạng thái đơn hàng</w:t>
      </w:r>
      <w:bookmarkEnd w:id="2178"/>
    </w:p>
    <w:p w14:paraId="7648E385" w14:textId="555946E8" w:rsidR="00070C2F" w:rsidRPr="00CF739D" w:rsidRDefault="00070C2F" w:rsidP="00CF739D">
      <w:pPr>
        <w:pStyle w:val="Heading6"/>
        <w:numPr>
          <w:ilvl w:val="0"/>
          <w:numId w:val="61"/>
        </w:numPr>
        <w:spacing w:before="240" w:line="0" w:lineRule="atLeast"/>
        <w:ind w:left="90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977B2" w:rsidRPr="00920004" w14:paraId="7648AE18" w14:textId="77777777" w:rsidTr="009A04B7">
        <w:tc>
          <w:tcPr>
            <w:tcW w:w="805" w:type="dxa"/>
            <w:vMerge w:val="restart"/>
            <w:vAlign w:val="center"/>
          </w:tcPr>
          <w:p w14:paraId="358BD0EC" w14:textId="77777777" w:rsidR="008977B2" w:rsidRPr="00E64310" w:rsidRDefault="008977B2" w:rsidP="00CF739D">
            <w:pPr>
              <w:jc w:val="center"/>
              <w:rPr>
                <w:b/>
                <w:lang w:val="en-US"/>
              </w:rPr>
            </w:pPr>
            <w:r w:rsidRPr="00E64310">
              <w:rPr>
                <w:b/>
                <w:lang w:val="en-US"/>
              </w:rPr>
              <w:t>STT</w:t>
            </w:r>
          </w:p>
        </w:tc>
        <w:tc>
          <w:tcPr>
            <w:tcW w:w="2120" w:type="dxa"/>
            <w:vMerge w:val="restart"/>
            <w:vAlign w:val="center"/>
          </w:tcPr>
          <w:p w14:paraId="4FDABD75" w14:textId="77777777" w:rsidR="008977B2" w:rsidRPr="00E64310" w:rsidRDefault="008977B2" w:rsidP="00CF739D">
            <w:pPr>
              <w:jc w:val="center"/>
              <w:rPr>
                <w:b/>
                <w:lang w:val="en-US"/>
              </w:rPr>
            </w:pPr>
            <w:r w:rsidRPr="00E64310">
              <w:rPr>
                <w:b/>
                <w:lang w:val="en-US"/>
              </w:rPr>
              <w:t>Tên bảng/</w:t>
            </w:r>
          </w:p>
          <w:p w14:paraId="15A31589" w14:textId="77777777" w:rsidR="008977B2" w:rsidRPr="00E64310" w:rsidRDefault="008977B2" w:rsidP="00CF739D">
            <w:pPr>
              <w:jc w:val="center"/>
              <w:rPr>
                <w:b/>
                <w:lang w:val="en-US"/>
              </w:rPr>
            </w:pPr>
            <w:r w:rsidRPr="00E64310">
              <w:rPr>
                <w:b/>
                <w:lang w:val="en-US"/>
              </w:rPr>
              <w:t>Cấu trúc dữ liệu</w:t>
            </w:r>
          </w:p>
        </w:tc>
        <w:tc>
          <w:tcPr>
            <w:tcW w:w="5852" w:type="dxa"/>
            <w:gridSpan w:val="4"/>
            <w:vAlign w:val="center"/>
          </w:tcPr>
          <w:p w14:paraId="2C7DEF0E" w14:textId="77777777" w:rsidR="008977B2" w:rsidRPr="00E64310" w:rsidRDefault="008977B2" w:rsidP="00CF739D">
            <w:pPr>
              <w:jc w:val="center"/>
              <w:rPr>
                <w:b/>
                <w:lang w:val="en-US"/>
              </w:rPr>
            </w:pPr>
            <w:r w:rsidRPr="00E64310">
              <w:rPr>
                <w:b/>
                <w:lang w:val="en-US"/>
              </w:rPr>
              <w:t>Phương thức</w:t>
            </w:r>
          </w:p>
        </w:tc>
      </w:tr>
      <w:tr w:rsidR="008977B2" w:rsidRPr="00920004" w14:paraId="3103BF4D" w14:textId="77777777" w:rsidTr="009A04B7">
        <w:tc>
          <w:tcPr>
            <w:tcW w:w="805" w:type="dxa"/>
            <w:vMerge/>
            <w:vAlign w:val="center"/>
          </w:tcPr>
          <w:p w14:paraId="5D4BCFE5" w14:textId="77777777" w:rsidR="008977B2" w:rsidRPr="00E64310" w:rsidRDefault="008977B2" w:rsidP="00CF739D">
            <w:pPr>
              <w:jc w:val="center"/>
              <w:rPr>
                <w:b/>
                <w:lang w:val="en-US"/>
              </w:rPr>
            </w:pPr>
          </w:p>
        </w:tc>
        <w:tc>
          <w:tcPr>
            <w:tcW w:w="2120" w:type="dxa"/>
            <w:vMerge/>
            <w:vAlign w:val="center"/>
          </w:tcPr>
          <w:p w14:paraId="407363BA" w14:textId="77777777" w:rsidR="008977B2" w:rsidRPr="00E64310" w:rsidRDefault="008977B2" w:rsidP="00CF739D">
            <w:pPr>
              <w:jc w:val="center"/>
              <w:rPr>
                <w:b/>
                <w:lang w:val="en-US"/>
              </w:rPr>
            </w:pPr>
          </w:p>
        </w:tc>
        <w:tc>
          <w:tcPr>
            <w:tcW w:w="1463" w:type="dxa"/>
            <w:vAlign w:val="center"/>
          </w:tcPr>
          <w:p w14:paraId="25C5A0C0" w14:textId="77777777" w:rsidR="008977B2" w:rsidRPr="00E64310" w:rsidRDefault="008977B2" w:rsidP="00CF739D">
            <w:pPr>
              <w:jc w:val="center"/>
              <w:rPr>
                <w:b/>
                <w:lang w:val="en-US"/>
              </w:rPr>
            </w:pPr>
            <w:r w:rsidRPr="00E64310">
              <w:rPr>
                <w:b/>
                <w:lang w:val="en-US"/>
              </w:rPr>
              <w:t>Thêm</w:t>
            </w:r>
          </w:p>
        </w:tc>
        <w:tc>
          <w:tcPr>
            <w:tcW w:w="1463" w:type="dxa"/>
            <w:vAlign w:val="center"/>
          </w:tcPr>
          <w:p w14:paraId="29B4B8D9" w14:textId="77777777" w:rsidR="008977B2" w:rsidRPr="00E64310" w:rsidRDefault="008977B2" w:rsidP="00CF739D">
            <w:pPr>
              <w:jc w:val="center"/>
              <w:rPr>
                <w:b/>
                <w:lang w:val="en-US"/>
              </w:rPr>
            </w:pPr>
            <w:r w:rsidRPr="00E64310">
              <w:rPr>
                <w:b/>
                <w:lang w:val="en-US"/>
              </w:rPr>
              <w:t>Sửa</w:t>
            </w:r>
          </w:p>
        </w:tc>
        <w:tc>
          <w:tcPr>
            <w:tcW w:w="1463" w:type="dxa"/>
            <w:vAlign w:val="center"/>
          </w:tcPr>
          <w:p w14:paraId="1524212B" w14:textId="77777777" w:rsidR="008977B2" w:rsidRPr="00E64310" w:rsidRDefault="008977B2" w:rsidP="00CF739D">
            <w:pPr>
              <w:jc w:val="center"/>
              <w:rPr>
                <w:b/>
                <w:lang w:val="en-US"/>
              </w:rPr>
            </w:pPr>
            <w:r w:rsidRPr="00E64310">
              <w:rPr>
                <w:b/>
                <w:lang w:val="en-US"/>
              </w:rPr>
              <w:t>Xóa</w:t>
            </w:r>
          </w:p>
        </w:tc>
        <w:tc>
          <w:tcPr>
            <w:tcW w:w="1463" w:type="dxa"/>
            <w:vAlign w:val="center"/>
          </w:tcPr>
          <w:p w14:paraId="26193B46" w14:textId="77777777" w:rsidR="008977B2" w:rsidRPr="00E64310" w:rsidRDefault="008977B2" w:rsidP="00CF739D">
            <w:pPr>
              <w:jc w:val="center"/>
              <w:rPr>
                <w:b/>
                <w:lang w:val="en-US"/>
              </w:rPr>
            </w:pPr>
            <w:r w:rsidRPr="00E64310">
              <w:rPr>
                <w:b/>
                <w:lang w:val="en-US"/>
              </w:rPr>
              <w:t>Truy vấn</w:t>
            </w:r>
          </w:p>
        </w:tc>
      </w:tr>
      <w:tr w:rsidR="008977B2" w:rsidRPr="00920004" w14:paraId="743CEA37" w14:textId="77777777" w:rsidTr="009A04B7">
        <w:tc>
          <w:tcPr>
            <w:tcW w:w="805" w:type="dxa"/>
          </w:tcPr>
          <w:p w14:paraId="77CEC2C3" w14:textId="77777777" w:rsidR="008977B2" w:rsidRPr="00920004" w:rsidRDefault="008977B2" w:rsidP="00CF739D">
            <w:pPr>
              <w:spacing w:before="240" w:line="0" w:lineRule="atLeast"/>
              <w:jc w:val="center"/>
              <w:rPr>
                <w:lang w:val="en-US"/>
              </w:rPr>
            </w:pPr>
            <w:r w:rsidRPr="00920004">
              <w:rPr>
                <w:lang w:val="en-US"/>
              </w:rPr>
              <w:t>1</w:t>
            </w:r>
          </w:p>
        </w:tc>
        <w:tc>
          <w:tcPr>
            <w:tcW w:w="2120" w:type="dxa"/>
          </w:tcPr>
          <w:p w14:paraId="5212B238" w14:textId="77777777" w:rsidR="008977B2" w:rsidRPr="00920004" w:rsidRDefault="008977B2" w:rsidP="00CF739D">
            <w:pPr>
              <w:rPr>
                <w:lang w:val="en-US"/>
              </w:rPr>
            </w:pPr>
            <w:r w:rsidRPr="00920004">
              <w:rPr>
                <w:lang w:val="en-US"/>
              </w:rPr>
              <w:t>customer_order</w:t>
            </w:r>
          </w:p>
        </w:tc>
        <w:tc>
          <w:tcPr>
            <w:tcW w:w="1463" w:type="dxa"/>
          </w:tcPr>
          <w:p w14:paraId="324BE017" w14:textId="77777777" w:rsidR="008977B2" w:rsidRPr="00920004" w:rsidRDefault="008977B2" w:rsidP="00CF739D">
            <w:pPr>
              <w:spacing w:before="240" w:line="0" w:lineRule="atLeast"/>
              <w:jc w:val="center"/>
              <w:rPr>
                <w:lang w:val="en-US"/>
              </w:rPr>
            </w:pPr>
          </w:p>
        </w:tc>
        <w:tc>
          <w:tcPr>
            <w:tcW w:w="1463" w:type="dxa"/>
          </w:tcPr>
          <w:p w14:paraId="23E0B2B7" w14:textId="347193EB" w:rsidR="008977B2" w:rsidRPr="00920004" w:rsidRDefault="007801A8" w:rsidP="00CF739D">
            <w:pPr>
              <w:spacing w:before="240" w:line="0" w:lineRule="atLeast"/>
              <w:jc w:val="center"/>
              <w:rPr>
                <w:lang w:val="en-US"/>
              </w:rPr>
            </w:pPr>
            <w:r w:rsidRPr="00920004">
              <w:rPr>
                <w:lang w:val="en-US"/>
              </w:rPr>
              <w:t>X</w:t>
            </w:r>
          </w:p>
        </w:tc>
        <w:tc>
          <w:tcPr>
            <w:tcW w:w="1463" w:type="dxa"/>
          </w:tcPr>
          <w:p w14:paraId="7E34E095" w14:textId="77777777" w:rsidR="008977B2" w:rsidRPr="00920004" w:rsidRDefault="008977B2" w:rsidP="00CF739D">
            <w:pPr>
              <w:spacing w:before="240" w:line="0" w:lineRule="atLeast"/>
              <w:jc w:val="center"/>
              <w:rPr>
                <w:lang w:val="en-US"/>
              </w:rPr>
            </w:pPr>
          </w:p>
        </w:tc>
        <w:tc>
          <w:tcPr>
            <w:tcW w:w="1463" w:type="dxa"/>
          </w:tcPr>
          <w:p w14:paraId="4D98A69E" w14:textId="17BE7EBB" w:rsidR="008977B2" w:rsidRPr="00920004" w:rsidRDefault="000C009C" w:rsidP="00CF739D">
            <w:pPr>
              <w:spacing w:before="240" w:line="0" w:lineRule="atLeast"/>
              <w:jc w:val="center"/>
              <w:rPr>
                <w:lang w:val="en-US"/>
              </w:rPr>
            </w:pPr>
            <w:r w:rsidRPr="00920004">
              <w:rPr>
                <w:lang w:val="en-US"/>
              </w:rPr>
              <w:t>X</w:t>
            </w:r>
          </w:p>
        </w:tc>
      </w:tr>
      <w:tr w:rsidR="008977B2" w:rsidRPr="00920004" w14:paraId="362D26B1" w14:textId="77777777" w:rsidTr="009A04B7">
        <w:tc>
          <w:tcPr>
            <w:tcW w:w="805" w:type="dxa"/>
          </w:tcPr>
          <w:p w14:paraId="5FF2329F" w14:textId="77777777" w:rsidR="008977B2" w:rsidRPr="00920004" w:rsidRDefault="008977B2" w:rsidP="00CF739D">
            <w:pPr>
              <w:spacing w:before="240" w:line="0" w:lineRule="atLeast"/>
              <w:jc w:val="center"/>
              <w:rPr>
                <w:lang w:val="en-US"/>
              </w:rPr>
            </w:pPr>
            <w:r w:rsidRPr="00920004">
              <w:rPr>
                <w:lang w:val="en-US"/>
              </w:rPr>
              <w:t>2</w:t>
            </w:r>
          </w:p>
        </w:tc>
        <w:tc>
          <w:tcPr>
            <w:tcW w:w="2120" w:type="dxa"/>
          </w:tcPr>
          <w:p w14:paraId="698CD44D" w14:textId="61722D0F" w:rsidR="008977B2" w:rsidRPr="00920004" w:rsidRDefault="007801A8" w:rsidP="00CF739D">
            <w:pPr>
              <w:rPr>
                <w:lang w:val="en-US"/>
              </w:rPr>
            </w:pPr>
            <w:r w:rsidRPr="00920004">
              <w:rPr>
                <w:lang w:val="en-US"/>
              </w:rPr>
              <w:t>task</w:t>
            </w:r>
          </w:p>
        </w:tc>
        <w:tc>
          <w:tcPr>
            <w:tcW w:w="1463" w:type="dxa"/>
          </w:tcPr>
          <w:p w14:paraId="5AB9864E" w14:textId="69382108" w:rsidR="008977B2" w:rsidRPr="00920004" w:rsidRDefault="007801A8" w:rsidP="00CF739D">
            <w:pPr>
              <w:spacing w:before="240" w:line="0" w:lineRule="atLeast"/>
              <w:jc w:val="center"/>
              <w:rPr>
                <w:lang w:val="en-US"/>
              </w:rPr>
            </w:pPr>
            <w:r w:rsidRPr="00920004">
              <w:rPr>
                <w:lang w:val="en-US"/>
              </w:rPr>
              <w:t>X</w:t>
            </w:r>
          </w:p>
        </w:tc>
        <w:tc>
          <w:tcPr>
            <w:tcW w:w="1463" w:type="dxa"/>
          </w:tcPr>
          <w:p w14:paraId="1A62539A" w14:textId="29581D87" w:rsidR="008977B2" w:rsidRPr="00920004" w:rsidRDefault="007801A8" w:rsidP="00CF739D">
            <w:pPr>
              <w:spacing w:before="240" w:line="0" w:lineRule="atLeast"/>
              <w:jc w:val="center"/>
              <w:rPr>
                <w:lang w:val="en-US"/>
              </w:rPr>
            </w:pPr>
            <w:r w:rsidRPr="00920004">
              <w:rPr>
                <w:lang w:val="en-US"/>
              </w:rPr>
              <w:t>X</w:t>
            </w:r>
          </w:p>
        </w:tc>
        <w:tc>
          <w:tcPr>
            <w:tcW w:w="1463" w:type="dxa"/>
          </w:tcPr>
          <w:p w14:paraId="492DF8B0" w14:textId="77777777" w:rsidR="008977B2" w:rsidRPr="00920004" w:rsidRDefault="008977B2" w:rsidP="00CF739D">
            <w:pPr>
              <w:spacing w:before="240" w:line="0" w:lineRule="atLeast"/>
              <w:jc w:val="center"/>
              <w:rPr>
                <w:lang w:val="en-US"/>
              </w:rPr>
            </w:pPr>
          </w:p>
        </w:tc>
        <w:tc>
          <w:tcPr>
            <w:tcW w:w="1463" w:type="dxa"/>
          </w:tcPr>
          <w:p w14:paraId="03AA4531" w14:textId="7D81FAA4" w:rsidR="008977B2" w:rsidRPr="00920004" w:rsidRDefault="000C009C" w:rsidP="00CF739D">
            <w:pPr>
              <w:spacing w:before="240" w:line="0" w:lineRule="atLeast"/>
              <w:jc w:val="center"/>
              <w:rPr>
                <w:lang w:val="en-US"/>
              </w:rPr>
            </w:pPr>
            <w:r w:rsidRPr="00920004">
              <w:rPr>
                <w:lang w:val="en-US"/>
              </w:rPr>
              <w:t>X</w:t>
            </w:r>
          </w:p>
        </w:tc>
      </w:tr>
      <w:tr w:rsidR="008977B2" w:rsidRPr="00920004" w14:paraId="7B632C69" w14:textId="77777777" w:rsidTr="009A04B7">
        <w:tc>
          <w:tcPr>
            <w:tcW w:w="805" w:type="dxa"/>
          </w:tcPr>
          <w:p w14:paraId="7D322F7C" w14:textId="77777777" w:rsidR="008977B2" w:rsidRPr="00920004" w:rsidRDefault="008977B2" w:rsidP="00CF739D">
            <w:pPr>
              <w:spacing w:before="240" w:line="0" w:lineRule="atLeast"/>
              <w:jc w:val="center"/>
              <w:rPr>
                <w:lang w:val="en-US"/>
              </w:rPr>
            </w:pPr>
            <w:r w:rsidRPr="00920004">
              <w:rPr>
                <w:lang w:val="en-US"/>
              </w:rPr>
              <w:t>3</w:t>
            </w:r>
          </w:p>
        </w:tc>
        <w:tc>
          <w:tcPr>
            <w:tcW w:w="2120" w:type="dxa"/>
          </w:tcPr>
          <w:p w14:paraId="0954AA6D" w14:textId="77777777" w:rsidR="008977B2" w:rsidRPr="00920004" w:rsidRDefault="008977B2" w:rsidP="00CF739D">
            <w:pPr>
              <w:rPr>
                <w:lang w:val="en-US"/>
              </w:rPr>
            </w:pPr>
            <w:r w:rsidRPr="00920004">
              <w:rPr>
                <w:lang w:val="en-US"/>
              </w:rPr>
              <w:t>order_detail</w:t>
            </w:r>
          </w:p>
        </w:tc>
        <w:tc>
          <w:tcPr>
            <w:tcW w:w="1463" w:type="dxa"/>
          </w:tcPr>
          <w:p w14:paraId="101ACD2D" w14:textId="77777777" w:rsidR="008977B2" w:rsidRPr="00920004" w:rsidRDefault="008977B2" w:rsidP="00CF739D">
            <w:pPr>
              <w:spacing w:before="240" w:line="0" w:lineRule="atLeast"/>
              <w:jc w:val="center"/>
              <w:rPr>
                <w:lang w:val="en-US"/>
              </w:rPr>
            </w:pPr>
          </w:p>
        </w:tc>
        <w:tc>
          <w:tcPr>
            <w:tcW w:w="1463" w:type="dxa"/>
          </w:tcPr>
          <w:p w14:paraId="6F3DE5F3" w14:textId="044469FA" w:rsidR="008977B2" w:rsidRPr="00920004" w:rsidRDefault="007801A8" w:rsidP="00CF739D">
            <w:pPr>
              <w:spacing w:before="240" w:line="0" w:lineRule="atLeast"/>
              <w:jc w:val="center"/>
              <w:rPr>
                <w:lang w:val="en-US"/>
              </w:rPr>
            </w:pPr>
            <w:r w:rsidRPr="00920004">
              <w:rPr>
                <w:lang w:val="en-US"/>
              </w:rPr>
              <w:t>X</w:t>
            </w:r>
          </w:p>
        </w:tc>
        <w:tc>
          <w:tcPr>
            <w:tcW w:w="1463" w:type="dxa"/>
          </w:tcPr>
          <w:p w14:paraId="34AB9ABB" w14:textId="77777777" w:rsidR="008977B2" w:rsidRPr="00920004" w:rsidRDefault="008977B2" w:rsidP="00CF739D">
            <w:pPr>
              <w:spacing w:before="240" w:line="0" w:lineRule="atLeast"/>
              <w:jc w:val="center"/>
              <w:rPr>
                <w:lang w:val="en-US"/>
              </w:rPr>
            </w:pPr>
          </w:p>
        </w:tc>
        <w:tc>
          <w:tcPr>
            <w:tcW w:w="1463" w:type="dxa"/>
          </w:tcPr>
          <w:p w14:paraId="365BD0B9" w14:textId="7E796314" w:rsidR="008977B2" w:rsidRPr="00920004" w:rsidRDefault="000C009C" w:rsidP="00CF739D">
            <w:pPr>
              <w:spacing w:before="240" w:line="0" w:lineRule="atLeast"/>
              <w:jc w:val="center"/>
              <w:rPr>
                <w:lang w:val="en-US"/>
              </w:rPr>
            </w:pPr>
            <w:r w:rsidRPr="00920004">
              <w:rPr>
                <w:lang w:val="en-US"/>
              </w:rPr>
              <w:t>X</w:t>
            </w:r>
          </w:p>
        </w:tc>
      </w:tr>
      <w:tr w:rsidR="008977B2" w:rsidRPr="00920004" w14:paraId="71F073AF" w14:textId="77777777" w:rsidTr="009A04B7">
        <w:tc>
          <w:tcPr>
            <w:tcW w:w="805" w:type="dxa"/>
          </w:tcPr>
          <w:p w14:paraId="26ABA4DE" w14:textId="77777777" w:rsidR="008977B2" w:rsidRPr="00920004" w:rsidRDefault="008977B2" w:rsidP="00CF739D">
            <w:pPr>
              <w:spacing w:before="240" w:line="0" w:lineRule="atLeast"/>
              <w:jc w:val="center"/>
              <w:rPr>
                <w:lang w:val="en-US"/>
              </w:rPr>
            </w:pPr>
            <w:r w:rsidRPr="00920004">
              <w:rPr>
                <w:lang w:val="en-US"/>
              </w:rPr>
              <w:t>4</w:t>
            </w:r>
          </w:p>
        </w:tc>
        <w:tc>
          <w:tcPr>
            <w:tcW w:w="2120" w:type="dxa"/>
          </w:tcPr>
          <w:p w14:paraId="21E0A1B5" w14:textId="77777777" w:rsidR="008977B2" w:rsidRPr="00920004" w:rsidRDefault="008977B2" w:rsidP="00CF739D">
            <w:pPr>
              <w:rPr>
                <w:lang w:val="en-US"/>
              </w:rPr>
            </w:pPr>
            <w:r w:rsidRPr="00920004">
              <w:rPr>
                <w:lang w:val="en-US"/>
              </w:rPr>
              <w:t>receipt</w:t>
            </w:r>
          </w:p>
        </w:tc>
        <w:tc>
          <w:tcPr>
            <w:tcW w:w="1463" w:type="dxa"/>
          </w:tcPr>
          <w:p w14:paraId="41A8540D" w14:textId="1D344F51" w:rsidR="008977B2" w:rsidRPr="00920004" w:rsidRDefault="000C009C" w:rsidP="00CF739D">
            <w:pPr>
              <w:spacing w:before="240" w:line="0" w:lineRule="atLeast"/>
              <w:jc w:val="center"/>
              <w:rPr>
                <w:lang w:val="en-US"/>
              </w:rPr>
            </w:pPr>
            <w:r w:rsidRPr="00920004">
              <w:rPr>
                <w:lang w:val="en-US"/>
              </w:rPr>
              <w:t>X</w:t>
            </w:r>
          </w:p>
        </w:tc>
        <w:tc>
          <w:tcPr>
            <w:tcW w:w="1463" w:type="dxa"/>
          </w:tcPr>
          <w:p w14:paraId="71AD5282" w14:textId="4FA259DC" w:rsidR="008977B2" w:rsidRPr="00920004" w:rsidRDefault="007801A8" w:rsidP="00CF739D">
            <w:pPr>
              <w:spacing w:before="240" w:line="0" w:lineRule="atLeast"/>
              <w:jc w:val="center"/>
              <w:rPr>
                <w:lang w:val="en-US"/>
              </w:rPr>
            </w:pPr>
            <w:r w:rsidRPr="00920004">
              <w:rPr>
                <w:lang w:val="en-US"/>
              </w:rPr>
              <w:t>X</w:t>
            </w:r>
          </w:p>
        </w:tc>
        <w:tc>
          <w:tcPr>
            <w:tcW w:w="1463" w:type="dxa"/>
          </w:tcPr>
          <w:p w14:paraId="214332A0" w14:textId="77777777" w:rsidR="008977B2" w:rsidRPr="00920004" w:rsidRDefault="008977B2" w:rsidP="00CF739D">
            <w:pPr>
              <w:spacing w:before="240" w:line="0" w:lineRule="atLeast"/>
              <w:jc w:val="center"/>
              <w:rPr>
                <w:lang w:val="en-US"/>
              </w:rPr>
            </w:pPr>
          </w:p>
        </w:tc>
        <w:tc>
          <w:tcPr>
            <w:tcW w:w="1463" w:type="dxa"/>
          </w:tcPr>
          <w:p w14:paraId="29F9DF18" w14:textId="11DB0010" w:rsidR="008977B2" w:rsidRPr="00920004" w:rsidRDefault="000C009C" w:rsidP="00CF739D">
            <w:pPr>
              <w:spacing w:before="240" w:line="0" w:lineRule="atLeast"/>
              <w:jc w:val="center"/>
              <w:rPr>
                <w:lang w:val="en-US"/>
              </w:rPr>
            </w:pPr>
            <w:r w:rsidRPr="00920004">
              <w:rPr>
                <w:lang w:val="en-US"/>
              </w:rPr>
              <w:t>X</w:t>
            </w:r>
          </w:p>
        </w:tc>
      </w:tr>
      <w:tr w:rsidR="000C009C" w:rsidRPr="00920004" w14:paraId="0E61E4E8" w14:textId="77777777" w:rsidTr="009A04B7">
        <w:tc>
          <w:tcPr>
            <w:tcW w:w="805" w:type="dxa"/>
          </w:tcPr>
          <w:p w14:paraId="1559CABB" w14:textId="5C974F0D" w:rsidR="000C009C" w:rsidRPr="00920004" w:rsidRDefault="000C009C" w:rsidP="00CF739D">
            <w:pPr>
              <w:spacing w:before="240" w:line="0" w:lineRule="atLeast"/>
              <w:jc w:val="center"/>
              <w:rPr>
                <w:lang w:val="en-US"/>
              </w:rPr>
            </w:pPr>
            <w:r w:rsidRPr="00920004">
              <w:rPr>
                <w:lang w:val="en-US"/>
              </w:rPr>
              <w:t>5</w:t>
            </w:r>
          </w:p>
        </w:tc>
        <w:tc>
          <w:tcPr>
            <w:tcW w:w="2120" w:type="dxa"/>
          </w:tcPr>
          <w:p w14:paraId="30C32AC5" w14:textId="3CBF2FE0" w:rsidR="000C009C" w:rsidRPr="00920004" w:rsidRDefault="000C009C" w:rsidP="00CF739D">
            <w:pPr>
              <w:rPr>
                <w:lang w:val="en-US"/>
              </w:rPr>
            </w:pPr>
            <w:r w:rsidRPr="00920004">
              <w:rPr>
                <w:lang w:val="en-US"/>
              </w:rPr>
              <w:t>receipt_detail</w:t>
            </w:r>
          </w:p>
        </w:tc>
        <w:tc>
          <w:tcPr>
            <w:tcW w:w="1463" w:type="dxa"/>
          </w:tcPr>
          <w:p w14:paraId="4A4CA24E" w14:textId="6B72690A" w:rsidR="000C009C" w:rsidRPr="00920004" w:rsidRDefault="000C009C" w:rsidP="00CF739D">
            <w:pPr>
              <w:spacing w:before="240" w:line="0" w:lineRule="atLeast"/>
              <w:jc w:val="center"/>
              <w:rPr>
                <w:lang w:val="en-US"/>
              </w:rPr>
            </w:pPr>
            <w:r w:rsidRPr="00920004">
              <w:rPr>
                <w:lang w:val="en-US"/>
              </w:rPr>
              <w:t>X</w:t>
            </w:r>
          </w:p>
        </w:tc>
        <w:tc>
          <w:tcPr>
            <w:tcW w:w="1463" w:type="dxa"/>
          </w:tcPr>
          <w:p w14:paraId="78FB62E6" w14:textId="77777777" w:rsidR="000C009C" w:rsidRPr="00920004" w:rsidRDefault="000C009C" w:rsidP="00CF739D">
            <w:pPr>
              <w:spacing w:before="240" w:line="0" w:lineRule="atLeast"/>
              <w:jc w:val="center"/>
              <w:rPr>
                <w:lang w:val="en-US"/>
              </w:rPr>
            </w:pPr>
          </w:p>
        </w:tc>
        <w:tc>
          <w:tcPr>
            <w:tcW w:w="1463" w:type="dxa"/>
          </w:tcPr>
          <w:p w14:paraId="5F0E0637" w14:textId="77777777" w:rsidR="000C009C" w:rsidRPr="00920004" w:rsidRDefault="000C009C" w:rsidP="00CF739D">
            <w:pPr>
              <w:spacing w:before="240" w:line="0" w:lineRule="atLeast"/>
              <w:jc w:val="center"/>
              <w:rPr>
                <w:lang w:val="en-US"/>
              </w:rPr>
            </w:pPr>
          </w:p>
        </w:tc>
        <w:tc>
          <w:tcPr>
            <w:tcW w:w="1463" w:type="dxa"/>
          </w:tcPr>
          <w:p w14:paraId="38116524" w14:textId="19584FCB" w:rsidR="000C009C" w:rsidRPr="00920004" w:rsidRDefault="000C009C" w:rsidP="00CF739D">
            <w:pPr>
              <w:keepNext/>
              <w:spacing w:before="240" w:line="0" w:lineRule="atLeast"/>
              <w:jc w:val="center"/>
              <w:rPr>
                <w:lang w:val="en-US"/>
              </w:rPr>
            </w:pPr>
            <w:r w:rsidRPr="00920004">
              <w:rPr>
                <w:lang w:val="en-US"/>
              </w:rPr>
              <w:t>X</w:t>
            </w:r>
          </w:p>
        </w:tc>
      </w:tr>
    </w:tbl>
    <w:p w14:paraId="5D021FD3" w14:textId="6119E58C" w:rsidR="008977B2" w:rsidRPr="00CF739D" w:rsidRDefault="007267DC" w:rsidP="00CF739D">
      <w:pPr>
        <w:pStyle w:val="Caption"/>
        <w:rPr>
          <w:lang w:val="en-US"/>
        </w:rPr>
      </w:pPr>
      <w:bookmarkStart w:id="2179" w:name="_Toc531504568"/>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7</w:t>
      </w:r>
      <w:r w:rsidR="00D632EE" w:rsidRPr="00CF739D">
        <w:fldChar w:fldCharType="end"/>
      </w:r>
      <w:r w:rsidRPr="00CF739D">
        <w:rPr>
          <w:lang w:val="en-US"/>
        </w:rPr>
        <w:t xml:space="preserve"> Dữ liệu sử dụng thay đổi trạng thái đơn hàng</w:t>
      </w:r>
      <w:bookmarkEnd w:id="2179"/>
    </w:p>
    <w:p w14:paraId="04CEA14C" w14:textId="04730378" w:rsidR="0017533A" w:rsidRPr="00CF739D" w:rsidRDefault="00FD0D70" w:rsidP="00CF739D">
      <w:pPr>
        <w:pStyle w:val="Heading6"/>
        <w:numPr>
          <w:ilvl w:val="0"/>
          <w:numId w:val="61"/>
        </w:numPr>
        <w:tabs>
          <w:tab w:val="left" w:pos="1080"/>
        </w:tabs>
        <w:spacing w:before="240" w:line="0" w:lineRule="atLeast"/>
        <w:ind w:left="900"/>
        <w:rPr>
          <w:lang w:val="en-US"/>
        </w:rPr>
      </w:pPr>
      <w:r w:rsidRPr="00CF739D">
        <w:rPr>
          <w:noProof/>
        </w:rPr>
        <w:lastRenderedPageBreak/>
        <w:drawing>
          <wp:anchor distT="0" distB="0" distL="114300" distR="114300" simplePos="0" relativeHeight="251665408" behindDoc="0" locked="0" layoutInCell="1" allowOverlap="1" wp14:anchorId="2F69D717" wp14:editId="33E63A86">
            <wp:simplePos x="0" y="0"/>
            <wp:positionH relativeFrom="margin">
              <wp:align>center</wp:align>
            </wp:positionH>
            <wp:positionV relativeFrom="paragraph">
              <wp:posOffset>671195</wp:posOffset>
            </wp:positionV>
            <wp:extent cx="6734810" cy="5895340"/>
            <wp:effectExtent l="635"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16200000">
                      <a:off x="0" y="0"/>
                      <a:ext cx="6734810" cy="589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2F" w:rsidRPr="00CF739D">
        <w:rPr>
          <w:rFonts w:cstheme="majorHAnsi"/>
          <w:lang w:val="en-US"/>
        </w:rPr>
        <w:t>Cách xử lí</w:t>
      </w:r>
    </w:p>
    <w:p w14:paraId="55BF73CB" w14:textId="604FB633" w:rsidR="00FC24EF" w:rsidRPr="00CF739D" w:rsidRDefault="0017533A" w:rsidP="00CF739D">
      <w:pPr>
        <w:pStyle w:val="Caption"/>
        <w:rPr>
          <w:lang w:val="en-US"/>
        </w:rPr>
      </w:pPr>
      <w:bookmarkStart w:id="2180" w:name="_Toc531380489"/>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12</w:t>
      </w:r>
      <w:r w:rsidR="00EF3636" w:rsidRPr="00CF739D">
        <w:fldChar w:fldCharType="end"/>
      </w:r>
      <w:r w:rsidRPr="00CF739D">
        <w:rPr>
          <w:lang w:val="en-US"/>
        </w:rPr>
        <w:t xml:space="preserve"> Sơ đồ xử lí thay đổi trạng thái đơn hàng</w:t>
      </w:r>
      <w:bookmarkEnd w:id="2180"/>
    </w:p>
    <w:p w14:paraId="568B915C" w14:textId="01EAC3AA" w:rsidR="00616229" w:rsidRPr="00CF739D" w:rsidRDefault="00CE445B" w:rsidP="00CF739D">
      <w:pPr>
        <w:pStyle w:val="Heading5"/>
        <w:spacing w:before="240" w:line="0" w:lineRule="atLeast"/>
        <w:rPr>
          <w:rFonts w:cstheme="majorHAnsi"/>
          <w:lang w:val="en-US"/>
        </w:rPr>
      </w:pPr>
      <w:r w:rsidRPr="00CF739D">
        <w:rPr>
          <w:rFonts w:cstheme="majorHAnsi"/>
          <w:lang w:val="en-US"/>
        </w:rPr>
        <w:t>Tạo hóa đơn đơn hàng</w:t>
      </w:r>
    </w:p>
    <w:p w14:paraId="15A04B77" w14:textId="673B30E4" w:rsidR="00061E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061E48" w:rsidRPr="00CF739D">
        <w:rPr>
          <w:lang w:val="en-US"/>
        </w:rPr>
        <w:t>Tạo hóa đơn đơn hàng là</w:t>
      </w:r>
      <w:r w:rsidR="000B72E2" w:rsidRPr="00CF739D">
        <w:rPr>
          <w:lang w:val="en-US"/>
        </w:rPr>
        <w:t xml:space="preserve"> một trong những</w:t>
      </w:r>
      <w:r w:rsidR="00061E48" w:rsidRPr="00CF739D">
        <w:rPr>
          <w:lang w:val="en-US"/>
        </w:rPr>
        <w:t xml:space="preserve"> bước </w:t>
      </w:r>
      <w:r w:rsidR="000B72E2" w:rsidRPr="00CF739D">
        <w:rPr>
          <w:lang w:val="en-US"/>
        </w:rPr>
        <w:t xml:space="preserve">cuối cùng trong chuỗi xử lí đơn hàng. Dữ liệu của hóa đơn được lấy từ dữ liệu biên nhận, bởi vì dữ liệu biên nhận là dữ liệu chính xác và đã kiểm tra sau khi nhận đồ từ khách hàng. Hóa </w:t>
      </w:r>
      <w:r w:rsidR="000B72E2" w:rsidRPr="00CF739D">
        <w:rPr>
          <w:lang w:val="en-US"/>
        </w:rPr>
        <w:lastRenderedPageBreak/>
        <w:t>đơn là kết quả của thông tin đơn hàng và được gửi trả lại cho khách hàng để thanh toán.</w:t>
      </w:r>
    </w:p>
    <w:p w14:paraId="18192888" w14:textId="7A2E634D" w:rsidR="00070C2F" w:rsidRPr="00CF739D" w:rsidRDefault="00070C2F"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217EF71D" w14:textId="77777777" w:rsidR="004F28F8" w:rsidRPr="00920004" w:rsidRDefault="004F28F8" w:rsidP="00CF739D">
      <w:pPr>
        <w:keepNext/>
        <w:spacing w:before="240" w:line="0" w:lineRule="atLeast"/>
      </w:pPr>
      <w:r w:rsidRPr="00CF739D">
        <w:rPr>
          <w:noProof/>
          <w:lang w:val="en-US"/>
        </w:rPr>
        <w:drawing>
          <wp:inline distT="0" distB="0" distL="0" distR="0" wp14:anchorId="4803ABB9" wp14:editId="4F4F5502">
            <wp:extent cx="5579745" cy="504253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5042535"/>
                    </a:xfrm>
                    <a:prstGeom prst="rect">
                      <a:avLst/>
                    </a:prstGeom>
                    <a:noFill/>
                    <a:ln>
                      <a:noFill/>
                    </a:ln>
                  </pic:spPr>
                </pic:pic>
              </a:graphicData>
            </a:graphic>
          </wp:inline>
        </w:drawing>
      </w:r>
    </w:p>
    <w:p w14:paraId="60A47183" w14:textId="1F6993BC" w:rsidR="004F28F8" w:rsidRPr="00CF739D" w:rsidRDefault="004F28F8">
      <w:pPr>
        <w:pStyle w:val="Caption"/>
      </w:pPr>
      <w:bookmarkStart w:id="2181" w:name="_Ref530087124"/>
      <w:bookmarkStart w:id="2182" w:name="_Ref530087110"/>
      <w:bookmarkStart w:id="2183" w:name="_Toc53138049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13</w:t>
      </w:r>
      <w:r w:rsidR="00EF3636" w:rsidRPr="00CF739D">
        <w:fldChar w:fldCharType="end"/>
      </w:r>
      <w:bookmarkEnd w:id="2181"/>
      <w:r w:rsidRPr="00CF739D">
        <w:t xml:space="preserve"> Giao diện thực hiện chức năng tạo hóa đơn cho đơn hàng</w:t>
      </w:r>
      <w:bookmarkEnd w:id="2182"/>
      <w:bookmarkEnd w:id="2183"/>
    </w:p>
    <w:p w14:paraId="4FDE5814" w14:textId="305564D2" w:rsidR="004F28F8" w:rsidRPr="00920004" w:rsidRDefault="000A5A23" w:rsidP="00CF739D">
      <w:pPr>
        <w:keepNext/>
        <w:spacing w:before="240" w:line="0" w:lineRule="atLeast"/>
      </w:pPr>
      <w:r w:rsidRPr="00CF739D">
        <w:rPr>
          <w:noProof/>
          <w:lang w:val="en-US"/>
        </w:rPr>
        <w:lastRenderedPageBreak/>
        <w:drawing>
          <wp:inline distT="0" distB="0" distL="0" distR="0" wp14:anchorId="71CAF5B7" wp14:editId="317D2025">
            <wp:extent cx="5579745" cy="3461385"/>
            <wp:effectExtent l="0" t="0" r="190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461385"/>
                    </a:xfrm>
                    <a:prstGeom prst="rect">
                      <a:avLst/>
                    </a:prstGeom>
                    <a:noFill/>
                    <a:ln>
                      <a:noFill/>
                    </a:ln>
                  </pic:spPr>
                </pic:pic>
              </a:graphicData>
            </a:graphic>
          </wp:inline>
        </w:drawing>
      </w:r>
      <w:r w:rsidRPr="00920004">
        <w:rPr>
          <w:noProof/>
        </w:rPr>
        <w:t xml:space="preserve"> </w:t>
      </w:r>
    </w:p>
    <w:p w14:paraId="61822E17" w14:textId="2EDDEEC7" w:rsidR="004F28F8" w:rsidRPr="00CF739D" w:rsidRDefault="004F28F8">
      <w:pPr>
        <w:pStyle w:val="Caption"/>
      </w:pPr>
      <w:bookmarkStart w:id="2184" w:name="_Toc53138049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14</w:t>
      </w:r>
      <w:r w:rsidR="00EF3636" w:rsidRPr="00CF739D">
        <w:fldChar w:fldCharType="end"/>
      </w:r>
      <w:r w:rsidRPr="00CF739D">
        <w:t xml:space="preserve"> Giao diện xem hóa đơn của đơn hàng</w:t>
      </w:r>
      <w:bookmarkEnd w:id="2184"/>
    </w:p>
    <w:p w14:paraId="1834A188" w14:textId="2F76920E" w:rsidR="00070C2F" w:rsidRPr="00CF739D" w:rsidRDefault="00070C2F" w:rsidP="00CF739D">
      <w:pPr>
        <w:pStyle w:val="Heading6"/>
        <w:numPr>
          <w:ilvl w:val="0"/>
          <w:numId w:val="61"/>
        </w:numPr>
        <w:spacing w:before="240" w:line="0" w:lineRule="atLeast"/>
        <w:ind w:left="54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0B72E2" w:rsidRPr="00920004" w14:paraId="52A95465" w14:textId="77777777" w:rsidTr="005A4BEF">
        <w:tc>
          <w:tcPr>
            <w:tcW w:w="805" w:type="dxa"/>
            <w:vAlign w:val="center"/>
          </w:tcPr>
          <w:p w14:paraId="62618DCC" w14:textId="77777777" w:rsidR="000B72E2" w:rsidRPr="00E64310" w:rsidRDefault="000B72E2" w:rsidP="00CF739D">
            <w:pPr>
              <w:jc w:val="center"/>
              <w:rPr>
                <w:b/>
                <w:lang w:val="en-US"/>
              </w:rPr>
            </w:pPr>
            <w:r w:rsidRPr="00E64310">
              <w:rPr>
                <w:b/>
                <w:lang w:val="en-US"/>
              </w:rPr>
              <w:t>STT</w:t>
            </w:r>
          </w:p>
        </w:tc>
        <w:tc>
          <w:tcPr>
            <w:tcW w:w="1980" w:type="dxa"/>
            <w:vAlign w:val="center"/>
          </w:tcPr>
          <w:p w14:paraId="5389A433" w14:textId="77777777" w:rsidR="000B72E2" w:rsidRPr="00E64310" w:rsidRDefault="000B72E2" w:rsidP="00CF739D">
            <w:pPr>
              <w:jc w:val="center"/>
              <w:rPr>
                <w:b/>
                <w:lang w:val="en-US"/>
              </w:rPr>
            </w:pPr>
            <w:r w:rsidRPr="00E64310">
              <w:rPr>
                <w:b/>
                <w:lang w:val="en-US"/>
              </w:rPr>
              <w:t>Loại điều khiển</w:t>
            </w:r>
          </w:p>
        </w:tc>
        <w:tc>
          <w:tcPr>
            <w:tcW w:w="2970" w:type="dxa"/>
            <w:vAlign w:val="center"/>
          </w:tcPr>
          <w:p w14:paraId="626D113E" w14:textId="77777777" w:rsidR="000B72E2" w:rsidRPr="00E64310" w:rsidRDefault="000B72E2" w:rsidP="00CF739D">
            <w:pPr>
              <w:jc w:val="center"/>
              <w:rPr>
                <w:b/>
                <w:lang w:val="en-US"/>
              </w:rPr>
            </w:pPr>
            <w:r w:rsidRPr="00E64310">
              <w:rPr>
                <w:b/>
                <w:lang w:val="en-US"/>
              </w:rPr>
              <w:t>Nội dung thực hiện</w:t>
            </w:r>
          </w:p>
        </w:tc>
        <w:tc>
          <w:tcPr>
            <w:tcW w:w="1266" w:type="dxa"/>
            <w:vAlign w:val="center"/>
          </w:tcPr>
          <w:p w14:paraId="0D3B53C3" w14:textId="77777777" w:rsidR="000B72E2" w:rsidRPr="00E64310" w:rsidRDefault="000B72E2" w:rsidP="00CF739D">
            <w:pPr>
              <w:jc w:val="center"/>
              <w:rPr>
                <w:b/>
                <w:lang w:val="en-US"/>
              </w:rPr>
            </w:pPr>
            <w:r w:rsidRPr="00E64310">
              <w:rPr>
                <w:b/>
                <w:lang w:val="en-US"/>
              </w:rPr>
              <w:t>Giá trị mặc định</w:t>
            </w:r>
          </w:p>
        </w:tc>
        <w:tc>
          <w:tcPr>
            <w:tcW w:w="1756" w:type="dxa"/>
            <w:vAlign w:val="center"/>
          </w:tcPr>
          <w:p w14:paraId="38092A52" w14:textId="77777777" w:rsidR="000B72E2" w:rsidRPr="00E64310" w:rsidRDefault="000B72E2" w:rsidP="00CF739D">
            <w:pPr>
              <w:jc w:val="center"/>
              <w:rPr>
                <w:b/>
                <w:lang w:val="en-US"/>
              </w:rPr>
            </w:pPr>
            <w:r w:rsidRPr="00E64310">
              <w:rPr>
                <w:b/>
                <w:lang w:val="en-US"/>
              </w:rPr>
              <w:t>Lưu ý</w:t>
            </w:r>
          </w:p>
        </w:tc>
      </w:tr>
      <w:tr w:rsidR="000B72E2" w:rsidRPr="00920004" w14:paraId="64F12171" w14:textId="77777777" w:rsidTr="005A4BEF">
        <w:tc>
          <w:tcPr>
            <w:tcW w:w="805" w:type="dxa"/>
          </w:tcPr>
          <w:p w14:paraId="451780E8" w14:textId="77777777" w:rsidR="000B72E2" w:rsidRPr="00920004" w:rsidRDefault="000B72E2" w:rsidP="00CF739D">
            <w:pPr>
              <w:spacing w:before="240" w:line="0" w:lineRule="atLeast"/>
              <w:jc w:val="center"/>
              <w:rPr>
                <w:lang w:val="en-US"/>
              </w:rPr>
            </w:pPr>
            <w:r w:rsidRPr="00920004">
              <w:rPr>
                <w:lang w:val="en-US"/>
              </w:rPr>
              <w:t>1</w:t>
            </w:r>
          </w:p>
        </w:tc>
        <w:tc>
          <w:tcPr>
            <w:tcW w:w="1980" w:type="dxa"/>
          </w:tcPr>
          <w:p w14:paraId="31B9126F" w14:textId="23D58FBF" w:rsidR="000B72E2" w:rsidRPr="00920004" w:rsidRDefault="000B72E2" w:rsidP="00CF739D">
            <w:pPr>
              <w:rPr>
                <w:lang w:val="en-US"/>
              </w:rPr>
            </w:pPr>
            <w:r w:rsidRPr="00920004">
              <w:rPr>
                <w:lang w:val="en-US"/>
              </w:rPr>
              <w:t>span</w:t>
            </w:r>
          </w:p>
        </w:tc>
        <w:tc>
          <w:tcPr>
            <w:tcW w:w="2970" w:type="dxa"/>
          </w:tcPr>
          <w:p w14:paraId="2404F11C" w14:textId="25B7A92E" w:rsidR="000B72E2" w:rsidRPr="00920004" w:rsidRDefault="000B72E2" w:rsidP="00CF739D">
            <w:pPr>
              <w:rPr>
                <w:lang w:val="en-US"/>
              </w:rPr>
            </w:pPr>
            <w:r w:rsidRPr="00920004">
              <w:rPr>
                <w:lang w:val="en-US"/>
              </w:rPr>
              <w:t xml:space="preserve">Hiển thị thông tin đơn hàng như giao diện </w:t>
            </w:r>
            <w:r w:rsidRPr="00CF739D">
              <w:rPr>
                <w:lang w:val="en-US"/>
              </w:rPr>
              <w:fldChar w:fldCharType="begin"/>
            </w:r>
            <w:r w:rsidRPr="00920004">
              <w:rPr>
                <w:lang w:val="en-US"/>
              </w:rPr>
              <w:instrText xml:space="preserve"> REF _Ref530087124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920004">
              <w:t xml:space="preserve">Hình </w:t>
            </w:r>
            <w:r w:rsidR="00B5490C">
              <w:rPr>
                <w:noProof/>
              </w:rPr>
              <w:t>3</w:t>
            </w:r>
            <w:r w:rsidR="00B5490C" w:rsidRPr="00CF739D">
              <w:rPr>
                <w:noProof/>
              </w:rPr>
              <w:t>.</w:t>
            </w:r>
            <w:r w:rsidR="00B5490C">
              <w:rPr>
                <w:noProof/>
              </w:rPr>
              <w:t>13</w:t>
            </w:r>
            <w:r w:rsidRPr="00CF739D">
              <w:rPr>
                <w:lang w:val="en-US"/>
              </w:rPr>
              <w:fldChar w:fldCharType="end"/>
            </w:r>
          </w:p>
        </w:tc>
        <w:tc>
          <w:tcPr>
            <w:tcW w:w="1266" w:type="dxa"/>
          </w:tcPr>
          <w:p w14:paraId="6CA28F45" w14:textId="77777777" w:rsidR="000B72E2" w:rsidRPr="00920004" w:rsidRDefault="000B72E2" w:rsidP="00CF739D">
            <w:pPr>
              <w:spacing w:before="240" w:line="0" w:lineRule="atLeast"/>
              <w:rPr>
                <w:lang w:val="en-US"/>
              </w:rPr>
            </w:pPr>
          </w:p>
        </w:tc>
        <w:tc>
          <w:tcPr>
            <w:tcW w:w="1756" w:type="dxa"/>
          </w:tcPr>
          <w:p w14:paraId="335F2A93" w14:textId="77777777" w:rsidR="000B72E2" w:rsidRPr="00920004" w:rsidRDefault="000B72E2" w:rsidP="00CF739D">
            <w:pPr>
              <w:spacing w:before="240" w:line="0" w:lineRule="atLeast"/>
              <w:rPr>
                <w:lang w:val="en-US"/>
              </w:rPr>
            </w:pPr>
          </w:p>
        </w:tc>
      </w:tr>
      <w:tr w:rsidR="000B72E2" w:rsidRPr="00920004" w14:paraId="2145D598" w14:textId="77777777" w:rsidTr="005A4BEF">
        <w:tc>
          <w:tcPr>
            <w:tcW w:w="805" w:type="dxa"/>
          </w:tcPr>
          <w:p w14:paraId="119CD64D" w14:textId="77777777" w:rsidR="000B72E2" w:rsidRPr="00920004" w:rsidRDefault="000B72E2" w:rsidP="00CF739D">
            <w:pPr>
              <w:spacing w:before="240" w:line="0" w:lineRule="atLeast"/>
              <w:jc w:val="center"/>
              <w:rPr>
                <w:lang w:val="en-US"/>
              </w:rPr>
            </w:pPr>
            <w:r w:rsidRPr="00920004">
              <w:rPr>
                <w:lang w:val="en-US"/>
              </w:rPr>
              <w:t>2</w:t>
            </w:r>
          </w:p>
        </w:tc>
        <w:tc>
          <w:tcPr>
            <w:tcW w:w="1980" w:type="dxa"/>
          </w:tcPr>
          <w:p w14:paraId="48D6112D" w14:textId="77777777" w:rsidR="000B72E2" w:rsidRPr="00920004" w:rsidRDefault="000B72E2" w:rsidP="00CF739D">
            <w:pPr>
              <w:rPr>
                <w:lang w:val="en-US"/>
              </w:rPr>
            </w:pPr>
            <w:r w:rsidRPr="00920004">
              <w:rPr>
                <w:lang w:val="en-US"/>
              </w:rPr>
              <w:t>button</w:t>
            </w:r>
          </w:p>
        </w:tc>
        <w:tc>
          <w:tcPr>
            <w:tcW w:w="2970" w:type="dxa"/>
          </w:tcPr>
          <w:p w14:paraId="575DD6F2" w14:textId="6E5E5054" w:rsidR="000B72E2" w:rsidRPr="00920004" w:rsidRDefault="000B72E2" w:rsidP="00CF739D">
            <w:pPr>
              <w:rPr>
                <w:lang w:val="en-US"/>
              </w:rPr>
            </w:pPr>
            <w:r w:rsidRPr="00920004">
              <w:rPr>
                <w:lang w:val="en-US"/>
              </w:rPr>
              <w:t>Tạo hóa đơn, thực hiện chức năng tạo hóa đơn dựa trên ID của đơn hàng.</w:t>
            </w:r>
          </w:p>
        </w:tc>
        <w:tc>
          <w:tcPr>
            <w:tcW w:w="1266" w:type="dxa"/>
          </w:tcPr>
          <w:p w14:paraId="460BD576" w14:textId="77777777" w:rsidR="000B72E2" w:rsidRPr="00920004" w:rsidRDefault="000B72E2" w:rsidP="00CF739D">
            <w:pPr>
              <w:spacing w:before="240" w:line="0" w:lineRule="atLeast"/>
              <w:rPr>
                <w:lang w:val="en-US"/>
              </w:rPr>
            </w:pPr>
          </w:p>
        </w:tc>
        <w:tc>
          <w:tcPr>
            <w:tcW w:w="1756" w:type="dxa"/>
          </w:tcPr>
          <w:p w14:paraId="4F08D7A6" w14:textId="77777777" w:rsidR="000B72E2" w:rsidRPr="00920004" w:rsidRDefault="000B72E2" w:rsidP="00CF739D">
            <w:pPr>
              <w:spacing w:before="240" w:line="0" w:lineRule="atLeast"/>
              <w:rPr>
                <w:lang w:val="en-US"/>
              </w:rPr>
            </w:pPr>
          </w:p>
        </w:tc>
      </w:tr>
      <w:tr w:rsidR="000B72E2" w:rsidRPr="00920004" w14:paraId="438869C9" w14:textId="77777777" w:rsidTr="005A4BEF">
        <w:tc>
          <w:tcPr>
            <w:tcW w:w="805" w:type="dxa"/>
          </w:tcPr>
          <w:p w14:paraId="0F1FFD57" w14:textId="77777777" w:rsidR="000B72E2" w:rsidRPr="00920004" w:rsidRDefault="000B72E2" w:rsidP="00CF739D">
            <w:pPr>
              <w:spacing w:before="240" w:line="0" w:lineRule="atLeast"/>
              <w:jc w:val="center"/>
              <w:rPr>
                <w:lang w:val="en-US"/>
              </w:rPr>
            </w:pPr>
            <w:r w:rsidRPr="00920004">
              <w:rPr>
                <w:lang w:val="en-US"/>
              </w:rPr>
              <w:t>3</w:t>
            </w:r>
          </w:p>
        </w:tc>
        <w:tc>
          <w:tcPr>
            <w:tcW w:w="1980" w:type="dxa"/>
          </w:tcPr>
          <w:p w14:paraId="5946B344" w14:textId="0FFAB628" w:rsidR="000B72E2" w:rsidRPr="00920004" w:rsidRDefault="000B72E2" w:rsidP="00CF739D">
            <w:pPr>
              <w:rPr>
                <w:lang w:val="en-US"/>
              </w:rPr>
            </w:pPr>
            <w:r w:rsidRPr="00920004">
              <w:rPr>
                <w:lang w:val="en-US"/>
              </w:rPr>
              <w:t>table</w:t>
            </w:r>
          </w:p>
        </w:tc>
        <w:tc>
          <w:tcPr>
            <w:tcW w:w="2970" w:type="dxa"/>
          </w:tcPr>
          <w:p w14:paraId="08582E8B" w14:textId="2E274A5E" w:rsidR="000B72E2" w:rsidRPr="00920004" w:rsidRDefault="000B72E2" w:rsidP="00CF739D">
            <w:pPr>
              <w:rPr>
                <w:lang w:val="en-US"/>
              </w:rPr>
            </w:pPr>
            <w:r w:rsidRPr="00920004">
              <w:rPr>
                <w:lang w:val="en-US"/>
              </w:rPr>
              <w:t>Thông tin hóa đơn</w:t>
            </w:r>
          </w:p>
        </w:tc>
        <w:tc>
          <w:tcPr>
            <w:tcW w:w="1266" w:type="dxa"/>
          </w:tcPr>
          <w:p w14:paraId="39FE411F" w14:textId="77777777" w:rsidR="000B72E2" w:rsidRPr="00920004" w:rsidRDefault="000B72E2" w:rsidP="00CF739D">
            <w:pPr>
              <w:spacing w:before="240" w:line="0" w:lineRule="atLeast"/>
              <w:rPr>
                <w:lang w:val="en-US"/>
              </w:rPr>
            </w:pPr>
          </w:p>
        </w:tc>
        <w:tc>
          <w:tcPr>
            <w:tcW w:w="1756" w:type="dxa"/>
          </w:tcPr>
          <w:p w14:paraId="6A1505B2" w14:textId="77777777" w:rsidR="000B72E2" w:rsidRPr="00920004" w:rsidRDefault="000B72E2" w:rsidP="00CF739D">
            <w:pPr>
              <w:spacing w:before="240" w:line="0" w:lineRule="atLeast"/>
              <w:rPr>
                <w:lang w:val="en-US"/>
              </w:rPr>
            </w:pPr>
          </w:p>
        </w:tc>
      </w:tr>
      <w:tr w:rsidR="00565D22" w:rsidRPr="00920004" w14:paraId="01C73727" w14:textId="77777777" w:rsidTr="005A4BEF">
        <w:tc>
          <w:tcPr>
            <w:tcW w:w="805" w:type="dxa"/>
          </w:tcPr>
          <w:p w14:paraId="0F8AC79C" w14:textId="529B757C" w:rsidR="00565D22" w:rsidRPr="00920004" w:rsidRDefault="00565D22" w:rsidP="00CF739D">
            <w:pPr>
              <w:spacing w:before="240" w:line="0" w:lineRule="atLeast"/>
              <w:jc w:val="center"/>
              <w:rPr>
                <w:lang w:val="en-US"/>
              </w:rPr>
            </w:pPr>
            <w:r w:rsidRPr="00920004">
              <w:rPr>
                <w:lang w:val="en-US"/>
              </w:rPr>
              <w:t>4</w:t>
            </w:r>
          </w:p>
        </w:tc>
        <w:tc>
          <w:tcPr>
            <w:tcW w:w="1980" w:type="dxa"/>
          </w:tcPr>
          <w:p w14:paraId="5A185C39" w14:textId="031C3925" w:rsidR="00565D22" w:rsidRPr="00920004" w:rsidRDefault="00565D22" w:rsidP="00CF739D">
            <w:pPr>
              <w:rPr>
                <w:lang w:val="en-US"/>
              </w:rPr>
            </w:pPr>
            <w:r w:rsidRPr="00920004">
              <w:rPr>
                <w:lang w:val="en-US"/>
              </w:rPr>
              <w:t>button</w:t>
            </w:r>
          </w:p>
        </w:tc>
        <w:tc>
          <w:tcPr>
            <w:tcW w:w="2970" w:type="dxa"/>
          </w:tcPr>
          <w:p w14:paraId="7396EB84" w14:textId="0D9CB0C2" w:rsidR="00565D22" w:rsidRPr="00920004" w:rsidRDefault="00565D22" w:rsidP="00CF739D">
            <w:pPr>
              <w:rPr>
                <w:lang w:val="en-US"/>
              </w:rPr>
            </w:pPr>
            <w:r w:rsidRPr="00920004">
              <w:rPr>
                <w:lang w:val="en-US"/>
              </w:rPr>
              <w:t>In hóa đơn</w:t>
            </w:r>
          </w:p>
        </w:tc>
        <w:tc>
          <w:tcPr>
            <w:tcW w:w="1266" w:type="dxa"/>
          </w:tcPr>
          <w:p w14:paraId="7FD62DF8" w14:textId="77777777" w:rsidR="00565D22" w:rsidRPr="00920004" w:rsidRDefault="00565D22" w:rsidP="00CF739D">
            <w:pPr>
              <w:spacing w:before="240" w:line="0" w:lineRule="atLeast"/>
              <w:rPr>
                <w:lang w:val="en-US"/>
              </w:rPr>
            </w:pPr>
          </w:p>
        </w:tc>
        <w:tc>
          <w:tcPr>
            <w:tcW w:w="1756" w:type="dxa"/>
          </w:tcPr>
          <w:p w14:paraId="56AE8F95" w14:textId="77777777" w:rsidR="00565D22" w:rsidRPr="00920004" w:rsidRDefault="00565D22" w:rsidP="00CF739D">
            <w:pPr>
              <w:spacing w:before="240" w:line="0" w:lineRule="atLeast"/>
              <w:rPr>
                <w:lang w:val="en-US"/>
              </w:rPr>
            </w:pPr>
          </w:p>
        </w:tc>
      </w:tr>
      <w:tr w:rsidR="00565D22" w:rsidRPr="00920004" w14:paraId="0DA67080" w14:textId="77777777" w:rsidTr="005A4BEF">
        <w:tc>
          <w:tcPr>
            <w:tcW w:w="805" w:type="dxa"/>
          </w:tcPr>
          <w:p w14:paraId="6374A145" w14:textId="45368623" w:rsidR="00565D22" w:rsidRPr="00920004" w:rsidRDefault="00565D22" w:rsidP="00CF739D">
            <w:pPr>
              <w:spacing w:before="240" w:line="0" w:lineRule="atLeast"/>
              <w:jc w:val="center"/>
              <w:rPr>
                <w:lang w:val="en-US"/>
              </w:rPr>
            </w:pPr>
            <w:r w:rsidRPr="00920004">
              <w:rPr>
                <w:lang w:val="en-US"/>
              </w:rPr>
              <w:t>5</w:t>
            </w:r>
          </w:p>
        </w:tc>
        <w:tc>
          <w:tcPr>
            <w:tcW w:w="1980" w:type="dxa"/>
          </w:tcPr>
          <w:p w14:paraId="0C5BB0D5" w14:textId="68AEC86B" w:rsidR="00565D22" w:rsidRPr="00920004" w:rsidRDefault="00565D22" w:rsidP="00CF739D">
            <w:pPr>
              <w:rPr>
                <w:lang w:val="en-US"/>
              </w:rPr>
            </w:pPr>
            <w:r w:rsidRPr="00920004">
              <w:rPr>
                <w:lang w:val="en-US"/>
              </w:rPr>
              <w:t>button</w:t>
            </w:r>
          </w:p>
        </w:tc>
        <w:tc>
          <w:tcPr>
            <w:tcW w:w="2970" w:type="dxa"/>
          </w:tcPr>
          <w:p w14:paraId="349B89E9" w14:textId="26835B94" w:rsidR="00565D22" w:rsidRPr="00920004" w:rsidRDefault="00565D22" w:rsidP="00CF739D">
            <w:pPr>
              <w:rPr>
                <w:lang w:val="en-US"/>
              </w:rPr>
            </w:pPr>
            <w:r w:rsidRPr="00920004">
              <w:rPr>
                <w:lang w:val="en-US"/>
              </w:rPr>
              <w:t>Cập nhật thông tin hóa đơn</w:t>
            </w:r>
          </w:p>
        </w:tc>
        <w:tc>
          <w:tcPr>
            <w:tcW w:w="1266" w:type="dxa"/>
          </w:tcPr>
          <w:p w14:paraId="4E0681C4" w14:textId="77777777" w:rsidR="00565D22" w:rsidRPr="00920004" w:rsidRDefault="00565D22" w:rsidP="00CF739D">
            <w:pPr>
              <w:spacing w:before="240" w:line="0" w:lineRule="atLeast"/>
              <w:rPr>
                <w:lang w:val="en-US"/>
              </w:rPr>
            </w:pPr>
          </w:p>
        </w:tc>
        <w:tc>
          <w:tcPr>
            <w:tcW w:w="1756" w:type="dxa"/>
          </w:tcPr>
          <w:p w14:paraId="6AAD1909" w14:textId="77777777" w:rsidR="00565D22" w:rsidRPr="00920004" w:rsidRDefault="00565D22" w:rsidP="00CF739D">
            <w:pPr>
              <w:spacing w:before="240" w:line="0" w:lineRule="atLeast"/>
              <w:rPr>
                <w:lang w:val="en-US"/>
              </w:rPr>
            </w:pPr>
          </w:p>
        </w:tc>
      </w:tr>
      <w:tr w:rsidR="000B72E2" w:rsidRPr="00920004" w14:paraId="1D0B6967" w14:textId="77777777" w:rsidTr="005A4BEF">
        <w:tc>
          <w:tcPr>
            <w:tcW w:w="805" w:type="dxa"/>
          </w:tcPr>
          <w:p w14:paraId="634F21FA" w14:textId="33836170" w:rsidR="000B72E2" w:rsidRPr="00920004" w:rsidRDefault="00565D22" w:rsidP="00CF739D">
            <w:pPr>
              <w:spacing w:before="240" w:line="0" w:lineRule="atLeast"/>
              <w:jc w:val="center"/>
              <w:rPr>
                <w:lang w:val="en-US"/>
              </w:rPr>
            </w:pPr>
            <w:r w:rsidRPr="00920004">
              <w:rPr>
                <w:lang w:val="en-US"/>
              </w:rPr>
              <w:t>6</w:t>
            </w:r>
          </w:p>
        </w:tc>
        <w:tc>
          <w:tcPr>
            <w:tcW w:w="1980" w:type="dxa"/>
          </w:tcPr>
          <w:p w14:paraId="6DD76B7A" w14:textId="77777777" w:rsidR="000B72E2" w:rsidRPr="00920004" w:rsidRDefault="000B72E2" w:rsidP="00CF739D">
            <w:pPr>
              <w:rPr>
                <w:lang w:val="en-US"/>
              </w:rPr>
            </w:pPr>
            <w:r w:rsidRPr="00920004">
              <w:rPr>
                <w:lang w:val="en-US"/>
              </w:rPr>
              <w:t>button</w:t>
            </w:r>
          </w:p>
        </w:tc>
        <w:tc>
          <w:tcPr>
            <w:tcW w:w="2970" w:type="dxa"/>
          </w:tcPr>
          <w:p w14:paraId="7C432A97" w14:textId="77777777" w:rsidR="000B72E2" w:rsidRPr="00920004" w:rsidRDefault="000B72E2" w:rsidP="00CF739D">
            <w:pPr>
              <w:rPr>
                <w:lang w:val="en-US"/>
              </w:rPr>
            </w:pPr>
            <w:r w:rsidRPr="00920004">
              <w:rPr>
                <w:lang w:val="en-US"/>
              </w:rPr>
              <w:t>Hoàn tất xử lí đơn hàng</w:t>
            </w:r>
          </w:p>
        </w:tc>
        <w:tc>
          <w:tcPr>
            <w:tcW w:w="1266" w:type="dxa"/>
          </w:tcPr>
          <w:p w14:paraId="37C5EC0D" w14:textId="77777777" w:rsidR="000B72E2" w:rsidRPr="00920004" w:rsidRDefault="000B72E2" w:rsidP="00CF739D">
            <w:pPr>
              <w:spacing w:before="240" w:line="0" w:lineRule="atLeast"/>
              <w:jc w:val="left"/>
              <w:rPr>
                <w:lang w:val="en-US"/>
              </w:rPr>
            </w:pPr>
          </w:p>
        </w:tc>
        <w:tc>
          <w:tcPr>
            <w:tcW w:w="1756" w:type="dxa"/>
          </w:tcPr>
          <w:p w14:paraId="3EFD78AD" w14:textId="77777777" w:rsidR="000B72E2" w:rsidRPr="00920004" w:rsidRDefault="000B72E2" w:rsidP="00CF739D">
            <w:pPr>
              <w:spacing w:before="240" w:line="0" w:lineRule="atLeast"/>
              <w:rPr>
                <w:lang w:val="en-US"/>
              </w:rPr>
            </w:pPr>
          </w:p>
        </w:tc>
      </w:tr>
      <w:tr w:rsidR="000B72E2" w:rsidRPr="00920004" w14:paraId="70EB5D42" w14:textId="77777777" w:rsidTr="005A4BEF">
        <w:tc>
          <w:tcPr>
            <w:tcW w:w="805" w:type="dxa"/>
          </w:tcPr>
          <w:p w14:paraId="59D7651D" w14:textId="2B982580" w:rsidR="000B72E2" w:rsidRPr="00920004" w:rsidRDefault="00565D22" w:rsidP="00CF739D">
            <w:pPr>
              <w:spacing w:before="240" w:line="0" w:lineRule="atLeast"/>
              <w:jc w:val="center"/>
              <w:rPr>
                <w:lang w:val="en-US"/>
              </w:rPr>
            </w:pPr>
            <w:r w:rsidRPr="00920004">
              <w:rPr>
                <w:lang w:val="en-US"/>
              </w:rPr>
              <w:t>7</w:t>
            </w:r>
          </w:p>
        </w:tc>
        <w:tc>
          <w:tcPr>
            <w:tcW w:w="1980" w:type="dxa"/>
          </w:tcPr>
          <w:p w14:paraId="374EFB6D" w14:textId="77777777" w:rsidR="000B72E2" w:rsidRPr="00920004" w:rsidRDefault="000B72E2" w:rsidP="00CF739D">
            <w:pPr>
              <w:rPr>
                <w:lang w:val="en-US"/>
              </w:rPr>
            </w:pPr>
            <w:r w:rsidRPr="00920004">
              <w:rPr>
                <w:lang w:val="en-US"/>
              </w:rPr>
              <w:t>button</w:t>
            </w:r>
          </w:p>
        </w:tc>
        <w:tc>
          <w:tcPr>
            <w:tcW w:w="2970" w:type="dxa"/>
          </w:tcPr>
          <w:p w14:paraId="6C106208" w14:textId="77777777" w:rsidR="000B72E2" w:rsidRPr="00920004" w:rsidRDefault="000B72E2" w:rsidP="00CF739D">
            <w:pPr>
              <w:rPr>
                <w:lang w:val="en-US"/>
              </w:rPr>
            </w:pPr>
            <w:r w:rsidRPr="00920004">
              <w:rPr>
                <w:lang w:val="en-US"/>
              </w:rPr>
              <w:t>Quay lại trang trước</w:t>
            </w:r>
          </w:p>
        </w:tc>
        <w:tc>
          <w:tcPr>
            <w:tcW w:w="1266" w:type="dxa"/>
          </w:tcPr>
          <w:p w14:paraId="4B8DBA27" w14:textId="77777777" w:rsidR="000B72E2" w:rsidRPr="00920004" w:rsidRDefault="000B72E2" w:rsidP="00CF739D">
            <w:pPr>
              <w:spacing w:before="240" w:line="0" w:lineRule="atLeast"/>
              <w:jc w:val="left"/>
              <w:rPr>
                <w:lang w:val="en-US"/>
              </w:rPr>
            </w:pPr>
          </w:p>
        </w:tc>
        <w:tc>
          <w:tcPr>
            <w:tcW w:w="1756" w:type="dxa"/>
          </w:tcPr>
          <w:p w14:paraId="172B3DB7" w14:textId="77777777" w:rsidR="000B72E2" w:rsidRPr="00920004" w:rsidRDefault="000B72E2" w:rsidP="00CF739D">
            <w:pPr>
              <w:keepNext/>
              <w:spacing w:before="240" w:line="0" w:lineRule="atLeast"/>
              <w:rPr>
                <w:lang w:val="en-US"/>
              </w:rPr>
            </w:pPr>
          </w:p>
        </w:tc>
      </w:tr>
    </w:tbl>
    <w:p w14:paraId="72CDF5F4" w14:textId="7A7D1465" w:rsidR="000B72E2" w:rsidRPr="00CF739D" w:rsidRDefault="007267DC" w:rsidP="00CF739D">
      <w:pPr>
        <w:pStyle w:val="Caption"/>
        <w:rPr>
          <w:lang w:val="en-US"/>
        </w:rPr>
      </w:pPr>
      <w:bookmarkStart w:id="2185" w:name="_Toc531504569"/>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8</w:t>
      </w:r>
      <w:r w:rsidR="00D632EE" w:rsidRPr="00CF739D">
        <w:fldChar w:fldCharType="end"/>
      </w:r>
      <w:r w:rsidRPr="00CF739D">
        <w:rPr>
          <w:lang w:val="en-US"/>
        </w:rPr>
        <w:t xml:space="preserve"> Các thành phần giao diện tạo hóa đơn đơn hàng</w:t>
      </w:r>
      <w:bookmarkEnd w:id="2185"/>
    </w:p>
    <w:p w14:paraId="3625AAC2" w14:textId="6F62AB3A" w:rsidR="00070C2F" w:rsidRPr="00CF739D"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225CD" w:rsidRPr="00920004" w14:paraId="2ED71E95" w14:textId="77777777" w:rsidTr="00565D22">
        <w:tc>
          <w:tcPr>
            <w:tcW w:w="805" w:type="dxa"/>
            <w:vMerge w:val="restart"/>
            <w:vAlign w:val="center"/>
          </w:tcPr>
          <w:p w14:paraId="08E3B283" w14:textId="77777777" w:rsidR="00D225CD" w:rsidRPr="00E64310" w:rsidRDefault="00D225CD" w:rsidP="00CF739D">
            <w:pPr>
              <w:jc w:val="center"/>
              <w:rPr>
                <w:b/>
                <w:lang w:val="en-US"/>
              </w:rPr>
            </w:pPr>
            <w:r w:rsidRPr="00E64310">
              <w:rPr>
                <w:b/>
                <w:lang w:val="en-US"/>
              </w:rPr>
              <w:t>STT</w:t>
            </w:r>
          </w:p>
        </w:tc>
        <w:tc>
          <w:tcPr>
            <w:tcW w:w="2120" w:type="dxa"/>
            <w:vMerge w:val="restart"/>
            <w:vAlign w:val="center"/>
          </w:tcPr>
          <w:p w14:paraId="224410AD" w14:textId="77777777" w:rsidR="00D225CD" w:rsidRPr="00E64310" w:rsidRDefault="00D225CD" w:rsidP="00CF739D">
            <w:pPr>
              <w:jc w:val="center"/>
              <w:rPr>
                <w:b/>
                <w:lang w:val="en-US"/>
              </w:rPr>
            </w:pPr>
            <w:r w:rsidRPr="00E64310">
              <w:rPr>
                <w:b/>
                <w:lang w:val="en-US"/>
              </w:rPr>
              <w:t>Tên bảng/</w:t>
            </w:r>
          </w:p>
          <w:p w14:paraId="28408275" w14:textId="77777777" w:rsidR="00D225CD" w:rsidRPr="00E64310" w:rsidRDefault="00D225CD" w:rsidP="00CF739D">
            <w:pPr>
              <w:jc w:val="center"/>
              <w:rPr>
                <w:b/>
                <w:lang w:val="en-US"/>
              </w:rPr>
            </w:pPr>
            <w:r w:rsidRPr="00E64310">
              <w:rPr>
                <w:b/>
                <w:lang w:val="en-US"/>
              </w:rPr>
              <w:t>Cấu trúc dữ liệu</w:t>
            </w:r>
          </w:p>
        </w:tc>
        <w:tc>
          <w:tcPr>
            <w:tcW w:w="5852" w:type="dxa"/>
            <w:gridSpan w:val="4"/>
            <w:vAlign w:val="center"/>
          </w:tcPr>
          <w:p w14:paraId="4DD99287" w14:textId="77777777" w:rsidR="00D225CD" w:rsidRPr="00E64310" w:rsidRDefault="00D225CD" w:rsidP="00CF739D">
            <w:pPr>
              <w:jc w:val="center"/>
              <w:rPr>
                <w:b/>
                <w:lang w:val="en-US"/>
              </w:rPr>
            </w:pPr>
            <w:r w:rsidRPr="00E64310">
              <w:rPr>
                <w:b/>
                <w:lang w:val="en-US"/>
              </w:rPr>
              <w:t>Phương thức</w:t>
            </w:r>
          </w:p>
        </w:tc>
      </w:tr>
      <w:tr w:rsidR="00D225CD" w:rsidRPr="00920004" w14:paraId="0ADEC055" w14:textId="77777777" w:rsidTr="00565D22">
        <w:tc>
          <w:tcPr>
            <w:tcW w:w="805" w:type="dxa"/>
            <w:vMerge/>
            <w:vAlign w:val="center"/>
          </w:tcPr>
          <w:p w14:paraId="0DBD164B" w14:textId="77777777" w:rsidR="00D225CD" w:rsidRPr="00E64310" w:rsidRDefault="00D225CD" w:rsidP="00CF739D">
            <w:pPr>
              <w:jc w:val="center"/>
              <w:rPr>
                <w:b/>
                <w:lang w:val="en-US"/>
              </w:rPr>
            </w:pPr>
          </w:p>
        </w:tc>
        <w:tc>
          <w:tcPr>
            <w:tcW w:w="2120" w:type="dxa"/>
            <w:vMerge/>
            <w:vAlign w:val="center"/>
          </w:tcPr>
          <w:p w14:paraId="2A0CFEC2" w14:textId="77777777" w:rsidR="00D225CD" w:rsidRPr="00E64310" w:rsidRDefault="00D225CD" w:rsidP="00CF739D">
            <w:pPr>
              <w:jc w:val="center"/>
              <w:rPr>
                <w:b/>
                <w:lang w:val="en-US"/>
              </w:rPr>
            </w:pPr>
          </w:p>
        </w:tc>
        <w:tc>
          <w:tcPr>
            <w:tcW w:w="1463" w:type="dxa"/>
            <w:vAlign w:val="center"/>
          </w:tcPr>
          <w:p w14:paraId="4F962534" w14:textId="77777777" w:rsidR="00D225CD" w:rsidRPr="00E64310" w:rsidRDefault="00D225CD" w:rsidP="00CF739D">
            <w:pPr>
              <w:jc w:val="center"/>
              <w:rPr>
                <w:b/>
                <w:lang w:val="en-US"/>
              </w:rPr>
            </w:pPr>
            <w:r w:rsidRPr="00E64310">
              <w:rPr>
                <w:b/>
                <w:lang w:val="en-US"/>
              </w:rPr>
              <w:t>Thêm</w:t>
            </w:r>
          </w:p>
        </w:tc>
        <w:tc>
          <w:tcPr>
            <w:tcW w:w="1463" w:type="dxa"/>
            <w:vAlign w:val="center"/>
          </w:tcPr>
          <w:p w14:paraId="4E1E15BB" w14:textId="77777777" w:rsidR="00D225CD" w:rsidRPr="00E64310" w:rsidRDefault="00D225CD" w:rsidP="00CF739D">
            <w:pPr>
              <w:jc w:val="center"/>
              <w:rPr>
                <w:b/>
                <w:lang w:val="en-US"/>
              </w:rPr>
            </w:pPr>
            <w:r w:rsidRPr="00E64310">
              <w:rPr>
                <w:b/>
                <w:lang w:val="en-US"/>
              </w:rPr>
              <w:t>Sửa</w:t>
            </w:r>
          </w:p>
        </w:tc>
        <w:tc>
          <w:tcPr>
            <w:tcW w:w="1463" w:type="dxa"/>
            <w:vAlign w:val="center"/>
          </w:tcPr>
          <w:p w14:paraId="7334789A" w14:textId="77777777" w:rsidR="00D225CD" w:rsidRPr="00E64310" w:rsidRDefault="00D225CD" w:rsidP="00CF739D">
            <w:pPr>
              <w:jc w:val="center"/>
              <w:rPr>
                <w:b/>
                <w:lang w:val="en-US"/>
              </w:rPr>
            </w:pPr>
            <w:r w:rsidRPr="00E64310">
              <w:rPr>
                <w:b/>
                <w:lang w:val="en-US"/>
              </w:rPr>
              <w:t>Xóa</w:t>
            </w:r>
          </w:p>
        </w:tc>
        <w:tc>
          <w:tcPr>
            <w:tcW w:w="1463" w:type="dxa"/>
            <w:vAlign w:val="center"/>
          </w:tcPr>
          <w:p w14:paraId="3F03ABB3" w14:textId="77777777" w:rsidR="00D225CD" w:rsidRPr="00E64310" w:rsidRDefault="00D225CD" w:rsidP="00CF739D">
            <w:pPr>
              <w:jc w:val="center"/>
              <w:rPr>
                <w:b/>
                <w:lang w:val="en-US"/>
              </w:rPr>
            </w:pPr>
            <w:r w:rsidRPr="00E64310">
              <w:rPr>
                <w:b/>
                <w:lang w:val="en-US"/>
              </w:rPr>
              <w:t>Truy vấn</w:t>
            </w:r>
          </w:p>
        </w:tc>
      </w:tr>
      <w:tr w:rsidR="00D225CD" w:rsidRPr="00920004" w14:paraId="5B4B02F0" w14:textId="77777777" w:rsidTr="00565D22">
        <w:tc>
          <w:tcPr>
            <w:tcW w:w="805" w:type="dxa"/>
          </w:tcPr>
          <w:p w14:paraId="1E85293D" w14:textId="77777777" w:rsidR="00D225CD" w:rsidRPr="00920004" w:rsidRDefault="00D225CD" w:rsidP="00CF739D">
            <w:pPr>
              <w:spacing w:before="240" w:line="0" w:lineRule="atLeast"/>
              <w:jc w:val="center"/>
              <w:rPr>
                <w:lang w:val="en-US"/>
              </w:rPr>
            </w:pPr>
            <w:r w:rsidRPr="00920004">
              <w:rPr>
                <w:lang w:val="en-US"/>
              </w:rPr>
              <w:lastRenderedPageBreak/>
              <w:t>1</w:t>
            </w:r>
          </w:p>
        </w:tc>
        <w:tc>
          <w:tcPr>
            <w:tcW w:w="2120" w:type="dxa"/>
          </w:tcPr>
          <w:p w14:paraId="758BD103" w14:textId="77777777" w:rsidR="00D225CD" w:rsidRPr="00920004" w:rsidRDefault="00D225CD" w:rsidP="00CF739D">
            <w:pPr>
              <w:rPr>
                <w:lang w:val="en-US"/>
              </w:rPr>
            </w:pPr>
            <w:r w:rsidRPr="00920004">
              <w:rPr>
                <w:lang w:val="en-US"/>
              </w:rPr>
              <w:t>customer_order</w:t>
            </w:r>
          </w:p>
        </w:tc>
        <w:tc>
          <w:tcPr>
            <w:tcW w:w="1463" w:type="dxa"/>
          </w:tcPr>
          <w:p w14:paraId="0FDE67B7" w14:textId="77777777" w:rsidR="00D225CD" w:rsidRPr="00920004" w:rsidRDefault="00D225CD" w:rsidP="00CF739D">
            <w:pPr>
              <w:spacing w:before="240" w:line="0" w:lineRule="atLeast"/>
              <w:jc w:val="center"/>
              <w:rPr>
                <w:lang w:val="en-US"/>
              </w:rPr>
            </w:pPr>
          </w:p>
        </w:tc>
        <w:tc>
          <w:tcPr>
            <w:tcW w:w="1463" w:type="dxa"/>
          </w:tcPr>
          <w:p w14:paraId="623D8243"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6CBB39AD" w14:textId="77777777" w:rsidR="00D225CD" w:rsidRPr="00920004" w:rsidRDefault="00D225CD" w:rsidP="00CF739D">
            <w:pPr>
              <w:spacing w:before="240" w:line="0" w:lineRule="atLeast"/>
              <w:jc w:val="center"/>
              <w:rPr>
                <w:lang w:val="en-US"/>
              </w:rPr>
            </w:pPr>
          </w:p>
        </w:tc>
        <w:tc>
          <w:tcPr>
            <w:tcW w:w="1463" w:type="dxa"/>
          </w:tcPr>
          <w:p w14:paraId="65A08CEB"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2D519A6D" w14:textId="77777777" w:rsidTr="00565D22">
        <w:tc>
          <w:tcPr>
            <w:tcW w:w="805" w:type="dxa"/>
          </w:tcPr>
          <w:p w14:paraId="67BC9CC8" w14:textId="77777777" w:rsidR="00D225CD" w:rsidRPr="00920004" w:rsidRDefault="00D225CD" w:rsidP="00CF739D">
            <w:pPr>
              <w:spacing w:before="240" w:line="0" w:lineRule="atLeast"/>
              <w:jc w:val="center"/>
              <w:rPr>
                <w:lang w:val="en-US"/>
              </w:rPr>
            </w:pPr>
            <w:r w:rsidRPr="00920004">
              <w:rPr>
                <w:lang w:val="en-US"/>
              </w:rPr>
              <w:t>2</w:t>
            </w:r>
          </w:p>
        </w:tc>
        <w:tc>
          <w:tcPr>
            <w:tcW w:w="2120" w:type="dxa"/>
          </w:tcPr>
          <w:p w14:paraId="49D79E90" w14:textId="77777777" w:rsidR="00D225CD" w:rsidRPr="00920004" w:rsidRDefault="00D225CD" w:rsidP="00CF739D">
            <w:pPr>
              <w:rPr>
                <w:lang w:val="en-US"/>
              </w:rPr>
            </w:pPr>
            <w:r w:rsidRPr="00920004">
              <w:rPr>
                <w:lang w:val="en-US"/>
              </w:rPr>
              <w:t>receipt</w:t>
            </w:r>
          </w:p>
        </w:tc>
        <w:tc>
          <w:tcPr>
            <w:tcW w:w="1463" w:type="dxa"/>
          </w:tcPr>
          <w:p w14:paraId="6FEAE874" w14:textId="77777777" w:rsidR="00D225CD" w:rsidRPr="00920004" w:rsidRDefault="00D225CD" w:rsidP="00CF739D">
            <w:pPr>
              <w:spacing w:before="240" w:line="0" w:lineRule="atLeast"/>
              <w:jc w:val="center"/>
              <w:rPr>
                <w:lang w:val="en-US"/>
              </w:rPr>
            </w:pPr>
          </w:p>
        </w:tc>
        <w:tc>
          <w:tcPr>
            <w:tcW w:w="1463" w:type="dxa"/>
          </w:tcPr>
          <w:p w14:paraId="21E4AACB"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5C7902F0" w14:textId="77777777" w:rsidR="00D225CD" w:rsidRPr="00920004" w:rsidRDefault="00D225CD" w:rsidP="00CF739D">
            <w:pPr>
              <w:spacing w:before="240" w:line="0" w:lineRule="atLeast"/>
              <w:jc w:val="center"/>
              <w:rPr>
                <w:lang w:val="en-US"/>
              </w:rPr>
            </w:pPr>
          </w:p>
        </w:tc>
        <w:tc>
          <w:tcPr>
            <w:tcW w:w="1463" w:type="dxa"/>
          </w:tcPr>
          <w:p w14:paraId="29729F2F"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6C6E9384" w14:textId="77777777" w:rsidTr="00565D22">
        <w:tc>
          <w:tcPr>
            <w:tcW w:w="805" w:type="dxa"/>
          </w:tcPr>
          <w:p w14:paraId="2E9E24F6" w14:textId="77777777" w:rsidR="00D225CD" w:rsidRPr="00920004" w:rsidRDefault="00D225CD" w:rsidP="00CF739D">
            <w:pPr>
              <w:spacing w:before="240" w:line="0" w:lineRule="atLeast"/>
              <w:jc w:val="center"/>
              <w:rPr>
                <w:lang w:val="en-US"/>
              </w:rPr>
            </w:pPr>
            <w:r w:rsidRPr="00920004">
              <w:rPr>
                <w:lang w:val="en-US"/>
              </w:rPr>
              <w:t>3</w:t>
            </w:r>
          </w:p>
        </w:tc>
        <w:tc>
          <w:tcPr>
            <w:tcW w:w="2120" w:type="dxa"/>
          </w:tcPr>
          <w:p w14:paraId="03FCB149" w14:textId="77777777" w:rsidR="00D225CD" w:rsidRPr="00920004" w:rsidRDefault="00D225CD" w:rsidP="00CF739D">
            <w:pPr>
              <w:rPr>
                <w:lang w:val="en-US"/>
              </w:rPr>
            </w:pPr>
            <w:r w:rsidRPr="00920004">
              <w:rPr>
                <w:lang w:val="en-US"/>
              </w:rPr>
              <w:t>receipt_detail</w:t>
            </w:r>
          </w:p>
        </w:tc>
        <w:tc>
          <w:tcPr>
            <w:tcW w:w="1463" w:type="dxa"/>
          </w:tcPr>
          <w:p w14:paraId="1029EEAD" w14:textId="77777777" w:rsidR="00D225CD" w:rsidRPr="00920004" w:rsidRDefault="00D225CD" w:rsidP="00CF739D">
            <w:pPr>
              <w:spacing w:before="240" w:line="0" w:lineRule="atLeast"/>
              <w:jc w:val="center"/>
              <w:rPr>
                <w:lang w:val="en-US"/>
              </w:rPr>
            </w:pPr>
          </w:p>
        </w:tc>
        <w:tc>
          <w:tcPr>
            <w:tcW w:w="1463" w:type="dxa"/>
          </w:tcPr>
          <w:p w14:paraId="33B61C52" w14:textId="77777777" w:rsidR="00D225CD" w:rsidRPr="00920004" w:rsidRDefault="00D225CD" w:rsidP="00CF739D">
            <w:pPr>
              <w:spacing w:before="240" w:line="0" w:lineRule="atLeast"/>
              <w:jc w:val="center"/>
              <w:rPr>
                <w:lang w:val="en-US"/>
              </w:rPr>
            </w:pPr>
          </w:p>
        </w:tc>
        <w:tc>
          <w:tcPr>
            <w:tcW w:w="1463" w:type="dxa"/>
          </w:tcPr>
          <w:p w14:paraId="6C69357A" w14:textId="77777777" w:rsidR="00D225CD" w:rsidRPr="00920004" w:rsidRDefault="00D225CD" w:rsidP="00CF739D">
            <w:pPr>
              <w:spacing w:before="240" w:line="0" w:lineRule="atLeast"/>
              <w:jc w:val="center"/>
              <w:rPr>
                <w:lang w:val="en-US"/>
              </w:rPr>
            </w:pPr>
          </w:p>
        </w:tc>
        <w:tc>
          <w:tcPr>
            <w:tcW w:w="1463" w:type="dxa"/>
          </w:tcPr>
          <w:p w14:paraId="1B35724C"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0AE6B94C" w14:textId="77777777" w:rsidTr="00565D22">
        <w:tc>
          <w:tcPr>
            <w:tcW w:w="805" w:type="dxa"/>
          </w:tcPr>
          <w:p w14:paraId="691E1AD9" w14:textId="77777777" w:rsidR="00D225CD" w:rsidRPr="00920004" w:rsidRDefault="00D225CD" w:rsidP="00CF739D">
            <w:pPr>
              <w:spacing w:before="240" w:line="0" w:lineRule="atLeast"/>
              <w:jc w:val="center"/>
              <w:rPr>
                <w:lang w:val="en-US"/>
              </w:rPr>
            </w:pPr>
            <w:r w:rsidRPr="00920004">
              <w:rPr>
                <w:lang w:val="en-US"/>
              </w:rPr>
              <w:t>4</w:t>
            </w:r>
          </w:p>
        </w:tc>
        <w:tc>
          <w:tcPr>
            <w:tcW w:w="2120" w:type="dxa"/>
          </w:tcPr>
          <w:p w14:paraId="42F8E640" w14:textId="77777777" w:rsidR="00D225CD" w:rsidRPr="00920004" w:rsidRDefault="00D225CD" w:rsidP="00CF739D">
            <w:pPr>
              <w:rPr>
                <w:lang w:val="en-US"/>
              </w:rPr>
            </w:pPr>
            <w:r w:rsidRPr="00920004">
              <w:rPr>
                <w:lang w:val="en-US"/>
              </w:rPr>
              <w:t>bill</w:t>
            </w:r>
          </w:p>
        </w:tc>
        <w:tc>
          <w:tcPr>
            <w:tcW w:w="1463" w:type="dxa"/>
          </w:tcPr>
          <w:p w14:paraId="61A602E9"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8CA806F" w14:textId="77777777" w:rsidR="00D225CD" w:rsidRPr="00920004" w:rsidRDefault="00D225CD" w:rsidP="00CF739D">
            <w:pPr>
              <w:spacing w:before="240" w:line="0" w:lineRule="atLeast"/>
              <w:jc w:val="center"/>
              <w:rPr>
                <w:lang w:val="en-US"/>
              </w:rPr>
            </w:pPr>
          </w:p>
        </w:tc>
        <w:tc>
          <w:tcPr>
            <w:tcW w:w="1463" w:type="dxa"/>
          </w:tcPr>
          <w:p w14:paraId="4BADE95B" w14:textId="77777777" w:rsidR="00D225CD" w:rsidRPr="00920004" w:rsidRDefault="00D225CD" w:rsidP="00CF739D">
            <w:pPr>
              <w:spacing w:before="240" w:line="0" w:lineRule="atLeast"/>
              <w:jc w:val="center"/>
              <w:rPr>
                <w:lang w:val="en-US"/>
              </w:rPr>
            </w:pPr>
          </w:p>
        </w:tc>
        <w:tc>
          <w:tcPr>
            <w:tcW w:w="1463" w:type="dxa"/>
          </w:tcPr>
          <w:p w14:paraId="69DE2963" w14:textId="77777777" w:rsidR="00D225CD" w:rsidRPr="00920004" w:rsidRDefault="00D225CD" w:rsidP="00CF739D">
            <w:pPr>
              <w:spacing w:before="240" w:line="0" w:lineRule="atLeast"/>
              <w:jc w:val="center"/>
              <w:rPr>
                <w:lang w:val="en-US"/>
              </w:rPr>
            </w:pPr>
          </w:p>
        </w:tc>
      </w:tr>
      <w:tr w:rsidR="00D225CD" w:rsidRPr="00920004" w14:paraId="19E43A23" w14:textId="77777777" w:rsidTr="00565D22">
        <w:tc>
          <w:tcPr>
            <w:tcW w:w="805" w:type="dxa"/>
          </w:tcPr>
          <w:p w14:paraId="505F5587" w14:textId="77777777" w:rsidR="00D225CD" w:rsidRPr="00920004" w:rsidRDefault="00D225CD" w:rsidP="00CF739D">
            <w:pPr>
              <w:spacing w:before="240" w:line="0" w:lineRule="atLeast"/>
              <w:jc w:val="center"/>
              <w:rPr>
                <w:lang w:val="en-US"/>
              </w:rPr>
            </w:pPr>
            <w:r w:rsidRPr="00920004">
              <w:rPr>
                <w:lang w:val="en-US"/>
              </w:rPr>
              <w:t>5</w:t>
            </w:r>
          </w:p>
        </w:tc>
        <w:tc>
          <w:tcPr>
            <w:tcW w:w="2120" w:type="dxa"/>
          </w:tcPr>
          <w:p w14:paraId="7460E95E" w14:textId="77777777" w:rsidR="00D225CD" w:rsidRPr="00920004" w:rsidRDefault="00D225CD" w:rsidP="00CF739D">
            <w:pPr>
              <w:rPr>
                <w:lang w:val="en-US"/>
              </w:rPr>
            </w:pPr>
            <w:r w:rsidRPr="00920004">
              <w:rPr>
                <w:lang w:val="en-US"/>
              </w:rPr>
              <w:t>bill_detail</w:t>
            </w:r>
          </w:p>
        </w:tc>
        <w:tc>
          <w:tcPr>
            <w:tcW w:w="1463" w:type="dxa"/>
          </w:tcPr>
          <w:p w14:paraId="44E5A65F"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92C61A7" w14:textId="77777777" w:rsidR="00D225CD" w:rsidRPr="00920004" w:rsidRDefault="00D225CD" w:rsidP="00CF739D">
            <w:pPr>
              <w:spacing w:before="240" w:line="0" w:lineRule="atLeast"/>
              <w:jc w:val="center"/>
              <w:rPr>
                <w:lang w:val="en-US"/>
              </w:rPr>
            </w:pPr>
          </w:p>
        </w:tc>
        <w:tc>
          <w:tcPr>
            <w:tcW w:w="1463" w:type="dxa"/>
          </w:tcPr>
          <w:p w14:paraId="76AB2705" w14:textId="77777777" w:rsidR="00D225CD" w:rsidRPr="00920004" w:rsidRDefault="00D225CD" w:rsidP="00CF739D">
            <w:pPr>
              <w:spacing w:before="240" w:line="0" w:lineRule="atLeast"/>
              <w:jc w:val="center"/>
              <w:rPr>
                <w:lang w:val="en-US"/>
              </w:rPr>
            </w:pPr>
          </w:p>
        </w:tc>
        <w:tc>
          <w:tcPr>
            <w:tcW w:w="1463" w:type="dxa"/>
          </w:tcPr>
          <w:p w14:paraId="1F04E57A" w14:textId="77777777" w:rsidR="00D225CD" w:rsidRPr="00920004" w:rsidRDefault="00D225CD" w:rsidP="00CF739D">
            <w:pPr>
              <w:keepNext/>
              <w:spacing w:before="240" w:line="0" w:lineRule="atLeast"/>
              <w:jc w:val="center"/>
              <w:rPr>
                <w:lang w:val="en-US"/>
              </w:rPr>
            </w:pPr>
          </w:p>
        </w:tc>
      </w:tr>
    </w:tbl>
    <w:p w14:paraId="374FBBC8" w14:textId="5F56E0F8" w:rsidR="00D225CD" w:rsidRPr="00CF739D" w:rsidRDefault="007267DC" w:rsidP="00CF739D">
      <w:pPr>
        <w:pStyle w:val="Caption"/>
        <w:rPr>
          <w:lang w:val="en-US"/>
        </w:rPr>
      </w:pPr>
      <w:bookmarkStart w:id="2186" w:name="_Toc531504570"/>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9</w:t>
      </w:r>
      <w:r w:rsidR="00D632EE" w:rsidRPr="00CF739D">
        <w:fldChar w:fldCharType="end"/>
      </w:r>
      <w:r w:rsidRPr="00CF739D">
        <w:rPr>
          <w:lang w:val="en-US"/>
        </w:rPr>
        <w:t xml:space="preserve"> Dữ liệu sử dụng tạo hóa đơn đơn hàng</w:t>
      </w:r>
      <w:bookmarkEnd w:id="2186"/>
    </w:p>
    <w:p w14:paraId="03BDA374" w14:textId="70A14575" w:rsidR="000C009C" w:rsidRPr="00920004"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Cách xử lí</w:t>
      </w:r>
    </w:p>
    <w:p w14:paraId="66CA3622" w14:textId="1831A1F3" w:rsidR="005A14ED" w:rsidRPr="00920004" w:rsidRDefault="00155E24" w:rsidP="00CF739D">
      <w:pPr>
        <w:keepNext/>
        <w:spacing w:before="240" w:line="0" w:lineRule="atLeast"/>
        <w:jc w:val="center"/>
      </w:pPr>
      <w:r w:rsidRPr="00CF739D">
        <w:rPr>
          <w:noProof/>
        </w:rPr>
        <w:drawing>
          <wp:inline distT="0" distB="0" distL="0" distR="0" wp14:anchorId="1305C0C6" wp14:editId="22473535">
            <wp:extent cx="5579745" cy="5784850"/>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5784850"/>
                    </a:xfrm>
                    <a:prstGeom prst="rect">
                      <a:avLst/>
                    </a:prstGeom>
                    <a:noFill/>
                    <a:ln>
                      <a:noFill/>
                    </a:ln>
                  </pic:spPr>
                </pic:pic>
              </a:graphicData>
            </a:graphic>
          </wp:inline>
        </w:drawing>
      </w:r>
    </w:p>
    <w:p w14:paraId="75F28EFD" w14:textId="585CFD1F" w:rsidR="005A14ED" w:rsidRPr="00CF739D" w:rsidRDefault="005A14ED" w:rsidP="00CF739D">
      <w:pPr>
        <w:pStyle w:val="Caption"/>
        <w:rPr>
          <w:lang w:val="en-US"/>
        </w:rPr>
      </w:pPr>
      <w:bookmarkStart w:id="2187" w:name="_Toc531380492"/>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15</w:t>
      </w:r>
      <w:r w:rsidR="00EF3636" w:rsidRPr="00CF739D">
        <w:fldChar w:fldCharType="end"/>
      </w:r>
      <w:r w:rsidR="00946C11" w:rsidRPr="00CF739D">
        <w:rPr>
          <w:lang w:val="en-US"/>
        </w:rPr>
        <w:t xml:space="preserve"> Sơ đồ xử lí tạo hóa đơn đơn hàng</w:t>
      </w:r>
      <w:bookmarkEnd w:id="2187"/>
    </w:p>
    <w:p w14:paraId="26610A88" w14:textId="059FDE78" w:rsidR="00D225CD" w:rsidRPr="00CF739D" w:rsidRDefault="00D225CD" w:rsidP="00CF739D">
      <w:pPr>
        <w:pStyle w:val="Heading5"/>
        <w:spacing w:before="240" w:line="0" w:lineRule="atLeast"/>
        <w:rPr>
          <w:rFonts w:cstheme="majorHAnsi"/>
          <w:lang w:val="en-US"/>
        </w:rPr>
      </w:pPr>
      <w:r w:rsidRPr="00CF739D">
        <w:rPr>
          <w:rFonts w:cstheme="majorHAnsi"/>
          <w:lang w:val="en-US"/>
        </w:rPr>
        <w:lastRenderedPageBreak/>
        <w:t>Cập nhật hóa đơn</w:t>
      </w:r>
    </w:p>
    <w:p w14:paraId="2238A8AC" w14:textId="44787FF6" w:rsidR="00770D42" w:rsidRPr="00CF739D" w:rsidRDefault="00D225CD"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770D42" w:rsidRPr="00CF739D">
        <w:rPr>
          <w:lang w:val="en-US"/>
        </w:rPr>
        <w:t>Trong quá trình xử lí đơn hàng xảy ra thiếu sót làm mất quần áo của khách hàng nên cần cập nhật lại thông tin số lượng đồ để tính giá tiền lại cho khách hàng đúng với thực tế.</w:t>
      </w:r>
    </w:p>
    <w:p w14:paraId="2AFBA8AE" w14:textId="06D7ED75"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52008EA2" w14:textId="77777777" w:rsidR="00770D42" w:rsidRPr="00920004" w:rsidRDefault="00770D42" w:rsidP="00CF739D">
      <w:pPr>
        <w:keepNext/>
        <w:spacing w:before="240" w:line="0" w:lineRule="atLeast"/>
      </w:pPr>
      <w:r w:rsidRPr="00CF739D">
        <w:rPr>
          <w:noProof/>
          <w:lang w:val="en-US"/>
        </w:rPr>
        <w:drawing>
          <wp:inline distT="0" distB="0" distL="0" distR="0" wp14:anchorId="03FD4850" wp14:editId="43FC36DC">
            <wp:extent cx="5579745" cy="26860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686050"/>
                    </a:xfrm>
                    <a:prstGeom prst="rect">
                      <a:avLst/>
                    </a:prstGeom>
                  </pic:spPr>
                </pic:pic>
              </a:graphicData>
            </a:graphic>
          </wp:inline>
        </w:drawing>
      </w:r>
    </w:p>
    <w:p w14:paraId="24BD55E1" w14:textId="68DA706E" w:rsidR="00770D42" w:rsidRPr="00CF739D" w:rsidRDefault="00770D42" w:rsidP="00CF739D">
      <w:pPr>
        <w:pStyle w:val="Caption"/>
      </w:pPr>
      <w:bookmarkStart w:id="2188" w:name="_Ref530600985"/>
      <w:bookmarkStart w:id="2189" w:name="_Toc531380493"/>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16</w:t>
      </w:r>
      <w:r w:rsidR="00EF3636" w:rsidRPr="00CF739D">
        <w:fldChar w:fldCharType="end"/>
      </w:r>
      <w:bookmarkEnd w:id="2188"/>
      <w:r w:rsidRPr="00CF739D">
        <w:t xml:space="preserve"> Giao diện cập nhật thông tin hóa đơn</w:t>
      </w:r>
      <w:bookmarkEnd w:id="2189"/>
    </w:p>
    <w:p w14:paraId="47B0592D" w14:textId="772A81F2" w:rsidR="00D225CD" w:rsidRPr="00CF739D" w:rsidRDefault="00D225CD"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770D42" w:rsidRPr="00920004" w14:paraId="1EECD3EE" w14:textId="77777777" w:rsidTr="00565D22">
        <w:tc>
          <w:tcPr>
            <w:tcW w:w="805" w:type="dxa"/>
            <w:vAlign w:val="center"/>
          </w:tcPr>
          <w:p w14:paraId="7921D64E" w14:textId="77777777" w:rsidR="00770D42" w:rsidRPr="00B7091A" w:rsidRDefault="00770D42" w:rsidP="00CF739D">
            <w:pPr>
              <w:jc w:val="center"/>
              <w:rPr>
                <w:b/>
                <w:lang w:val="en-US"/>
              </w:rPr>
            </w:pPr>
            <w:r w:rsidRPr="00B7091A">
              <w:rPr>
                <w:b/>
                <w:lang w:val="en-US"/>
              </w:rPr>
              <w:t>STT</w:t>
            </w:r>
          </w:p>
        </w:tc>
        <w:tc>
          <w:tcPr>
            <w:tcW w:w="1980" w:type="dxa"/>
            <w:vAlign w:val="center"/>
          </w:tcPr>
          <w:p w14:paraId="222767DF" w14:textId="77777777" w:rsidR="00770D42" w:rsidRPr="00B7091A" w:rsidRDefault="00770D42" w:rsidP="00CF739D">
            <w:pPr>
              <w:jc w:val="center"/>
              <w:rPr>
                <w:b/>
                <w:lang w:val="en-US"/>
              </w:rPr>
            </w:pPr>
            <w:r w:rsidRPr="00B7091A">
              <w:rPr>
                <w:b/>
                <w:lang w:val="en-US"/>
              </w:rPr>
              <w:t>Loại điều khiển</w:t>
            </w:r>
          </w:p>
        </w:tc>
        <w:tc>
          <w:tcPr>
            <w:tcW w:w="2970" w:type="dxa"/>
            <w:vAlign w:val="center"/>
          </w:tcPr>
          <w:p w14:paraId="5CC8A177" w14:textId="77777777" w:rsidR="00770D42" w:rsidRPr="00B7091A" w:rsidRDefault="00770D42" w:rsidP="00CF739D">
            <w:pPr>
              <w:jc w:val="center"/>
              <w:rPr>
                <w:b/>
                <w:lang w:val="en-US"/>
              </w:rPr>
            </w:pPr>
            <w:r w:rsidRPr="00B7091A">
              <w:rPr>
                <w:b/>
                <w:lang w:val="en-US"/>
              </w:rPr>
              <w:t>Nội dung thực hiện</w:t>
            </w:r>
          </w:p>
        </w:tc>
        <w:tc>
          <w:tcPr>
            <w:tcW w:w="1266" w:type="dxa"/>
            <w:vAlign w:val="center"/>
          </w:tcPr>
          <w:p w14:paraId="17E728B3" w14:textId="77777777" w:rsidR="00770D42" w:rsidRPr="00B7091A" w:rsidRDefault="00770D42" w:rsidP="00CF739D">
            <w:pPr>
              <w:jc w:val="center"/>
              <w:rPr>
                <w:b/>
                <w:lang w:val="en-US"/>
              </w:rPr>
            </w:pPr>
            <w:r w:rsidRPr="00B7091A">
              <w:rPr>
                <w:b/>
                <w:lang w:val="en-US"/>
              </w:rPr>
              <w:t>Giá trị mặc định</w:t>
            </w:r>
          </w:p>
        </w:tc>
        <w:tc>
          <w:tcPr>
            <w:tcW w:w="1756" w:type="dxa"/>
            <w:vAlign w:val="center"/>
          </w:tcPr>
          <w:p w14:paraId="1A112609" w14:textId="77777777" w:rsidR="00770D42" w:rsidRPr="00B7091A" w:rsidRDefault="00770D42" w:rsidP="00CF739D">
            <w:pPr>
              <w:jc w:val="center"/>
              <w:rPr>
                <w:b/>
                <w:lang w:val="en-US"/>
              </w:rPr>
            </w:pPr>
            <w:r w:rsidRPr="00B7091A">
              <w:rPr>
                <w:b/>
                <w:lang w:val="en-US"/>
              </w:rPr>
              <w:t>Lưu ý</w:t>
            </w:r>
          </w:p>
        </w:tc>
      </w:tr>
      <w:tr w:rsidR="00770D42" w:rsidRPr="00920004" w14:paraId="4222E753" w14:textId="77777777" w:rsidTr="00565D22">
        <w:tc>
          <w:tcPr>
            <w:tcW w:w="805" w:type="dxa"/>
          </w:tcPr>
          <w:p w14:paraId="7E8B0ED3" w14:textId="77777777" w:rsidR="00770D42" w:rsidRPr="00920004" w:rsidRDefault="00770D42" w:rsidP="00CF739D">
            <w:pPr>
              <w:spacing w:before="240" w:line="0" w:lineRule="atLeast"/>
              <w:jc w:val="center"/>
              <w:rPr>
                <w:lang w:val="en-US"/>
              </w:rPr>
            </w:pPr>
            <w:r w:rsidRPr="00920004">
              <w:rPr>
                <w:lang w:val="en-US"/>
              </w:rPr>
              <w:t>1</w:t>
            </w:r>
          </w:p>
        </w:tc>
        <w:tc>
          <w:tcPr>
            <w:tcW w:w="1980" w:type="dxa"/>
          </w:tcPr>
          <w:p w14:paraId="37C4ABCA" w14:textId="77777777" w:rsidR="00770D42" w:rsidRPr="00920004" w:rsidRDefault="00770D42" w:rsidP="00CF739D">
            <w:pPr>
              <w:rPr>
                <w:lang w:val="en-US"/>
              </w:rPr>
            </w:pPr>
            <w:r w:rsidRPr="00920004">
              <w:rPr>
                <w:lang w:val="en-US"/>
              </w:rPr>
              <w:t>span</w:t>
            </w:r>
          </w:p>
        </w:tc>
        <w:tc>
          <w:tcPr>
            <w:tcW w:w="2970" w:type="dxa"/>
          </w:tcPr>
          <w:p w14:paraId="0EFF3708" w14:textId="66B12BC2" w:rsidR="00770D42" w:rsidRPr="00920004" w:rsidRDefault="00770D42" w:rsidP="00CF739D">
            <w:pPr>
              <w:rPr>
                <w:lang w:val="en-US"/>
              </w:rPr>
            </w:pPr>
            <w:r w:rsidRPr="00920004">
              <w:rPr>
                <w:lang w:val="en-US"/>
              </w:rPr>
              <w:t xml:space="preserve">Hiển thị thông tin hóa đơn như giao diện </w:t>
            </w:r>
            <w:r w:rsidRPr="00CF739D">
              <w:rPr>
                <w:lang w:val="en-US"/>
              </w:rPr>
              <w:fldChar w:fldCharType="begin"/>
            </w:r>
            <w:r w:rsidRPr="00920004">
              <w:rPr>
                <w:lang w:val="en-US"/>
              </w:rPr>
              <w:instrText xml:space="preserve"> REF _Ref530600985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16</w:t>
            </w:r>
            <w:r w:rsidRPr="00CF739D">
              <w:rPr>
                <w:lang w:val="en-US"/>
              </w:rPr>
              <w:fldChar w:fldCharType="end"/>
            </w:r>
          </w:p>
        </w:tc>
        <w:tc>
          <w:tcPr>
            <w:tcW w:w="1266" w:type="dxa"/>
          </w:tcPr>
          <w:p w14:paraId="6FEEEECB" w14:textId="77777777" w:rsidR="00770D42" w:rsidRPr="00920004" w:rsidRDefault="00770D42" w:rsidP="00CF739D">
            <w:pPr>
              <w:spacing w:before="240" w:line="0" w:lineRule="atLeast"/>
              <w:rPr>
                <w:lang w:val="en-US"/>
              </w:rPr>
            </w:pPr>
          </w:p>
        </w:tc>
        <w:tc>
          <w:tcPr>
            <w:tcW w:w="1756" w:type="dxa"/>
          </w:tcPr>
          <w:p w14:paraId="3C4BC720" w14:textId="77777777" w:rsidR="00770D42" w:rsidRPr="00920004" w:rsidRDefault="00770D42" w:rsidP="00CF739D">
            <w:pPr>
              <w:spacing w:before="240" w:line="0" w:lineRule="atLeast"/>
              <w:rPr>
                <w:lang w:val="en-US"/>
              </w:rPr>
            </w:pPr>
          </w:p>
        </w:tc>
      </w:tr>
      <w:tr w:rsidR="00770D42" w:rsidRPr="00920004" w14:paraId="08E30A78" w14:textId="77777777" w:rsidTr="00565D22">
        <w:tc>
          <w:tcPr>
            <w:tcW w:w="805" w:type="dxa"/>
          </w:tcPr>
          <w:p w14:paraId="140A378D" w14:textId="3049EEA3" w:rsidR="00770D42" w:rsidRPr="00920004" w:rsidRDefault="00770D42" w:rsidP="00CF739D">
            <w:pPr>
              <w:spacing w:before="240" w:line="0" w:lineRule="atLeast"/>
              <w:jc w:val="center"/>
              <w:rPr>
                <w:lang w:val="en-US"/>
              </w:rPr>
            </w:pPr>
            <w:r w:rsidRPr="00920004">
              <w:rPr>
                <w:lang w:val="en-US"/>
              </w:rPr>
              <w:t>2</w:t>
            </w:r>
          </w:p>
        </w:tc>
        <w:tc>
          <w:tcPr>
            <w:tcW w:w="1980" w:type="dxa"/>
          </w:tcPr>
          <w:p w14:paraId="6701E3ED" w14:textId="63E319EA" w:rsidR="00770D42" w:rsidRPr="00920004" w:rsidRDefault="00770D42" w:rsidP="00CF739D">
            <w:pPr>
              <w:rPr>
                <w:lang w:val="en-US"/>
              </w:rPr>
            </w:pPr>
            <w:r w:rsidRPr="00920004">
              <w:rPr>
                <w:lang w:val="en-US"/>
              </w:rPr>
              <w:t>inputText</w:t>
            </w:r>
          </w:p>
        </w:tc>
        <w:tc>
          <w:tcPr>
            <w:tcW w:w="2970" w:type="dxa"/>
          </w:tcPr>
          <w:p w14:paraId="4E91F4C8" w14:textId="5EDE7A7F" w:rsidR="00770D42" w:rsidRPr="00920004" w:rsidRDefault="00770D42" w:rsidP="00CF739D">
            <w:pPr>
              <w:rPr>
                <w:lang w:val="en-US"/>
              </w:rPr>
            </w:pPr>
            <w:r w:rsidRPr="00920004">
              <w:rPr>
                <w:lang w:val="en-US"/>
              </w:rPr>
              <w:t>Số lượng/ Khối lượng giao</w:t>
            </w:r>
          </w:p>
        </w:tc>
        <w:tc>
          <w:tcPr>
            <w:tcW w:w="1266" w:type="dxa"/>
          </w:tcPr>
          <w:p w14:paraId="506875E5" w14:textId="77777777" w:rsidR="00770D42" w:rsidRPr="00920004" w:rsidRDefault="00770D42" w:rsidP="00CF739D">
            <w:pPr>
              <w:spacing w:before="240" w:line="0" w:lineRule="atLeast"/>
              <w:rPr>
                <w:lang w:val="en-US"/>
              </w:rPr>
            </w:pPr>
          </w:p>
        </w:tc>
        <w:tc>
          <w:tcPr>
            <w:tcW w:w="1756" w:type="dxa"/>
          </w:tcPr>
          <w:p w14:paraId="527FB8D8" w14:textId="77777777" w:rsidR="00770D42" w:rsidRPr="00920004" w:rsidRDefault="00770D42" w:rsidP="00CF739D">
            <w:pPr>
              <w:spacing w:before="240" w:line="0" w:lineRule="atLeast"/>
              <w:rPr>
                <w:lang w:val="en-US"/>
              </w:rPr>
            </w:pPr>
          </w:p>
        </w:tc>
      </w:tr>
      <w:tr w:rsidR="00770D42" w:rsidRPr="00920004" w14:paraId="73F843E9" w14:textId="77777777" w:rsidTr="00565D22">
        <w:tc>
          <w:tcPr>
            <w:tcW w:w="805" w:type="dxa"/>
          </w:tcPr>
          <w:p w14:paraId="09154276" w14:textId="025E7FA8" w:rsidR="00770D42" w:rsidRPr="00920004" w:rsidRDefault="001C1DAB" w:rsidP="00CF739D">
            <w:pPr>
              <w:spacing w:before="240" w:line="0" w:lineRule="atLeast"/>
              <w:jc w:val="center"/>
              <w:rPr>
                <w:lang w:val="en-US"/>
              </w:rPr>
            </w:pPr>
            <w:r w:rsidRPr="00920004">
              <w:rPr>
                <w:lang w:val="en-US"/>
              </w:rPr>
              <w:t>3</w:t>
            </w:r>
          </w:p>
        </w:tc>
        <w:tc>
          <w:tcPr>
            <w:tcW w:w="1980" w:type="dxa"/>
          </w:tcPr>
          <w:p w14:paraId="0FA36A6F" w14:textId="77777777" w:rsidR="00770D42" w:rsidRPr="00920004" w:rsidRDefault="00770D42" w:rsidP="00CF739D">
            <w:pPr>
              <w:rPr>
                <w:lang w:val="en-US"/>
              </w:rPr>
            </w:pPr>
            <w:r w:rsidRPr="00920004">
              <w:rPr>
                <w:lang w:val="en-US"/>
              </w:rPr>
              <w:t>button</w:t>
            </w:r>
          </w:p>
        </w:tc>
        <w:tc>
          <w:tcPr>
            <w:tcW w:w="2970" w:type="dxa"/>
          </w:tcPr>
          <w:p w14:paraId="0B36D555" w14:textId="0C3FA6A6" w:rsidR="00770D42" w:rsidRPr="00920004" w:rsidRDefault="001C1DAB" w:rsidP="00CF739D">
            <w:pPr>
              <w:rPr>
                <w:lang w:val="en-US"/>
              </w:rPr>
            </w:pPr>
            <w:r w:rsidRPr="00920004">
              <w:rPr>
                <w:lang w:val="en-US"/>
              </w:rPr>
              <w:t>Cập nhật thông tin hóa đơn</w:t>
            </w:r>
          </w:p>
        </w:tc>
        <w:tc>
          <w:tcPr>
            <w:tcW w:w="1266" w:type="dxa"/>
          </w:tcPr>
          <w:p w14:paraId="51A2C969" w14:textId="77777777" w:rsidR="00770D42" w:rsidRPr="00920004" w:rsidRDefault="00770D42" w:rsidP="00CF739D">
            <w:pPr>
              <w:spacing w:before="240" w:line="0" w:lineRule="atLeast"/>
              <w:jc w:val="left"/>
              <w:rPr>
                <w:lang w:val="en-US"/>
              </w:rPr>
            </w:pPr>
          </w:p>
        </w:tc>
        <w:tc>
          <w:tcPr>
            <w:tcW w:w="1756" w:type="dxa"/>
          </w:tcPr>
          <w:p w14:paraId="6D15AF70" w14:textId="77777777" w:rsidR="00770D42" w:rsidRPr="00920004" w:rsidRDefault="00770D42" w:rsidP="00CF739D">
            <w:pPr>
              <w:keepNext/>
              <w:spacing w:before="240" w:line="0" w:lineRule="atLeast"/>
              <w:rPr>
                <w:lang w:val="en-US"/>
              </w:rPr>
            </w:pPr>
          </w:p>
        </w:tc>
      </w:tr>
    </w:tbl>
    <w:p w14:paraId="2DA81689" w14:textId="2A24BE0F" w:rsidR="00F653CC" w:rsidRPr="00CF739D" w:rsidRDefault="00F653CC" w:rsidP="00CF739D">
      <w:pPr>
        <w:pStyle w:val="Caption"/>
        <w:rPr>
          <w:lang w:val="en-US"/>
        </w:rPr>
      </w:pPr>
      <w:bookmarkStart w:id="2190" w:name="_Toc531504571"/>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10</w:t>
      </w:r>
      <w:r w:rsidR="00D632EE" w:rsidRPr="00CF739D">
        <w:fldChar w:fldCharType="end"/>
      </w:r>
      <w:r w:rsidRPr="00CF739D">
        <w:rPr>
          <w:lang w:val="en-US"/>
        </w:rPr>
        <w:t xml:space="preserve"> Các thành phần giao diện cập nhật hóa đơn</w:t>
      </w:r>
      <w:bookmarkEnd w:id="2190"/>
    </w:p>
    <w:p w14:paraId="13627280" w14:textId="1B212C0A"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5D22" w:rsidRPr="00920004" w14:paraId="427401E6" w14:textId="77777777" w:rsidTr="00565D22">
        <w:tc>
          <w:tcPr>
            <w:tcW w:w="805" w:type="dxa"/>
            <w:vMerge w:val="restart"/>
            <w:vAlign w:val="center"/>
          </w:tcPr>
          <w:p w14:paraId="2972B56C" w14:textId="77777777" w:rsidR="00565D22" w:rsidRPr="00B7091A" w:rsidRDefault="00565D22" w:rsidP="00CF739D">
            <w:pPr>
              <w:jc w:val="center"/>
              <w:rPr>
                <w:b/>
                <w:lang w:val="en-US"/>
              </w:rPr>
            </w:pPr>
            <w:r w:rsidRPr="00B7091A">
              <w:rPr>
                <w:b/>
                <w:lang w:val="en-US"/>
              </w:rPr>
              <w:t>STT</w:t>
            </w:r>
          </w:p>
        </w:tc>
        <w:tc>
          <w:tcPr>
            <w:tcW w:w="2120" w:type="dxa"/>
            <w:vMerge w:val="restart"/>
            <w:vAlign w:val="center"/>
          </w:tcPr>
          <w:p w14:paraId="30A6C2A8" w14:textId="77777777" w:rsidR="00565D22" w:rsidRPr="00B7091A" w:rsidRDefault="00565D22" w:rsidP="00CF739D">
            <w:pPr>
              <w:jc w:val="center"/>
              <w:rPr>
                <w:b/>
                <w:lang w:val="en-US"/>
              </w:rPr>
            </w:pPr>
            <w:r w:rsidRPr="00B7091A">
              <w:rPr>
                <w:b/>
                <w:lang w:val="en-US"/>
              </w:rPr>
              <w:t>Tên bảng/</w:t>
            </w:r>
          </w:p>
          <w:p w14:paraId="08867962" w14:textId="77777777" w:rsidR="00565D22" w:rsidRPr="00B7091A" w:rsidRDefault="00565D22" w:rsidP="00CF739D">
            <w:pPr>
              <w:jc w:val="center"/>
              <w:rPr>
                <w:b/>
                <w:lang w:val="en-US"/>
              </w:rPr>
            </w:pPr>
            <w:r w:rsidRPr="00B7091A">
              <w:rPr>
                <w:b/>
                <w:lang w:val="en-US"/>
              </w:rPr>
              <w:t>Cấu trúc dữ liệu</w:t>
            </w:r>
          </w:p>
        </w:tc>
        <w:tc>
          <w:tcPr>
            <w:tcW w:w="5852" w:type="dxa"/>
            <w:gridSpan w:val="4"/>
            <w:vAlign w:val="center"/>
          </w:tcPr>
          <w:p w14:paraId="29EB499E" w14:textId="77777777" w:rsidR="00565D22" w:rsidRPr="00B7091A" w:rsidRDefault="00565D22" w:rsidP="00CF739D">
            <w:pPr>
              <w:jc w:val="center"/>
              <w:rPr>
                <w:b/>
                <w:lang w:val="en-US"/>
              </w:rPr>
            </w:pPr>
            <w:r w:rsidRPr="00B7091A">
              <w:rPr>
                <w:b/>
                <w:lang w:val="en-US"/>
              </w:rPr>
              <w:t>Phương thức</w:t>
            </w:r>
          </w:p>
        </w:tc>
      </w:tr>
      <w:tr w:rsidR="00565D22" w:rsidRPr="00920004" w14:paraId="6D76752B" w14:textId="77777777" w:rsidTr="00565D22">
        <w:tc>
          <w:tcPr>
            <w:tcW w:w="805" w:type="dxa"/>
            <w:vMerge/>
            <w:vAlign w:val="center"/>
          </w:tcPr>
          <w:p w14:paraId="7779A3AD" w14:textId="77777777" w:rsidR="00565D22" w:rsidRPr="00B7091A" w:rsidRDefault="00565D22" w:rsidP="00CF739D">
            <w:pPr>
              <w:jc w:val="center"/>
              <w:rPr>
                <w:b/>
                <w:lang w:val="en-US"/>
              </w:rPr>
            </w:pPr>
          </w:p>
        </w:tc>
        <w:tc>
          <w:tcPr>
            <w:tcW w:w="2120" w:type="dxa"/>
            <w:vMerge/>
            <w:vAlign w:val="center"/>
          </w:tcPr>
          <w:p w14:paraId="10891CDC" w14:textId="77777777" w:rsidR="00565D22" w:rsidRPr="00B7091A" w:rsidRDefault="00565D22" w:rsidP="00CF739D">
            <w:pPr>
              <w:jc w:val="center"/>
              <w:rPr>
                <w:b/>
                <w:lang w:val="en-US"/>
              </w:rPr>
            </w:pPr>
          </w:p>
        </w:tc>
        <w:tc>
          <w:tcPr>
            <w:tcW w:w="1463" w:type="dxa"/>
            <w:vAlign w:val="center"/>
          </w:tcPr>
          <w:p w14:paraId="7724E4E2" w14:textId="77777777" w:rsidR="00565D22" w:rsidRPr="00B7091A" w:rsidRDefault="00565D22" w:rsidP="00CF739D">
            <w:pPr>
              <w:jc w:val="center"/>
              <w:rPr>
                <w:b/>
                <w:lang w:val="en-US"/>
              </w:rPr>
            </w:pPr>
            <w:r w:rsidRPr="00B7091A">
              <w:rPr>
                <w:b/>
                <w:lang w:val="en-US"/>
              </w:rPr>
              <w:t>Thêm</w:t>
            </w:r>
          </w:p>
        </w:tc>
        <w:tc>
          <w:tcPr>
            <w:tcW w:w="1463" w:type="dxa"/>
            <w:vAlign w:val="center"/>
          </w:tcPr>
          <w:p w14:paraId="5D6D9E72" w14:textId="77777777" w:rsidR="00565D22" w:rsidRPr="00B7091A" w:rsidRDefault="00565D22" w:rsidP="00CF739D">
            <w:pPr>
              <w:jc w:val="center"/>
              <w:rPr>
                <w:b/>
                <w:lang w:val="en-US"/>
              </w:rPr>
            </w:pPr>
            <w:r w:rsidRPr="00B7091A">
              <w:rPr>
                <w:b/>
                <w:lang w:val="en-US"/>
              </w:rPr>
              <w:t>Sửa</w:t>
            </w:r>
          </w:p>
        </w:tc>
        <w:tc>
          <w:tcPr>
            <w:tcW w:w="1463" w:type="dxa"/>
            <w:vAlign w:val="center"/>
          </w:tcPr>
          <w:p w14:paraId="51646E6E" w14:textId="77777777" w:rsidR="00565D22" w:rsidRPr="00B7091A" w:rsidRDefault="00565D22" w:rsidP="00CF739D">
            <w:pPr>
              <w:jc w:val="center"/>
              <w:rPr>
                <w:b/>
                <w:lang w:val="en-US"/>
              </w:rPr>
            </w:pPr>
            <w:r w:rsidRPr="00B7091A">
              <w:rPr>
                <w:b/>
                <w:lang w:val="en-US"/>
              </w:rPr>
              <w:t>Xóa</w:t>
            </w:r>
          </w:p>
        </w:tc>
        <w:tc>
          <w:tcPr>
            <w:tcW w:w="1463" w:type="dxa"/>
            <w:vAlign w:val="center"/>
          </w:tcPr>
          <w:p w14:paraId="14ED44D6" w14:textId="77777777" w:rsidR="00565D22" w:rsidRPr="00B7091A" w:rsidRDefault="00565D22" w:rsidP="00CF739D">
            <w:pPr>
              <w:jc w:val="center"/>
              <w:rPr>
                <w:b/>
                <w:lang w:val="en-US"/>
              </w:rPr>
            </w:pPr>
            <w:r w:rsidRPr="00B7091A">
              <w:rPr>
                <w:b/>
                <w:lang w:val="en-US"/>
              </w:rPr>
              <w:t>Truy vấn</w:t>
            </w:r>
          </w:p>
        </w:tc>
      </w:tr>
      <w:tr w:rsidR="00565D22" w:rsidRPr="00920004" w14:paraId="2962C486" w14:textId="77777777" w:rsidTr="00565D22">
        <w:tc>
          <w:tcPr>
            <w:tcW w:w="805" w:type="dxa"/>
          </w:tcPr>
          <w:p w14:paraId="7479F1FF" w14:textId="77777777" w:rsidR="00565D22" w:rsidRPr="00920004" w:rsidRDefault="00565D22" w:rsidP="00CF739D">
            <w:pPr>
              <w:spacing w:before="240" w:line="0" w:lineRule="atLeast"/>
              <w:jc w:val="center"/>
              <w:rPr>
                <w:lang w:val="en-US"/>
              </w:rPr>
            </w:pPr>
            <w:r w:rsidRPr="00920004">
              <w:rPr>
                <w:lang w:val="en-US"/>
              </w:rPr>
              <w:t>1</w:t>
            </w:r>
          </w:p>
        </w:tc>
        <w:tc>
          <w:tcPr>
            <w:tcW w:w="2120" w:type="dxa"/>
          </w:tcPr>
          <w:p w14:paraId="0545BBC0" w14:textId="08B1557A" w:rsidR="00565D22" w:rsidRPr="00920004" w:rsidRDefault="00565D22" w:rsidP="00CF739D">
            <w:pPr>
              <w:rPr>
                <w:lang w:val="en-US"/>
              </w:rPr>
            </w:pPr>
            <w:r w:rsidRPr="00920004">
              <w:rPr>
                <w:lang w:val="en-US"/>
              </w:rPr>
              <w:t>bill</w:t>
            </w:r>
          </w:p>
        </w:tc>
        <w:tc>
          <w:tcPr>
            <w:tcW w:w="1463" w:type="dxa"/>
          </w:tcPr>
          <w:p w14:paraId="5F406ED1" w14:textId="77777777" w:rsidR="00565D22" w:rsidRPr="00920004" w:rsidRDefault="00565D22" w:rsidP="00CF739D">
            <w:pPr>
              <w:spacing w:before="240" w:line="0" w:lineRule="atLeast"/>
              <w:jc w:val="center"/>
              <w:rPr>
                <w:lang w:val="en-US"/>
              </w:rPr>
            </w:pPr>
          </w:p>
        </w:tc>
        <w:tc>
          <w:tcPr>
            <w:tcW w:w="1463" w:type="dxa"/>
          </w:tcPr>
          <w:p w14:paraId="45E83F5D"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79D39ACA" w14:textId="77777777" w:rsidR="00565D22" w:rsidRPr="00920004" w:rsidRDefault="00565D22" w:rsidP="00CF739D">
            <w:pPr>
              <w:spacing w:before="240" w:line="0" w:lineRule="atLeast"/>
              <w:jc w:val="center"/>
              <w:rPr>
                <w:lang w:val="en-US"/>
              </w:rPr>
            </w:pPr>
          </w:p>
        </w:tc>
        <w:tc>
          <w:tcPr>
            <w:tcW w:w="1463" w:type="dxa"/>
          </w:tcPr>
          <w:p w14:paraId="45E62694" w14:textId="77777777" w:rsidR="00565D22" w:rsidRPr="00920004" w:rsidRDefault="00565D22" w:rsidP="00CF739D">
            <w:pPr>
              <w:spacing w:before="240" w:line="0" w:lineRule="atLeast"/>
              <w:jc w:val="center"/>
              <w:rPr>
                <w:lang w:val="en-US"/>
              </w:rPr>
            </w:pPr>
            <w:r w:rsidRPr="00920004">
              <w:rPr>
                <w:lang w:val="en-US"/>
              </w:rPr>
              <w:t>X</w:t>
            </w:r>
          </w:p>
        </w:tc>
      </w:tr>
      <w:tr w:rsidR="00565D22" w:rsidRPr="00920004" w14:paraId="058085A8" w14:textId="77777777" w:rsidTr="00565D22">
        <w:tc>
          <w:tcPr>
            <w:tcW w:w="805" w:type="dxa"/>
          </w:tcPr>
          <w:p w14:paraId="4D1A0A77" w14:textId="77777777" w:rsidR="00565D22" w:rsidRPr="00920004" w:rsidRDefault="00565D22" w:rsidP="00CF739D">
            <w:pPr>
              <w:spacing w:before="240" w:line="0" w:lineRule="atLeast"/>
              <w:jc w:val="center"/>
              <w:rPr>
                <w:lang w:val="en-US"/>
              </w:rPr>
            </w:pPr>
            <w:r w:rsidRPr="00920004">
              <w:rPr>
                <w:lang w:val="en-US"/>
              </w:rPr>
              <w:t>2</w:t>
            </w:r>
          </w:p>
        </w:tc>
        <w:tc>
          <w:tcPr>
            <w:tcW w:w="2120" w:type="dxa"/>
          </w:tcPr>
          <w:p w14:paraId="7B106380" w14:textId="4D285ED7" w:rsidR="00565D22" w:rsidRPr="00920004" w:rsidRDefault="00565D22" w:rsidP="00CF739D">
            <w:pPr>
              <w:rPr>
                <w:lang w:val="en-US"/>
              </w:rPr>
            </w:pPr>
            <w:r w:rsidRPr="00920004">
              <w:rPr>
                <w:lang w:val="en-US"/>
              </w:rPr>
              <w:t>bill_detail</w:t>
            </w:r>
          </w:p>
        </w:tc>
        <w:tc>
          <w:tcPr>
            <w:tcW w:w="1463" w:type="dxa"/>
          </w:tcPr>
          <w:p w14:paraId="3EC61166" w14:textId="77777777" w:rsidR="00565D22" w:rsidRPr="00920004" w:rsidRDefault="00565D22" w:rsidP="00CF739D">
            <w:pPr>
              <w:spacing w:before="240" w:line="0" w:lineRule="atLeast"/>
              <w:jc w:val="center"/>
              <w:rPr>
                <w:lang w:val="en-US"/>
              </w:rPr>
            </w:pPr>
          </w:p>
        </w:tc>
        <w:tc>
          <w:tcPr>
            <w:tcW w:w="1463" w:type="dxa"/>
          </w:tcPr>
          <w:p w14:paraId="4F963F1C"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51FFF2D5" w14:textId="77777777" w:rsidR="00565D22" w:rsidRPr="00920004" w:rsidRDefault="00565D22" w:rsidP="00CF739D">
            <w:pPr>
              <w:spacing w:before="240" w:line="0" w:lineRule="atLeast"/>
              <w:jc w:val="center"/>
              <w:rPr>
                <w:lang w:val="en-US"/>
              </w:rPr>
            </w:pPr>
          </w:p>
        </w:tc>
        <w:tc>
          <w:tcPr>
            <w:tcW w:w="1463" w:type="dxa"/>
          </w:tcPr>
          <w:p w14:paraId="6313B12A" w14:textId="77777777" w:rsidR="00565D22" w:rsidRPr="00920004" w:rsidRDefault="00565D22" w:rsidP="00CF739D">
            <w:pPr>
              <w:keepNext/>
              <w:spacing w:before="240" w:line="0" w:lineRule="atLeast"/>
              <w:jc w:val="center"/>
              <w:rPr>
                <w:lang w:val="en-US"/>
              </w:rPr>
            </w:pPr>
            <w:r w:rsidRPr="00920004">
              <w:rPr>
                <w:lang w:val="en-US"/>
              </w:rPr>
              <w:t>X</w:t>
            </w:r>
          </w:p>
        </w:tc>
      </w:tr>
    </w:tbl>
    <w:p w14:paraId="62A32FEE" w14:textId="504382CF" w:rsidR="00565D22" w:rsidRPr="00CF739D" w:rsidRDefault="00F653CC" w:rsidP="00CF739D">
      <w:pPr>
        <w:pStyle w:val="Caption"/>
        <w:rPr>
          <w:lang w:val="en-US"/>
        </w:rPr>
      </w:pPr>
      <w:bookmarkStart w:id="2191" w:name="_Toc531504572"/>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11</w:t>
      </w:r>
      <w:r w:rsidR="00D632EE" w:rsidRPr="00CF739D">
        <w:fldChar w:fldCharType="end"/>
      </w:r>
      <w:r w:rsidRPr="00CF739D">
        <w:rPr>
          <w:lang w:val="en-US"/>
        </w:rPr>
        <w:t xml:space="preserve"> Dữ liệu sử dụng cập nhật hóa đơn</w:t>
      </w:r>
      <w:bookmarkEnd w:id="2191"/>
    </w:p>
    <w:p w14:paraId="0E02C3E0" w14:textId="679C8934" w:rsidR="00565D22" w:rsidRPr="00920004" w:rsidRDefault="00D225CD" w:rsidP="00CF739D">
      <w:pPr>
        <w:pStyle w:val="Heading6"/>
        <w:numPr>
          <w:ilvl w:val="0"/>
          <w:numId w:val="61"/>
        </w:numPr>
        <w:tabs>
          <w:tab w:val="left" w:pos="1620"/>
        </w:tabs>
        <w:spacing w:before="240" w:line="0" w:lineRule="atLeast"/>
        <w:ind w:left="720"/>
        <w:rPr>
          <w:rFonts w:cstheme="majorHAnsi"/>
          <w:lang w:val="en-US"/>
        </w:rPr>
      </w:pPr>
      <w:r w:rsidRPr="00CF739D">
        <w:rPr>
          <w:rFonts w:cstheme="majorHAnsi"/>
          <w:lang w:val="en-US"/>
        </w:rPr>
        <w:lastRenderedPageBreak/>
        <w:t>Cách xử lí</w:t>
      </w:r>
    </w:p>
    <w:p w14:paraId="49BC1807" w14:textId="77777777" w:rsidR="00946C11" w:rsidRPr="00920004" w:rsidRDefault="00946C11" w:rsidP="00CF739D">
      <w:pPr>
        <w:keepNext/>
        <w:spacing w:before="240" w:line="0" w:lineRule="atLeast"/>
        <w:jc w:val="center"/>
      </w:pPr>
      <w:r w:rsidRPr="00CF739D">
        <w:rPr>
          <w:noProof/>
          <w:lang w:val="en-US"/>
        </w:rPr>
        <w:drawing>
          <wp:inline distT="0" distB="0" distL="0" distR="0" wp14:anchorId="4D118257" wp14:editId="2C06AB23">
            <wp:extent cx="4560570" cy="754911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1719" cy="7551018"/>
                    </a:xfrm>
                    <a:prstGeom prst="rect">
                      <a:avLst/>
                    </a:prstGeom>
                    <a:noFill/>
                    <a:ln>
                      <a:noFill/>
                    </a:ln>
                  </pic:spPr>
                </pic:pic>
              </a:graphicData>
            </a:graphic>
          </wp:inline>
        </w:drawing>
      </w:r>
    </w:p>
    <w:p w14:paraId="7B488A78" w14:textId="1A1895D5" w:rsidR="00E21716" w:rsidRPr="00CF739D" w:rsidRDefault="00946C11" w:rsidP="00CF739D">
      <w:pPr>
        <w:pStyle w:val="Caption"/>
        <w:rPr>
          <w:lang w:val="en-US"/>
        </w:rPr>
      </w:pPr>
      <w:bookmarkStart w:id="2192" w:name="_Toc531380494"/>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17</w:t>
      </w:r>
      <w:r w:rsidR="00EF3636" w:rsidRPr="00CF739D">
        <w:fldChar w:fldCharType="end"/>
      </w:r>
      <w:r w:rsidRPr="00CF739D">
        <w:rPr>
          <w:lang w:val="en-US"/>
        </w:rPr>
        <w:t xml:space="preserve"> Sơ đồ xử lí cập nhật hóa đơn</w:t>
      </w:r>
      <w:bookmarkEnd w:id="2192"/>
    </w:p>
    <w:p w14:paraId="3DAC2ECC" w14:textId="1B4DE053" w:rsidR="00A61DB2" w:rsidRPr="00CF739D" w:rsidRDefault="00FC2466" w:rsidP="00CF739D">
      <w:pPr>
        <w:pStyle w:val="Heading4"/>
        <w:spacing w:before="240" w:line="0" w:lineRule="atLeast"/>
        <w:rPr>
          <w:rFonts w:cstheme="majorHAnsi"/>
          <w:lang w:val="en-US"/>
        </w:rPr>
      </w:pPr>
      <w:bookmarkStart w:id="2193" w:name="_Toc531502265"/>
      <w:r w:rsidRPr="00920004">
        <w:rPr>
          <w:rFonts w:cstheme="majorHAnsi"/>
          <w:lang w:val="en-US"/>
        </w:rPr>
        <w:lastRenderedPageBreak/>
        <w:t>Q</w:t>
      </w:r>
      <w:r w:rsidRPr="00CF739D">
        <w:rPr>
          <w:rFonts w:cstheme="majorHAnsi"/>
          <w:lang w:val="en-US"/>
        </w:rPr>
        <w:t>uản lí biên nhận</w:t>
      </w:r>
      <w:bookmarkEnd w:id="2193"/>
    </w:p>
    <w:p w14:paraId="64C0AE52" w14:textId="6A47D032" w:rsidR="00E6429B" w:rsidRPr="00CF739D" w:rsidRDefault="00AA3488" w:rsidP="00CF739D">
      <w:pPr>
        <w:pStyle w:val="Heading5"/>
        <w:spacing w:before="240" w:line="0" w:lineRule="atLeast"/>
        <w:rPr>
          <w:rFonts w:cstheme="majorHAnsi"/>
          <w:lang w:val="en-US"/>
        </w:rPr>
      </w:pPr>
      <w:r w:rsidRPr="00CF739D">
        <w:rPr>
          <w:rFonts w:cstheme="majorHAnsi"/>
          <w:lang w:val="en-US"/>
        </w:rPr>
        <w:t>Xem danh sách biên nhận theo trạng thái</w:t>
      </w:r>
    </w:p>
    <w:p w14:paraId="3A5183BC" w14:textId="49A01A47" w:rsidR="005645EE" w:rsidRPr="00CF739D" w:rsidRDefault="00AA3488"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5645EE" w:rsidRPr="00CF739D">
        <w:rPr>
          <w:lang w:val="en-US"/>
        </w:rPr>
        <w:t>Phân loại các biên nhận dựa theo trạng thái của chúng nhằm mục đích nhóm các biên nhận cùng trạng thái lại với nhau giúp đơn giản trong việc quản lí các biên nhận.</w:t>
      </w:r>
    </w:p>
    <w:p w14:paraId="114EF8E5" w14:textId="600B005A" w:rsidR="00AA3488" w:rsidRPr="00CF739D" w:rsidRDefault="00AA3488" w:rsidP="00CF739D">
      <w:pPr>
        <w:pStyle w:val="Heading6"/>
        <w:numPr>
          <w:ilvl w:val="0"/>
          <w:numId w:val="61"/>
        </w:numPr>
        <w:tabs>
          <w:tab w:val="left" w:pos="1530"/>
        </w:tabs>
        <w:spacing w:before="240" w:line="0" w:lineRule="atLeast"/>
        <w:ind w:left="720"/>
        <w:rPr>
          <w:rFonts w:cstheme="majorHAnsi"/>
          <w:lang w:val="en-US"/>
        </w:rPr>
      </w:pPr>
      <w:r w:rsidRPr="00CF739D">
        <w:rPr>
          <w:rFonts w:cstheme="majorHAnsi"/>
          <w:lang w:val="en-US"/>
        </w:rPr>
        <w:t>Giao diện</w:t>
      </w:r>
    </w:p>
    <w:p w14:paraId="0F7FB8E7" w14:textId="77777777" w:rsidR="005645EE" w:rsidRPr="00920004" w:rsidRDefault="005645EE" w:rsidP="00CF739D">
      <w:pPr>
        <w:keepNext/>
        <w:spacing w:before="240" w:line="0" w:lineRule="atLeast"/>
        <w:jc w:val="center"/>
      </w:pPr>
      <w:r w:rsidRPr="00CF739D">
        <w:rPr>
          <w:noProof/>
          <w:lang w:val="en-US"/>
        </w:rPr>
        <w:drawing>
          <wp:inline distT="0" distB="0" distL="0" distR="0" wp14:anchorId="1C9BE6DD" wp14:editId="3DD16BF1">
            <wp:extent cx="5579745" cy="2530475"/>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2530475"/>
                    </a:xfrm>
                    <a:prstGeom prst="rect">
                      <a:avLst/>
                    </a:prstGeom>
                  </pic:spPr>
                </pic:pic>
              </a:graphicData>
            </a:graphic>
          </wp:inline>
        </w:drawing>
      </w:r>
    </w:p>
    <w:p w14:paraId="21197602" w14:textId="5C702AB9" w:rsidR="00E6429B" w:rsidRPr="00CF739D" w:rsidRDefault="005645EE" w:rsidP="00CF739D">
      <w:pPr>
        <w:pStyle w:val="Caption"/>
      </w:pPr>
      <w:bookmarkStart w:id="2194" w:name="_Toc531380495"/>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18</w:t>
      </w:r>
      <w:r w:rsidR="00EF3636" w:rsidRPr="00CF739D">
        <w:fldChar w:fldCharType="end"/>
      </w:r>
      <w:r w:rsidRPr="00CF739D">
        <w:t xml:space="preserve"> Giao diện xem danh sách biên nhận</w:t>
      </w:r>
      <w:bookmarkEnd w:id="2194"/>
    </w:p>
    <w:p w14:paraId="1DAF176D" w14:textId="3426253E" w:rsidR="00AA3488" w:rsidRPr="00CF739D" w:rsidRDefault="00AA3488"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45EE" w:rsidRPr="00920004" w14:paraId="1176CC67" w14:textId="77777777" w:rsidTr="000A5A23">
        <w:tc>
          <w:tcPr>
            <w:tcW w:w="805" w:type="dxa"/>
            <w:vAlign w:val="center"/>
          </w:tcPr>
          <w:p w14:paraId="0D2E5561" w14:textId="77777777" w:rsidR="005645EE" w:rsidRPr="00B7091A" w:rsidRDefault="005645EE" w:rsidP="00CF739D">
            <w:pPr>
              <w:jc w:val="center"/>
              <w:rPr>
                <w:b/>
                <w:lang w:val="en-US"/>
              </w:rPr>
            </w:pPr>
            <w:r w:rsidRPr="00B7091A">
              <w:rPr>
                <w:b/>
                <w:lang w:val="en-US"/>
              </w:rPr>
              <w:t>STT</w:t>
            </w:r>
          </w:p>
        </w:tc>
        <w:tc>
          <w:tcPr>
            <w:tcW w:w="1980" w:type="dxa"/>
            <w:vAlign w:val="center"/>
          </w:tcPr>
          <w:p w14:paraId="458E1B8B" w14:textId="77777777" w:rsidR="005645EE" w:rsidRPr="00B7091A" w:rsidRDefault="005645EE" w:rsidP="00CF739D">
            <w:pPr>
              <w:jc w:val="center"/>
              <w:rPr>
                <w:b/>
                <w:lang w:val="en-US"/>
              </w:rPr>
            </w:pPr>
            <w:r w:rsidRPr="00B7091A">
              <w:rPr>
                <w:b/>
                <w:lang w:val="en-US"/>
              </w:rPr>
              <w:t>Loại điều khiển</w:t>
            </w:r>
          </w:p>
        </w:tc>
        <w:tc>
          <w:tcPr>
            <w:tcW w:w="2970" w:type="dxa"/>
            <w:vAlign w:val="center"/>
          </w:tcPr>
          <w:p w14:paraId="77C36AE6" w14:textId="77777777" w:rsidR="005645EE" w:rsidRPr="00B7091A" w:rsidRDefault="005645EE" w:rsidP="00CF739D">
            <w:pPr>
              <w:jc w:val="center"/>
              <w:rPr>
                <w:b/>
                <w:lang w:val="en-US"/>
              </w:rPr>
            </w:pPr>
            <w:r w:rsidRPr="00B7091A">
              <w:rPr>
                <w:b/>
                <w:lang w:val="en-US"/>
              </w:rPr>
              <w:t>Nội dung thực hiện</w:t>
            </w:r>
          </w:p>
        </w:tc>
        <w:tc>
          <w:tcPr>
            <w:tcW w:w="1266" w:type="dxa"/>
            <w:vAlign w:val="center"/>
          </w:tcPr>
          <w:p w14:paraId="1EE8FDBB" w14:textId="77777777" w:rsidR="005645EE" w:rsidRPr="00B7091A" w:rsidRDefault="005645EE" w:rsidP="00CF739D">
            <w:pPr>
              <w:jc w:val="center"/>
              <w:rPr>
                <w:b/>
                <w:lang w:val="en-US"/>
              </w:rPr>
            </w:pPr>
            <w:r w:rsidRPr="00B7091A">
              <w:rPr>
                <w:b/>
                <w:lang w:val="en-US"/>
              </w:rPr>
              <w:t>Giá trị mặc định</w:t>
            </w:r>
          </w:p>
        </w:tc>
        <w:tc>
          <w:tcPr>
            <w:tcW w:w="1756" w:type="dxa"/>
            <w:vAlign w:val="center"/>
          </w:tcPr>
          <w:p w14:paraId="6B5AB24B" w14:textId="77777777" w:rsidR="005645EE" w:rsidRPr="00B7091A" w:rsidRDefault="005645EE" w:rsidP="00CF739D">
            <w:pPr>
              <w:jc w:val="center"/>
              <w:rPr>
                <w:b/>
                <w:lang w:val="en-US"/>
              </w:rPr>
            </w:pPr>
            <w:r w:rsidRPr="00B7091A">
              <w:rPr>
                <w:b/>
                <w:lang w:val="en-US"/>
              </w:rPr>
              <w:t>Lưu ý</w:t>
            </w:r>
          </w:p>
        </w:tc>
      </w:tr>
      <w:tr w:rsidR="005645EE" w:rsidRPr="00920004" w14:paraId="5FC5A087" w14:textId="77777777" w:rsidTr="000A5A23">
        <w:tc>
          <w:tcPr>
            <w:tcW w:w="805" w:type="dxa"/>
          </w:tcPr>
          <w:p w14:paraId="158C474A" w14:textId="77777777" w:rsidR="005645EE" w:rsidRPr="00920004" w:rsidRDefault="005645EE" w:rsidP="00CF739D">
            <w:pPr>
              <w:spacing w:before="240" w:line="0" w:lineRule="atLeast"/>
              <w:jc w:val="center"/>
              <w:rPr>
                <w:lang w:val="en-US"/>
              </w:rPr>
            </w:pPr>
            <w:r w:rsidRPr="00920004">
              <w:rPr>
                <w:lang w:val="en-US"/>
              </w:rPr>
              <w:t>1</w:t>
            </w:r>
          </w:p>
        </w:tc>
        <w:tc>
          <w:tcPr>
            <w:tcW w:w="1980" w:type="dxa"/>
          </w:tcPr>
          <w:p w14:paraId="41979A61" w14:textId="7AE61752" w:rsidR="005645EE" w:rsidRPr="00920004" w:rsidRDefault="000946D2" w:rsidP="00CF739D">
            <w:pPr>
              <w:rPr>
                <w:lang w:val="en-US"/>
              </w:rPr>
            </w:pPr>
            <w:r w:rsidRPr="00920004">
              <w:rPr>
                <w:lang w:val="en-US"/>
              </w:rPr>
              <w:t>table</w:t>
            </w:r>
          </w:p>
        </w:tc>
        <w:tc>
          <w:tcPr>
            <w:tcW w:w="2970" w:type="dxa"/>
          </w:tcPr>
          <w:p w14:paraId="700A536D" w14:textId="7F901D99" w:rsidR="005645EE" w:rsidRPr="00920004" w:rsidRDefault="005645EE" w:rsidP="00CF739D">
            <w:pPr>
              <w:rPr>
                <w:lang w:val="en-US"/>
              </w:rPr>
            </w:pPr>
            <w:r w:rsidRPr="00920004">
              <w:rPr>
                <w:lang w:val="en-US"/>
              </w:rPr>
              <w:t>Hiển thị danh sách biên nhận</w:t>
            </w:r>
          </w:p>
        </w:tc>
        <w:tc>
          <w:tcPr>
            <w:tcW w:w="1266" w:type="dxa"/>
          </w:tcPr>
          <w:p w14:paraId="572F74C8" w14:textId="77777777" w:rsidR="005645EE" w:rsidRPr="00920004" w:rsidRDefault="005645EE" w:rsidP="00CF739D">
            <w:pPr>
              <w:rPr>
                <w:lang w:val="en-US"/>
              </w:rPr>
            </w:pPr>
          </w:p>
        </w:tc>
        <w:tc>
          <w:tcPr>
            <w:tcW w:w="1756" w:type="dxa"/>
          </w:tcPr>
          <w:p w14:paraId="52A003FB" w14:textId="276A3686" w:rsidR="005645EE" w:rsidRPr="00920004" w:rsidRDefault="005645EE" w:rsidP="00CF739D">
            <w:pPr>
              <w:rPr>
                <w:lang w:val="en-US"/>
              </w:rPr>
            </w:pPr>
          </w:p>
        </w:tc>
      </w:tr>
      <w:tr w:rsidR="005645EE" w:rsidRPr="00920004" w14:paraId="5BA62CFB" w14:textId="77777777" w:rsidTr="000A5A23">
        <w:tc>
          <w:tcPr>
            <w:tcW w:w="805" w:type="dxa"/>
          </w:tcPr>
          <w:p w14:paraId="3BAC4DE9" w14:textId="77777777" w:rsidR="005645EE" w:rsidRPr="00920004" w:rsidRDefault="005645EE" w:rsidP="00CF739D">
            <w:pPr>
              <w:spacing w:before="240" w:line="0" w:lineRule="atLeast"/>
              <w:jc w:val="center"/>
              <w:rPr>
                <w:lang w:val="en-US"/>
              </w:rPr>
            </w:pPr>
            <w:r w:rsidRPr="00920004">
              <w:rPr>
                <w:lang w:val="en-US"/>
              </w:rPr>
              <w:t>2</w:t>
            </w:r>
          </w:p>
        </w:tc>
        <w:tc>
          <w:tcPr>
            <w:tcW w:w="1980" w:type="dxa"/>
          </w:tcPr>
          <w:p w14:paraId="5C35A894" w14:textId="3B684F9C" w:rsidR="005645EE" w:rsidRPr="00920004" w:rsidRDefault="000946D2" w:rsidP="00CF739D">
            <w:pPr>
              <w:rPr>
                <w:lang w:val="en-US"/>
              </w:rPr>
            </w:pPr>
            <w:r w:rsidRPr="00920004">
              <w:rPr>
                <w:lang w:val="en-US"/>
              </w:rPr>
              <w:t>inputtext</w:t>
            </w:r>
          </w:p>
        </w:tc>
        <w:tc>
          <w:tcPr>
            <w:tcW w:w="2970" w:type="dxa"/>
          </w:tcPr>
          <w:p w14:paraId="119113CE" w14:textId="77777777" w:rsidR="005645EE" w:rsidRPr="00920004" w:rsidRDefault="005645EE" w:rsidP="00CF739D">
            <w:pPr>
              <w:rPr>
                <w:lang w:val="en-US"/>
              </w:rPr>
            </w:pPr>
            <w:r w:rsidRPr="00920004">
              <w:rPr>
                <w:lang w:val="en-US"/>
              </w:rPr>
              <w:t>Tìm kiếm</w:t>
            </w:r>
          </w:p>
        </w:tc>
        <w:tc>
          <w:tcPr>
            <w:tcW w:w="1266" w:type="dxa"/>
          </w:tcPr>
          <w:p w14:paraId="05B177BE" w14:textId="77777777" w:rsidR="005645EE" w:rsidRPr="00920004" w:rsidRDefault="005645EE" w:rsidP="00CF739D">
            <w:pPr>
              <w:rPr>
                <w:lang w:val="en-US"/>
              </w:rPr>
            </w:pPr>
          </w:p>
        </w:tc>
        <w:tc>
          <w:tcPr>
            <w:tcW w:w="1756" w:type="dxa"/>
          </w:tcPr>
          <w:p w14:paraId="044B6674" w14:textId="77777777" w:rsidR="005645EE" w:rsidRPr="00920004" w:rsidRDefault="005645EE" w:rsidP="00CF739D">
            <w:pPr>
              <w:rPr>
                <w:lang w:val="en-US"/>
              </w:rPr>
            </w:pPr>
            <w:r w:rsidRPr="00920004">
              <w:rPr>
                <w:lang w:val="en-US"/>
              </w:rPr>
              <w:t>Dữ liệu tìm kiếm và lọc theo dữ liệu bảng đang hiển thị</w:t>
            </w:r>
          </w:p>
        </w:tc>
      </w:tr>
      <w:tr w:rsidR="005645EE" w:rsidRPr="00920004" w14:paraId="0C7B1FE0" w14:textId="77777777" w:rsidTr="000A5A23">
        <w:tc>
          <w:tcPr>
            <w:tcW w:w="805" w:type="dxa"/>
          </w:tcPr>
          <w:p w14:paraId="111885E8" w14:textId="77777777" w:rsidR="005645EE" w:rsidRPr="00920004" w:rsidRDefault="005645EE" w:rsidP="00CF739D">
            <w:pPr>
              <w:spacing w:before="240" w:line="0" w:lineRule="atLeast"/>
              <w:jc w:val="center"/>
              <w:rPr>
                <w:lang w:val="en-US"/>
              </w:rPr>
            </w:pPr>
            <w:r w:rsidRPr="00920004">
              <w:rPr>
                <w:lang w:val="en-US"/>
              </w:rPr>
              <w:t>3</w:t>
            </w:r>
          </w:p>
        </w:tc>
        <w:tc>
          <w:tcPr>
            <w:tcW w:w="1980" w:type="dxa"/>
          </w:tcPr>
          <w:p w14:paraId="74D5DE42" w14:textId="6E893E7E" w:rsidR="005645EE" w:rsidRPr="00920004" w:rsidRDefault="000946D2" w:rsidP="00CF739D">
            <w:pPr>
              <w:rPr>
                <w:lang w:val="en-US"/>
              </w:rPr>
            </w:pPr>
            <w:r w:rsidRPr="00920004">
              <w:rPr>
                <w:lang w:val="en-US"/>
              </w:rPr>
              <w:t>button</w:t>
            </w:r>
          </w:p>
        </w:tc>
        <w:tc>
          <w:tcPr>
            <w:tcW w:w="2970" w:type="dxa"/>
          </w:tcPr>
          <w:p w14:paraId="4BBC8708" w14:textId="77777777" w:rsidR="005645EE" w:rsidRPr="00920004" w:rsidRDefault="005645EE" w:rsidP="00CF739D">
            <w:pPr>
              <w:rPr>
                <w:lang w:val="en-US"/>
              </w:rPr>
            </w:pPr>
            <w:r w:rsidRPr="00920004">
              <w:rPr>
                <w:lang w:val="en-US"/>
              </w:rPr>
              <w:t>Xóa nội dung tìm kiếm</w:t>
            </w:r>
          </w:p>
        </w:tc>
        <w:tc>
          <w:tcPr>
            <w:tcW w:w="1266" w:type="dxa"/>
          </w:tcPr>
          <w:p w14:paraId="1A951DE4" w14:textId="77777777" w:rsidR="005645EE" w:rsidRPr="00920004" w:rsidRDefault="005645EE" w:rsidP="00CF739D">
            <w:pPr>
              <w:rPr>
                <w:lang w:val="en-US"/>
              </w:rPr>
            </w:pPr>
          </w:p>
        </w:tc>
        <w:tc>
          <w:tcPr>
            <w:tcW w:w="1756" w:type="dxa"/>
          </w:tcPr>
          <w:p w14:paraId="65A88174" w14:textId="77777777" w:rsidR="005645EE" w:rsidRPr="00920004" w:rsidRDefault="005645EE" w:rsidP="00CF739D">
            <w:pPr>
              <w:rPr>
                <w:lang w:val="en-US"/>
              </w:rPr>
            </w:pPr>
          </w:p>
        </w:tc>
      </w:tr>
    </w:tbl>
    <w:p w14:paraId="366F8FF8" w14:textId="5FAFC45F" w:rsidR="005645EE" w:rsidRDefault="006C10EC" w:rsidP="00A17FA5">
      <w:pPr>
        <w:pStyle w:val="Caption"/>
        <w:rPr>
          <w:lang w:val="en-US"/>
        </w:rPr>
      </w:pPr>
      <w:bookmarkStart w:id="2195" w:name="_Toc53150457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12</w:t>
      </w:r>
      <w:r w:rsidR="00D632EE" w:rsidRPr="00CF739D">
        <w:fldChar w:fldCharType="end"/>
      </w:r>
      <w:r w:rsidRPr="00920004">
        <w:rPr>
          <w:lang w:val="en-US"/>
        </w:rPr>
        <w:t xml:space="preserve"> Các thành phần giao diện xem danh sách biên nhận theo trạng thái</w:t>
      </w:r>
      <w:bookmarkEnd w:id="2195"/>
    </w:p>
    <w:p w14:paraId="750D548A" w14:textId="1B711EC8" w:rsidR="00B7091A" w:rsidRDefault="00B7091A" w:rsidP="00B7091A">
      <w:pPr>
        <w:rPr>
          <w:lang w:val="en-US"/>
        </w:rPr>
      </w:pPr>
    </w:p>
    <w:p w14:paraId="5DB6A0D1" w14:textId="77777777" w:rsidR="00B7091A" w:rsidRPr="00CF739D" w:rsidRDefault="00B7091A" w:rsidP="00CF739D">
      <w:pPr>
        <w:rPr>
          <w:lang w:val="en-US"/>
        </w:rPr>
      </w:pPr>
    </w:p>
    <w:p w14:paraId="612266D8" w14:textId="0606CF86" w:rsidR="00AA3488" w:rsidRPr="00CF739D" w:rsidRDefault="005645EE" w:rsidP="00CF739D">
      <w:pPr>
        <w:pStyle w:val="Heading6"/>
        <w:numPr>
          <w:ilvl w:val="0"/>
          <w:numId w:val="61"/>
        </w:numPr>
        <w:tabs>
          <w:tab w:val="left" w:pos="450"/>
          <w:tab w:val="left" w:pos="135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7121" w:rsidRPr="00920004" w14:paraId="140E9873" w14:textId="77777777" w:rsidTr="000A5A23">
        <w:tc>
          <w:tcPr>
            <w:tcW w:w="805" w:type="dxa"/>
            <w:vMerge w:val="restart"/>
            <w:vAlign w:val="center"/>
          </w:tcPr>
          <w:p w14:paraId="668AB63B" w14:textId="77777777" w:rsidR="00DE7121" w:rsidRPr="00B7091A" w:rsidRDefault="00DE7121" w:rsidP="00CF739D">
            <w:pPr>
              <w:jc w:val="center"/>
              <w:rPr>
                <w:b/>
                <w:lang w:val="en-US"/>
              </w:rPr>
            </w:pPr>
            <w:r w:rsidRPr="00B7091A">
              <w:rPr>
                <w:b/>
                <w:lang w:val="en-US"/>
              </w:rPr>
              <w:t>STT</w:t>
            </w:r>
          </w:p>
        </w:tc>
        <w:tc>
          <w:tcPr>
            <w:tcW w:w="2120" w:type="dxa"/>
            <w:vMerge w:val="restart"/>
            <w:vAlign w:val="center"/>
          </w:tcPr>
          <w:p w14:paraId="727DE719" w14:textId="77777777" w:rsidR="00DE7121" w:rsidRPr="00B7091A" w:rsidRDefault="00DE7121" w:rsidP="00CF739D">
            <w:pPr>
              <w:jc w:val="center"/>
              <w:rPr>
                <w:b/>
                <w:lang w:val="en-US"/>
              </w:rPr>
            </w:pPr>
            <w:r w:rsidRPr="00B7091A">
              <w:rPr>
                <w:b/>
                <w:lang w:val="en-US"/>
              </w:rPr>
              <w:t>Tên bảng/</w:t>
            </w:r>
          </w:p>
          <w:p w14:paraId="631798F9" w14:textId="77777777" w:rsidR="00DE7121" w:rsidRPr="00B7091A" w:rsidRDefault="00DE7121" w:rsidP="00CF739D">
            <w:pPr>
              <w:jc w:val="center"/>
              <w:rPr>
                <w:b/>
                <w:lang w:val="en-US"/>
              </w:rPr>
            </w:pPr>
            <w:r w:rsidRPr="00B7091A">
              <w:rPr>
                <w:b/>
                <w:lang w:val="en-US"/>
              </w:rPr>
              <w:t>Cấu trúc dữ liệu</w:t>
            </w:r>
          </w:p>
        </w:tc>
        <w:tc>
          <w:tcPr>
            <w:tcW w:w="5852" w:type="dxa"/>
            <w:gridSpan w:val="4"/>
            <w:vAlign w:val="center"/>
          </w:tcPr>
          <w:p w14:paraId="1B548211" w14:textId="77777777" w:rsidR="00DE7121" w:rsidRPr="00B7091A" w:rsidRDefault="00DE7121" w:rsidP="00CF739D">
            <w:pPr>
              <w:jc w:val="center"/>
              <w:rPr>
                <w:b/>
                <w:lang w:val="en-US"/>
              </w:rPr>
            </w:pPr>
            <w:r w:rsidRPr="00B7091A">
              <w:rPr>
                <w:b/>
                <w:lang w:val="en-US"/>
              </w:rPr>
              <w:t>Phương thức</w:t>
            </w:r>
          </w:p>
        </w:tc>
      </w:tr>
      <w:tr w:rsidR="00DE7121" w:rsidRPr="00920004" w14:paraId="67E22448" w14:textId="77777777" w:rsidTr="000A5A23">
        <w:tc>
          <w:tcPr>
            <w:tcW w:w="805" w:type="dxa"/>
            <w:vMerge/>
            <w:vAlign w:val="center"/>
          </w:tcPr>
          <w:p w14:paraId="0EFB3831" w14:textId="77777777" w:rsidR="00DE7121" w:rsidRPr="00B7091A" w:rsidRDefault="00DE7121" w:rsidP="00CF739D">
            <w:pPr>
              <w:jc w:val="center"/>
              <w:rPr>
                <w:b/>
                <w:lang w:val="en-US"/>
              </w:rPr>
            </w:pPr>
          </w:p>
        </w:tc>
        <w:tc>
          <w:tcPr>
            <w:tcW w:w="2120" w:type="dxa"/>
            <w:vMerge/>
            <w:vAlign w:val="center"/>
          </w:tcPr>
          <w:p w14:paraId="56A75D0E" w14:textId="77777777" w:rsidR="00DE7121" w:rsidRPr="00B7091A" w:rsidRDefault="00DE7121" w:rsidP="00CF739D">
            <w:pPr>
              <w:jc w:val="center"/>
              <w:rPr>
                <w:b/>
                <w:lang w:val="en-US"/>
              </w:rPr>
            </w:pPr>
          </w:p>
        </w:tc>
        <w:tc>
          <w:tcPr>
            <w:tcW w:w="1463" w:type="dxa"/>
            <w:vAlign w:val="center"/>
          </w:tcPr>
          <w:p w14:paraId="6DA9D732" w14:textId="77777777" w:rsidR="00DE7121" w:rsidRPr="00B7091A" w:rsidRDefault="00DE7121" w:rsidP="00CF739D">
            <w:pPr>
              <w:jc w:val="center"/>
              <w:rPr>
                <w:b/>
                <w:lang w:val="en-US"/>
              </w:rPr>
            </w:pPr>
            <w:r w:rsidRPr="00B7091A">
              <w:rPr>
                <w:b/>
                <w:lang w:val="en-US"/>
              </w:rPr>
              <w:t>Thêm</w:t>
            </w:r>
          </w:p>
        </w:tc>
        <w:tc>
          <w:tcPr>
            <w:tcW w:w="1463" w:type="dxa"/>
            <w:vAlign w:val="center"/>
          </w:tcPr>
          <w:p w14:paraId="27B195B2" w14:textId="77777777" w:rsidR="00DE7121" w:rsidRPr="00B7091A" w:rsidRDefault="00DE7121" w:rsidP="00CF739D">
            <w:pPr>
              <w:jc w:val="center"/>
              <w:rPr>
                <w:b/>
                <w:lang w:val="en-US"/>
              </w:rPr>
            </w:pPr>
            <w:r w:rsidRPr="00B7091A">
              <w:rPr>
                <w:b/>
                <w:lang w:val="en-US"/>
              </w:rPr>
              <w:t>Sửa</w:t>
            </w:r>
          </w:p>
        </w:tc>
        <w:tc>
          <w:tcPr>
            <w:tcW w:w="1463" w:type="dxa"/>
            <w:vAlign w:val="center"/>
          </w:tcPr>
          <w:p w14:paraId="62C8A34E" w14:textId="77777777" w:rsidR="00DE7121" w:rsidRPr="00B7091A" w:rsidRDefault="00DE7121" w:rsidP="00CF739D">
            <w:pPr>
              <w:jc w:val="center"/>
              <w:rPr>
                <w:b/>
                <w:lang w:val="en-US"/>
              </w:rPr>
            </w:pPr>
            <w:r w:rsidRPr="00B7091A">
              <w:rPr>
                <w:b/>
                <w:lang w:val="en-US"/>
              </w:rPr>
              <w:t>Xóa</w:t>
            </w:r>
          </w:p>
        </w:tc>
        <w:tc>
          <w:tcPr>
            <w:tcW w:w="1463" w:type="dxa"/>
            <w:vAlign w:val="center"/>
          </w:tcPr>
          <w:p w14:paraId="462DD8C7" w14:textId="77777777" w:rsidR="00DE7121" w:rsidRPr="00B7091A" w:rsidRDefault="00DE7121" w:rsidP="00CF739D">
            <w:pPr>
              <w:jc w:val="center"/>
              <w:rPr>
                <w:b/>
                <w:lang w:val="en-US"/>
              </w:rPr>
            </w:pPr>
            <w:r w:rsidRPr="00B7091A">
              <w:rPr>
                <w:b/>
                <w:lang w:val="en-US"/>
              </w:rPr>
              <w:t>Truy vấn</w:t>
            </w:r>
          </w:p>
        </w:tc>
      </w:tr>
      <w:tr w:rsidR="00DE7121" w:rsidRPr="00920004" w14:paraId="300965EF" w14:textId="77777777" w:rsidTr="000A5A23">
        <w:tc>
          <w:tcPr>
            <w:tcW w:w="805" w:type="dxa"/>
          </w:tcPr>
          <w:p w14:paraId="6996BDC3" w14:textId="77777777" w:rsidR="00DE7121" w:rsidRPr="00920004" w:rsidRDefault="00DE7121" w:rsidP="00CF739D">
            <w:pPr>
              <w:spacing w:before="240" w:line="0" w:lineRule="atLeast"/>
              <w:jc w:val="center"/>
              <w:rPr>
                <w:lang w:val="en-US"/>
              </w:rPr>
            </w:pPr>
            <w:r w:rsidRPr="00920004">
              <w:rPr>
                <w:lang w:val="en-US"/>
              </w:rPr>
              <w:t>1</w:t>
            </w:r>
          </w:p>
        </w:tc>
        <w:tc>
          <w:tcPr>
            <w:tcW w:w="2120" w:type="dxa"/>
          </w:tcPr>
          <w:p w14:paraId="56FAD959" w14:textId="1735102B" w:rsidR="00DE7121" w:rsidRPr="00920004" w:rsidRDefault="00DE7121" w:rsidP="00CF739D">
            <w:pPr>
              <w:rPr>
                <w:lang w:val="en-US"/>
              </w:rPr>
            </w:pPr>
            <w:r w:rsidRPr="00920004">
              <w:rPr>
                <w:lang w:val="en-US"/>
              </w:rPr>
              <w:t>receipt</w:t>
            </w:r>
          </w:p>
        </w:tc>
        <w:tc>
          <w:tcPr>
            <w:tcW w:w="1463" w:type="dxa"/>
          </w:tcPr>
          <w:p w14:paraId="707120AB" w14:textId="77777777" w:rsidR="00DE7121" w:rsidRPr="00920004" w:rsidRDefault="00DE7121" w:rsidP="00CF739D">
            <w:pPr>
              <w:spacing w:before="240" w:line="0" w:lineRule="atLeast"/>
              <w:jc w:val="center"/>
              <w:rPr>
                <w:lang w:val="en-US"/>
              </w:rPr>
            </w:pPr>
          </w:p>
        </w:tc>
        <w:tc>
          <w:tcPr>
            <w:tcW w:w="1463" w:type="dxa"/>
          </w:tcPr>
          <w:p w14:paraId="3EFF2B32" w14:textId="77777777" w:rsidR="00DE7121" w:rsidRPr="00920004" w:rsidRDefault="00DE7121" w:rsidP="00CF739D">
            <w:pPr>
              <w:spacing w:before="240" w:line="0" w:lineRule="atLeast"/>
              <w:jc w:val="center"/>
              <w:rPr>
                <w:lang w:val="en-US"/>
              </w:rPr>
            </w:pPr>
          </w:p>
        </w:tc>
        <w:tc>
          <w:tcPr>
            <w:tcW w:w="1463" w:type="dxa"/>
          </w:tcPr>
          <w:p w14:paraId="5E28E65E" w14:textId="77777777" w:rsidR="00DE7121" w:rsidRPr="00920004" w:rsidRDefault="00DE7121" w:rsidP="00CF739D">
            <w:pPr>
              <w:spacing w:before="240" w:line="0" w:lineRule="atLeast"/>
              <w:jc w:val="center"/>
              <w:rPr>
                <w:lang w:val="en-US"/>
              </w:rPr>
            </w:pPr>
          </w:p>
        </w:tc>
        <w:tc>
          <w:tcPr>
            <w:tcW w:w="1463" w:type="dxa"/>
          </w:tcPr>
          <w:p w14:paraId="621A8FBE"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7F980DFD" w14:textId="77777777" w:rsidTr="00CF739D">
        <w:tc>
          <w:tcPr>
            <w:tcW w:w="805" w:type="dxa"/>
            <w:tcBorders>
              <w:bottom w:val="single" w:sz="4" w:space="0" w:color="auto"/>
            </w:tcBorders>
          </w:tcPr>
          <w:p w14:paraId="7398499A" w14:textId="77777777" w:rsidR="00DE7121" w:rsidRPr="00920004" w:rsidRDefault="00DE7121" w:rsidP="00CF739D">
            <w:pPr>
              <w:spacing w:before="240" w:line="0" w:lineRule="atLeast"/>
              <w:jc w:val="center"/>
              <w:rPr>
                <w:lang w:val="en-US"/>
              </w:rPr>
            </w:pPr>
            <w:r w:rsidRPr="00920004">
              <w:rPr>
                <w:lang w:val="en-US"/>
              </w:rPr>
              <w:t>2</w:t>
            </w:r>
          </w:p>
        </w:tc>
        <w:tc>
          <w:tcPr>
            <w:tcW w:w="2120" w:type="dxa"/>
            <w:tcBorders>
              <w:bottom w:val="single" w:sz="4" w:space="0" w:color="auto"/>
            </w:tcBorders>
          </w:tcPr>
          <w:p w14:paraId="344C9999" w14:textId="77777777" w:rsidR="00DE7121" w:rsidRPr="00920004" w:rsidRDefault="00DE7121" w:rsidP="00CF739D">
            <w:pPr>
              <w:rPr>
                <w:lang w:val="en-US"/>
              </w:rPr>
            </w:pPr>
            <w:r w:rsidRPr="00920004">
              <w:rPr>
                <w:lang w:val="en-US"/>
              </w:rPr>
              <w:t>customer</w:t>
            </w:r>
          </w:p>
        </w:tc>
        <w:tc>
          <w:tcPr>
            <w:tcW w:w="1463" w:type="dxa"/>
            <w:tcBorders>
              <w:bottom w:val="single" w:sz="4" w:space="0" w:color="auto"/>
            </w:tcBorders>
          </w:tcPr>
          <w:p w14:paraId="79AD57C6"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0A0D34EE"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37B43473"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174CFD24"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0CC3D0B2" w14:textId="77777777" w:rsidTr="00CF739D">
        <w:tc>
          <w:tcPr>
            <w:tcW w:w="805" w:type="dxa"/>
            <w:tcBorders>
              <w:top w:val="single" w:sz="4" w:space="0" w:color="auto"/>
              <w:left w:val="single" w:sz="4" w:space="0" w:color="auto"/>
              <w:bottom w:val="single" w:sz="4" w:space="0" w:color="auto"/>
              <w:right w:val="single" w:sz="4" w:space="0" w:color="auto"/>
            </w:tcBorders>
          </w:tcPr>
          <w:p w14:paraId="768E912A" w14:textId="349EB582" w:rsidR="00DE7121" w:rsidRPr="00920004" w:rsidRDefault="00DE7121" w:rsidP="00CF739D">
            <w:pPr>
              <w:spacing w:before="240" w:line="0" w:lineRule="atLeast"/>
              <w:jc w:val="center"/>
              <w:rPr>
                <w:lang w:val="en-US"/>
              </w:rPr>
            </w:pPr>
            <w:r w:rsidRPr="00920004">
              <w:rPr>
                <w:lang w:val="en-US"/>
              </w:rPr>
              <w:t>3</w:t>
            </w:r>
          </w:p>
        </w:tc>
        <w:tc>
          <w:tcPr>
            <w:tcW w:w="2120" w:type="dxa"/>
            <w:tcBorders>
              <w:top w:val="single" w:sz="4" w:space="0" w:color="auto"/>
              <w:left w:val="single" w:sz="4" w:space="0" w:color="auto"/>
              <w:bottom w:val="single" w:sz="4" w:space="0" w:color="auto"/>
              <w:right w:val="single" w:sz="4" w:space="0" w:color="auto"/>
            </w:tcBorders>
          </w:tcPr>
          <w:p w14:paraId="5663FE01" w14:textId="77777777" w:rsidR="00DE7121" w:rsidRPr="00920004" w:rsidRDefault="00DE7121" w:rsidP="00CF739D">
            <w:pPr>
              <w:rPr>
                <w:lang w:val="en-US"/>
              </w:rPr>
            </w:pPr>
            <w:r w:rsidRPr="00920004">
              <w:rPr>
                <w:lang w:val="en-US"/>
              </w:rPr>
              <w:t>task</w:t>
            </w:r>
          </w:p>
        </w:tc>
        <w:tc>
          <w:tcPr>
            <w:tcW w:w="1463" w:type="dxa"/>
            <w:tcBorders>
              <w:top w:val="single" w:sz="4" w:space="0" w:color="auto"/>
              <w:left w:val="single" w:sz="4" w:space="0" w:color="auto"/>
              <w:bottom w:val="single" w:sz="4" w:space="0" w:color="auto"/>
              <w:right w:val="single" w:sz="4" w:space="0" w:color="auto"/>
            </w:tcBorders>
          </w:tcPr>
          <w:p w14:paraId="55144F0B"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07293B4E"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53D4DECD"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2874328B" w14:textId="77777777" w:rsidR="00DE7121" w:rsidRPr="00920004" w:rsidRDefault="00DE7121" w:rsidP="00CF739D">
            <w:pPr>
              <w:keepNext/>
              <w:spacing w:before="240" w:line="0" w:lineRule="atLeast"/>
              <w:jc w:val="center"/>
              <w:rPr>
                <w:lang w:val="en-US"/>
              </w:rPr>
            </w:pPr>
            <w:r w:rsidRPr="00920004">
              <w:rPr>
                <w:lang w:val="en-US"/>
              </w:rPr>
              <w:t>X</w:t>
            </w:r>
          </w:p>
        </w:tc>
      </w:tr>
    </w:tbl>
    <w:p w14:paraId="2D8F1E50" w14:textId="3C314F26" w:rsidR="00DE7121" w:rsidRPr="00CF739D" w:rsidRDefault="006C10EC" w:rsidP="00CF739D">
      <w:pPr>
        <w:pStyle w:val="Caption"/>
        <w:rPr>
          <w:lang w:val="en-US"/>
        </w:rPr>
      </w:pPr>
      <w:bookmarkStart w:id="2196" w:name="_Toc531504574"/>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13</w:t>
      </w:r>
      <w:r w:rsidR="00D632EE" w:rsidRPr="00CF739D">
        <w:fldChar w:fldCharType="end"/>
      </w:r>
      <w:r w:rsidRPr="00CF739D">
        <w:rPr>
          <w:lang w:val="en-US"/>
        </w:rPr>
        <w:t xml:space="preserve"> Dữ liệu sử dụng xem danh sách biên nhận theo trạng thái</w:t>
      </w:r>
      <w:bookmarkEnd w:id="2196"/>
    </w:p>
    <w:p w14:paraId="649043BA" w14:textId="32024284" w:rsidR="00AA3488" w:rsidRPr="00CF739D" w:rsidRDefault="006C10EC" w:rsidP="00CF739D">
      <w:pPr>
        <w:pStyle w:val="ListParagraph"/>
        <w:numPr>
          <w:ilvl w:val="0"/>
          <w:numId w:val="80"/>
        </w:numPr>
        <w:ind w:left="630"/>
        <w:rPr>
          <w:lang w:val="en-US"/>
        </w:rPr>
      </w:pPr>
      <w:r w:rsidRPr="00CF739D">
        <w:rPr>
          <w:b/>
          <w:lang w:val="en-US"/>
        </w:rPr>
        <w:t>Cách xử lí</w:t>
      </w:r>
    </w:p>
    <w:p w14:paraId="2B6BEA22" w14:textId="60789501" w:rsidR="006C10EC" w:rsidRPr="00920004" w:rsidRDefault="00F653CC" w:rsidP="00CF739D">
      <w:pPr>
        <w:keepNext/>
        <w:spacing w:before="240" w:line="0" w:lineRule="atLeast"/>
        <w:jc w:val="center"/>
      </w:pPr>
      <w:r w:rsidRPr="00CF739D">
        <w:rPr>
          <w:noProof/>
        </w:rPr>
        <w:drawing>
          <wp:inline distT="0" distB="0" distL="0" distR="0" wp14:anchorId="24A398BF" wp14:editId="687A10FA">
            <wp:extent cx="3348990" cy="566715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1645" cy="5671646"/>
                    </a:xfrm>
                    <a:prstGeom prst="rect">
                      <a:avLst/>
                    </a:prstGeom>
                    <a:noFill/>
                    <a:ln>
                      <a:noFill/>
                    </a:ln>
                  </pic:spPr>
                </pic:pic>
              </a:graphicData>
            </a:graphic>
          </wp:inline>
        </w:drawing>
      </w:r>
    </w:p>
    <w:p w14:paraId="1BBE944D" w14:textId="030F4BB5" w:rsidR="006C10EC" w:rsidRPr="00CF739D" w:rsidRDefault="006C10EC" w:rsidP="00CF739D">
      <w:pPr>
        <w:pStyle w:val="Caption"/>
        <w:rPr>
          <w:lang w:val="en-US"/>
        </w:rPr>
      </w:pPr>
      <w:bookmarkStart w:id="2197" w:name="_Toc531380496"/>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19</w:t>
      </w:r>
      <w:r w:rsidR="00EF3636" w:rsidRPr="00CF739D">
        <w:fldChar w:fldCharType="end"/>
      </w:r>
      <w:r w:rsidRPr="00CF739D">
        <w:rPr>
          <w:lang w:val="en-US"/>
        </w:rPr>
        <w:t xml:space="preserve"> Sơ đồ xử lí xem danh sách đơn hàng theo trạng thái</w:t>
      </w:r>
      <w:bookmarkEnd w:id="2197"/>
    </w:p>
    <w:p w14:paraId="1449E3B4" w14:textId="5CCE386F" w:rsidR="005E64D7" w:rsidRPr="00CF739D" w:rsidRDefault="005E64D7" w:rsidP="00CF739D">
      <w:pPr>
        <w:pStyle w:val="Heading5"/>
        <w:spacing w:before="240" w:line="0" w:lineRule="atLeast"/>
        <w:rPr>
          <w:rFonts w:cstheme="majorHAnsi"/>
          <w:lang w:val="en-US"/>
        </w:rPr>
      </w:pPr>
      <w:r w:rsidRPr="00CF739D">
        <w:rPr>
          <w:rFonts w:cstheme="majorHAnsi"/>
          <w:lang w:val="en-US"/>
        </w:rPr>
        <w:lastRenderedPageBreak/>
        <w:t>Xem chi tiết biên nhận</w:t>
      </w:r>
    </w:p>
    <w:p w14:paraId="73BB6ABB" w14:textId="7DB6F4AF" w:rsidR="003610CA"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3610CA" w:rsidRPr="00CF739D">
        <w:rPr>
          <w:lang w:val="en-US"/>
        </w:rPr>
        <w:t xml:space="preserve">Giúp nhân viên kiểm tra các thông tin đơn hàng trước khi xác nhận và xử lí các chức năng khác đối với </w:t>
      </w:r>
      <w:r w:rsidR="00836F48" w:rsidRPr="00CF739D">
        <w:rPr>
          <w:lang w:val="en-US"/>
        </w:rPr>
        <w:t>biên nhận</w:t>
      </w:r>
      <w:r w:rsidR="003610CA" w:rsidRPr="00CF739D">
        <w:rPr>
          <w:lang w:val="en-US"/>
        </w:rPr>
        <w:t xml:space="preserve"> tùy theo quyền thực hiện chức nắng với từng người dùng cụ thể. Mọi chức năng đối với </w:t>
      </w:r>
      <w:r w:rsidR="00836F48" w:rsidRPr="00CF739D">
        <w:rPr>
          <w:lang w:val="en-US"/>
        </w:rPr>
        <w:t>biên nhận</w:t>
      </w:r>
      <w:r w:rsidR="003610CA" w:rsidRPr="00CF739D">
        <w:rPr>
          <w:lang w:val="en-US"/>
        </w:rPr>
        <w:t xml:space="preserve"> đều phải truy cập vào màn hình chi tiết trước.</w:t>
      </w:r>
    </w:p>
    <w:p w14:paraId="2E1B046D" w14:textId="5C30D7B0"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t>Giao diện</w:t>
      </w:r>
    </w:p>
    <w:p w14:paraId="7A59FB21" w14:textId="4E53F3D0" w:rsidR="003C2D88" w:rsidRPr="00920004" w:rsidRDefault="00323EED" w:rsidP="00CF739D">
      <w:pPr>
        <w:keepNext/>
        <w:spacing w:before="240" w:line="0" w:lineRule="atLeast"/>
        <w:jc w:val="center"/>
      </w:pPr>
      <w:r w:rsidRPr="00CF739D">
        <w:rPr>
          <w:noProof/>
          <w:lang w:val="en-US"/>
        </w:rPr>
        <w:drawing>
          <wp:inline distT="0" distB="0" distL="0" distR="0" wp14:anchorId="46A48D75" wp14:editId="2626C41C">
            <wp:extent cx="5579745" cy="45180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4518025"/>
                    </a:xfrm>
                    <a:prstGeom prst="rect">
                      <a:avLst/>
                    </a:prstGeom>
                    <a:noFill/>
                    <a:ln>
                      <a:noFill/>
                    </a:ln>
                  </pic:spPr>
                </pic:pic>
              </a:graphicData>
            </a:graphic>
          </wp:inline>
        </w:drawing>
      </w:r>
    </w:p>
    <w:bookmarkStart w:id="2198" w:name="_Toc531380497"/>
    <w:p w14:paraId="58CF6C74" w14:textId="18C9AF83" w:rsidR="003C2D88" w:rsidRPr="00CF739D" w:rsidRDefault="00080487">
      <w:pPr>
        <w:pStyle w:val="Caption"/>
      </w:pPr>
      <w:r w:rsidRPr="00CF739D">
        <w:rPr>
          <w:noProof/>
          <w:lang w:val="en-US"/>
        </w:rPr>
        <mc:AlternateContent>
          <mc:Choice Requires="wpg">
            <w:drawing>
              <wp:anchor distT="0" distB="0" distL="114300" distR="114300" simplePos="0" relativeHeight="251661312" behindDoc="0" locked="0" layoutInCell="1" allowOverlap="1" wp14:anchorId="78A971BC" wp14:editId="7BFF738D">
                <wp:simplePos x="0" y="0"/>
                <wp:positionH relativeFrom="column">
                  <wp:posOffset>731993</wp:posOffset>
                </wp:positionH>
                <wp:positionV relativeFrom="paragraph">
                  <wp:posOffset>320255</wp:posOffset>
                </wp:positionV>
                <wp:extent cx="4256850" cy="517847"/>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4256850" cy="517847"/>
                          <a:chOff x="0" y="13664"/>
                          <a:chExt cx="4257337" cy="518447"/>
                        </a:xfrm>
                      </wpg:grpSpPr>
                      <pic:pic xmlns:pic="http://schemas.openxmlformats.org/drawingml/2006/picture">
                        <pic:nvPicPr>
                          <pic:cNvPr id="59" name="Picture 59"/>
                          <pic:cNvPicPr>
                            <a:picLocks noChangeAspect="1"/>
                          </pic:cNvPicPr>
                        </pic:nvPicPr>
                        <pic:blipFill rotWithShape="1">
                          <a:blip r:embed="rId72">
                            <a:extLst>
                              <a:ext uri="{28A0092B-C50C-407E-A947-70E740481C1C}">
                                <a14:useLocalDpi xmlns:a14="http://schemas.microsoft.com/office/drawing/2010/main" val="0"/>
                              </a:ext>
                            </a:extLst>
                          </a:blip>
                          <a:srcRect l="58519" r="10" b="16391"/>
                          <a:stretch/>
                        </pic:blipFill>
                        <pic:spPr>
                          <a:xfrm>
                            <a:off x="3193428" y="13664"/>
                            <a:ext cx="1063909" cy="464024"/>
                          </a:xfrm>
                          <a:prstGeom prst="rect">
                            <a:avLst/>
                          </a:prstGeom>
                        </pic:spPr>
                      </pic:pic>
                      <pic:pic xmlns:pic="http://schemas.openxmlformats.org/drawingml/2006/picture">
                        <pic:nvPicPr>
                          <pic:cNvPr id="58" name="Picture 5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791570" y="54591"/>
                            <a:ext cx="2317750" cy="477520"/>
                          </a:xfrm>
                          <a:prstGeom prst="rect">
                            <a:avLst/>
                          </a:prstGeom>
                        </pic:spPr>
                      </pic:pic>
                      <pic:pic xmlns:pic="http://schemas.openxmlformats.org/drawingml/2006/picture">
                        <pic:nvPicPr>
                          <pic:cNvPr id="56" name="Picture 56"/>
                          <pic:cNvPicPr>
                            <a:picLocks noChangeAspect="1"/>
                          </pic:cNvPicPr>
                        </pic:nvPicPr>
                        <pic:blipFill rotWithShape="1">
                          <a:blip r:embed="rId74">
                            <a:extLst>
                              <a:ext uri="{28A0092B-C50C-407E-A947-70E740481C1C}">
                                <a14:useLocalDpi xmlns:a14="http://schemas.microsoft.com/office/drawing/2010/main" val="0"/>
                              </a:ext>
                            </a:extLst>
                          </a:blip>
                          <a:srcRect l="21573" t="7851" r="17648" b="17548"/>
                          <a:stretch/>
                        </pic:blipFill>
                        <pic:spPr bwMode="auto">
                          <a:xfrm>
                            <a:off x="0" y="54591"/>
                            <a:ext cx="734060" cy="4502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91B18B" id="Group 60" o:spid="_x0000_s1026" style="position:absolute;margin-left:57.65pt;margin-top:25.2pt;width:335.2pt;height:40.8pt;z-index:251676672;mso-width-relative:margin;mso-height-relative:margin" coordorigin=",136" coordsize="42573,5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31934;top:136;width:10639;height: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">
                  <v:imagedata r:id="rId75" o:title="" cropbottom="10742f" cropleft="38351f" cropright="7f"/>
                </v:shape>
                <v:shape id="Picture 58" o:spid="_x0000_s1028" type="#_x0000_t75" style="position:absolute;left:7915;top:545;width:23178;height: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">
                  <v:imagedata r:id="rId76" o:title=""/>
                </v:shape>
                <v:shape id="Picture 56" o:spid="_x0000_s1029" type="#_x0000_t75" style="position:absolute;top:545;width:7340;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">
                  <v:imagedata r:id="rId77" o:title="" croptop="5145f" cropbottom="11500f" cropleft="14138f" cropright="11566f"/>
                </v:shape>
                <w10:wrap type="topAndBottom"/>
              </v:group>
            </w:pict>
          </mc:Fallback>
        </mc:AlternateContent>
      </w:r>
      <w:r w:rsidR="00834A8A" w:rsidRPr="00CF739D">
        <w:rPr>
          <w:noProof/>
          <w:lang w:val="en-US"/>
        </w:rPr>
        <mc:AlternateContent>
          <mc:Choice Requires="wps">
            <w:drawing>
              <wp:anchor distT="0" distB="0" distL="114300" distR="114300" simplePos="0" relativeHeight="251662336" behindDoc="0" locked="0" layoutInCell="1" allowOverlap="1" wp14:anchorId="5F91CF46" wp14:editId="6781A73A">
                <wp:simplePos x="0" y="0"/>
                <wp:positionH relativeFrom="column">
                  <wp:posOffset>267970</wp:posOffset>
                </wp:positionH>
                <wp:positionV relativeFrom="paragraph">
                  <wp:posOffset>877570</wp:posOffset>
                </wp:positionV>
                <wp:extent cx="55403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01F24F3B" w14:textId="12B9A438" w:rsidR="00400E30" w:rsidRPr="00CF739D" w:rsidRDefault="00400E30">
                            <w:pPr>
                              <w:pStyle w:val="Caption"/>
                              <w:rPr>
                                <w:noProof/>
                                <w:szCs w:val="26"/>
                                <w:lang w:val="en-US"/>
                              </w:rPr>
                            </w:pPr>
                            <w:bookmarkStart w:id="2199" w:name="_Toc53138049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20</w:t>
                            </w:r>
                            <w:r>
                              <w:fldChar w:fldCharType="end"/>
                            </w:r>
                            <w:r>
                              <w:rPr>
                                <w:lang w:val="en-US"/>
                              </w:rPr>
                              <w:t xml:space="preserve"> Các chức năng ứng với biên nhận</w:t>
                            </w:r>
                            <w:bookmarkEnd w:id="2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1CF46" id="Text Box 61" o:spid="_x0000_s1027" type="#_x0000_t202" style="position:absolute;left:0;text-align:left;margin-left:21.1pt;margin-top:69.1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So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" stroked="f">
                <v:textbox style="mso-fit-shape-to-text:t" inset="0,0,0,0">
                  <w:txbxContent>
                    <w:p w14:paraId="01F24F3B" w14:textId="12B9A438" w:rsidR="00400E30" w:rsidRPr="00CF739D" w:rsidRDefault="00400E30">
                      <w:pPr>
                        <w:pStyle w:val="Caption"/>
                        <w:rPr>
                          <w:noProof/>
                          <w:szCs w:val="26"/>
                          <w:lang w:val="en-US"/>
                        </w:rPr>
                      </w:pPr>
                      <w:bookmarkStart w:id="2200" w:name="_Toc53138049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20</w:t>
                      </w:r>
                      <w:r>
                        <w:fldChar w:fldCharType="end"/>
                      </w:r>
                      <w:r>
                        <w:rPr>
                          <w:lang w:val="en-US"/>
                        </w:rPr>
                        <w:t xml:space="preserve"> Các chức năng ứng với biên nhận</w:t>
                      </w:r>
                      <w:bookmarkEnd w:id="2200"/>
                    </w:p>
                  </w:txbxContent>
                </v:textbox>
                <w10:wrap type="topAndBottom"/>
              </v:shape>
            </w:pict>
          </mc:Fallback>
        </mc:AlternateContent>
      </w:r>
      <w:r w:rsidR="003C2D88"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21</w:t>
      </w:r>
      <w:r w:rsidR="00EF3636" w:rsidRPr="00CF739D">
        <w:fldChar w:fldCharType="end"/>
      </w:r>
      <w:r w:rsidR="003C2D88" w:rsidRPr="00CF739D">
        <w:t xml:space="preserve"> Giao diện chi tiết biên nhận</w:t>
      </w:r>
      <w:bookmarkEnd w:id="2198"/>
    </w:p>
    <w:p w14:paraId="27F441FD" w14:textId="787A0A29" w:rsidR="002D2471" w:rsidRPr="00CF739D" w:rsidRDefault="002D2471" w:rsidP="00CF739D">
      <w:pPr>
        <w:spacing w:before="240" w:line="0" w:lineRule="atLeast"/>
      </w:pPr>
      <w:r w:rsidRPr="00CF739D">
        <w:rPr>
          <w:noProof/>
        </w:rPr>
        <w:t xml:space="preserve"> </w:t>
      </w:r>
      <w:r w:rsidR="00834A8A" w:rsidRPr="00CF739D">
        <w:rPr>
          <w:noProof/>
        </w:rPr>
        <w:t xml:space="preserve"> </w:t>
      </w:r>
    </w:p>
    <w:p w14:paraId="5D8585D7" w14:textId="09944A70" w:rsidR="00070C2F" w:rsidRPr="00CF739D" w:rsidRDefault="00070C2F" w:rsidP="00CF739D">
      <w:pPr>
        <w:pStyle w:val="Heading6"/>
        <w:numPr>
          <w:ilvl w:val="0"/>
          <w:numId w:val="80"/>
        </w:numPr>
        <w:spacing w:before="240" w:line="0" w:lineRule="atLeast"/>
        <w:ind w:left="630"/>
        <w:rPr>
          <w:rFonts w:cstheme="majorHAnsi"/>
          <w:lang w:val="en-US"/>
        </w:rPr>
      </w:pPr>
      <w:r w:rsidRPr="00920004">
        <w:rPr>
          <w:rFonts w:cstheme="majorHAnsi"/>
          <w:lang w:val="en-US"/>
        </w:rPr>
        <w:lastRenderedPageBreak/>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5D22" w:rsidRPr="00920004" w14:paraId="4D7B82A8" w14:textId="77777777" w:rsidTr="00565D22">
        <w:tc>
          <w:tcPr>
            <w:tcW w:w="805" w:type="dxa"/>
            <w:vAlign w:val="center"/>
          </w:tcPr>
          <w:p w14:paraId="0E2CA14F" w14:textId="77777777" w:rsidR="00565D22" w:rsidRPr="00E64310" w:rsidRDefault="00565D22" w:rsidP="00CF739D">
            <w:pPr>
              <w:rPr>
                <w:b/>
                <w:lang w:val="en-US"/>
              </w:rPr>
            </w:pPr>
            <w:r w:rsidRPr="00E64310">
              <w:rPr>
                <w:b/>
                <w:lang w:val="en-US"/>
              </w:rPr>
              <w:t>STT</w:t>
            </w:r>
          </w:p>
        </w:tc>
        <w:tc>
          <w:tcPr>
            <w:tcW w:w="1980" w:type="dxa"/>
            <w:vAlign w:val="center"/>
          </w:tcPr>
          <w:p w14:paraId="6135096C" w14:textId="77777777" w:rsidR="00565D22" w:rsidRPr="00E64310" w:rsidRDefault="00565D22" w:rsidP="00CF739D">
            <w:pPr>
              <w:rPr>
                <w:b/>
                <w:lang w:val="en-US"/>
              </w:rPr>
            </w:pPr>
            <w:r w:rsidRPr="00E64310">
              <w:rPr>
                <w:b/>
                <w:lang w:val="en-US"/>
              </w:rPr>
              <w:t>Loại điều khiển</w:t>
            </w:r>
          </w:p>
        </w:tc>
        <w:tc>
          <w:tcPr>
            <w:tcW w:w="2970" w:type="dxa"/>
            <w:vAlign w:val="center"/>
          </w:tcPr>
          <w:p w14:paraId="4AB75724" w14:textId="77777777" w:rsidR="00565D22" w:rsidRPr="00E64310" w:rsidRDefault="00565D22" w:rsidP="00CF739D">
            <w:pPr>
              <w:rPr>
                <w:b/>
                <w:lang w:val="en-US"/>
              </w:rPr>
            </w:pPr>
            <w:r w:rsidRPr="00E64310">
              <w:rPr>
                <w:b/>
                <w:lang w:val="en-US"/>
              </w:rPr>
              <w:t>Nội dung thực hiện</w:t>
            </w:r>
          </w:p>
        </w:tc>
        <w:tc>
          <w:tcPr>
            <w:tcW w:w="1266" w:type="dxa"/>
            <w:vAlign w:val="center"/>
          </w:tcPr>
          <w:p w14:paraId="7696D0EC" w14:textId="77777777" w:rsidR="00565D22" w:rsidRPr="00E64310" w:rsidRDefault="00565D22" w:rsidP="00CF739D">
            <w:pPr>
              <w:rPr>
                <w:b/>
                <w:lang w:val="en-US"/>
              </w:rPr>
            </w:pPr>
            <w:r w:rsidRPr="00E64310">
              <w:rPr>
                <w:b/>
                <w:lang w:val="en-US"/>
              </w:rPr>
              <w:t>Giá trị mặc định</w:t>
            </w:r>
          </w:p>
        </w:tc>
        <w:tc>
          <w:tcPr>
            <w:tcW w:w="1756" w:type="dxa"/>
            <w:vAlign w:val="center"/>
          </w:tcPr>
          <w:p w14:paraId="12D9ED91" w14:textId="77777777" w:rsidR="00565D22" w:rsidRPr="00E64310" w:rsidRDefault="00565D22" w:rsidP="00CF739D">
            <w:pPr>
              <w:rPr>
                <w:b/>
                <w:lang w:val="en-US"/>
              </w:rPr>
            </w:pPr>
            <w:r w:rsidRPr="00E64310">
              <w:rPr>
                <w:b/>
                <w:lang w:val="en-US"/>
              </w:rPr>
              <w:t>Lưu ý</w:t>
            </w:r>
          </w:p>
        </w:tc>
      </w:tr>
      <w:tr w:rsidR="00565D22" w:rsidRPr="00920004" w14:paraId="0D18E1CA" w14:textId="77777777" w:rsidTr="00565D22">
        <w:tc>
          <w:tcPr>
            <w:tcW w:w="805" w:type="dxa"/>
          </w:tcPr>
          <w:p w14:paraId="16503C9A" w14:textId="77777777" w:rsidR="00565D22" w:rsidRPr="00920004" w:rsidRDefault="00565D22" w:rsidP="00CF739D">
            <w:pPr>
              <w:spacing w:before="240" w:line="0" w:lineRule="atLeast"/>
              <w:jc w:val="center"/>
              <w:rPr>
                <w:lang w:val="en-US"/>
              </w:rPr>
            </w:pPr>
            <w:r w:rsidRPr="00920004">
              <w:rPr>
                <w:lang w:val="en-US"/>
              </w:rPr>
              <w:t>1</w:t>
            </w:r>
          </w:p>
        </w:tc>
        <w:tc>
          <w:tcPr>
            <w:tcW w:w="1980" w:type="dxa"/>
          </w:tcPr>
          <w:p w14:paraId="1F31A40F" w14:textId="77777777" w:rsidR="00565D22" w:rsidRPr="00920004" w:rsidRDefault="00565D22" w:rsidP="00CF739D">
            <w:pPr>
              <w:rPr>
                <w:lang w:val="en-US"/>
              </w:rPr>
            </w:pPr>
            <w:r w:rsidRPr="00920004">
              <w:rPr>
                <w:lang w:val="en-US"/>
              </w:rPr>
              <w:t>span</w:t>
            </w:r>
          </w:p>
        </w:tc>
        <w:tc>
          <w:tcPr>
            <w:tcW w:w="2970" w:type="dxa"/>
          </w:tcPr>
          <w:p w14:paraId="4E6F8B32" w14:textId="2A54B9F3" w:rsidR="00565D22" w:rsidRPr="00920004" w:rsidRDefault="00565D22" w:rsidP="00CF739D">
            <w:pPr>
              <w:rPr>
                <w:lang w:val="en-US"/>
              </w:rPr>
            </w:pPr>
            <w:r w:rsidRPr="00920004">
              <w:rPr>
                <w:lang w:val="en-US"/>
              </w:rPr>
              <w:t xml:space="preserve">Trạng thái </w:t>
            </w:r>
            <w:r w:rsidR="00323EED" w:rsidRPr="00920004">
              <w:rPr>
                <w:lang w:val="en-US"/>
              </w:rPr>
              <w:t>biên nhận</w:t>
            </w:r>
          </w:p>
        </w:tc>
        <w:tc>
          <w:tcPr>
            <w:tcW w:w="1266" w:type="dxa"/>
          </w:tcPr>
          <w:p w14:paraId="283BDC66" w14:textId="77777777" w:rsidR="00565D22" w:rsidRPr="00920004" w:rsidRDefault="00565D22" w:rsidP="00CF739D">
            <w:pPr>
              <w:rPr>
                <w:lang w:val="en-US"/>
              </w:rPr>
            </w:pPr>
          </w:p>
        </w:tc>
        <w:tc>
          <w:tcPr>
            <w:tcW w:w="1756" w:type="dxa"/>
          </w:tcPr>
          <w:p w14:paraId="1B8309BA" w14:textId="77777777" w:rsidR="00565D22" w:rsidRPr="00920004" w:rsidRDefault="00565D22" w:rsidP="00CF739D">
            <w:pPr>
              <w:rPr>
                <w:lang w:val="en-US"/>
              </w:rPr>
            </w:pPr>
          </w:p>
        </w:tc>
      </w:tr>
      <w:tr w:rsidR="00565D22" w:rsidRPr="00920004" w14:paraId="181FA7C4" w14:textId="77777777" w:rsidTr="00565D22">
        <w:tc>
          <w:tcPr>
            <w:tcW w:w="805" w:type="dxa"/>
          </w:tcPr>
          <w:p w14:paraId="104D75D8" w14:textId="18637107" w:rsidR="00565D22" w:rsidRPr="00920004" w:rsidRDefault="00323EED" w:rsidP="00CF739D">
            <w:pPr>
              <w:spacing w:before="240" w:line="0" w:lineRule="atLeast"/>
              <w:jc w:val="center"/>
              <w:rPr>
                <w:lang w:val="en-US"/>
              </w:rPr>
            </w:pPr>
            <w:r w:rsidRPr="00920004">
              <w:rPr>
                <w:lang w:val="en-US"/>
              </w:rPr>
              <w:t>2</w:t>
            </w:r>
          </w:p>
        </w:tc>
        <w:tc>
          <w:tcPr>
            <w:tcW w:w="1980" w:type="dxa"/>
          </w:tcPr>
          <w:p w14:paraId="06AE8815" w14:textId="77777777" w:rsidR="00565D22" w:rsidRPr="00920004" w:rsidRDefault="00565D22" w:rsidP="00CF739D">
            <w:pPr>
              <w:rPr>
                <w:lang w:val="en-US"/>
              </w:rPr>
            </w:pPr>
            <w:r w:rsidRPr="00920004">
              <w:rPr>
                <w:lang w:val="en-US"/>
              </w:rPr>
              <w:t>span</w:t>
            </w:r>
          </w:p>
        </w:tc>
        <w:tc>
          <w:tcPr>
            <w:tcW w:w="2970" w:type="dxa"/>
          </w:tcPr>
          <w:p w14:paraId="21986797" w14:textId="6ECAD7AE" w:rsidR="00565D22" w:rsidRPr="00920004" w:rsidRDefault="00565D22" w:rsidP="00CF739D">
            <w:pPr>
              <w:rPr>
                <w:lang w:val="en-US"/>
              </w:rPr>
            </w:pPr>
            <w:r w:rsidRPr="00920004">
              <w:rPr>
                <w:lang w:val="en-US"/>
              </w:rPr>
              <w:t xml:space="preserve">Hiển thị thông tin </w:t>
            </w:r>
            <w:r w:rsidR="00323EED" w:rsidRPr="00920004">
              <w:rPr>
                <w:lang w:val="en-US"/>
              </w:rPr>
              <w:t>biên nhận:</w:t>
            </w:r>
          </w:p>
          <w:p w14:paraId="419C7748" w14:textId="77777777" w:rsidR="00323EED" w:rsidRPr="00920004" w:rsidRDefault="00323EED" w:rsidP="00CF739D">
            <w:pPr>
              <w:rPr>
                <w:lang w:val="en-US"/>
              </w:rPr>
            </w:pPr>
            <w:r w:rsidRPr="00920004">
              <w:rPr>
                <w:lang w:val="en-US"/>
              </w:rPr>
              <w:t>- Họ tên, email, số điện thoại khách hàng.</w:t>
            </w:r>
          </w:p>
          <w:p w14:paraId="5BF3A5D9" w14:textId="77777777" w:rsidR="00323EED" w:rsidRPr="00920004" w:rsidRDefault="00323EED" w:rsidP="00CF739D">
            <w:pPr>
              <w:rPr>
                <w:lang w:val="en-US"/>
              </w:rPr>
            </w:pPr>
            <w:r w:rsidRPr="00920004">
              <w:rPr>
                <w:lang w:val="en-US"/>
              </w:rPr>
              <w:t>- Tên chi nhánh, địa chỉ chi nhánh.</w:t>
            </w:r>
          </w:p>
          <w:p w14:paraId="65ACA166" w14:textId="77777777" w:rsidR="00323EED" w:rsidRPr="00920004" w:rsidRDefault="00323EED" w:rsidP="00CF739D">
            <w:pPr>
              <w:rPr>
                <w:lang w:val="en-US"/>
              </w:rPr>
            </w:pPr>
            <w:r w:rsidRPr="00920004">
              <w:rPr>
                <w:lang w:val="en-US"/>
              </w:rPr>
              <w:t>- Thời gian lấy và trả đồ bao gồm cả ngày và giờ.</w:t>
            </w:r>
          </w:p>
          <w:p w14:paraId="5F271160" w14:textId="77777777" w:rsidR="00323EED" w:rsidRPr="00920004" w:rsidRDefault="00323EED" w:rsidP="00CF739D">
            <w:pPr>
              <w:rPr>
                <w:lang w:val="en-US"/>
              </w:rPr>
            </w:pPr>
            <w:r w:rsidRPr="00920004">
              <w:rPr>
                <w:lang w:val="en-US"/>
              </w:rPr>
              <w:t>- Địa chỉ lấy và trả đồ.</w:t>
            </w:r>
          </w:p>
          <w:p w14:paraId="70A75256" w14:textId="3B38717B" w:rsidR="00323EED" w:rsidRPr="00920004" w:rsidRDefault="00323EED" w:rsidP="00CF739D">
            <w:pPr>
              <w:rPr>
                <w:lang w:val="en-US"/>
              </w:rPr>
            </w:pPr>
            <w:r w:rsidRPr="00920004">
              <w:rPr>
                <w:lang w:val="en-US"/>
              </w:rPr>
              <w:t>- Ho tên nhân viên lấy và trả đồ.</w:t>
            </w:r>
          </w:p>
        </w:tc>
        <w:tc>
          <w:tcPr>
            <w:tcW w:w="1266" w:type="dxa"/>
          </w:tcPr>
          <w:p w14:paraId="5E0E9CBC" w14:textId="77777777" w:rsidR="00565D22" w:rsidRPr="00920004" w:rsidRDefault="00565D22" w:rsidP="00CF739D">
            <w:pPr>
              <w:rPr>
                <w:lang w:val="en-US"/>
              </w:rPr>
            </w:pPr>
          </w:p>
        </w:tc>
        <w:tc>
          <w:tcPr>
            <w:tcW w:w="1756" w:type="dxa"/>
          </w:tcPr>
          <w:p w14:paraId="719FBCEC" w14:textId="5A2EA465" w:rsidR="00565D22" w:rsidRPr="00920004" w:rsidRDefault="00323EED" w:rsidP="00CF739D">
            <w:pPr>
              <w:rPr>
                <w:lang w:val="en-US"/>
              </w:rPr>
            </w:pPr>
            <w:r w:rsidRPr="00920004">
              <w:rPr>
                <w:lang w:val="en-US"/>
              </w:rPr>
              <w:t>- Nếu chưa được cập nhật thời gian lấy và trả đồ. Thông tin sẽ lấy từ bên đơn hàng.</w:t>
            </w:r>
          </w:p>
        </w:tc>
      </w:tr>
      <w:tr w:rsidR="00565D22" w:rsidRPr="00920004" w14:paraId="6D396ED9" w14:textId="77777777" w:rsidTr="00565D22">
        <w:tc>
          <w:tcPr>
            <w:tcW w:w="805" w:type="dxa"/>
          </w:tcPr>
          <w:p w14:paraId="1173D1C3" w14:textId="77777777" w:rsidR="00565D22" w:rsidRPr="00920004" w:rsidRDefault="00565D22" w:rsidP="00CF739D">
            <w:pPr>
              <w:spacing w:before="240" w:line="0" w:lineRule="atLeast"/>
              <w:jc w:val="center"/>
              <w:rPr>
                <w:lang w:val="en-US"/>
              </w:rPr>
            </w:pPr>
            <w:r w:rsidRPr="00920004">
              <w:rPr>
                <w:lang w:val="en-US"/>
              </w:rPr>
              <w:t>4</w:t>
            </w:r>
          </w:p>
        </w:tc>
        <w:tc>
          <w:tcPr>
            <w:tcW w:w="1980" w:type="dxa"/>
          </w:tcPr>
          <w:p w14:paraId="2342EB3A" w14:textId="77777777" w:rsidR="00565D22" w:rsidRPr="00920004" w:rsidRDefault="00565D22" w:rsidP="00CF739D">
            <w:pPr>
              <w:rPr>
                <w:lang w:val="en-US"/>
              </w:rPr>
            </w:pPr>
            <w:r w:rsidRPr="00920004">
              <w:rPr>
                <w:lang w:val="en-US"/>
              </w:rPr>
              <w:t>table</w:t>
            </w:r>
          </w:p>
        </w:tc>
        <w:tc>
          <w:tcPr>
            <w:tcW w:w="2970" w:type="dxa"/>
          </w:tcPr>
          <w:p w14:paraId="5946CB30" w14:textId="67724317" w:rsidR="00565D22" w:rsidRPr="00920004" w:rsidRDefault="00565D22" w:rsidP="00CF739D">
            <w:pPr>
              <w:rPr>
                <w:lang w:val="en-US"/>
              </w:rPr>
            </w:pPr>
            <w:r w:rsidRPr="00920004">
              <w:rPr>
                <w:lang w:val="en-US"/>
              </w:rPr>
              <w:t xml:space="preserve">Hiển thị chi tiết đơn hàng (số thứ tự, loại dịch vụ, quần áo, số lượng, đơn vị tính, </w:t>
            </w:r>
            <w:r w:rsidR="00323EED" w:rsidRPr="00920004">
              <w:rPr>
                <w:lang w:val="en-US"/>
              </w:rPr>
              <w:t>tổng tạm</w:t>
            </w:r>
            <w:r w:rsidRPr="00920004">
              <w:rPr>
                <w:lang w:val="en-US"/>
              </w:rPr>
              <w:t>, số lượng</w:t>
            </w:r>
            <w:r w:rsidR="00323EED" w:rsidRPr="00920004">
              <w:rPr>
                <w:lang w:val="en-US"/>
              </w:rPr>
              <w:t xml:space="preserve"> đã nhận, số lượng đã trả</w:t>
            </w:r>
            <w:r w:rsidRPr="00920004">
              <w:rPr>
                <w:lang w:val="en-US"/>
              </w:rPr>
              <w:t>, chi tiết thêm).</w:t>
            </w:r>
          </w:p>
          <w:p w14:paraId="0BEDD658" w14:textId="77777777" w:rsidR="00565D22" w:rsidRPr="00920004" w:rsidRDefault="00565D22" w:rsidP="00CF739D">
            <w:pPr>
              <w:rPr>
                <w:lang w:val="en-US"/>
              </w:rPr>
            </w:pPr>
            <w:r w:rsidRPr="00920004">
              <w:rPr>
                <w:lang w:val="en-US"/>
              </w:rPr>
              <w:t>Chi tiết thêm bao gồm:</w:t>
            </w:r>
          </w:p>
          <w:p w14:paraId="3E44A2A5" w14:textId="77777777" w:rsidR="00565D22" w:rsidRPr="00920004" w:rsidRDefault="00565D22" w:rsidP="00CF739D">
            <w:pPr>
              <w:rPr>
                <w:lang w:val="en-US"/>
              </w:rPr>
            </w:pPr>
            <w:r w:rsidRPr="00920004">
              <w:rPr>
                <w:lang w:val="en-US"/>
              </w:rPr>
              <w:t>Chất liệu</w:t>
            </w:r>
          </w:p>
          <w:p w14:paraId="6A206204" w14:textId="77777777" w:rsidR="00565D22" w:rsidRPr="00920004" w:rsidRDefault="00565D22" w:rsidP="00CF739D">
            <w:pPr>
              <w:rPr>
                <w:lang w:val="en-US"/>
              </w:rPr>
            </w:pPr>
            <w:r w:rsidRPr="00920004">
              <w:rPr>
                <w:lang w:val="en-US"/>
              </w:rPr>
              <w:t>Màu sắc</w:t>
            </w:r>
          </w:p>
          <w:p w14:paraId="775D17A1" w14:textId="77777777" w:rsidR="00565D22" w:rsidRPr="00920004" w:rsidRDefault="00565D22" w:rsidP="00CF739D">
            <w:pPr>
              <w:rPr>
                <w:lang w:val="en-US"/>
              </w:rPr>
            </w:pPr>
            <w:r w:rsidRPr="00920004">
              <w:rPr>
                <w:lang w:val="en-US"/>
              </w:rPr>
              <w:t>Nhãn hiệu</w:t>
            </w:r>
          </w:p>
          <w:p w14:paraId="49607612" w14:textId="77777777" w:rsidR="00565D22" w:rsidRPr="00920004" w:rsidRDefault="00565D22" w:rsidP="00CF739D">
            <w:pPr>
              <w:rPr>
                <w:lang w:val="en-US"/>
              </w:rPr>
            </w:pPr>
            <w:r w:rsidRPr="00920004">
              <w:rPr>
                <w:lang w:val="en-US"/>
              </w:rPr>
              <w:t>Ghi chú</w:t>
            </w:r>
          </w:p>
        </w:tc>
        <w:tc>
          <w:tcPr>
            <w:tcW w:w="1266" w:type="dxa"/>
          </w:tcPr>
          <w:p w14:paraId="149E70AD" w14:textId="77777777" w:rsidR="00565D22" w:rsidRPr="00920004" w:rsidRDefault="00565D22" w:rsidP="00CF739D">
            <w:pPr>
              <w:rPr>
                <w:lang w:val="en-US"/>
              </w:rPr>
            </w:pPr>
            <w:r w:rsidRPr="00920004">
              <w:rPr>
                <w:lang w:val="en-US"/>
              </w:rPr>
              <w:t>Không có dữ liệu nếu rỗng</w:t>
            </w:r>
          </w:p>
        </w:tc>
        <w:tc>
          <w:tcPr>
            <w:tcW w:w="1756" w:type="dxa"/>
          </w:tcPr>
          <w:p w14:paraId="1D55520D" w14:textId="30C365B0" w:rsidR="00565D22" w:rsidRPr="00920004" w:rsidRDefault="00323EED" w:rsidP="00CF739D">
            <w:pPr>
              <w:rPr>
                <w:lang w:val="en-US"/>
              </w:rPr>
            </w:pPr>
            <w:r w:rsidRPr="00920004">
              <w:rPr>
                <w:lang w:val="en-US"/>
              </w:rPr>
              <w:t>Tổng tạm sẽ là 0 nếu chưa cập nhật số lượng đã nhận.</w:t>
            </w:r>
          </w:p>
        </w:tc>
      </w:tr>
      <w:tr w:rsidR="00565D22" w:rsidRPr="00920004" w14:paraId="25319E1A" w14:textId="77777777" w:rsidTr="00565D22">
        <w:tc>
          <w:tcPr>
            <w:tcW w:w="805" w:type="dxa"/>
          </w:tcPr>
          <w:p w14:paraId="4F5E6887" w14:textId="77777777" w:rsidR="00565D22" w:rsidRPr="00920004" w:rsidRDefault="00565D22" w:rsidP="00CF739D">
            <w:pPr>
              <w:spacing w:before="240" w:line="0" w:lineRule="atLeast"/>
              <w:jc w:val="center"/>
              <w:rPr>
                <w:lang w:val="en-US"/>
              </w:rPr>
            </w:pPr>
            <w:r w:rsidRPr="00920004">
              <w:rPr>
                <w:lang w:val="en-US"/>
              </w:rPr>
              <w:t>5</w:t>
            </w:r>
          </w:p>
        </w:tc>
        <w:tc>
          <w:tcPr>
            <w:tcW w:w="1980" w:type="dxa"/>
          </w:tcPr>
          <w:p w14:paraId="73DCD9E2" w14:textId="77777777" w:rsidR="00565D22" w:rsidRPr="00920004" w:rsidRDefault="00565D22" w:rsidP="00CF739D">
            <w:pPr>
              <w:rPr>
                <w:lang w:val="en-US"/>
              </w:rPr>
            </w:pPr>
            <w:r w:rsidRPr="00920004">
              <w:rPr>
                <w:lang w:val="en-US"/>
              </w:rPr>
              <w:t>button</w:t>
            </w:r>
          </w:p>
        </w:tc>
        <w:tc>
          <w:tcPr>
            <w:tcW w:w="2970" w:type="dxa"/>
          </w:tcPr>
          <w:p w14:paraId="7A9FA0F1" w14:textId="07C03759" w:rsidR="00565D22" w:rsidRPr="00920004" w:rsidRDefault="00323EED" w:rsidP="00CF739D">
            <w:pPr>
              <w:rPr>
                <w:lang w:val="en-US"/>
              </w:rPr>
            </w:pPr>
            <w:r w:rsidRPr="00920004">
              <w:rPr>
                <w:lang w:val="en-US"/>
              </w:rPr>
              <w:t>Cập nhật biên nhận</w:t>
            </w:r>
          </w:p>
        </w:tc>
        <w:tc>
          <w:tcPr>
            <w:tcW w:w="1266" w:type="dxa"/>
          </w:tcPr>
          <w:p w14:paraId="58EE48D7" w14:textId="7503AD81" w:rsidR="00565D22" w:rsidRPr="00920004" w:rsidRDefault="00565D22" w:rsidP="00CF739D">
            <w:pPr>
              <w:rPr>
                <w:lang w:val="en-US"/>
              </w:rPr>
            </w:pPr>
          </w:p>
        </w:tc>
        <w:tc>
          <w:tcPr>
            <w:tcW w:w="1756" w:type="dxa"/>
          </w:tcPr>
          <w:p w14:paraId="486D53B8" w14:textId="7031B6A3" w:rsidR="00565D22" w:rsidRPr="00920004" w:rsidRDefault="001C0454" w:rsidP="00CF739D">
            <w:pPr>
              <w:rPr>
                <w:lang w:val="en-US"/>
              </w:rPr>
            </w:pPr>
            <w:r w:rsidRPr="00920004">
              <w:rPr>
                <w:lang w:val="en-US"/>
              </w:rPr>
              <w:t>Hiển thị khi biên nhận đã được xác nhận đã lấy đồ.</w:t>
            </w:r>
          </w:p>
        </w:tc>
      </w:tr>
      <w:tr w:rsidR="00323EED" w:rsidRPr="00920004" w14:paraId="5F94F10B" w14:textId="77777777" w:rsidTr="00565D22">
        <w:tc>
          <w:tcPr>
            <w:tcW w:w="805" w:type="dxa"/>
          </w:tcPr>
          <w:p w14:paraId="20AC7FD5" w14:textId="741801A8" w:rsidR="00323EED" w:rsidRPr="00920004" w:rsidRDefault="00323EED" w:rsidP="00CF739D">
            <w:pPr>
              <w:spacing w:before="240" w:line="0" w:lineRule="atLeast"/>
              <w:jc w:val="center"/>
              <w:rPr>
                <w:lang w:val="en-US"/>
              </w:rPr>
            </w:pPr>
            <w:r w:rsidRPr="00920004">
              <w:rPr>
                <w:lang w:val="en-US"/>
              </w:rPr>
              <w:t>6</w:t>
            </w:r>
          </w:p>
        </w:tc>
        <w:tc>
          <w:tcPr>
            <w:tcW w:w="1980" w:type="dxa"/>
          </w:tcPr>
          <w:p w14:paraId="14B0CC1F" w14:textId="6D833417" w:rsidR="00323EED" w:rsidRPr="00920004" w:rsidRDefault="00323EED" w:rsidP="00CF739D">
            <w:pPr>
              <w:rPr>
                <w:lang w:val="en-US"/>
              </w:rPr>
            </w:pPr>
            <w:r w:rsidRPr="00920004">
              <w:rPr>
                <w:lang w:val="en-US"/>
              </w:rPr>
              <w:t>button</w:t>
            </w:r>
          </w:p>
        </w:tc>
        <w:tc>
          <w:tcPr>
            <w:tcW w:w="2970" w:type="dxa"/>
          </w:tcPr>
          <w:p w14:paraId="5D938E83" w14:textId="432D23AC" w:rsidR="00323EED" w:rsidRPr="00920004" w:rsidRDefault="00323EED" w:rsidP="00CF739D">
            <w:pPr>
              <w:rPr>
                <w:lang w:val="en-US"/>
              </w:rPr>
            </w:pPr>
            <w:r w:rsidRPr="00920004">
              <w:rPr>
                <w:lang w:val="en-US"/>
              </w:rPr>
              <w:t>Trả đồ. Đồng ý thực hiện trả đồ đối với biên nhận đó.</w:t>
            </w:r>
          </w:p>
        </w:tc>
        <w:tc>
          <w:tcPr>
            <w:tcW w:w="1266" w:type="dxa"/>
          </w:tcPr>
          <w:p w14:paraId="00CF1BD9" w14:textId="77777777" w:rsidR="00323EED" w:rsidRPr="00920004" w:rsidRDefault="00323EED" w:rsidP="00CF739D">
            <w:pPr>
              <w:rPr>
                <w:lang w:val="en-US"/>
              </w:rPr>
            </w:pPr>
          </w:p>
        </w:tc>
        <w:tc>
          <w:tcPr>
            <w:tcW w:w="1756" w:type="dxa"/>
          </w:tcPr>
          <w:p w14:paraId="246C08A9" w14:textId="2F8685E3" w:rsidR="001C0454" w:rsidRPr="00920004" w:rsidRDefault="001C0454" w:rsidP="00CF739D">
            <w:pPr>
              <w:rPr>
                <w:lang w:val="en-US"/>
              </w:rPr>
            </w:pPr>
            <w:r w:rsidRPr="00920004">
              <w:rPr>
                <w:lang w:val="en-US"/>
              </w:rPr>
              <w:t>Hiển thị khi đơn hàng đã được xử lí xong.</w:t>
            </w:r>
          </w:p>
        </w:tc>
      </w:tr>
      <w:tr w:rsidR="00323EED" w:rsidRPr="00920004" w14:paraId="382E7BCE" w14:textId="77777777" w:rsidTr="00565D22">
        <w:tc>
          <w:tcPr>
            <w:tcW w:w="805" w:type="dxa"/>
          </w:tcPr>
          <w:p w14:paraId="2FD6A938" w14:textId="35BE5A3F" w:rsidR="00323EED" w:rsidRPr="00920004" w:rsidRDefault="00323EED" w:rsidP="00CF739D">
            <w:pPr>
              <w:spacing w:before="240" w:line="0" w:lineRule="atLeast"/>
              <w:jc w:val="center"/>
              <w:rPr>
                <w:lang w:val="en-US"/>
              </w:rPr>
            </w:pPr>
            <w:r w:rsidRPr="00920004">
              <w:rPr>
                <w:lang w:val="en-US"/>
              </w:rPr>
              <w:t>7</w:t>
            </w:r>
          </w:p>
        </w:tc>
        <w:tc>
          <w:tcPr>
            <w:tcW w:w="1980" w:type="dxa"/>
          </w:tcPr>
          <w:p w14:paraId="5926874F" w14:textId="3FBB2B79" w:rsidR="00323EED" w:rsidRPr="00920004" w:rsidRDefault="00323EED" w:rsidP="00CF739D">
            <w:pPr>
              <w:rPr>
                <w:lang w:val="en-US"/>
              </w:rPr>
            </w:pPr>
            <w:r w:rsidRPr="00920004">
              <w:rPr>
                <w:lang w:val="en-US"/>
              </w:rPr>
              <w:t>button</w:t>
            </w:r>
          </w:p>
        </w:tc>
        <w:tc>
          <w:tcPr>
            <w:tcW w:w="2970" w:type="dxa"/>
          </w:tcPr>
          <w:p w14:paraId="3621C3DB" w14:textId="36B8F9F3" w:rsidR="00323EED" w:rsidRPr="00920004" w:rsidRDefault="00323EED" w:rsidP="00CF739D">
            <w:pPr>
              <w:rPr>
                <w:lang w:val="en-US"/>
              </w:rPr>
            </w:pPr>
            <w:r w:rsidRPr="00920004">
              <w:rPr>
                <w:lang w:val="en-US"/>
              </w:rPr>
              <w:t>Lấy đồ. Đồng ý thực hiện lấy đồ đối với biên nhận đó.</w:t>
            </w:r>
          </w:p>
        </w:tc>
        <w:tc>
          <w:tcPr>
            <w:tcW w:w="1266" w:type="dxa"/>
          </w:tcPr>
          <w:p w14:paraId="48638073" w14:textId="77777777" w:rsidR="00323EED" w:rsidRPr="00920004" w:rsidRDefault="00323EED" w:rsidP="00CF739D">
            <w:pPr>
              <w:rPr>
                <w:lang w:val="en-US"/>
              </w:rPr>
            </w:pPr>
          </w:p>
        </w:tc>
        <w:tc>
          <w:tcPr>
            <w:tcW w:w="1756" w:type="dxa"/>
          </w:tcPr>
          <w:p w14:paraId="2C439817" w14:textId="660C94CC" w:rsidR="00323EED" w:rsidRPr="00920004" w:rsidRDefault="001C0454" w:rsidP="00CF739D">
            <w:pPr>
              <w:rPr>
                <w:lang w:val="en-US"/>
              </w:rPr>
            </w:pPr>
            <w:r w:rsidRPr="00920004">
              <w:rPr>
                <w:lang w:val="en-US"/>
              </w:rPr>
              <w:t>Hiển thị đơn hàng đã được xác nhận.</w:t>
            </w:r>
          </w:p>
        </w:tc>
      </w:tr>
      <w:tr w:rsidR="00323EED" w:rsidRPr="00920004" w14:paraId="520C577A" w14:textId="77777777" w:rsidTr="00565D22">
        <w:tc>
          <w:tcPr>
            <w:tcW w:w="805" w:type="dxa"/>
          </w:tcPr>
          <w:p w14:paraId="121F96B0" w14:textId="7159BBBC" w:rsidR="00323EED" w:rsidRPr="00920004" w:rsidRDefault="00323EED" w:rsidP="00CF739D">
            <w:pPr>
              <w:spacing w:before="240" w:line="0" w:lineRule="atLeast"/>
              <w:jc w:val="center"/>
              <w:rPr>
                <w:lang w:val="en-US"/>
              </w:rPr>
            </w:pPr>
            <w:r w:rsidRPr="00920004">
              <w:rPr>
                <w:lang w:val="en-US"/>
              </w:rPr>
              <w:lastRenderedPageBreak/>
              <w:t>8</w:t>
            </w:r>
          </w:p>
        </w:tc>
        <w:tc>
          <w:tcPr>
            <w:tcW w:w="1980" w:type="dxa"/>
          </w:tcPr>
          <w:p w14:paraId="60E49C6D" w14:textId="515D212D" w:rsidR="00323EED" w:rsidRPr="00920004" w:rsidRDefault="00323EED" w:rsidP="00CF739D">
            <w:pPr>
              <w:rPr>
                <w:lang w:val="en-US"/>
              </w:rPr>
            </w:pPr>
            <w:r w:rsidRPr="00920004">
              <w:rPr>
                <w:lang w:val="en-US"/>
              </w:rPr>
              <w:t>button</w:t>
            </w:r>
          </w:p>
        </w:tc>
        <w:tc>
          <w:tcPr>
            <w:tcW w:w="2970" w:type="dxa"/>
          </w:tcPr>
          <w:p w14:paraId="3D51EE2B" w14:textId="04F7EEEE" w:rsidR="00323EED" w:rsidRPr="00920004" w:rsidRDefault="00323EED" w:rsidP="00CF739D">
            <w:pPr>
              <w:rPr>
                <w:lang w:val="en-US"/>
              </w:rPr>
            </w:pPr>
            <w:r w:rsidRPr="00920004">
              <w:rPr>
                <w:lang w:val="en-US"/>
              </w:rPr>
              <w:t>Đã lấy. Xác nhận đã lấy thành công.</w:t>
            </w:r>
          </w:p>
        </w:tc>
        <w:tc>
          <w:tcPr>
            <w:tcW w:w="1266" w:type="dxa"/>
          </w:tcPr>
          <w:p w14:paraId="0B2AC908" w14:textId="77777777" w:rsidR="00323EED" w:rsidRPr="00920004" w:rsidRDefault="00323EED" w:rsidP="00CF739D">
            <w:pPr>
              <w:rPr>
                <w:lang w:val="en-US"/>
              </w:rPr>
            </w:pPr>
          </w:p>
        </w:tc>
        <w:tc>
          <w:tcPr>
            <w:tcW w:w="1756" w:type="dxa"/>
          </w:tcPr>
          <w:p w14:paraId="036EF07B" w14:textId="6EFB92A1" w:rsidR="00323EED" w:rsidRPr="00920004" w:rsidRDefault="001C0454" w:rsidP="00CF739D">
            <w:pPr>
              <w:rPr>
                <w:lang w:val="en-US"/>
              </w:rPr>
            </w:pPr>
            <w:r w:rsidRPr="00920004">
              <w:rPr>
                <w:lang w:val="en-US"/>
              </w:rPr>
              <w:t>Hiển thị sau khi đã có nhân viên xác nhận lấy đồ.</w:t>
            </w:r>
          </w:p>
        </w:tc>
      </w:tr>
      <w:tr w:rsidR="00323EED" w:rsidRPr="00920004" w14:paraId="6FA09957" w14:textId="77777777" w:rsidTr="00565D22">
        <w:tc>
          <w:tcPr>
            <w:tcW w:w="805" w:type="dxa"/>
          </w:tcPr>
          <w:p w14:paraId="130B98F4" w14:textId="7F278734" w:rsidR="00323EED" w:rsidRPr="00920004" w:rsidRDefault="00323EED" w:rsidP="00CF739D">
            <w:pPr>
              <w:spacing w:before="240" w:line="0" w:lineRule="atLeast"/>
              <w:jc w:val="center"/>
              <w:rPr>
                <w:lang w:val="en-US"/>
              </w:rPr>
            </w:pPr>
            <w:r w:rsidRPr="00920004">
              <w:rPr>
                <w:lang w:val="en-US"/>
              </w:rPr>
              <w:t>9</w:t>
            </w:r>
          </w:p>
        </w:tc>
        <w:tc>
          <w:tcPr>
            <w:tcW w:w="1980" w:type="dxa"/>
          </w:tcPr>
          <w:p w14:paraId="3EF78615" w14:textId="329F36BE" w:rsidR="00323EED" w:rsidRPr="00920004" w:rsidRDefault="00323EED" w:rsidP="00CF739D">
            <w:pPr>
              <w:rPr>
                <w:lang w:val="en-US"/>
              </w:rPr>
            </w:pPr>
            <w:r w:rsidRPr="00920004">
              <w:rPr>
                <w:lang w:val="en-US"/>
              </w:rPr>
              <w:t>button</w:t>
            </w:r>
          </w:p>
        </w:tc>
        <w:tc>
          <w:tcPr>
            <w:tcW w:w="2970" w:type="dxa"/>
          </w:tcPr>
          <w:p w14:paraId="38DFAB5F" w14:textId="155B924E" w:rsidR="00323EED" w:rsidRPr="00920004" w:rsidRDefault="00323EED" w:rsidP="00CF739D">
            <w:pPr>
              <w:rPr>
                <w:lang w:val="en-US"/>
              </w:rPr>
            </w:pPr>
            <w:r w:rsidRPr="00920004">
              <w:rPr>
                <w:lang w:val="en-US"/>
              </w:rPr>
              <w:t>Đã trả. Xác nhận đã trả thành công</w:t>
            </w:r>
          </w:p>
        </w:tc>
        <w:tc>
          <w:tcPr>
            <w:tcW w:w="1266" w:type="dxa"/>
          </w:tcPr>
          <w:p w14:paraId="77BE29E2" w14:textId="77777777" w:rsidR="00323EED" w:rsidRPr="00920004" w:rsidRDefault="00323EED" w:rsidP="00CF739D">
            <w:pPr>
              <w:rPr>
                <w:lang w:val="en-US"/>
              </w:rPr>
            </w:pPr>
          </w:p>
        </w:tc>
        <w:tc>
          <w:tcPr>
            <w:tcW w:w="1756" w:type="dxa"/>
          </w:tcPr>
          <w:p w14:paraId="5559C327" w14:textId="1FE8635B" w:rsidR="00323EED" w:rsidRPr="00920004" w:rsidRDefault="001C0454" w:rsidP="00CF739D">
            <w:pPr>
              <w:rPr>
                <w:lang w:val="en-US"/>
              </w:rPr>
            </w:pPr>
            <w:r w:rsidRPr="00920004">
              <w:rPr>
                <w:lang w:val="en-US"/>
              </w:rPr>
              <w:t>Hiển thị khi đơn hàng đã xử lí hoàn tất.</w:t>
            </w:r>
          </w:p>
        </w:tc>
      </w:tr>
    </w:tbl>
    <w:p w14:paraId="18F871A6" w14:textId="4D9DED2A" w:rsidR="00565D22" w:rsidRPr="00CF739D" w:rsidRDefault="005A14ED" w:rsidP="00CF739D">
      <w:pPr>
        <w:pStyle w:val="Caption"/>
        <w:rPr>
          <w:lang w:val="en-US"/>
        </w:rPr>
      </w:pPr>
      <w:bookmarkStart w:id="2201" w:name="_Toc531504575"/>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14</w:t>
      </w:r>
      <w:r w:rsidR="00D632EE" w:rsidRPr="00CF739D">
        <w:fldChar w:fldCharType="end"/>
      </w:r>
      <w:r w:rsidRPr="00CF739D">
        <w:rPr>
          <w:lang w:val="en-US"/>
        </w:rPr>
        <w:t xml:space="preserve"> Các thành phần giao diện xem chi tiết biên nhận</w:t>
      </w:r>
      <w:bookmarkEnd w:id="2201"/>
    </w:p>
    <w:p w14:paraId="666C6471" w14:textId="03CF383A"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E1FFB" w:rsidRPr="00920004" w14:paraId="2028106B" w14:textId="77777777" w:rsidTr="00A72A60">
        <w:tc>
          <w:tcPr>
            <w:tcW w:w="805" w:type="dxa"/>
            <w:vMerge w:val="restart"/>
            <w:vAlign w:val="center"/>
          </w:tcPr>
          <w:p w14:paraId="5E738FB8" w14:textId="77777777" w:rsidR="008E1FFB" w:rsidRPr="00E64310" w:rsidRDefault="008E1FFB" w:rsidP="00CF739D">
            <w:pPr>
              <w:jc w:val="center"/>
              <w:rPr>
                <w:b/>
                <w:lang w:val="en-US"/>
              </w:rPr>
            </w:pPr>
            <w:r w:rsidRPr="00E64310">
              <w:rPr>
                <w:b/>
                <w:lang w:val="en-US"/>
              </w:rPr>
              <w:t>STT</w:t>
            </w:r>
          </w:p>
        </w:tc>
        <w:tc>
          <w:tcPr>
            <w:tcW w:w="2120" w:type="dxa"/>
            <w:vMerge w:val="restart"/>
            <w:vAlign w:val="center"/>
          </w:tcPr>
          <w:p w14:paraId="125D6501" w14:textId="77777777" w:rsidR="008E1FFB" w:rsidRPr="00E64310" w:rsidRDefault="008E1FFB" w:rsidP="00CF739D">
            <w:pPr>
              <w:jc w:val="center"/>
              <w:rPr>
                <w:b/>
                <w:lang w:val="en-US"/>
              </w:rPr>
            </w:pPr>
            <w:r w:rsidRPr="00E64310">
              <w:rPr>
                <w:b/>
                <w:lang w:val="en-US"/>
              </w:rPr>
              <w:t>Tên bảng/</w:t>
            </w:r>
          </w:p>
          <w:p w14:paraId="23F8A511" w14:textId="77777777" w:rsidR="008E1FFB" w:rsidRPr="00E64310" w:rsidRDefault="008E1FFB" w:rsidP="00CF739D">
            <w:pPr>
              <w:jc w:val="center"/>
              <w:rPr>
                <w:b/>
                <w:lang w:val="en-US"/>
              </w:rPr>
            </w:pPr>
            <w:r w:rsidRPr="00E64310">
              <w:rPr>
                <w:b/>
                <w:lang w:val="en-US"/>
              </w:rPr>
              <w:t>Cấu trúc dữ liệu</w:t>
            </w:r>
          </w:p>
        </w:tc>
        <w:tc>
          <w:tcPr>
            <w:tcW w:w="5852" w:type="dxa"/>
            <w:gridSpan w:val="4"/>
            <w:vAlign w:val="center"/>
          </w:tcPr>
          <w:p w14:paraId="14E13E84" w14:textId="77777777" w:rsidR="008E1FFB" w:rsidRPr="00E64310" w:rsidRDefault="008E1FFB" w:rsidP="00CF739D">
            <w:pPr>
              <w:jc w:val="center"/>
              <w:rPr>
                <w:b/>
                <w:lang w:val="en-US"/>
              </w:rPr>
            </w:pPr>
            <w:r w:rsidRPr="00E64310">
              <w:rPr>
                <w:b/>
                <w:lang w:val="en-US"/>
              </w:rPr>
              <w:t>Phương thức</w:t>
            </w:r>
          </w:p>
        </w:tc>
      </w:tr>
      <w:tr w:rsidR="008E1FFB" w:rsidRPr="00920004" w14:paraId="4EE85620" w14:textId="77777777" w:rsidTr="00A72A60">
        <w:tc>
          <w:tcPr>
            <w:tcW w:w="805" w:type="dxa"/>
            <w:vMerge/>
            <w:vAlign w:val="center"/>
          </w:tcPr>
          <w:p w14:paraId="3C0A90C5" w14:textId="77777777" w:rsidR="008E1FFB" w:rsidRPr="00E64310" w:rsidRDefault="008E1FFB" w:rsidP="00CF739D">
            <w:pPr>
              <w:jc w:val="center"/>
              <w:rPr>
                <w:b/>
                <w:lang w:val="en-US"/>
              </w:rPr>
            </w:pPr>
          </w:p>
        </w:tc>
        <w:tc>
          <w:tcPr>
            <w:tcW w:w="2120" w:type="dxa"/>
            <w:vMerge/>
            <w:vAlign w:val="center"/>
          </w:tcPr>
          <w:p w14:paraId="7C609C5F" w14:textId="77777777" w:rsidR="008E1FFB" w:rsidRPr="00E64310" w:rsidRDefault="008E1FFB" w:rsidP="00CF739D">
            <w:pPr>
              <w:jc w:val="center"/>
              <w:rPr>
                <w:b/>
                <w:lang w:val="en-US"/>
              </w:rPr>
            </w:pPr>
          </w:p>
        </w:tc>
        <w:tc>
          <w:tcPr>
            <w:tcW w:w="1463" w:type="dxa"/>
            <w:vAlign w:val="center"/>
          </w:tcPr>
          <w:p w14:paraId="215BDB4E" w14:textId="77777777" w:rsidR="008E1FFB" w:rsidRPr="00E64310" w:rsidRDefault="008E1FFB" w:rsidP="00CF739D">
            <w:pPr>
              <w:jc w:val="center"/>
              <w:rPr>
                <w:b/>
                <w:lang w:val="en-US"/>
              </w:rPr>
            </w:pPr>
            <w:r w:rsidRPr="00E64310">
              <w:rPr>
                <w:b/>
                <w:lang w:val="en-US"/>
              </w:rPr>
              <w:t>Thêm</w:t>
            </w:r>
          </w:p>
        </w:tc>
        <w:tc>
          <w:tcPr>
            <w:tcW w:w="1463" w:type="dxa"/>
            <w:vAlign w:val="center"/>
          </w:tcPr>
          <w:p w14:paraId="5BF8FD4D" w14:textId="77777777" w:rsidR="008E1FFB" w:rsidRPr="00E64310" w:rsidRDefault="008E1FFB" w:rsidP="00CF739D">
            <w:pPr>
              <w:jc w:val="center"/>
              <w:rPr>
                <w:b/>
                <w:lang w:val="en-US"/>
              </w:rPr>
            </w:pPr>
            <w:r w:rsidRPr="00E64310">
              <w:rPr>
                <w:b/>
                <w:lang w:val="en-US"/>
              </w:rPr>
              <w:t>Sửa</w:t>
            </w:r>
          </w:p>
        </w:tc>
        <w:tc>
          <w:tcPr>
            <w:tcW w:w="1463" w:type="dxa"/>
            <w:vAlign w:val="center"/>
          </w:tcPr>
          <w:p w14:paraId="7A1A5520" w14:textId="77777777" w:rsidR="008E1FFB" w:rsidRPr="00E64310" w:rsidRDefault="008E1FFB" w:rsidP="00CF739D">
            <w:pPr>
              <w:jc w:val="center"/>
              <w:rPr>
                <w:b/>
                <w:lang w:val="en-US"/>
              </w:rPr>
            </w:pPr>
            <w:r w:rsidRPr="00E64310">
              <w:rPr>
                <w:b/>
                <w:lang w:val="en-US"/>
              </w:rPr>
              <w:t>Xóa</w:t>
            </w:r>
          </w:p>
        </w:tc>
        <w:tc>
          <w:tcPr>
            <w:tcW w:w="1463" w:type="dxa"/>
            <w:vAlign w:val="center"/>
          </w:tcPr>
          <w:p w14:paraId="5F40AAE1" w14:textId="77777777" w:rsidR="008E1FFB" w:rsidRPr="00E64310" w:rsidRDefault="008E1FFB" w:rsidP="00CF739D">
            <w:pPr>
              <w:jc w:val="center"/>
              <w:rPr>
                <w:b/>
                <w:lang w:val="en-US"/>
              </w:rPr>
            </w:pPr>
            <w:r w:rsidRPr="00E64310">
              <w:rPr>
                <w:b/>
                <w:lang w:val="en-US"/>
              </w:rPr>
              <w:t>Truy vấn</w:t>
            </w:r>
          </w:p>
        </w:tc>
      </w:tr>
      <w:tr w:rsidR="008E1FFB" w:rsidRPr="00920004" w14:paraId="7ADEABEE" w14:textId="77777777" w:rsidTr="00A72A60">
        <w:tc>
          <w:tcPr>
            <w:tcW w:w="805" w:type="dxa"/>
          </w:tcPr>
          <w:p w14:paraId="423CE20A" w14:textId="77777777" w:rsidR="008E1FFB" w:rsidRPr="00920004" w:rsidRDefault="008E1FFB" w:rsidP="00CF739D">
            <w:pPr>
              <w:spacing w:before="240" w:line="0" w:lineRule="atLeast"/>
              <w:jc w:val="center"/>
              <w:rPr>
                <w:lang w:val="en-US"/>
              </w:rPr>
            </w:pPr>
            <w:r w:rsidRPr="00920004">
              <w:rPr>
                <w:lang w:val="en-US"/>
              </w:rPr>
              <w:t>1</w:t>
            </w:r>
          </w:p>
        </w:tc>
        <w:tc>
          <w:tcPr>
            <w:tcW w:w="2120" w:type="dxa"/>
          </w:tcPr>
          <w:p w14:paraId="34B8805C" w14:textId="77777777" w:rsidR="008E1FFB" w:rsidRPr="00920004" w:rsidRDefault="008E1FFB" w:rsidP="00CF739D">
            <w:pPr>
              <w:rPr>
                <w:lang w:val="en-US"/>
              </w:rPr>
            </w:pPr>
            <w:r w:rsidRPr="00920004">
              <w:rPr>
                <w:lang w:val="en-US"/>
              </w:rPr>
              <w:t>customer_order</w:t>
            </w:r>
          </w:p>
        </w:tc>
        <w:tc>
          <w:tcPr>
            <w:tcW w:w="1463" w:type="dxa"/>
          </w:tcPr>
          <w:p w14:paraId="25212463" w14:textId="77777777" w:rsidR="008E1FFB" w:rsidRPr="00920004" w:rsidRDefault="008E1FFB" w:rsidP="00CF739D">
            <w:pPr>
              <w:spacing w:before="240" w:line="0" w:lineRule="atLeast"/>
              <w:jc w:val="center"/>
              <w:rPr>
                <w:lang w:val="en-US"/>
              </w:rPr>
            </w:pPr>
          </w:p>
        </w:tc>
        <w:tc>
          <w:tcPr>
            <w:tcW w:w="1463" w:type="dxa"/>
          </w:tcPr>
          <w:p w14:paraId="037DB113" w14:textId="77777777" w:rsidR="008E1FFB" w:rsidRPr="00920004" w:rsidRDefault="008E1FFB" w:rsidP="00CF739D">
            <w:pPr>
              <w:spacing w:before="240" w:line="0" w:lineRule="atLeast"/>
              <w:jc w:val="center"/>
              <w:rPr>
                <w:lang w:val="en-US"/>
              </w:rPr>
            </w:pPr>
          </w:p>
        </w:tc>
        <w:tc>
          <w:tcPr>
            <w:tcW w:w="1463" w:type="dxa"/>
          </w:tcPr>
          <w:p w14:paraId="07FEE7D8" w14:textId="77777777" w:rsidR="008E1FFB" w:rsidRPr="00920004" w:rsidRDefault="008E1FFB" w:rsidP="00CF739D">
            <w:pPr>
              <w:spacing w:before="240" w:line="0" w:lineRule="atLeast"/>
              <w:jc w:val="center"/>
              <w:rPr>
                <w:lang w:val="en-US"/>
              </w:rPr>
            </w:pPr>
          </w:p>
        </w:tc>
        <w:tc>
          <w:tcPr>
            <w:tcW w:w="1463" w:type="dxa"/>
          </w:tcPr>
          <w:p w14:paraId="5910F6F3"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30AC3B84" w14:textId="77777777" w:rsidTr="00A72A60">
        <w:tc>
          <w:tcPr>
            <w:tcW w:w="805" w:type="dxa"/>
          </w:tcPr>
          <w:p w14:paraId="4B76B9A1" w14:textId="77777777" w:rsidR="008E1FFB" w:rsidRPr="00920004" w:rsidRDefault="008E1FFB" w:rsidP="00CF739D">
            <w:pPr>
              <w:spacing w:before="240" w:line="0" w:lineRule="atLeast"/>
              <w:jc w:val="center"/>
              <w:rPr>
                <w:lang w:val="en-US"/>
              </w:rPr>
            </w:pPr>
            <w:r w:rsidRPr="00920004">
              <w:rPr>
                <w:lang w:val="en-US"/>
              </w:rPr>
              <w:t>2</w:t>
            </w:r>
          </w:p>
        </w:tc>
        <w:tc>
          <w:tcPr>
            <w:tcW w:w="2120" w:type="dxa"/>
          </w:tcPr>
          <w:p w14:paraId="24BC2C2F" w14:textId="77777777" w:rsidR="008E1FFB" w:rsidRPr="00920004" w:rsidRDefault="008E1FFB" w:rsidP="00CF739D">
            <w:pPr>
              <w:rPr>
                <w:lang w:val="en-US"/>
              </w:rPr>
            </w:pPr>
            <w:r w:rsidRPr="00920004">
              <w:rPr>
                <w:lang w:val="en-US"/>
              </w:rPr>
              <w:t>customer</w:t>
            </w:r>
          </w:p>
        </w:tc>
        <w:tc>
          <w:tcPr>
            <w:tcW w:w="1463" w:type="dxa"/>
          </w:tcPr>
          <w:p w14:paraId="61F7C09E" w14:textId="77777777" w:rsidR="008E1FFB" w:rsidRPr="00920004" w:rsidRDefault="008E1FFB" w:rsidP="00CF739D">
            <w:pPr>
              <w:spacing w:before="240" w:line="0" w:lineRule="atLeast"/>
              <w:jc w:val="center"/>
              <w:rPr>
                <w:lang w:val="en-US"/>
              </w:rPr>
            </w:pPr>
          </w:p>
        </w:tc>
        <w:tc>
          <w:tcPr>
            <w:tcW w:w="1463" w:type="dxa"/>
          </w:tcPr>
          <w:p w14:paraId="78A55A6A" w14:textId="77777777" w:rsidR="008E1FFB" w:rsidRPr="00920004" w:rsidRDefault="008E1FFB" w:rsidP="00CF739D">
            <w:pPr>
              <w:spacing w:before="240" w:line="0" w:lineRule="atLeast"/>
              <w:jc w:val="center"/>
              <w:rPr>
                <w:lang w:val="en-US"/>
              </w:rPr>
            </w:pPr>
          </w:p>
        </w:tc>
        <w:tc>
          <w:tcPr>
            <w:tcW w:w="1463" w:type="dxa"/>
          </w:tcPr>
          <w:p w14:paraId="7A8A9FB9" w14:textId="77777777" w:rsidR="008E1FFB" w:rsidRPr="00920004" w:rsidRDefault="008E1FFB" w:rsidP="00CF739D">
            <w:pPr>
              <w:spacing w:before="240" w:line="0" w:lineRule="atLeast"/>
              <w:jc w:val="center"/>
              <w:rPr>
                <w:lang w:val="en-US"/>
              </w:rPr>
            </w:pPr>
          </w:p>
        </w:tc>
        <w:tc>
          <w:tcPr>
            <w:tcW w:w="1463" w:type="dxa"/>
          </w:tcPr>
          <w:p w14:paraId="331E68EE"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54D95C3E" w14:textId="77777777" w:rsidTr="00A72A60">
        <w:tc>
          <w:tcPr>
            <w:tcW w:w="805" w:type="dxa"/>
          </w:tcPr>
          <w:p w14:paraId="5A74149D" w14:textId="77777777" w:rsidR="008E1FFB" w:rsidRPr="00920004" w:rsidRDefault="008E1FFB" w:rsidP="00CF739D">
            <w:pPr>
              <w:spacing w:before="240" w:line="0" w:lineRule="atLeast"/>
              <w:jc w:val="center"/>
              <w:rPr>
                <w:lang w:val="en-US"/>
              </w:rPr>
            </w:pPr>
            <w:r w:rsidRPr="00920004">
              <w:rPr>
                <w:lang w:val="en-US"/>
              </w:rPr>
              <w:t>3</w:t>
            </w:r>
          </w:p>
        </w:tc>
        <w:tc>
          <w:tcPr>
            <w:tcW w:w="2120" w:type="dxa"/>
          </w:tcPr>
          <w:p w14:paraId="3247A6D3" w14:textId="6B170938" w:rsidR="008E1FFB" w:rsidRPr="00920004" w:rsidRDefault="008E1FFB" w:rsidP="00CF739D">
            <w:pPr>
              <w:rPr>
                <w:lang w:val="en-US"/>
              </w:rPr>
            </w:pPr>
            <w:r w:rsidRPr="00920004">
              <w:rPr>
                <w:lang w:val="en-US"/>
              </w:rPr>
              <w:t>receipt_detail</w:t>
            </w:r>
          </w:p>
        </w:tc>
        <w:tc>
          <w:tcPr>
            <w:tcW w:w="1463" w:type="dxa"/>
          </w:tcPr>
          <w:p w14:paraId="01D7B3B0" w14:textId="77777777" w:rsidR="008E1FFB" w:rsidRPr="00920004" w:rsidRDefault="008E1FFB" w:rsidP="00CF739D">
            <w:pPr>
              <w:spacing w:before="240" w:line="0" w:lineRule="atLeast"/>
              <w:jc w:val="center"/>
              <w:rPr>
                <w:lang w:val="en-US"/>
              </w:rPr>
            </w:pPr>
          </w:p>
        </w:tc>
        <w:tc>
          <w:tcPr>
            <w:tcW w:w="1463" w:type="dxa"/>
          </w:tcPr>
          <w:p w14:paraId="4B1521E8" w14:textId="77777777" w:rsidR="008E1FFB" w:rsidRPr="00920004" w:rsidRDefault="008E1FFB" w:rsidP="00CF739D">
            <w:pPr>
              <w:spacing w:before="240" w:line="0" w:lineRule="atLeast"/>
              <w:jc w:val="center"/>
              <w:rPr>
                <w:lang w:val="en-US"/>
              </w:rPr>
            </w:pPr>
          </w:p>
        </w:tc>
        <w:tc>
          <w:tcPr>
            <w:tcW w:w="1463" w:type="dxa"/>
          </w:tcPr>
          <w:p w14:paraId="04C29941" w14:textId="77777777" w:rsidR="008E1FFB" w:rsidRPr="00920004" w:rsidRDefault="008E1FFB" w:rsidP="00CF739D">
            <w:pPr>
              <w:spacing w:before="240" w:line="0" w:lineRule="atLeast"/>
              <w:jc w:val="center"/>
              <w:rPr>
                <w:lang w:val="en-US"/>
              </w:rPr>
            </w:pPr>
          </w:p>
        </w:tc>
        <w:tc>
          <w:tcPr>
            <w:tcW w:w="1463" w:type="dxa"/>
          </w:tcPr>
          <w:p w14:paraId="387E002C"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2CC416DD" w14:textId="77777777" w:rsidTr="00A72A60">
        <w:tc>
          <w:tcPr>
            <w:tcW w:w="805" w:type="dxa"/>
          </w:tcPr>
          <w:p w14:paraId="31B4A292" w14:textId="77777777" w:rsidR="008E1FFB" w:rsidRPr="00920004" w:rsidRDefault="008E1FFB" w:rsidP="00CF739D">
            <w:pPr>
              <w:spacing w:before="240" w:line="0" w:lineRule="atLeast"/>
              <w:jc w:val="center"/>
              <w:rPr>
                <w:lang w:val="en-US"/>
              </w:rPr>
            </w:pPr>
            <w:r w:rsidRPr="00920004">
              <w:rPr>
                <w:lang w:val="en-US"/>
              </w:rPr>
              <w:t>4</w:t>
            </w:r>
          </w:p>
        </w:tc>
        <w:tc>
          <w:tcPr>
            <w:tcW w:w="2120" w:type="dxa"/>
          </w:tcPr>
          <w:p w14:paraId="79CD9207" w14:textId="77777777" w:rsidR="008E1FFB" w:rsidRPr="00920004" w:rsidRDefault="008E1FFB" w:rsidP="00CF739D">
            <w:pPr>
              <w:rPr>
                <w:lang w:val="en-US"/>
              </w:rPr>
            </w:pPr>
            <w:r w:rsidRPr="00920004">
              <w:rPr>
                <w:lang w:val="en-US"/>
              </w:rPr>
              <w:t>receipt</w:t>
            </w:r>
          </w:p>
        </w:tc>
        <w:tc>
          <w:tcPr>
            <w:tcW w:w="1463" w:type="dxa"/>
          </w:tcPr>
          <w:p w14:paraId="5E681253" w14:textId="77777777" w:rsidR="008E1FFB" w:rsidRPr="00920004" w:rsidRDefault="008E1FFB" w:rsidP="00CF739D">
            <w:pPr>
              <w:spacing w:before="240" w:line="0" w:lineRule="atLeast"/>
              <w:jc w:val="center"/>
              <w:rPr>
                <w:lang w:val="en-US"/>
              </w:rPr>
            </w:pPr>
          </w:p>
        </w:tc>
        <w:tc>
          <w:tcPr>
            <w:tcW w:w="1463" w:type="dxa"/>
          </w:tcPr>
          <w:p w14:paraId="5993D6B0" w14:textId="77777777" w:rsidR="008E1FFB" w:rsidRPr="00920004" w:rsidRDefault="008E1FFB" w:rsidP="00CF739D">
            <w:pPr>
              <w:spacing w:before="240" w:line="0" w:lineRule="atLeast"/>
              <w:jc w:val="center"/>
              <w:rPr>
                <w:lang w:val="en-US"/>
              </w:rPr>
            </w:pPr>
          </w:p>
        </w:tc>
        <w:tc>
          <w:tcPr>
            <w:tcW w:w="1463" w:type="dxa"/>
          </w:tcPr>
          <w:p w14:paraId="17A0044B" w14:textId="77777777" w:rsidR="008E1FFB" w:rsidRPr="00920004" w:rsidRDefault="008E1FFB" w:rsidP="00CF739D">
            <w:pPr>
              <w:spacing w:before="240" w:line="0" w:lineRule="atLeast"/>
              <w:jc w:val="center"/>
              <w:rPr>
                <w:lang w:val="en-US"/>
              </w:rPr>
            </w:pPr>
          </w:p>
        </w:tc>
        <w:tc>
          <w:tcPr>
            <w:tcW w:w="1463" w:type="dxa"/>
          </w:tcPr>
          <w:p w14:paraId="70D1695D" w14:textId="77777777" w:rsidR="008E1FFB" w:rsidRPr="00920004" w:rsidRDefault="008E1FFB" w:rsidP="00CF739D">
            <w:pPr>
              <w:keepNext/>
              <w:spacing w:before="240" w:line="0" w:lineRule="atLeast"/>
              <w:jc w:val="center"/>
              <w:rPr>
                <w:lang w:val="en-US"/>
              </w:rPr>
            </w:pPr>
            <w:r w:rsidRPr="00920004">
              <w:rPr>
                <w:lang w:val="en-US"/>
              </w:rPr>
              <w:t>X</w:t>
            </w:r>
          </w:p>
        </w:tc>
      </w:tr>
    </w:tbl>
    <w:p w14:paraId="338DB55D" w14:textId="77D095AE" w:rsidR="008E1FFB" w:rsidRPr="00CF739D" w:rsidRDefault="005A14ED" w:rsidP="00CF739D">
      <w:pPr>
        <w:pStyle w:val="Caption"/>
        <w:rPr>
          <w:lang w:val="en-US"/>
        </w:rPr>
      </w:pPr>
      <w:bookmarkStart w:id="2202" w:name="_Toc531504576"/>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15</w:t>
      </w:r>
      <w:r w:rsidR="00D632EE" w:rsidRPr="00CF739D">
        <w:fldChar w:fldCharType="end"/>
      </w:r>
      <w:r w:rsidRPr="00CF739D">
        <w:rPr>
          <w:lang w:val="en-US"/>
        </w:rPr>
        <w:t xml:space="preserve"> Dữ liệu sử dụng xem chi tiết biên nhận</w:t>
      </w:r>
      <w:bookmarkEnd w:id="2202"/>
    </w:p>
    <w:p w14:paraId="4C19CE32" w14:textId="694094A3" w:rsidR="00EC6582" w:rsidRPr="00920004" w:rsidRDefault="00070C2F" w:rsidP="00CF739D">
      <w:pPr>
        <w:pStyle w:val="Heading6"/>
        <w:numPr>
          <w:ilvl w:val="0"/>
          <w:numId w:val="80"/>
        </w:numPr>
        <w:spacing w:before="240" w:line="0" w:lineRule="atLeast"/>
        <w:rPr>
          <w:rFonts w:cstheme="majorHAnsi"/>
          <w:lang w:val="en-US"/>
        </w:rPr>
      </w:pPr>
      <w:r w:rsidRPr="00CF739D">
        <w:rPr>
          <w:rFonts w:cstheme="majorHAnsi"/>
          <w:lang w:val="en-US"/>
        </w:rPr>
        <w:t>Cách xử lí</w:t>
      </w:r>
    </w:p>
    <w:p w14:paraId="43B8C433" w14:textId="77777777" w:rsidR="00EC6582" w:rsidRPr="00920004" w:rsidRDefault="00EC6582" w:rsidP="00CF739D">
      <w:pPr>
        <w:keepNext/>
        <w:spacing w:before="240" w:line="0" w:lineRule="atLeast"/>
        <w:jc w:val="left"/>
      </w:pPr>
      <w:r w:rsidRPr="00CF739D">
        <w:rPr>
          <w:noProof/>
          <w:lang w:val="en-US"/>
        </w:rPr>
        <w:drawing>
          <wp:inline distT="0" distB="0" distL="0" distR="0" wp14:anchorId="4BF43A0B" wp14:editId="736389BD">
            <wp:extent cx="5370267" cy="268605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4585" cy="2688210"/>
                    </a:xfrm>
                    <a:prstGeom prst="rect">
                      <a:avLst/>
                    </a:prstGeom>
                    <a:noFill/>
                    <a:ln>
                      <a:noFill/>
                    </a:ln>
                  </pic:spPr>
                </pic:pic>
              </a:graphicData>
            </a:graphic>
          </wp:inline>
        </w:drawing>
      </w:r>
    </w:p>
    <w:p w14:paraId="0F63994B" w14:textId="680DCE74" w:rsidR="005A14ED" w:rsidRPr="00CF739D" w:rsidRDefault="00EC6582" w:rsidP="00CF739D">
      <w:pPr>
        <w:pStyle w:val="Caption"/>
        <w:rPr>
          <w:lang w:val="en-US"/>
        </w:rPr>
      </w:pPr>
      <w:bookmarkStart w:id="2203" w:name="_Toc531380499"/>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22</w:t>
      </w:r>
      <w:r w:rsidR="00EF3636" w:rsidRPr="00CF739D">
        <w:fldChar w:fldCharType="end"/>
      </w:r>
      <w:r w:rsidRPr="00CF739D">
        <w:rPr>
          <w:lang w:val="en-US"/>
        </w:rPr>
        <w:t xml:space="preserve"> Sơ đồ xử lí xem chi tiết biên nhận</w:t>
      </w:r>
      <w:bookmarkEnd w:id="2203"/>
    </w:p>
    <w:p w14:paraId="1F40A256" w14:textId="67152293" w:rsidR="005E64D7"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biên nhận</w:t>
      </w:r>
    </w:p>
    <w:p w14:paraId="1D9EF044" w14:textId="35A983E3" w:rsidR="00836F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836F48" w:rsidRPr="00CF739D">
        <w:rPr>
          <w:lang w:val="en-US"/>
        </w:rPr>
        <w:t>Chức năng hỗ trợ người dùng nhân viên thay đổi trạng thái biên nhận ứng với từng bước thực hiện xử lí biên nhận. Người dùng muốn thực hiện các chức năng này buộc phải truy cập được trang xem chi tiết biên nhận.</w:t>
      </w:r>
    </w:p>
    <w:p w14:paraId="0BE150AD" w14:textId="7D6CF14B"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lastRenderedPageBreak/>
        <w:t>Giao diện</w:t>
      </w:r>
    </w:p>
    <w:p w14:paraId="15CA3666" w14:textId="52B5D80B" w:rsidR="00840C60" w:rsidRPr="00920004" w:rsidRDefault="00C06BD4" w:rsidP="00CF739D">
      <w:pPr>
        <w:keepNext/>
        <w:spacing w:before="240" w:line="0" w:lineRule="atLeast"/>
        <w:jc w:val="center"/>
      </w:pPr>
      <w:r w:rsidRPr="00CF739D">
        <w:rPr>
          <w:noProof/>
          <w:lang w:val="en-US"/>
        </w:rPr>
        <w:drawing>
          <wp:inline distT="0" distB="0" distL="0" distR="0" wp14:anchorId="5D090EDC" wp14:editId="50C39D32">
            <wp:extent cx="5461979" cy="3752603"/>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61979" cy="3752603"/>
                    </a:xfrm>
                    <a:prstGeom prst="rect">
                      <a:avLst/>
                    </a:prstGeom>
                    <a:noFill/>
                    <a:ln>
                      <a:noFill/>
                    </a:ln>
                  </pic:spPr>
                </pic:pic>
              </a:graphicData>
            </a:graphic>
          </wp:inline>
        </w:drawing>
      </w:r>
    </w:p>
    <w:p w14:paraId="5771BDDC" w14:textId="4BED8004" w:rsidR="00840C60" w:rsidRPr="00CF739D" w:rsidRDefault="00840C60">
      <w:pPr>
        <w:pStyle w:val="Caption"/>
      </w:pPr>
      <w:bookmarkStart w:id="2204" w:name="_Toc53138050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23</w:t>
      </w:r>
      <w:r w:rsidR="00EF3636" w:rsidRPr="00CF739D">
        <w:fldChar w:fldCharType="end"/>
      </w:r>
      <w:r w:rsidRPr="00CF739D">
        <w:t xml:space="preserve"> Giao diện thay đổi trạng thái biên nhận khi trạng thái "đang chờ"</w:t>
      </w:r>
      <w:bookmarkEnd w:id="2204"/>
    </w:p>
    <w:p w14:paraId="38124878" w14:textId="77777777" w:rsidR="004F28F8" w:rsidRPr="00920004" w:rsidRDefault="004F28F8" w:rsidP="00CF739D">
      <w:pPr>
        <w:keepNext/>
        <w:spacing w:before="240" w:line="0" w:lineRule="atLeast"/>
      </w:pPr>
      <w:r w:rsidRPr="00CF739D">
        <w:rPr>
          <w:noProof/>
          <w:lang w:val="en-US"/>
        </w:rPr>
        <w:lastRenderedPageBreak/>
        <w:drawing>
          <wp:inline distT="0" distB="0" distL="0" distR="0" wp14:anchorId="35051945" wp14:editId="76F54B8A">
            <wp:extent cx="5435120" cy="3988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0">
                      <a:extLst>
                        <a:ext uri="{28A0092B-C50C-407E-A947-70E740481C1C}">
                          <a14:useLocalDpi xmlns:a14="http://schemas.microsoft.com/office/drawing/2010/main" val="0"/>
                        </a:ext>
                      </a:extLst>
                    </a:blip>
                    <a:srcRect t="3072" b="3900"/>
                    <a:stretch/>
                  </pic:blipFill>
                  <pic:spPr bwMode="auto">
                    <a:xfrm>
                      <a:off x="0" y="0"/>
                      <a:ext cx="5440190" cy="3991826"/>
                    </a:xfrm>
                    <a:prstGeom prst="rect">
                      <a:avLst/>
                    </a:prstGeom>
                    <a:noFill/>
                    <a:ln>
                      <a:noFill/>
                    </a:ln>
                    <a:extLst>
                      <a:ext uri="{53640926-AAD7-44D8-BBD7-CCE9431645EC}">
                        <a14:shadowObscured xmlns:a14="http://schemas.microsoft.com/office/drawing/2010/main"/>
                      </a:ext>
                    </a:extLst>
                  </pic:spPr>
                </pic:pic>
              </a:graphicData>
            </a:graphic>
          </wp:inline>
        </w:drawing>
      </w:r>
    </w:p>
    <w:p w14:paraId="7BE92052" w14:textId="20D370B2" w:rsidR="004F28F8" w:rsidRPr="00CF739D" w:rsidRDefault="004F28F8">
      <w:pPr>
        <w:pStyle w:val="Caption"/>
      </w:pPr>
      <w:bookmarkStart w:id="2205" w:name="_Toc53138050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24</w:t>
      </w:r>
      <w:r w:rsidR="00EF3636" w:rsidRPr="00CF739D">
        <w:fldChar w:fldCharType="end"/>
      </w:r>
      <w:r w:rsidRPr="00CF739D">
        <w:t xml:space="preserve"> Giao diện thay đổi trạng thái biên nhận khi trạng thái "đang chờ trả đồ"</w:t>
      </w:r>
      <w:bookmarkEnd w:id="2205"/>
    </w:p>
    <w:p w14:paraId="5DE0B784" w14:textId="0E3E134E" w:rsidR="00070C2F" w:rsidRPr="00920004" w:rsidRDefault="00070C2F" w:rsidP="00D632EE">
      <w:pPr>
        <w:pStyle w:val="Heading6"/>
        <w:numPr>
          <w:ilvl w:val="0"/>
          <w:numId w:val="80"/>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D632EE" w:rsidRPr="00920004" w14:paraId="118102BC" w14:textId="77777777" w:rsidTr="00D632EE">
        <w:tc>
          <w:tcPr>
            <w:tcW w:w="805" w:type="dxa"/>
            <w:vAlign w:val="center"/>
          </w:tcPr>
          <w:p w14:paraId="44B3FA3F" w14:textId="77777777" w:rsidR="00D632EE" w:rsidRPr="00E64310" w:rsidRDefault="00D632EE" w:rsidP="00CF739D">
            <w:pPr>
              <w:jc w:val="center"/>
              <w:rPr>
                <w:b/>
                <w:lang w:val="en-US"/>
              </w:rPr>
            </w:pPr>
            <w:r w:rsidRPr="00E64310">
              <w:rPr>
                <w:b/>
                <w:lang w:val="en-US"/>
              </w:rPr>
              <w:t>STT</w:t>
            </w:r>
          </w:p>
        </w:tc>
        <w:tc>
          <w:tcPr>
            <w:tcW w:w="1980" w:type="dxa"/>
            <w:vAlign w:val="center"/>
          </w:tcPr>
          <w:p w14:paraId="479426EA" w14:textId="77777777" w:rsidR="00D632EE" w:rsidRPr="00E64310" w:rsidRDefault="00D632EE" w:rsidP="00CF739D">
            <w:pPr>
              <w:jc w:val="center"/>
              <w:rPr>
                <w:b/>
                <w:lang w:val="en-US"/>
              </w:rPr>
            </w:pPr>
            <w:r w:rsidRPr="00E64310">
              <w:rPr>
                <w:b/>
                <w:lang w:val="en-US"/>
              </w:rPr>
              <w:t>Loại điều khiển</w:t>
            </w:r>
          </w:p>
        </w:tc>
        <w:tc>
          <w:tcPr>
            <w:tcW w:w="2970" w:type="dxa"/>
            <w:vAlign w:val="center"/>
          </w:tcPr>
          <w:p w14:paraId="19A5CBA8" w14:textId="77777777" w:rsidR="00D632EE" w:rsidRPr="00E64310" w:rsidRDefault="00D632EE" w:rsidP="00CF739D">
            <w:pPr>
              <w:jc w:val="center"/>
              <w:rPr>
                <w:b/>
                <w:lang w:val="en-US"/>
              </w:rPr>
            </w:pPr>
            <w:r w:rsidRPr="00E64310">
              <w:rPr>
                <w:b/>
                <w:lang w:val="en-US"/>
              </w:rPr>
              <w:t>Nội dung thực hiện</w:t>
            </w:r>
          </w:p>
        </w:tc>
        <w:tc>
          <w:tcPr>
            <w:tcW w:w="1266" w:type="dxa"/>
            <w:vAlign w:val="center"/>
          </w:tcPr>
          <w:p w14:paraId="0882AE0C" w14:textId="77777777" w:rsidR="00D632EE" w:rsidRPr="00E64310" w:rsidRDefault="00D632EE" w:rsidP="00CF739D">
            <w:pPr>
              <w:jc w:val="center"/>
              <w:rPr>
                <w:b/>
                <w:lang w:val="en-US"/>
              </w:rPr>
            </w:pPr>
            <w:r w:rsidRPr="00E64310">
              <w:rPr>
                <w:b/>
                <w:lang w:val="en-US"/>
              </w:rPr>
              <w:t>Giá trị mặc định</w:t>
            </w:r>
          </w:p>
        </w:tc>
        <w:tc>
          <w:tcPr>
            <w:tcW w:w="1756" w:type="dxa"/>
            <w:vAlign w:val="center"/>
          </w:tcPr>
          <w:p w14:paraId="185BB6D0" w14:textId="77777777" w:rsidR="00D632EE" w:rsidRPr="00E64310" w:rsidRDefault="00D632EE" w:rsidP="00CF739D">
            <w:pPr>
              <w:jc w:val="center"/>
              <w:rPr>
                <w:b/>
                <w:lang w:val="en-US"/>
              </w:rPr>
            </w:pPr>
            <w:r w:rsidRPr="00E64310">
              <w:rPr>
                <w:b/>
                <w:lang w:val="en-US"/>
              </w:rPr>
              <w:t>Lưu ý</w:t>
            </w:r>
          </w:p>
        </w:tc>
      </w:tr>
      <w:tr w:rsidR="00D632EE" w:rsidRPr="00920004" w14:paraId="2761C9D5" w14:textId="77777777" w:rsidTr="00D632EE">
        <w:tc>
          <w:tcPr>
            <w:tcW w:w="805" w:type="dxa"/>
          </w:tcPr>
          <w:p w14:paraId="1D52B07A" w14:textId="77777777" w:rsidR="00D632EE" w:rsidRPr="00920004" w:rsidRDefault="00D632EE" w:rsidP="00D632EE">
            <w:pPr>
              <w:spacing w:before="240" w:line="0" w:lineRule="atLeast"/>
              <w:jc w:val="center"/>
              <w:rPr>
                <w:lang w:val="en-US"/>
              </w:rPr>
            </w:pPr>
            <w:r w:rsidRPr="00920004">
              <w:rPr>
                <w:lang w:val="en-US"/>
              </w:rPr>
              <w:t>1</w:t>
            </w:r>
          </w:p>
        </w:tc>
        <w:tc>
          <w:tcPr>
            <w:tcW w:w="1980" w:type="dxa"/>
          </w:tcPr>
          <w:p w14:paraId="08490B6B" w14:textId="77777777" w:rsidR="00D632EE" w:rsidRPr="00920004" w:rsidRDefault="00D632EE" w:rsidP="00CF739D">
            <w:pPr>
              <w:rPr>
                <w:lang w:val="en-US"/>
              </w:rPr>
            </w:pPr>
            <w:r w:rsidRPr="00920004">
              <w:rPr>
                <w:lang w:val="en-US"/>
              </w:rPr>
              <w:t>button</w:t>
            </w:r>
          </w:p>
        </w:tc>
        <w:tc>
          <w:tcPr>
            <w:tcW w:w="2970" w:type="dxa"/>
          </w:tcPr>
          <w:p w14:paraId="7547CC34" w14:textId="08075F1F" w:rsidR="00D632EE" w:rsidRPr="00920004" w:rsidRDefault="00D632EE" w:rsidP="00CF739D">
            <w:pPr>
              <w:rPr>
                <w:lang w:val="en-US"/>
              </w:rPr>
            </w:pPr>
            <w:r w:rsidRPr="00920004">
              <w:rPr>
                <w:lang w:val="en-US"/>
              </w:rPr>
              <w:t>Phân công lấy quần áo</w:t>
            </w:r>
          </w:p>
        </w:tc>
        <w:tc>
          <w:tcPr>
            <w:tcW w:w="1266" w:type="dxa"/>
          </w:tcPr>
          <w:p w14:paraId="5E71D9E7" w14:textId="77777777" w:rsidR="00D632EE" w:rsidRPr="00920004" w:rsidRDefault="00D632EE" w:rsidP="00D632EE">
            <w:pPr>
              <w:spacing w:before="240" w:line="0" w:lineRule="atLeast"/>
              <w:rPr>
                <w:lang w:val="en-US"/>
              </w:rPr>
            </w:pPr>
          </w:p>
        </w:tc>
        <w:tc>
          <w:tcPr>
            <w:tcW w:w="1756" w:type="dxa"/>
          </w:tcPr>
          <w:p w14:paraId="50C16C3A" w14:textId="77777777" w:rsidR="00D632EE" w:rsidRPr="00920004" w:rsidRDefault="00D632EE" w:rsidP="00D632EE">
            <w:pPr>
              <w:spacing w:before="240" w:line="0" w:lineRule="atLeast"/>
              <w:rPr>
                <w:lang w:val="en-US"/>
              </w:rPr>
            </w:pPr>
          </w:p>
        </w:tc>
      </w:tr>
      <w:tr w:rsidR="00D632EE" w:rsidRPr="00920004" w14:paraId="39330B06" w14:textId="77777777" w:rsidTr="00D632EE">
        <w:tc>
          <w:tcPr>
            <w:tcW w:w="805" w:type="dxa"/>
          </w:tcPr>
          <w:p w14:paraId="6D88C545" w14:textId="77777777" w:rsidR="00D632EE" w:rsidRPr="00920004" w:rsidRDefault="00D632EE" w:rsidP="00D632EE">
            <w:pPr>
              <w:spacing w:before="240" w:line="0" w:lineRule="atLeast"/>
              <w:jc w:val="center"/>
              <w:rPr>
                <w:lang w:val="en-US"/>
              </w:rPr>
            </w:pPr>
            <w:r w:rsidRPr="00920004">
              <w:rPr>
                <w:lang w:val="en-US"/>
              </w:rPr>
              <w:t>2</w:t>
            </w:r>
          </w:p>
        </w:tc>
        <w:tc>
          <w:tcPr>
            <w:tcW w:w="1980" w:type="dxa"/>
          </w:tcPr>
          <w:p w14:paraId="3304E08D" w14:textId="77777777" w:rsidR="00D632EE" w:rsidRPr="00920004" w:rsidRDefault="00D632EE" w:rsidP="00CF739D">
            <w:pPr>
              <w:rPr>
                <w:lang w:val="en-US"/>
              </w:rPr>
            </w:pPr>
            <w:r w:rsidRPr="00920004">
              <w:rPr>
                <w:lang w:val="en-US"/>
              </w:rPr>
              <w:t>button</w:t>
            </w:r>
          </w:p>
        </w:tc>
        <w:tc>
          <w:tcPr>
            <w:tcW w:w="2970" w:type="dxa"/>
          </w:tcPr>
          <w:p w14:paraId="5D275E0F" w14:textId="1D6A3DAE" w:rsidR="00D632EE" w:rsidRPr="00920004" w:rsidRDefault="00D632EE" w:rsidP="00CF739D">
            <w:pPr>
              <w:rPr>
                <w:lang w:val="en-US"/>
              </w:rPr>
            </w:pPr>
            <w:r w:rsidRPr="00920004">
              <w:rPr>
                <w:lang w:val="en-US"/>
              </w:rPr>
              <w:t>Đã lấy quần áo</w:t>
            </w:r>
          </w:p>
        </w:tc>
        <w:tc>
          <w:tcPr>
            <w:tcW w:w="1266" w:type="dxa"/>
          </w:tcPr>
          <w:p w14:paraId="4A504150" w14:textId="77777777" w:rsidR="00D632EE" w:rsidRPr="00920004" w:rsidRDefault="00D632EE" w:rsidP="00D632EE">
            <w:pPr>
              <w:spacing w:before="240" w:line="0" w:lineRule="atLeast"/>
              <w:rPr>
                <w:lang w:val="en-US"/>
              </w:rPr>
            </w:pPr>
          </w:p>
        </w:tc>
        <w:tc>
          <w:tcPr>
            <w:tcW w:w="1756" w:type="dxa"/>
          </w:tcPr>
          <w:p w14:paraId="03E66811" w14:textId="77777777" w:rsidR="00D632EE" w:rsidRPr="00920004" w:rsidRDefault="00D632EE" w:rsidP="00D632EE">
            <w:pPr>
              <w:spacing w:before="240" w:line="0" w:lineRule="atLeast"/>
              <w:rPr>
                <w:lang w:val="en-US"/>
              </w:rPr>
            </w:pPr>
          </w:p>
        </w:tc>
      </w:tr>
      <w:tr w:rsidR="00D632EE" w:rsidRPr="00920004" w14:paraId="6F07DEFC" w14:textId="77777777" w:rsidTr="00D632EE">
        <w:tc>
          <w:tcPr>
            <w:tcW w:w="805" w:type="dxa"/>
          </w:tcPr>
          <w:p w14:paraId="763ABD84" w14:textId="77777777" w:rsidR="00D632EE" w:rsidRPr="00920004" w:rsidRDefault="00D632EE" w:rsidP="00D632EE">
            <w:pPr>
              <w:spacing w:before="240" w:line="0" w:lineRule="atLeast"/>
              <w:jc w:val="center"/>
              <w:rPr>
                <w:lang w:val="en-US"/>
              </w:rPr>
            </w:pPr>
            <w:r w:rsidRPr="00920004">
              <w:rPr>
                <w:lang w:val="en-US"/>
              </w:rPr>
              <w:t>3</w:t>
            </w:r>
          </w:p>
        </w:tc>
        <w:tc>
          <w:tcPr>
            <w:tcW w:w="1980" w:type="dxa"/>
          </w:tcPr>
          <w:p w14:paraId="46857713" w14:textId="77777777" w:rsidR="00D632EE" w:rsidRPr="00920004" w:rsidRDefault="00D632EE" w:rsidP="00CF739D">
            <w:pPr>
              <w:rPr>
                <w:lang w:val="en-US"/>
              </w:rPr>
            </w:pPr>
            <w:r w:rsidRPr="00920004">
              <w:rPr>
                <w:lang w:val="en-US"/>
              </w:rPr>
              <w:t>button</w:t>
            </w:r>
          </w:p>
        </w:tc>
        <w:tc>
          <w:tcPr>
            <w:tcW w:w="2970" w:type="dxa"/>
          </w:tcPr>
          <w:p w14:paraId="0935F324" w14:textId="654F64AB" w:rsidR="00D632EE" w:rsidRPr="00920004" w:rsidRDefault="00D632EE" w:rsidP="00CF739D">
            <w:pPr>
              <w:rPr>
                <w:lang w:val="en-US"/>
              </w:rPr>
            </w:pPr>
            <w:r w:rsidRPr="00920004">
              <w:rPr>
                <w:lang w:val="en-US"/>
              </w:rPr>
              <w:t>Phân công trả quần áo</w:t>
            </w:r>
          </w:p>
        </w:tc>
        <w:tc>
          <w:tcPr>
            <w:tcW w:w="1266" w:type="dxa"/>
          </w:tcPr>
          <w:p w14:paraId="75BD5A62" w14:textId="77777777" w:rsidR="00D632EE" w:rsidRPr="00920004" w:rsidRDefault="00D632EE" w:rsidP="00D632EE">
            <w:pPr>
              <w:spacing w:before="240" w:line="0" w:lineRule="atLeast"/>
              <w:rPr>
                <w:lang w:val="en-US"/>
              </w:rPr>
            </w:pPr>
          </w:p>
        </w:tc>
        <w:tc>
          <w:tcPr>
            <w:tcW w:w="1756" w:type="dxa"/>
          </w:tcPr>
          <w:p w14:paraId="7C41452E" w14:textId="77777777" w:rsidR="00D632EE" w:rsidRPr="00920004" w:rsidRDefault="00D632EE" w:rsidP="00D632EE">
            <w:pPr>
              <w:spacing w:before="240" w:line="0" w:lineRule="atLeast"/>
              <w:rPr>
                <w:lang w:val="en-US"/>
              </w:rPr>
            </w:pPr>
          </w:p>
        </w:tc>
      </w:tr>
      <w:tr w:rsidR="00D632EE" w:rsidRPr="00920004" w14:paraId="6633971B" w14:textId="77777777" w:rsidTr="00D632EE">
        <w:tc>
          <w:tcPr>
            <w:tcW w:w="805" w:type="dxa"/>
          </w:tcPr>
          <w:p w14:paraId="1C024B55" w14:textId="77777777" w:rsidR="00D632EE" w:rsidRPr="00920004" w:rsidRDefault="00D632EE" w:rsidP="00D632EE">
            <w:pPr>
              <w:spacing w:before="240" w:line="0" w:lineRule="atLeast"/>
              <w:jc w:val="center"/>
              <w:rPr>
                <w:lang w:val="en-US"/>
              </w:rPr>
            </w:pPr>
            <w:r w:rsidRPr="00920004">
              <w:rPr>
                <w:lang w:val="en-US"/>
              </w:rPr>
              <w:t>4</w:t>
            </w:r>
          </w:p>
        </w:tc>
        <w:tc>
          <w:tcPr>
            <w:tcW w:w="1980" w:type="dxa"/>
          </w:tcPr>
          <w:p w14:paraId="1F10B101" w14:textId="77777777" w:rsidR="00D632EE" w:rsidRPr="00920004" w:rsidRDefault="00D632EE" w:rsidP="00CF739D">
            <w:pPr>
              <w:rPr>
                <w:lang w:val="en-US"/>
              </w:rPr>
            </w:pPr>
            <w:r w:rsidRPr="00920004">
              <w:rPr>
                <w:lang w:val="en-US"/>
              </w:rPr>
              <w:t>button</w:t>
            </w:r>
          </w:p>
        </w:tc>
        <w:tc>
          <w:tcPr>
            <w:tcW w:w="2970" w:type="dxa"/>
          </w:tcPr>
          <w:p w14:paraId="5E6344E2" w14:textId="4B7AB434" w:rsidR="00D632EE" w:rsidRPr="00920004" w:rsidRDefault="00D632EE" w:rsidP="00CF739D">
            <w:pPr>
              <w:rPr>
                <w:lang w:val="en-US"/>
              </w:rPr>
            </w:pPr>
            <w:r w:rsidRPr="00920004">
              <w:rPr>
                <w:lang w:val="en-US"/>
              </w:rPr>
              <w:t>Đã trả quần áo</w:t>
            </w:r>
          </w:p>
        </w:tc>
        <w:tc>
          <w:tcPr>
            <w:tcW w:w="1266" w:type="dxa"/>
          </w:tcPr>
          <w:p w14:paraId="215683EB" w14:textId="77777777" w:rsidR="00D632EE" w:rsidRPr="00920004" w:rsidRDefault="00D632EE" w:rsidP="00D632EE">
            <w:pPr>
              <w:spacing w:before="240" w:line="0" w:lineRule="atLeast"/>
              <w:jc w:val="left"/>
              <w:rPr>
                <w:lang w:val="en-US"/>
              </w:rPr>
            </w:pPr>
          </w:p>
        </w:tc>
        <w:tc>
          <w:tcPr>
            <w:tcW w:w="1756" w:type="dxa"/>
          </w:tcPr>
          <w:p w14:paraId="0F0FA4D7" w14:textId="77777777" w:rsidR="00D632EE" w:rsidRPr="00920004" w:rsidRDefault="00D632EE" w:rsidP="00D632EE">
            <w:pPr>
              <w:spacing w:before="240" w:line="0" w:lineRule="atLeast"/>
              <w:rPr>
                <w:lang w:val="en-US"/>
              </w:rPr>
            </w:pPr>
          </w:p>
        </w:tc>
      </w:tr>
      <w:tr w:rsidR="00D632EE" w:rsidRPr="00920004" w14:paraId="56ED1213" w14:textId="77777777" w:rsidTr="00D632EE">
        <w:tc>
          <w:tcPr>
            <w:tcW w:w="805" w:type="dxa"/>
          </w:tcPr>
          <w:p w14:paraId="6438E031" w14:textId="77777777" w:rsidR="00D632EE" w:rsidRPr="00920004" w:rsidRDefault="00D632EE" w:rsidP="00D632EE">
            <w:pPr>
              <w:spacing w:before="240" w:line="0" w:lineRule="atLeast"/>
              <w:jc w:val="center"/>
              <w:rPr>
                <w:lang w:val="en-US"/>
              </w:rPr>
            </w:pPr>
            <w:r w:rsidRPr="00920004">
              <w:rPr>
                <w:lang w:val="en-US"/>
              </w:rPr>
              <w:t>5</w:t>
            </w:r>
          </w:p>
        </w:tc>
        <w:tc>
          <w:tcPr>
            <w:tcW w:w="1980" w:type="dxa"/>
          </w:tcPr>
          <w:p w14:paraId="74FD9B87" w14:textId="77777777" w:rsidR="00D632EE" w:rsidRPr="00920004" w:rsidRDefault="00D632EE" w:rsidP="00CF739D">
            <w:pPr>
              <w:rPr>
                <w:lang w:val="en-US"/>
              </w:rPr>
            </w:pPr>
            <w:r w:rsidRPr="00920004">
              <w:rPr>
                <w:lang w:val="en-US"/>
              </w:rPr>
              <w:t>button</w:t>
            </w:r>
          </w:p>
        </w:tc>
        <w:tc>
          <w:tcPr>
            <w:tcW w:w="2970" w:type="dxa"/>
          </w:tcPr>
          <w:p w14:paraId="4044812E" w14:textId="07B86893" w:rsidR="00D632EE" w:rsidRPr="00920004" w:rsidRDefault="00D632EE" w:rsidP="00CF739D">
            <w:pPr>
              <w:rPr>
                <w:lang w:val="en-US"/>
              </w:rPr>
            </w:pPr>
            <w:r w:rsidRPr="00920004">
              <w:rPr>
                <w:lang w:val="en-US"/>
              </w:rPr>
              <w:t>Cập nhật biên nhận</w:t>
            </w:r>
          </w:p>
        </w:tc>
        <w:tc>
          <w:tcPr>
            <w:tcW w:w="1266" w:type="dxa"/>
          </w:tcPr>
          <w:p w14:paraId="1F1C945C" w14:textId="77777777" w:rsidR="00D632EE" w:rsidRPr="00920004" w:rsidRDefault="00D632EE" w:rsidP="00D632EE">
            <w:pPr>
              <w:spacing w:before="240" w:line="0" w:lineRule="atLeast"/>
              <w:jc w:val="left"/>
              <w:rPr>
                <w:lang w:val="en-US"/>
              </w:rPr>
            </w:pPr>
          </w:p>
        </w:tc>
        <w:tc>
          <w:tcPr>
            <w:tcW w:w="1756" w:type="dxa"/>
          </w:tcPr>
          <w:p w14:paraId="26744E50" w14:textId="77777777" w:rsidR="00D632EE" w:rsidRPr="00920004" w:rsidRDefault="00D632EE">
            <w:pPr>
              <w:keepNext/>
              <w:spacing w:before="240" w:line="0" w:lineRule="atLeast"/>
              <w:rPr>
                <w:lang w:val="en-US"/>
              </w:rPr>
            </w:pPr>
          </w:p>
        </w:tc>
      </w:tr>
    </w:tbl>
    <w:p w14:paraId="7E77603D" w14:textId="46E9EB1D" w:rsidR="00D632EE" w:rsidRPr="00CF739D" w:rsidRDefault="00D632EE" w:rsidP="00CF739D">
      <w:pPr>
        <w:pStyle w:val="Caption"/>
        <w:rPr>
          <w:lang w:val="en-US"/>
        </w:rPr>
      </w:pPr>
      <w:bookmarkStart w:id="2206" w:name="_Toc531504577"/>
      <w:r w:rsidRPr="00CF739D">
        <w:t xml:space="preserve">Bảng </w:t>
      </w:r>
      <w:r w:rsidRPr="00CF739D">
        <w:fldChar w:fldCharType="begin"/>
      </w:r>
      <w:r w:rsidRPr="00CF739D">
        <w:instrText xml:space="preserve"> STYLEREF 1 \s </w:instrText>
      </w:r>
      <w:r w:rsidRPr="00CF739D">
        <w:fldChar w:fldCharType="separate"/>
      </w:r>
      <w:r w:rsidR="00B5490C">
        <w:rPr>
          <w:noProof/>
        </w:rPr>
        <w:t>3</w:t>
      </w:r>
      <w:r w:rsidRPr="00CF739D">
        <w:fldChar w:fldCharType="end"/>
      </w:r>
      <w:r w:rsidRPr="00CF739D">
        <w:t>.</w:t>
      </w:r>
      <w:r w:rsidRPr="00CF739D">
        <w:fldChar w:fldCharType="begin"/>
      </w:r>
      <w:r w:rsidRPr="00CF739D">
        <w:instrText xml:space="preserve"> SEQ Bảng \* ARABIC \s 1 </w:instrText>
      </w:r>
      <w:r w:rsidRPr="00CF739D">
        <w:fldChar w:fldCharType="separate"/>
      </w:r>
      <w:r w:rsidR="00B5490C">
        <w:rPr>
          <w:noProof/>
        </w:rPr>
        <w:t>16</w:t>
      </w:r>
      <w:r w:rsidRPr="00CF739D">
        <w:fldChar w:fldCharType="end"/>
      </w:r>
      <w:r w:rsidRPr="00CF739D">
        <w:rPr>
          <w:lang w:val="en-US"/>
        </w:rPr>
        <w:t xml:space="preserve"> Các thành phần giao diện thay đổi trạng thái biên nhận</w:t>
      </w:r>
      <w:bookmarkEnd w:id="2206"/>
    </w:p>
    <w:p w14:paraId="10ED2569" w14:textId="19156690"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7856B810" w14:textId="77777777" w:rsidTr="00CF739D">
        <w:tc>
          <w:tcPr>
            <w:tcW w:w="805" w:type="dxa"/>
            <w:vMerge w:val="restart"/>
            <w:vAlign w:val="center"/>
          </w:tcPr>
          <w:p w14:paraId="2823D6F3" w14:textId="77777777" w:rsidR="00DE2334" w:rsidRPr="00E64310" w:rsidRDefault="00DE2334" w:rsidP="00CF739D">
            <w:pPr>
              <w:jc w:val="center"/>
              <w:rPr>
                <w:b/>
                <w:lang w:val="en-US"/>
              </w:rPr>
            </w:pPr>
            <w:r w:rsidRPr="00E64310">
              <w:rPr>
                <w:b/>
                <w:lang w:val="en-US"/>
              </w:rPr>
              <w:t>STT</w:t>
            </w:r>
          </w:p>
        </w:tc>
        <w:tc>
          <w:tcPr>
            <w:tcW w:w="2120" w:type="dxa"/>
            <w:vMerge w:val="restart"/>
            <w:vAlign w:val="center"/>
          </w:tcPr>
          <w:p w14:paraId="01F9EE7D" w14:textId="77777777" w:rsidR="00DE2334" w:rsidRPr="00E64310" w:rsidRDefault="00DE2334" w:rsidP="00CF739D">
            <w:pPr>
              <w:jc w:val="center"/>
              <w:rPr>
                <w:b/>
                <w:lang w:val="en-US"/>
              </w:rPr>
            </w:pPr>
            <w:r w:rsidRPr="00E64310">
              <w:rPr>
                <w:b/>
                <w:lang w:val="en-US"/>
              </w:rPr>
              <w:t>Tên bảng/</w:t>
            </w:r>
          </w:p>
          <w:p w14:paraId="6C3EEC74" w14:textId="77777777" w:rsidR="00DE2334" w:rsidRPr="00E64310" w:rsidRDefault="00DE2334" w:rsidP="00CF739D">
            <w:pPr>
              <w:jc w:val="center"/>
              <w:rPr>
                <w:b/>
                <w:lang w:val="en-US"/>
              </w:rPr>
            </w:pPr>
            <w:r w:rsidRPr="00E64310">
              <w:rPr>
                <w:b/>
                <w:lang w:val="en-US"/>
              </w:rPr>
              <w:t>Cấu trúc dữ liệu</w:t>
            </w:r>
          </w:p>
        </w:tc>
        <w:tc>
          <w:tcPr>
            <w:tcW w:w="5852" w:type="dxa"/>
            <w:gridSpan w:val="4"/>
            <w:vAlign w:val="center"/>
          </w:tcPr>
          <w:p w14:paraId="4501FD14" w14:textId="77777777" w:rsidR="00DE2334" w:rsidRPr="00E64310" w:rsidRDefault="00DE2334" w:rsidP="00CF739D">
            <w:pPr>
              <w:jc w:val="center"/>
              <w:rPr>
                <w:b/>
                <w:lang w:val="en-US"/>
              </w:rPr>
            </w:pPr>
            <w:r w:rsidRPr="00E64310">
              <w:rPr>
                <w:b/>
                <w:lang w:val="en-US"/>
              </w:rPr>
              <w:t>Phương thức</w:t>
            </w:r>
          </w:p>
        </w:tc>
      </w:tr>
      <w:tr w:rsidR="00DE2334" w:rsidRPr="00920004" w14:paraId="0A1EF53A" w14:textId="77777777" w:rsidTr="00CF739D">
        <w:tc>
          <w:tcPr>
            <w:tcW w:w="805" w:type="dxa"/>
            <w:vMerge/>
            <w:vAlign w:val="center"/>
          </w:tcPr>
          <w:p w14:paraId="31E028D0" w14:textId="77777777" w:rsidR="00DE2334" w:rsidRPr="00E64310" w:rsidRDefault="00DE2334" w:rsidP="00CF739D">
            <w:pPr>
              <w:jc w:val="center"/>
              <w:rPr>
                <w:b/>
                <w:lang w:val="en-US"/>
              </w:rPr>
            </w:pPr>
          </w:p>
        </w:tc>
        <w:tc>
          <w:tcPr>
            <w:tcW w:w="2120" w:type="dxa"/>
            <w:vMerge/>
            <w:vAlign w:val="center"/>
          </w:tcPr>
          <w:p w14:paraId="7F8A75B8" w14:textId="77777777" w:rsidR="00DE2334" w:rsidRPr="00E64310" w:rsidRDefault="00DE2334" w:rsidP="00CF739D">
            <w:pPr>
              <w:jc w:val="center"/>
              <w:rPr>
                <w:b/>
                <w:lang w:val="en-US"/>
              </w:rPr>
            </w:pPr>
          </w:p>
        </w:tc>
        <w:tc>
          <w:tcPr>
            <w:tcW w:w="1463" w:type="dxa"/>
            <w:vAlign w:val="center"/>
          </w:tcPr>
          <w:p w14:paraId="7DD322F4" w14:textId="77777777" w:rsidR="00DE2334" w:rsidRPr="00E64310" w:rsidRDefault="00DE2334" w:rsidP="00CF739D">
            <w:pPr>
              <w:jc w:val="center"/>
              <w:rPr>
                <w:b/>
                <w:lang w:val="en-US"/>
              </w:rPr>
            </w:pPr>
            <w:r w:rsidRPr="00E64310">
              <w:rPr>
                <w:b/>
                <w:lang w:val="en-US"/>
              </w:rPr>
              <w:t>Thêm</w:t>
            </w:r>
          </w:p>
        </w:tc>
        <w:tc>
          <w:tcPr>
            <w:tcW w:w="1463" w:type="dxa"/>
            <w:vAlign w:val="center"/>
          </w:tcPr>
          <w:p w14:paraId="27F0E872" w14:textId="77777777" w:rsidR="00DE2334" w:rsidRPr="00E64310" w:rsidRDefault="00DE2334" w:rsidP="00CF739D">
            <w:pPr>
              <w:jc w:val="center"/>
              <w:rPr>
                <w:b/>
                <w:lang w:val="en-US"/>
              </w:rPr>
            </w:pPr>
            <w:r w:rsidRPr="00E64310">
              <w:rPr>
                <w:b/>
                <w:lang w:val="en-US"/>
              </w:rPr>
              <w:t>Sửa</w:t>
            </w:r>
          </w:p>
        </w:tc>
        <w:tc>
          <w:tcPr>
            <w:tcW w:w="1463" w:type="dxa"/>
            <w:vAlign w:val="center"/>
          </w:tcPr>
          <w:p w14:paraId="6012365A" w14:textId="77777777" w:rsidR="00DE2334" w:rsidRPr="00E64310" w:rsidRDefault="00DE2334" w:rsidP="00CF739D">
            <w:pPr>
              <w:jc w:val="center"/>
              <w:rPr>
                <w:b/>
                <w:lang w:val="en-US"/>
              </w:rPr>
            </w:pPr>
            <w:r w:rsidRPr="00E64310">
              <w:rPr>
                <w:b/>
                <w:lang w:val="en-US"/>
              </w:rPr>
              <w:t>Xóa</w:t>
            </w:r>
          </w:p>
        </w:tc>
        <w:tc>
          <w:tcPr>
            <w:tcW w:w="1463" w:type="dxa"/>
            <w:vAlign w:val="center"/>
          </w:tcPr>
          <w:p w14:paraId="35BC0BD7" w14:textId="77777777" w:rsidR="00DE2334" w:rsidRPr="00E64310" w:rsidRDefault="00DE2334" w:rsidP="00CF739D">
            <w:pPr>
              <w:jc w:val="center"/>
              <w:rPr>
                <w:b/>
                <w:lang w:val="en-US"/>
              </w:rPr>
            </w:pPr>
            <w:r w:rsidRPr="00E64310">
              <w:rPr>
                <w:b/>
                <w:lang w:val="en-US"/>
              </w:rPr>
              <w:t>Truy vấn</w:t>
            </w:r>
          </w:p>
        </w:tc>
      </w:tr>
      <w:tr w:rsidR="00DE2334" w:rsidRPr="00920004" w14:paraId="030F51B7" w14:textId="77777777" w:rsidTr="00CF739D">
        <w:tc>
          <w:tcPr>
            <w:tcW w:w="805" w:type="dxa"/>
          </w:tcPr>
          <w:p w14:paraId="60B2556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34847956" w14:textId="77777777" w:rsidR="00DE2334" w:rsidRPr="00920004" w:rsidRDefault="00DE2334" w:rsidP="00CF739D">
            <w:pPr>
              <w:rPr>
                <w:lang w:val="en-US"/>
              </w:rPr>
            </w:pPr>
            <w:r w:rsidRPr="00920004">
              <w:rPr>
                <w:lang w:val="en-US"/>
              </w:rPr>
              <w:t>customer_order</w:t>
            </w:r>
          </w:p>
        </w:tc>
        <w:tc>
          <w:tcPr>
            <w:tcW w:w="1463" w:type="dxa"/>
          </w:tcPr>
          <w:p w14:paraId="592FB54D" w14:textId="77777777" w:rsidR="00DE2334" w:rsidRPr="00920004" w:rsidRDefault="00DE2334" w:rsidP="00CF739D">
            <w:pPr>
              <w:spacing w:before="240" w:line="0" w:lineRule="atLeast"/>
              <w:jc w:val="center"/>
              <w:rPr>
                <w:lang w:val="en-US"/>
              </w:rPr>
            </w:pPr>
          </w:p>
        </w:tc>
        <w:tc>
          <w:tcPr>
            <w:tcW w:w="1463" w:type="dxa"/>
          </w:tcPr>
          <w:p w14:paraId="164B3BBE"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F3FA9A9" w14:textId="77777777" w:rsidR="00DE2334" w:rsidRPr="00920004" w:rsidRDefault="00DE2334" w:rsidP="00CF739D">
            <w:pPr>
              <w:spacing w:before="240" w:line="0" w:lineRule="atLeast"/>
              <w:jc w:val="center"/>
              <w:rPr>
                <w:lang w:val="en-US"/>
              </w:rPr>
            </w:pPr>
          </w:p>
        </w:tc>
        <w:tc>
          <w:tcPr>
            <w:tcW w:w="1463" w:type="dxa"/>
          </w:tcPr>
          <w:p w14:paraId="285C96BB" w14:textId="77777777" w:rsidR="00DE2334" w:rsidRPr="00920004" w:rsidRDefault="00DE2334" w:rsidP="00CF739D">
            <w:pPr>
              <w:spacing w:before="240" w:line="0" w:lineRule="atLeast"/>
              <w:jc w:val="center"/>
              <w:rPr>
                <w:lang w:val="en-US"/>
              </w:rPr>
            </w:pPr>
          </w:p>
        </w:tc>
      </w:tr>
      <w:tr w:rsidR="00834A8A" w:rsidRPr="00920004" w14:paraId="28D3239F" w14:textId="77777777" w:rsidTr="00CF739D">
        <w:tc>
          <w:tcPr>
            <w:tcW w:w="805" w:type="dxa"/>
          </w:tcPr>
          <w:p w14:paraId="48230C64" w14:textId="470A59D0" w:rsidR="00834A8A" w:rsidRPr="00920004" w:rsidRDefault="00834A8A" w:rsidP="00CF739D">
            <w:pPr>
              <w:spacing w:before="240" w:line="0" w:lineRule="atLeast"/>
              <w:jc w:val="center"/>
              <w:rPr>
                <w:lang w:val="en-US"/>
              </w:rPr>
            </w:pPr>
            <w:r w:rsidRPr="00920004">
              <w:rPr>
                <w:lang w:val="en-US"/>
              </w:rPr>
              <w:t>2</w:t>
            </w:r>
          </w:p>
        </w:tc>
        <w:tc>
          <w:tcPr>
            <w:tcW w:w="2120" w:type="dxa"/>
          </w:tcPr>
          <w:p w14:paraId="039F2FEC" w14:textId="051752AD" w:rsidR="00834A8A" w:rsidRPr="00920004" w:rsidRDefault="00834A8A" w:rsidP="00CF739D">
            <w:pPr>
              <w:rPr>
                <w:lang w:val="en-US"/>
              </w:rPr>
            </w:pPr>
            <w:r w:rsidRPr="00920004">
              <w:rPr>
                <w:lang w:val="en-US"/>
              </w:rPr>
              <w:t>order_detail</w:t>
            </w:r>
          </w:p>
        </w:tc>
        <w:tc>
          <w:tcPr>
            <w:tcW w:w="1463" w:type="dxa"/>
          </w:tcPr>
          <w:p w14:paraId="0CFE312D" w14:textId="77777777" w:rsidR="00834A8A" w:rsidRPr="00920004" w:rsidRDefault="00834A8A" w:rsidP="00CF739D">
            <w:pPr>
              <w:spacing w:before="240" w:line="0" w:lineRule="atLeast"/>
              <w:jc w:val="center"/>
              <w:rPr>
                <w:lang w:val="en-US"/>
              </w:rPr>
            </w:pPr>
          </w:p>
        </w:tc>
        <w:tc>
          <w:tcPr>
            <w:tcW w:w="1463" w:type="dxa"/>
          </w:tcPr>
          <w:p w14:paraId="0EB146EB" w14:textId="1C17662B" w:rsidR="00834A8A" w:rsidRPr="00920004" w:rsidRDefault="00834A8A" w:rsidP="00CF739D">
            <w:pPr>
              <w:spacing w:before="240" w:line="0" w:lineRule="atLeast"/>
              <w:jc w:val="center"/>
              <w:rPr>
                <w:lang w:val="en-US"/>
              </w:rPr>
            </w:pPr>
            <w:r w:rsidRPr="00920004">
              <w:rPr>
                <w:lang w:val="en-US"/>
              </w:rPr>
              <w:t>X</w:t>
            </w:r>
          </w:p>
        </w:tc>
        <w:tc>
          <w:tcPr>
            <w:tcW w:w="1463" w:type="dxa"/>
          </w:tcPr>
          <w:p w14:paraId="41FA685B" w14:textId="77777777" w:rsidR="00834A8A" w:rsidRPr="00920004" w:rsidRDefault="00834A8A" w:rsidP="00CF739D">
            <w:pPr>
              <w:spacing w:before="240" w:line="0" w:lineRule="atLeast"/>
              <w:jc w:val="center"/>
              <w:rPr>
                <w:lang w:val="en-US"/>
              </w:rPr>
            </w:pPr>
          </w:p>
        </w:tc>
        <w:tc>
          <w:tcPr>
            <w:tcW w:w="1463" w:type="dxa"/>
          </w:tcPr>
          <w:p w14:paraId="3E8253BC" w14:textId="77777777" w:rsidR="00834A8A" w:rsidRPr="00920004" w:rsidRDefault="00834A8A" w:rsidP="00CF739D">
            <w:pPr>
              <w:spacing w:before="240" w:line="0" w:lineRule="atLeast"/>
              <w:jc w:val="center"/>
              <w:rPr>
                <w:lang w:val="en-US"/>
              </w:rPr>
            </w:pPr>
          </w:p>
        </w:tc>
      </w:tr>
      <w:tr w:rsidR="00DE2334" w:rsidRPr="00920004" w14:paraId="35CA55AE" w14:textId="77777777" w:rsidTr="00CF739D">
        <w:tc>
          <w:tcPr>
            <w:tcW w:w="805" w:type="dxa"/>
          </w:tcPr>
          <w:p w14:paraId="7DBE7B6B" w14:textId="6A971382" w:rsidR="00DE2334" w:rsidRPr="00920004" w:rsidRDefault="00834A8A" w:rsidP="00CF739D">
            <w:pPr>
              <w:spacing w:before="240" w:line="0" w:lineRule="atLeast"/>
              <w:jc w:val="center"/>
              <w:rPr>
                <w:lang w:val="en-US"/>
              </w:rPr>
            </w:pPr>
            <w:r w:rsidRPr="00920004">
              <w:rPr>
                <w:lang w:val="en-US"/>
              </w:rPr>
              <w:t>3</w:t>
            </w:r>
          </w:p>
        </w:tc>
        <w:tc>
          <w:tcPr>
            <w:tcW w:w="2120" w:type="dxa"/>
          </w:tcPr>
          <w:p w14:paraId="0F91C2F2" w14:textId="77777777" w:rsidR="00DE2334" w:rsidRPr="00920004" w:rsidRDefault="00DE2334" w:rsidP="00CF739D">
            <w:pPr>
              <w:rPr>
                <w:lang w:val="en-US"/>
              </w:rPr>
            </w:pPr>
            <w:r w:rsidRPr="00920004">
              <w:rPr>
                <w:lang w:val="en-US"/>
              </w:rPr>
              <w:t>task</w:t>
            </w:r>
          </w:p>
        </w:tc>
        <w:tc>
          <w:tcPr>
            <w:tcW w:w="1463" w:type="dxa"/>
          </w:tcPr>
          <w:p w14:paraId="65F066E6"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2A86D1B"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26E7FB3" w14:textId="77777777" w:rsidR="00DE2334" w:rsidRPr="00920004" w:rsidRDefault="00DE2334" w:rsidP="00CF739D">
            <w:pPr>
              <w:spacing w:before="240" w:line="0" w:lineRule="atLeast"/>
              <w:jc w:val="center"/>
              <w:rPr>
                <w:lang w:val="en-US"/>
              </w:rPr>
            </w:pPr>
          </w:p>
        </w:tc>
        <w:tc>
          <w:tcPr>
            <w:tcW w:w="1463" w:type="dxa"/>
          </w:tcPr>
          <w:p w14:paraId="0425B62C" w14:textId="77777777" w:rsidR="00DE2334" w:rsidRPr="00920004" w:rsidRDefault="00DE2334" w:rsidP="00CF739D">
            <w:pPr>
              <w:spacing w:before="240" w:line="0" w:lineRule="atLeast"/>
              <w:jc w:val="center"/>
              <w:rPr>
                <w:lang w:val="en-US"/>
              </w:rPr>
            </w:pPr>
          </w:p>
        </w:tc>
      </w:tr>
      <w:tr w:rsidR="00DE2334" w:rsidRPr="00920004" w14:paraId="72EBEA62" w14:textId="77777777" w:rsidTr="00CF739D">
        <w:tc>
          <w:tcPr>
            <w:tcW w:w="805" w:type="dxa"/>
          </w:tcPr>
          <w:p w14:paraId="2E45C7AF" w14:textId="40D460EE" w:rsidR="00DE2334" w:rsidRPr="00920004" w:rsidRDefault="00834A8A" w:rsidP="00CF739D">
            <w:pPr>
              <w:spacing w:before="240" w:line="0" w:lineRule="atLeast"/>
              <w:jc w:val="center"/>
              <w:rPr>
                <w:lang w:val="en-US"/>
              </w:rPr>
            </w:pPr>
            <w:r w:rsidRPr="00920004">
              <w:rPr>
                <w:lang w:val="en-US"/>
              </w:rPr>
              <w:t>4</w:t>
            </w:r>
          </w:p>
        </w:tc>
        <w:tc>
          <w:tcPr>
            <w:tcW w:w="2120" w:type="dxa"/>
          </w:tcPr>
          <w:p w14:paraId="460A4563" w14:textId="77777777" w:rsidR="00DE2334" w:rsidRPr="00920004" w:rsidRDefault="00DE2334" w:rsidP="00CF739D">
            <w:pPr>
              <w:rPr>
                <w:lang w:val="en-US"/>
              </w:rPr>
            </w:pPr>
            <w:r w:rsidRPr="00920004">
              <w:rPr>
                <w:lang w:val="en-US"/>
              </w:rPr>
              <w:t>order_detail</w:t>
            </w:r>
          </w:p>
        </w:tc>
        <w:tc>
          <w:tcPr>
            <w:tcW w:w="1463" w:type="dxa"/>
          </w:tcPr>
          <w:p w14:paraId="1314C561" w14:textId="77777777" w:rsidR="00DE2334" w:rsidRPr="00920004" w:rsidRDefault="00DE2334" w:rsidP="00CF739D">
            <w:pPr>
              <w:spacing w:before="240" w:line="0" w:lineRule="atLeast"/>
              <w:jc w:val="center"/>
              <w:rPr>
                <w:lang w:val="en-US"/>
              </w:rPr>
            </w:pPr>
          </w:p>
        </w:tc>
        <w:tc>
          <w:tcPr>
            <w:tcW w:w="1463" w:type="dxa"/>
          </w:tcPr>
          <w:p w14:paraId="1EE4C89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49F13FF2" w14:textId="77777777" w:rsidR="00DE2334" w:rsidRPr="00920004" w:rsidRDefault="00DE2334" w:rsidP="00CF739D">
            <w:pPr>
              <w:spacing w:before="240" w:line="0" w:lineRule="atLeast"/>
              <w:jc w:val="center"/>
              <w:rPr>
                <w:lang w:val="en-US"/>
              </w:rPr>
            </w:pPr>
          </w:p>
        </w:tc>
        <w:tc>
          <w:tcPr>
            <w:tcW w:w="1463" w:type="dxa"/>
          </w:tcPr>
          <w:p w14:paraId="472F0BFE" w14:textId="77777777" w:rsidR="00DE2334" w:rsidRPr="00920004" w:rsidRDefault="00DE2334" w:rsidP="00CF739D">
            <w:pPr>
              <w:spacing w:before="240" w:line="0" w:lineRule="atLeast"/>
              <w:jc w:val="center"/>
              <w:rPr>
                <w:lang w:val="en-US"/>
              </w:rPr>
            </w:pPr>
          </w:p>
        </w:tc>
      </w:tr>
      <w:tr w:rsidR="00DE2334" w:rsidRPr="00920004" w14:paraId="0C2AFE63" w14:textId="77777777" w:rsidTr="00CF739D">
        <w:tc>
          <w:tcPr>
            <w:tcW w:w="805" w:type="dxa"/>
          </w:tcPr>
          <w:p w14:paraId="5F8BAD02" w14:textId="2E976A38" w:rsidR="00DE2334" w:rsidRPr="00920004" w:rsidRDefault="00834A8A" w:rsidP="00CF739D">
            <w:pPr>
              <w:spacing w:before="240" w:line="0" w:lineRule="atLeast"/>
              <w:jc w:val="center"/>
              <w:rPr>
                <w:lang w:val="en-US"/>
              </w:rPr>
            </w:pPr>
            <w:r w:rsidRPr="00920004">
              <w:rPr>
                <w:lang w:val="en-US"/>
              </w:rPr>
              <w:lastRenderedPageBreak/>
              <w:t>5</w:t>
            </w:r>
          </w:p>
        </w:tc>
        <w:tc>
          <w:tcPr>
            <w:tcW w:w="2120" w:type="dxa"/>
          </w:tcPr>
          <w:p w14:paraId="0C7905DD" w14:textId="77777777" w:rsidR="00DE2334" w:rsidRPr="00920004" w:rsidRDefault="00DE2334" w:rsidP="00CF739D">
            <w:pPr>
              <w:rPr>
                <w:lang w:val="en-US"/>
              </w:rPr>
            </w:pPr>
            <w:r w:rsidRPr="00920004">
              <w:rPr>
                <w:lang w:val="en-US"/>
              </w:rPr>
              <w:t>receipt</w:t>
            </w:r>
          </w:p>
        </w:tc>
        <w:tc>
          <w:tcPr>
            <w:tcW w:w="1463" w:type="dxa"/>
          </w:tcPr>
          <w:p w14:paraId="19E2A47D" w14:textId="77777777" w:rsidR="00DE2334" w:rsidRPr="00920004" w:rsidRDefault="00DE2334" w:rsidP="00CF739D">
            <w:pPr>
              <w:spacing w:before="240" w:line="0" w:lineRule="atLeast"/>
              <w:jc w:val="center"/>
              <w:rPr>
                <w:lang w:val="en-US"/>
              </w:rPr>
            </w:pPr>
          </w:p>
        </w:tc>
        <w:tc>
          <w:tcPr>
            <w:tcW w:w="1463" w:type="dxa"/>
          </w:tcPr>
          <w:p w14:paraId="26CD018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1C0D277" w14:textId="77777777" w:rsidR="00DE2334" w:rsidRPr="00920004" w:rsidRDefault="00DE2334" w:rsidP="00CF739D">
            <w:pPr>
              <w:spacing w:before="240" w:line="0" w:lineRule="atLeast"/>
              <w:jc w:val="center"/>
              <w:rPr>
                <w:lang w:val="en-US"/>
              </w:rPr>
            </w:pPr>
          </w:p>
        </w:tc>
        <w:tc>
          <w:tcPr>
            <w:tcW w:w="1463" w:type="dxa"/>
          </w:tcPr>
          <w:p w14:paraId="7D56F612" w14:textId="77777777" w:rsidR="00DE2334" w:rsidRPr="00920004" w:rsidRDefault="00DE2334" w:rsidP="00CF739D">
            <w:pPr>
              <w:spacing w:before="240" w:line="0" w:lineRule="atLeast"/>
              <w:jc w:val="center"/>
              <w:rPr>
                <w:lang w:val="en-US"/>
              </w:rPr>
            </w:pPr>
          </w:p>
        </w:tc>
      </w:tr>
      <w:tr w:rsidR="00834A8A" w:rsidRPr="00920004" w14:paraId="459285C0" w14:textId="77777777" w:rsidTr="00CF739D">
        <w:tc>
          <w:tcPr>
            <w:tcW w:w="805" w:type="dxa"/>
          </w:tcPr>
          <w:p w14:paraId="4295E5D4" w14:textId="2121EA39" w:rsidR="00834A8A" w:rsidRPr="00920004" w:rsidRDefault="00834A8A" w:rsidP="00CF739D">
            <w:pPr>
              <w:spacing w:before="240" w:line="0" w:lineRule="atLeast"/>
              <w:jc w:val="center"/>
              <w:rPr>
                <w:lang w:val="en-US"/>
              </w:rPr>
            </w:pPr>
            <w:r w:rsidRPr="00920004">
              <w:rPr>
                <w:lang w:val="en-US"/>
              </w:rPr>
              <w:t>6</w:t>
            </w:r>
          </w:p>
        </w:tc>
        <w:tc>
          <w:tcPr>
            <w:tcW w:w="2120" w:type="dxa"/>
          </w:tcPr>
          <w:p w14:paraId="0B9EC30C" w14:textId="54B5D791" w:rsidR="00834A8A" w:rsidRPr="00920004" w:rsidRDefault="00155E24" w:rsidP="00CF739D">
            <w:pPr>
              <w:spacing w:before="240" w:line="0" w:lineRule="atLeast"/>
              <w:rPr>
                <w:lang w:val="en-US"/>
              </w:rPr>
            </w:pPr>
            <w:r w:rsidRPr="00920004">
              <w:rPr>
                <w:lang w:val="en-US"/>
              </w:rPr>
              <w:t>receipt_detail</w:t>
            </w:r>
          </w:p>
        </w:tc>
        <w:tc>
          <w:tcPr>
            <w:tcW w:w="1463" w:type="dxa"/>
          </w:tcPr>
          <w:p w14:paraId="64AD4C58" w14:textId="77777777" w:rsidR="00834A8A" w:rsidRPr="00920004" w:rsidRDefault="00834A8A" w:rsidP="00CF739D">
            <w:pPr>
              <w:spacing w:before="240" w:line="0" w:lineRule="atLeast"/>
              <w:jc w:val="center"/>
              <w:rPr>
                <w:lang w:val="en-US"/>
              </w:rPr>
            </w:pPr>
          </w:p>
        </w:tc>
        <w:tc>
          <w:tcPr>
            <w:tcW w:w="1463" w:type="dxa"/>
          </w:tcPr>
          <w:p w14:paraId="6756B384" w14:textId="5F1BB0B6" w:rsidR="00834A8A" w:rsidRPr="00920004" w:rsidRDefault="00155E24" w:rsidP="00CF739D">
            <w:pPr>
              <w:spacing w:before="240" w:line="0" w:lineRule="atLeast"/>
              <w:jc w:val="center"/>
              <w:rPr>
                <w:lang w:val="en-US"/>
              </w:rPr>
            </w:pPr>
            <w:r w:rsidRPr="00920004">
              <w:rPr>
                <w:lang w:val="en-US"/>
              </w:rPr>
              <w:t>X</w:t>
            </w:r>
          </w:p>
        </w:tc>
        <w:tc>
          <w:tcPr>
            <w:tcW w:w="1463" w:type="dxa"/>
          </w:tcPr>
          <w:p w14:paraId="0431D035" w14:textId="77777777" w:rsidR="00834A8A" w:rsidRPr="00920004" w:rsidRDefault="00834A8A" w:rsidP="00CF739D">
            <w:pPr>
              <w:spacing w:before="240" w:line="0" w:lineRule="atLeast"/>
              <w:jc w:val="center"/>
              <w:rPr>
                <w:lang w:val="en-US"/>
              </w:rPr>
            </w:pPr>
          </w:p>
        </w:tc>
        <w:tc>
          <w:tcPr>
            <w:tcW w:w="1463" w:type="dxa"/>
          </w:tcPr>
          <w:p w14:paraId="060D4165" w14:textId="77777777" w:rsidR="00834A8A" w:rsidRPr="00920004" w:rsidRDefault="00834A8A" w:rsidP="00CF739D">
            <w:pPr>
              <w:keepNext/>
              <w:spacing w:before="240" w:line="0" w:lineRule="atLeast"/>
              <w:jc w:val="center"/>
              <w:rPr>
                <w:lang w:val="en-US"/>
              </w:rPr>
            </w:pPr>
          </w:p>
        </w:tc>
      </w:tr>
    </w:tbl>
    <w:p w14:paraId="650C68F8" w14:textId="33ADC6EC" w:rsidR="00DE2334" w:rsidRPr="00CF739D" w:rsidRDefault="00D632EE" w:rsidP="00CF739D">
      <w:pPr>
        <w:pStyle w:val="Caption"/>
        <w:rPr>
          <w:lang w:val="en-US"/>
        </w:rPr>
      </w:pPr>
      <w:bookmarkStart w:id="2207" w:name="_Toc531504578"/>
      <w:r w:rsidRPr="00CF739D">
        <w:t xml:space="preserve">Bảng </w:t>
      </w:r>
      <w:r w:rsidRPr="00CF739D">
        <w:fldChar w:fldCharType="begin"/>
      </w:r>
      <w:r w:rsidRPr="00CF739D">
        <w:instrText xml:space="preserve"> STYLEREF 1 \s </w:instrText>
      </w:r>
      <w:r w:rsidRPr="00CF739D">
        <w:fldChar w:fldCharType="separate"/>
      </w:r>
      <w:r w:rsidR="00B5490C">
        <w:rPr>
          <w:noProof/>
        </w:rPr>
        <w:t>3</w:t>
      </w:r>
      <w:r w:rsidRPr="00CF739D">
        <w:fldChar w:fldCharType="end"/>
      </w:r>
      <w:r w:rsidRPr="00CF739D">
        <w:t>.</w:t>
      </w:r>
      <w:r w:rsidRPr="00CF739D">
        <w:fldChar w:fldCharType="begin"/>
      </w:r>
      <w:r w:rsidRPr="00CF739D">
        <w:instrText xml:space="preserve"> SEQ Bảng \* ARABIC \s 1 </w:instrText>
      </w:r>
      <w:r w:rsidRPr="00CF739D">
        <w:fldChar w:fldCharType="separate"/>
      </w:r>
      <w:r w:rsidR="00B5490C">
        <w:rPr>
          <w:noProof/>
        </w:rPr>
        <w:t>17</w:t>
      </w:r>
      <w:r w:rsidRPr="00CF739D">
        <w:fldChar w:fldCharType="end"/>
      </w:r>
      <w:r w:rsidRPr="00CF739D">
        <w:rPr>
          <w:lang w:val="en-US"/>
        </w:rPr>
        <w:t xml:space="preserve"> Dữ liệu sử dụng thay đổi trạng thái biên nhận</w:t>
      </w:r>
      <w:bookmarkEnd w:id="2207"/>
    </w:p>
    <w:p w14:paraId="30DC4E59" w14:textId="28867854" w:rsidR="00070C2F" w:rsidRPr="00920004" w:rsidRDefault="00070C2F" w:rsidP="00CF739D">
      <w:pPr>
        <w:pStyle w:val="Heading6"/>
        <w:numPr>
          <w:ilvl w:val="0"/>
          <w:numId w:val="81"/>
        </w:numPr>
        <w:spacing w:before="240" w:line="0" w:lineRule="atLeast"/>
        <w:rPr>
          <w:rFonts w:cstheme="majorHAnsi"/>
          <w:lang w:val="en-US"/>
        </w:rPr>
      </w:pPr>
      <w:r w:rsidRPr="00CF739D">
        <w:rPr>
          <w:rFonts w:cstheme="majorHAnsi"/>
          <w:lang w:val="en-US"/>
        </w:rPr>
        <w:t>Cách xử lí</w:t>
      </w:r>
    </w:p>
    <w:p w14:paraId="28126BCA" w14:textId="2D36B23A" w:rsidR="007D228D" w:rsidRPr="00920004" w:rsidRDefault="000946D2" w:rsidP="00CF739D">
      <w:pPr>
        <w:keepNext/>
        <w:spacing w:before="240" w:line="0" w:lineRule="atLeast"/>
      </w:pPr>
      <w:r w:rsidRPr="00CF739D">
        <w:rPr>
          <w:noProof/>
          <w:lang w:val="en-US"/>
        </w:rPr>
        <w:drawing>
          <wp:inline distT="0" distB="0" distL="0" distR="0" wp14:anchorId="2B7D6844" wp14:editId="50102FBD">
            <wp:extent cx="5579745" cy="670927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3325" cy="6713576"/>
                    </a:xfrm>
                    <a:prstGeom prst="rect">
                      <a:avLst/>
                    </a:prstGeom>
                    <a:noFill/>
                    <a:ln>
                      <a:noFill/>
                    </a:ln>
                  </pic:spPr>
                </pic:pic>
              </a:graphicData>
            </a:graphic>
          </wp:inline>
        </w:drawing>
      </w:r>
    </w:p>
    <w:p w14:paraId="019F5AC3" w14:textId="12399D73" w:rsidR="007D228D" w:rsidRPr="00CF739D" w:rsidRDefault="007D228D" w:rsidP="00CF739D">
      <w:pPr>
        <w:pStyle w:val="Caption"/>
        <w:rPr>
          <w:lang w:val="en-US"/>
        </w:rPr>
      </w:pPr>
      <w:bookmarkStart w:id="2208" w:name="_Toc531380502"/>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25</w:t>
      </w:r>
      <w:r w:rsidR="00EF3636" w:rsidRPr="00CF739D">
        <w:fldChar w:fldCharType="end"/>
      </w:r>
      <w:r w:rsidRPr="00CF739D">
        <w:rPr>
          <w:lang w:val="en-US"/>
        </w:rPr>
        <w:t xml:space="preserve"> Sơ đồ xử lí thay đổi trạng thái biên nhận</w:t>
      </w:r>
      <w:bookmarkEnd w:id="2208"/>
    </w:p>
    <w:p w14:paraId="5EB6A657" w14:textId="550C32D3" w:rsidR="00070C2F" w:rsidRPr="00CF739D" w:rsidRDefault="00070C2F" w:rsidP="00CF739D">
      <w:pPr>
        <w:pStyle w:val="Heading5"/>
        <w:spacing w:before="240" w:line="0" w:lineRule="atLeast"/>
        <w:rPr>
          <w:rFonts w:cstheme="majorHAnsi"/>
          <w:lang w:val="en-US"/>
        </w:rPr>
      </w:pPr>
      <w:r w:rsidRPr="00CF739D">
        <w:rPr>
          <w:rFonts w:cstheme="majorHAnsi"/>
          <w:lang w:val="en-US"/>
        </w:rPr>
        <w:lastRenderedPageBreak/>
        <w:t>Cập nhật thông tin biên nhận</w:t>
      </w:r>
    </w:p>
    <w:p w14:paraId="3F5A01F6" w14:textId="7708E725" w:rsidR="00836F48" w:rsidRPr="00CF739D" w:rsidRDefault="00070C2F" w:rsidP="00CF739D">
      <w:pPr>
        <w:ind w:firstLine="720"/>
        <w:rPr>
          <w:lang w:val="en-US"/>
        </w:rPr>
      </w:pPr>
      <w:r w:rsidRPr="00CF739D">
        <w:rPr>
          <w:b/>
          <w:lang w:val="en-US"/>
        </w:rPr>
        <w:t>Mục đích</w:t>
      </w:r>
      <w:r w:rsidR="00D632EE" w:rsidRPr="00CF739D">
        <w:rPr>
          <w:b/>
          <w:lang w:val="en-US"/>
        </w:rPr>
        <w:t>:</w:t>
      </w:r>
      <w:r w:rsidR="00D632EE" w:rsidRPr="00CF739D">
        <w:rPr>
          <w:lang w:val="en-US"/>
        </w:rPr>
        <w:t xml:space="preserve"> </w:t>
      </w:r>
      <w:r w:rsidR="00836F48" w:rsidRPr="00CF739D">
        <w:rPr>
          <w:lang w:val="en-US"/>
        </w:rPr>
        <w:t>Cập nhật lại thông tin biên nhận đúng với thông tin nhân viên lấy được trực tiếp từ khách hàng cũng như các thông tin cho đúng với thực tế khi xử lí đơn hàng.</w:t>
      </w:r>
    </w:p>
    <w:p w14:paraId="07C461F8" w14:textId="575B6638" w:rsidR="00070C2F" w:rsidRPr="00CF739D" w:rsidRDefault="00070C2F" w:rsidP="00CF739D">
      <w:pPr>
        <w:pStyle w:val="Heading6"/>
        <w:numPr>
          <w:ilvl w:val="0"/>
          <w:numId w:val="81"/>
        </w:numPr>
        <w:spacing w:before="240" w:line="0" w:lineRule="atLeast"/>
        <w:ind w:left="720"/>
        <w:rPr>
          <w:rFonts w:cstheme="majorHAnsi"/>
          <w:lang w:val="en-US"/>
        </w:rPr>
      </w:pPr>
      <w:r w:rsidRPr="00CF739D">
        <w:rPr>
          <w:rFonts w:cstheme="majorHAnsi"/>
          <w:lang w:val="en-US"/>
        </w:rPr>
        <w:t>Giao diện</w:t>
      </w:r>
    </w:p>
    <w:p w14:paraId="2B0EE830" w14:textId="77777777" w:rsidR="006C3B6C" w:rsidRPr="00920004" w:rsidRDefault="006C3B6C" w:rsidP="00CF739D">
      <w:pPr>
        <w:keepNext/>
        <w:spacing w:before="240" w:line="0" w:lineRule="atLeast"/>
      </w:pPr>
      <w:r w:rsidRPr="00CF739D">
        <w:rPr>
          <w:noProof/>
          <w:lang w:val="en-US"/>
        </w:rPr>
        <w:drawing>
          <wp:inline distT="0" distB="0" distL="0" distR="0" wp14:anchorId="58C725AA" wp14:editId="4F421A69">
            <wp:extent cx="5579745" cy="403288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9745" cy="4032885"/>
                    </a:xfrm>
                    <a:prstGeom prst="rect">
                      <a:avLst/>
                    </a:prstGeom>
                    <a:noFill/>
                    <a:ln>
                      <a:noFill/>
                    </a:ln>
                  </pic:spPr>
                </pic:pic>
              </a:graphicData>
            </a:graphic>
          </wp:inline>
        </w:drawing>
      </w:r>
    </w:p>
    <w:p w14:paraId="686D5639" w14:textId="51821920" w:rsidR="006C3B6C" w:rsidRPr="00CF739D" w:rsidRDefault="006C3B6C">
      <w:pPr>
        <w:pStyle w:val="Caption"/>
      </w:pPr>
      <w:bookmarkStart w:id="2209" w:name="_Toc531380503"/>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26</w:t>
      </w:r>
      <w:r w:rsidR="00EF3636" w:rsidRPr="00CF739D">
        <w:fldChar w:fldCharType="end"/>
      </w:r>
      <w:r w:rsidRPr="00CF739D">
        <w:t xml:space="preserve"> Giao diện cập nhật thông tin biên nhận với trạng thái "đang chờ"</w:t>
      </w:r>
      <w:bookmarkEnd w:id="2209"/>
    </w:p>
    <w:p w14:paraId="73D142D9" w14:textId="070AB9B8" w:rsidR="0013721C" w:rsidRPr="00920004" w:rsidRDefault="00C20A03" w:rsidP="00CF739D">
      <w:pPr>
        <w:keepNext/>
        <w:spacing w:before="240" w:line="0" w:lineRule="atLeast"/>
      </w:pPr>
      <w:r w:rsidRPr="00920004">
        <w:lastRenderedPageBreak/>
        <w:t xml:space="preserve"> </w:t>
      </w:r>
      <w:r w:rsidRPr="00CF739D">
        <w:rPr>
          <w:noProof/>
          <w:lang w:val="en-US"/>
        </w:rPr>
        <w:drawing>
          <wp:inline distT="0" distB="0" distL="0" distR="0" wp14:anchorId="7E1F9E1B" wp14:editId="389EE6AF">
            <wp:extent cx="5579332" cy="312879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3">
                      <a:extLst>
                        <a:ext uri="{28A0092B-C50C-407E-A947-70E740481C1C}">
                          <a14:useLocalDpi xmlns:a14="http://schemas.microsoft.com/office/drawing/2010/main" val="0"/>
                        </a:ext>
                      </a:extLst>
                    </a:blip>
                    <a:srcRect b="7747"/>
                    <a:stretch/>
                  </pic:blipFill>
                  <pic:spPr bwMode="auto">
                    <a:xfrm>
                      <a:off x="0" y="0"/>
                      <a:ext cx="5583047" cy="3130874"/>
                    </a:xfrm>
                    <a:prstGeom prst="rect">
                      <a:avLst/>
                    </a:prstGeom>
                    <a:noFill/>
                    <a:ln>
                      <a:noFill/>
                    </a:ln>
                    <a:extLst>
                      <a:ext uri="{53640926-AAD7-44D8-BBD7-CCE9431645EC}">
                        <a14:shadowObscured xmlns:a14="http://schemas.microsoft.com/office/drawing/2010/main"/>
                      </a:ext>
                    </a:extLst>
                  </pic:spPr>
                </pic:pic>
              </a:graphicData>
            </a:graphic>
          </wp:inline>
        </w:drawing>
      </w:r>
    </w:p>
    <w:p w14:paraId="625952F4" w14:textId="7E29B5E5" w:rsidR="0013721C" w:rsidRPr="00CF739D" w:rsidRDefault="0013721C">
      <w:pPr>
        <w:pStyle w:val="Caption"/>
      </w:pPr>
      <w:bookmarkStart w:id="2210" w:name="_Toc531380504"/>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27</w:t>
      </w:r>
      <w:r w:rsidR="00EF3636" w:rsidRPr="00CF739D">
        <w:fldChar w:fldCharType="end"/>
      </w:r>
      <w:r w:rsidR="00C20A03" w:rsidRPr="00CF739D">
        <w:t xml:space="preserve"> </w:t>
      </w:r>
      <w:r w:rsidRPr="00920004">
        <w:t>Giao diện cập nhật thông tin biên nhận với trạng thái "đang chờ</w:t>
      </w:r>
      <w:r w:rsidRPr="00CF739D">
        <w:t xml:space="preserve"> trả đồ</w:t>
      </w:r>
      <w:r w:rsidRPr="00920004">
        <w:t>"</w:t>
      </w:r>
      <w:bookmarkEnd w:id="2210"/>
    </w:p>
    <w:p w14:paraId="13EF0A50" w14:textId="5411730C" w:rsidR="00070C2F" w:rsidRPr="00CF739D" w:rsidRDefault="00070C2F" w:rsidP="00CF739D">
      <w:pPr>
        <w:pStyle w:val="Heading6"/>
        <w:numPr>
          <w:ilvl w:val="0"/>
          <w:numId w:val="81"/>
        </w:numPr>
        <w:tabs>
          <w:tab w:val="left" w:pos="630"/>
        </w:tabs>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451F3E" w:rsidRPr="00920004" w14:paraId="729F3EA5" w14:textId="77777777" w:rsidTr="00A72A60">
        <w:tc>
          <w:tcPr>
            <w:tcW w:w="805" w:type="dxa"/>
            <w:vAlign w:val="center"/>
          </w:tcPr>
          <w:p w14:paraId="4EB5F767" w14:textId="77777777" w:rsidR="00451F3E" w:rsidRPr="00920004" w:rsidRDefault="00451F3E" w:rsidP="00CF739D">
            <w:pPr>
              <w:spacing w:before="240" w:line="0" w:lineRule="atLeast"/>
              <w:jc w:val="center"/>
              <w:rPr>
                <w:b/>
                <w:lang w:val="en-US"/>
              </w:rPr>
            </w:pPr>
            <w:r w:rsidRPr="00920004">
              <w:rPr>
                <w:b/>
                <w:lang w:val="en-US"/>
              </w:rPr>
              <w:t>STT</w:t>
            </w:r>
          </w:p>
        </w:tc>
        <w:tc>
          <w:tcPr>
            <w:tcW w:w="1980" w:type="dxa"/>
            <w:vAlign w:val="center"/>
          </w:tcPr>
          <w:p w14:paraId="35E10CCD" w14:textId="77777777" w:rsidR="00451F3E" w:rsidRPr="00920004" w:rsidRDefault="00451F3E" w:rsidP="00CF739D">
            <w:pPr>
              <w:spacing w:before="240" w:line="0" w:lineRule="atLeast"/>
              <w:jc w:val="center"/>
              <w:rPr>
                <w:b/>
                <w:lang w:val="en-US"/>
              </w:rPr>
            </w:pPr>
            <w:r w:rsidRPr="00920004">
              <w:rPr>
                <w:b/>
                <w:lang w:val="en-US"/>
              </w:rPr>
              <w:t>Loại điều khiển</w:t>
            </w:r>
          </w:p>
        </w:tc>
        <w:tc>
          <w:tcPr>
            <w:tcW w:w="2970" w:type="dxa"/>
            <w:vAlign w:val="center"/>
          </w:tcPr>
          <w:p w14:paraId="15B4DAE8" w14:textId="77777777" w:rsidR="00451F3E" w:rsidRPr="00920004" w:rsidRDefault="00451F3E" w:rsidP="00CF739D">
            <w:pPr>
              <w:spacing w:before="240" w:line="0" w:lineRule="atLeast"/>
              <w:jc w:val="center"/>
              <w:rPr>
                <w:b/>
                <w:lang w:val="en-US"/>
              </w:rPr>
            </w:pPr>
            <w:r w:rsidRPr="00920004">
              <w:rPr>
                <w:b/>
                <w:lang w:val="en-US"/>
              </w:rPr>
              <w:t>Nội dung thực hiện</w:t>
            </w:r>
          </w:p>
        </w:tc>
        <w:tc>
          <w:tcPr>
            <w:tcW w:w="1266" w:type="dxa"/>
            <w:vAlign w:val="center"/>
          </w:tcPr>
          <w:p w14:paraId="563EC63B" w14:textId="77777777" w:rsidR="00451F3E" w:rsidRPr="00920004" w:rsidRDefault="00451F3E" w:rsidP="00CF739D">
            <w:pPr>
              <w:spacing w:before="240" w:line="0" w:lineRule="atLeast"/>
              <w:jc w:val="center"/>
              <w:rPr>
                <w:b/>
                <w:lang w:val="en-US"/>
              </w:rPr>
            </w:pPr>
            <w:r w:rsidRPr="00920004">
              <w:rPr>
                <w:b/>
                <w:lang w:val="en-US"/>
              </w:rPr>
              <w:t>Giá trị mặc định</w:t>
            </w:r>
          </w:p>
        </w:tc>
        <w:tc>
          <w:tcPr>
            <w:tcW w:w="1756" w:type="dxa"/>
            <w:vAlign w:val="center"/>
          </w:tcPr>
          <w:p w14:paraId="41479801" w14:textId="77777777" w:rsidR="00451F3E" w:rsidRPr="00920004" w:rsidRDefault="00451F3E" w:rsidP="00CF739D">
            <w:pPr>
              <w:spacing w:before="240" w:line="0" w:lineRule="atLeast"/>
              <w:jc w:val="center"/>
              <w:rPr>
                <w:b/>
                <w:lang w:val="en-US"/>
              </w:rPr>
            </w:pPr>
            <w:r w:rsidRPr="00920004">
              <w:rPr>
                <w:b/>
                <w:lang w:val="en-US"/>
              </w:rPr>
              <w:t>Lưu ý</w:t>
            </w:r>
          </w:p>
        </w:tc>
      </w:tr>
      <w:tr w:rsidR="00451F3E" w:rsidRPr="00920004" w14:paraId="3706529C" w14:textId="77777777" w:rsidTr="00A72A60">
        <w:tc>
          <w:tcPr>
            <w:tcW w:w="805" w:type="dxa"/>
          </w:tcPr>
          <w:p w14:paraId="62332970" w14:textId="77777777" w:rsidR="00451F3E" w:rsidRPr="00920004" w:rsidRDefault="00451F3E" w:rsidP="00CF739D">
            <w:pPr>
              <w:spacing w:before="240" w:line="0" w:lineRule="atLeast"/>
              <w:jc w:val="center"/>
              <w:rPr>
                <w:lang w:val="en-US"/>
              </w:rPr>
            </w:pPr>
            <w:r w:rsidRPr="00920004">
              <w:rPr>
                <w:lang w:val="en-US"/>
              </w:rPr>
              <w:t>1</w:t>
            </w:r>
          </w:p>
        </w:tc>
        <w:tc>
          <w:tcPr>
            <w:tcW w:w="1980" w:type="dxa"/>
          </w:tcPr>
          <w:p w14:paraId="5FC9A44C" w14:textId="72CEF073" w:rsidR="00451F3E" w:rsidRPr="00920004" w:rsidRDefault="00451F3E" w:rsidP="00CF739D">
            <w:pPr>
              <w:rPr>
                <w:lang w:val="en-US"/>
              </w:rPr>
            </w:pPr>
            <w:r w:rsidRPr="00920004">
              <w:rPr>
                <w:lang w:val="en-US"/>
              </w:rPr>
              <w:t>inputText</w:t>
            </w:r>
          </w:p>
        </w:tc>
        <w:tc>
          <w:tcPr>
            <w:tcW w:w="2970" w:type="dxa"/>
          </w:tcPr>
          <w:p w14:paraId="55B0E60D" w14:textId="1217847B" w:rsidR="00451F3E" w:rsidRPr="00920004" w:rsidRDefault="00F45A48" w:rsidP="00CF739D">
            <w:pPr>
              <w:rPr>
                <w:lang w:val="en-US"/>
              </w:rPr>
            </w:pPr>
            <w:r w:rsidRPr="00920004">
              <w:rPr>
                <w:lang w:val="en-US"/>
              </w:rPr>
              <w:t>Ngày lấy đồ</w:t>
            </w:r>
          </w:p>
        </w:tc>
        <w:tc>
          <w:tcPr>
            <w:tcW w:w="1266" w:type="dxa"/>
          </w:tcPr>
          <w:p w14:paraId="7E7676E2" w14:textId="77777777" w:rsidR="00451F3E" w:rsidRPr="00920004" w:rsidRDefault="00451F3E" w:rsidP="00CF739D">
            <w:pPr>
              <w:spacing w:before="240" w:line="0" w:lineRule="atLeast"/>
              <w:rPr>
                <w:lang w:val="en-US"/>
              </w:rPr>
            </w:pPr>
          </w:p>
        </w:tc>
        <w:tc>
          <w:tcPr>
            <w:tcW w:w="1756" w:type="dxa"/>
          </w:tcPr>
          <w:p w14:paraId="21BBA71A" w14:textId="77777777" w:rsidR="00451F3E" w:rsidRPr="00920004" w:rsidRDefault="00451F3E" w:rsidP="00CF739D">
            <w:pPr>
              <w:spacing w:before="240" w:line="0" w:lineRule="atLeast"/>
              <w:rPr>
                <w:lang w:val="en-US"/>
              </w:rPr>
            </w:pPr>
          </w:p>
        </w:tc>
      </w:tr>
      <w:tr w:rsidR="00F45A48" w:rsidRPr="00920004" w14:paraId="50F1EF56" w14:textId="77777777" w:rsidTr="00A72A60">
        <w:tc>
          <w:tcPr>
            <w:tcW w:w="805" w:type="dxa"/>
          </w:tcPr>
          <w:p w14:paraId="5A590F48" w14:textId="6C7799E5" w:rsidR="00F45A48" w:rsidRPr="00920004" w:rsidRDefault="00F45A48" w:rsidP="00CF739D">
            <w:pPr>
              <w:spacing w:before="240" w:line="0" w:lineRule="atLeast"/>
              <w:jc w:val="center"/>
              <w:rPr>
                <w:lang w:val="en-US"/>
              </w:rPr>
            </w:pPr>
            <w:r w:rsidRPr="00920004">
              <w:rPr>
                <w:lang w:val="en-US"/>
              </w:rPr>
              <w:t>2</w:t>
            </w:r>
          </w:p>
        </w:tc>
        <w:tc>
          <w:tcPr>
            <w:tcW w:w="1980" w:type="dxa"/>
          </w:tcPr>
          <w:p w14:paraId="25AC1C8B" w14:textId="4A725E71" w:rsidR="00F45A48" w:rsidRPr="00920004" w:rsidRDefault="00F45A48" w:rsidP="00CF739D">
            <w:pPr>
              <w:rPr>
                <w:lang w:val="en-US"/>
              </w:rPr>
            </w:pPr>
            <w:r w:rsidRPr="00920004">
              <w:rPr>
                <w:lang w:val="en-US"/>
              </w:rPr>
              <w:t>inputText</w:t>
            </w:r>
          </w:p>
        </w:tc>
        <w:tc>
          <w:tcPr>
            <w:tcW w:w="2970" w:type="dxa"/>
          </w:tcPr>
          <w:p w14:paraId="56CFBCBD" w14:textId="0F0437DD" w:rsidR="00F45A48" w:rsidRPr="00920004" w:rsidRDefault="00D20C30" w:rsidP="00CF739D">
            <w:pPr>
              <w:rPr>
                <w:lang w:val="en-US"/>
              </w:rPr>
            </w:pPr>
            <w:r w:rsidRPr="00920004">
              <w:rPr>
                <w:lang w:val="en-US"/>
              </w:rPr>
              <w:t>Thời gian lấy đồ</w:t>
            </w:r>
          </w:p>
        </w:tc>
        <w:tc>
          <w:tcPr>
            <w:tcW w:w="1266" w:type="dxa"/>
          </w:tcPr>
          <w:p w14:paraId="7A8879FF" w14:textId="77777777" w:rsidR="00F45A48" w:rsidRPr="00920004" w:rsidRDefault="00F45A48" w:rsidP="00CF739D">
            <w:pPr>
              <w:spacing w:before="240" w:line="0" w:lineRule="atLeast"/>
              <w:rPr>
                <w:lang w:val="en-US"/>
              </w:rPr>
            </w:pPr>
          </w:p>
        </w:tc>
        <w:tc>
          <w:tcPr>
            <w:tcW w:w="1756" w:type="dxa"/>
          </w:tcPr>
          <w:p w14:paraId="60BD1595" w14:textId="77777777" w:rsidR="00F45A48" w:rsidRPr="00920004" w:rsidRDefault="00F45A48" w:rsidP="00CF739D">
            <w:pPr>
              <w:spacing w:before="240" w:line="0" w:lineRule="atLeast"/>
              <w:rPr>
                <w:lang w:val="en-US"/>
              </w:rPr>
            </w:pPr>
          </w:p>
        </w:tc>
      </w:tr>
      <w:tr w:rsidR="00D20C30" w:rsidRPr="00920004" w14:paraId="7BBA8271" w14:textId="77777777" w:rsidTr="00A72A60">
        <w:tc>
          <w:tcPr>
            <w:tcW w:w="805" w:type="dxa"/>
          </w:tcPr>
          <w:p w14:paraId="2B50FBBE" w14:textId="3D2B219C" w:rsidR="00D20C30" w:rsidRPr="00920004" w:rsidRDefault="00D20C30" w:rsidP="00CF739D">
            <w:pPr>
              <w:spacing w:before="240" w:line="0" w:lineRule="atLeast"/>
              <w:jc w:val="center"/>
              <w:rPr>
                <w:lang w:val="en-US"/>
              </w:rPr>
            </w:pPr>
            <w:r w:rsidRPr="00920004">
              <w:rPr>
                <w:lang w:val="en-US"/>
              </w:rPr>
              <w:t>3</w:t>
            </w:r>
          </w:p>
        </w:tc>
        <w:tc>
          <w:tcPr>
            <w:tcW w:w="1980" w:type="dxa"/>
          </w:tcPr>
          <w:p w14:paraId="5CD66038" w14:textId="2B047EB9" w:rsidR="00D20C30" w:rsidRPr="00920004" w:rsidRDefault="00D20C30" w:rsidP="00CF739D">
            <w:pPr>
              <w:rPr>
                <w:lang w:val="en-US"/>
              </w:rPr>
            </w:pPr>
            <w:r w:rsidRPr="00920004">
              <w:rPr>
                <w:lang w:val="en-US"/>
              </w:rPr>
              <w:t>inputText</w:t>
            </w:r>
          </w:p>
        </w:tc>
        <w:tc>
          <w:tcPr>
            <w:tcW w:w="2970" w:type="dxa"/>
          </w:tcPr>
          <w:p w14:paraId="27362707" w14:textId="145E40D6" w:rsidR="00D20C30" w:rsidRPr="00920004" w:rsidRDefault="00D20C30" w:rsidP="00CF739D">
            <w:pPr>
              <w:rPr>
                <w:lang w:val="en-US"/>
              </w:rPr>
            </w:pPr>
            <w:r w:rsidRPr="00920004">
              <w:rPr>
                <w:lang w:val="en-US"/>
              </w:rPr>
              <w:t>Ngày trả đồ</w:t>
            </w:r>
          </w:p>
        </w:tc>
        <w:tc>
          <w:tcPr>
            <w:tcW w:w="1266" w:type="dxa"/>
          </w:tcPr>
          <w:p w14:paraId="6383F37C" w14:textId="77777777" w:rsidR="00D20C30" w:rsidRPr="00920004" w:rsidRDefault="00D20C30" w:rsidP="00CF739D">
            <w:pPr>
              <w:spacing w:before="240" w:line="0" w:lineRule="atLeast"/>
              <w:rPr>
                <w:lang w:val="en-US"/>
              </w:rPr>
            </w:pPr>
          </w:p>
        </w:tc>
        <w:tc>
          <w:tcPr>
            <w:tcW w:w="1756" w:type="dxa"/>
          </w:tcPr>
          <w:p w14:paraId="5820C1E0" w14:textId="77777777" w:rsidR="00D20C30" w:rsidRPr="00920004" w:rsidRDefault="00D20C30" w:rsidP="00CF739D">
            <w:pPr>
              <w:spacing w:before="240" w:line="0" w:lineRule="atLeast"/>
              <w:rPr>
                <w:lang w:val="en-US"/>
              </w:rPr>
            </w:pPr>
          </w:p>
        </w:tc>
      </w:tr>
      <w:tr w:rsidR="00D20C30" w:rsidRPr="00920004" w14:paraId="67EBED48" w14:textId="77777777" w:rsidTr="00A72A60">
        <w:tc>
          <w:tcPr>
            <w:tcW w:w="805" w:type="dxa"/>
          </w:tcPr>
          <w:p w14:paraId="369CC96F" w14:textId="60FAC0BD" w:rsidR="00D20C30" w:rsidRPr="00920004" w:rsidRDefault="00D20C30" w:rsidP="00CF739D">
            <w:pPr>
              <w:spacing w:before="240" w:line="0" w:lineRule="atLeast"/>
              <w:jc w:val="center"/>
              <w:rPr>
                <w:lang w:val="en-US"/>
              </w:rPr>
            </w:pPr>
            <w:r w:rsidRPr="00920004">
              <w:rPr>
                <w:lang w:val="en-US"/>
              </w:rPr>
              <w:t>4</w:t>
            </w:r>
          </w:p>
        </w:tc>
        <w:tc>
          <w:tcPr>
            <w:tcW w:w="1980" w:type="dxa"/>
          </w:tcPr>
          <w:p w14:paraId="37E88549" w14:textId="7DCECEB7" w:rsidR="00D20C30" w:rsidRPr="00920004" w:rsidRDefault="00D20C30" w:rsidP="00CF739D">
            <w:pPr>
              <w:rPr>
                <w:lang w:val="en-US"/>
              </w:rPr>
            </w:pPr>
            <w:r w:rsidRPr="00920004">
              <w:rPr>
                <w:lang w:val="en-US"/>
              </w:rPr>
              <w:t>inputText</w:t>
            </w:r>
          </w:p>
        </w:tc>
        <w:tc>
          <w:tcPr>
            <w:tcW w:w="2970" w:type="dxa"/>
          </w:tcPr>
          <w:p w14:paraId="6E4E12D0" w14:textId="61BCAA7B" w:rsidR="00D20C30" w:rsidRPr="00920004" w:rsidRDefault="00D20C30" w:rsidP="00CF739D">
            <w:pPr>
              <w:rPr>
                <w:lang w:val="en-US"/>
              </w:rPr>
            </w:pPr>
            <w:r w:rsidRPr="00920004">
              <w:rPr>
                <w:lang w:val="en-US"/>
              </w:rPr>
              <w:t>Thời gian trả đồ</w:t>
            </w:r>
          </w:p>
        </w:tc>
        <w:tc>
          <w:tcPr>
            <w:tcW w:w="1266" w:type="dxa"/>
          </w:tcPr>
          <w:p w14:paraId="4434B8D6" w14:textId="77777777" w:rsidR="00D20C30" w:rsidRPr="00920004" w:rsidRDefault="00D20C30" w:rsidP="00CF739D">
            <w:pPr>
              <w:spacing w:before="240" w:line="0" w:lineRule="atLeast"/>
              <w:rPr>
                <w:lang w:val="en-US"/>
              </w:rPr>
            </w:pPr>
          </w:p>
        </w:tc>
        <w:tc>
          <w:tcPr>
            <w:tcW w:w="1756" w:type="dxa"/>
          </w:tcPr>
          <w:p w14:paraId="35A3CC93" w14:textId="77777777" w:rsidR="00D20C30" w:rsidRPr="00920004" w:rsidRDefault="00D20C30" w:rsidP="00CF739D">
            <w:pPr>
              <w:spacing w:before="240" w:line="0" w:lineRule="atLeast"/>
              <w:rPr>
                <w:lang w:val="en-US"/>
              </w:rPr>
            </w:pPr>
          </w:p>
        </w:tc>
      </w:tr>
      <w:tr w:rsidR="00B65F17" w:rsidRPr="00920004" w14:paraId="7D9B709A" w14:textId="77777777" w:rsidTr="00A72A60">
        <w:tc>
          <w:tcPr>
            <w:tcW w:w="805" w:type="dxa"/>
          </w:tcPr>
          <w:p w14:paraId="27CDFF7D" w14:textId="4F3BBFA7" w:rsidR="00B65F17" w:rsidRPr="00920004" w:rsidRDefault="00B65F17" w:rsidP="00CF739D">
            <w:pPr>
              <w:spacing w:before="240" w:line="0" w:lineRule="atLeast"/>
              <w:jc w:val="center"/>
              <w:rPr>
                <w:lang w:val="en-US"/>
              </w:rPr>
            </w:pPr>
            <w:r w:rsidRPr="00920004">
              <w:rPr>
                <w:lang w:val="en-US"/>
              </w:rPr>
              <w:t>5</w:t>
            </w:r>
          </w:p>
        </w:tc>
        <w:tc>
          <w:tcPr>
            <w:tcW w:w="1980" w:type="dxa"/>
          </w:tcPr>
          <w:p w14:paraId="24CF34BB" w14:textId="26B14029" w:rsidR="00B65F17" w:rsidRPr="00920004" w:rsidRDefault="00B65F17" w:rsidP="00CF739D">
            <w:pPr>
              <w:rPr>
                <w:lang w:val="en-US"/>
              </w:rPr>
            </w:pPr>
            <w:r w:rsidRPr="00920004">
              <w:rPr>
                <w:lang w:val="en-US"/>
              </w:rPr>
              <w:t>inputText</w:t>
            </w:r>
          </w:p>
        </w:tc>
        <w:tc>
          <w:tcPr>
            <w:tcW w:w="2970" w:type="dxa"/>
          </w:tcPr>
          <w:p w14:paraId="3C26A700" w14:textId="6197C7C1" w:rsidR="00B65F17" w:rsidRPr="00920004" w:rsidRDefault="00B65F17" w:rsidP="00CF739D">
            <w:pPr>
              <w:rPr>
                <w:lang w:val="en-US"/>
              </w:rPr>
            </w:pPr>
            <w:r w:rsidRPr="00920004">
              <w:rPr>
                <w:lang w:val="en-US"/>
              </w:rPr>
              <w:t>Số lượng đồ đã lấy</w:t>
            </w:r>
          </w:p>
        </w:tc>
        <w:tc>
          <w:tcPr>
            <w:tcW w:w="1266" w:type="dxa"/>
          </w:tcPr>
          <w:p w14:paraId="31E18644" w14:textId="77777777" w:rsidR="00B65F17" w:rsidRPr="00920004" w:rsidRDefault="00B65F17" w:rsidP="00CF739D">
            <w:pPr>
              <w:spacing w:before="240" w:line="0" w:lineRule="atLeast"/>
              <w:rPr>
                <w:lang w:val="en-US"/>
              </w:rPr>
            </w:pPr>
          </w:p>
        </w:tc>
        <w:tc>
          <w:tcPr>
            <w:tcW w:w="1756" w:type="dxa"/>
          </w:tcPr>
          <w:p w14:paraId="33E89B52" w14:textId="77777777" w:rsidR="00B65F17" w:rsidRPr="00920004" w:rsidRDefault="00B65F17" w:rsidP="00CF739D">
            <w:pPr>
              <w:spacing w:before="240" w:line="0" w:lineRule="atLeast"/>
              <w:rPr>
                <w:lang w:val="en-US"/>
              </w:rPr>
            </w:pPr>
          </w:p>
        </w:tc>
      </w:tr>
      <w:tr w:rsidR="00C20A03" w:rsidRPr="00920004" w14:paraId="6E3517D3" w14:textId="77777777" w:rsidTr="00A72A60">
        <w:tc>
          <w:tcPr>
            <w:tcW w:w="805" w:type="dxa"/>
          </w:tcPr>
          <w:p w14:paraId="581387D4" w14:textId="696DAB23" w:rsidR="00C20A03" w:rsidRPr="00920004" w:rsidRDefault="00B65F17" w:rsidP="00CF739D">
            <w:pPr>
              <w:spacing w:before="240" w:line="0" w:lineRule="atLeast"/>
              <w:jc w:val="center"/>
              <w:rPr>
                <w:lang w:val="en-US"/>
              </w:rPr>
            </w:pPr>
            <w:r w:rsidRPr="00920004">
              <w:rPr>
                <w:lang w:val="en-US"/>
              </w:rPr>
              <w:t>6</w:t>
            </w:r>
          </w:p>
        </w:tc>
        <w:tc>
          <w:tcPr>
            <w:tcW w:w="1980" w:type="dxa"/>
          </w:tcPr>
          <w:p w14:paraId="004EB8EB" w14:textId="61B9E656" w:rsidR="00C20A03" w:rsidRPr="00920004" w:rsidRDefault="00C20A03" w:rsidP="00CF739D">
            <w:pPr>
              <w:rPr>
                <w:lang w:val="en-US"/>
              </w:rPr>
            </w:pPr>
            <w:r w:rsidRPr="00920004">
              <w:rPr>
                <w:lang w:val="en-US"/>
              </w:rPr>
              <w:t>inputText</w:t>
            </w:r>
          </w:p>
        </w:tc>
        <w:tc>
          <w:tcPr>
            <w:tcW w:w="2970" w:type="dxa"/>
          </w:tcPr>
          <w:p w14:paraId="6718CE3C" w14:textId="2A06BA35" w:rsidR="00C20A03" w:rsidRPr="00920004" w:rsidRDefault="00C20A03" w:rsidP="00CF739D">
            <w:pPr>
              <w:rPr>
                <w:lang w:val="en-US"/>
              </w:rPr>
            </w:pPr>
            <w:r w:rsidRPr="00920004">
              <w:rPr>
                <w:lang w:val="en-US"/>
              </w:rPr>
              <w:t>Số lượng đồ đã trả</w:t>
            </w:r>
          </w:p>
        </w:tc>
        <w:tc>
          <w:tcPr>
            <w:tcW w:w="1266" w:type="dxa"/>
          </w:tcPr>
          <w:p w14:paraId="3DACBCD9" w14:textId="77777777" w:rsidR="00C20A03" w:rsidRPr="00920004" w:rsidRDefault="00C20A03" w:rsidP="00CF739D">
            <w:pPr>
              <w:spacing w:before="240" w:line="0" w:lineRule="atLeast"/>
              <w:rPr>
                <w:lang w:val="en-US"/>
              </w:rPr>
            </w:pPr>
          </w:p>
        </w:tc>
        <w:tc>
          <w:tcPr>
            <w:tcW w:w="1756" w:type="dxa"/>
          </w:tcPr>
          <w:p w14:paraId="26D5AC06" w14:textId="77777777" w:rsidR="00C20A03" w:rsidRPr="00920004" w:rsidRDefault="00C20A03" w:rsidP="00CF739D">
            <w:pPr>
              <w:spacing w:before="240" w:line="0" w:lineRule="atLeast"/>
              <w:rPr>
                <w:lang w:val="en-US"/>
              </w:rPr>
            </w:pPr>
          </w:p>
        </w:tc>
      </w:tr>
      <w:tr w:rsidR="00451F3E" w:rsidRPr="00920004" w14:paraId="4B76FFA3" w14:textId="77777777" w:rsidTr="00A72A60">
        <w:tc>
          <w:tcPr>
            <w:tcW w:w="805" w:type="dxa"/>
          </w:tcPr>
          <w:p w14:paraId="17AC425E" w14:textId="21340150" w:rsidR="00451F3E" w:rsidRPr="00920004" w:rsidRDefault="00B65F17" w:rsidP="00CF739D">
            <w:pPr>
              <w:spacing w:before="240" w:line="0" w:lineRule="atLeast"/>
              <w:jc w:val="center"/>
              <w:rPr>
                <w:lang w:val="en-US"/>
              </w:rPr>
            </w:pPr>
            <w:r w:rsidRPr="00920004">
              <w:rPr>
                <w:lang w:val="en-US"/>
              </w:rPr>
              <w:t>7</w:t>
            </w:r>
          </w:p>
        </w:tc>
        <w:tc>
          <w:tcPr>
            <w:tcW w:w="1980" w:type="dxa"/>
          </w:tcPr>
          <w:p w14:paraId="467ACDAA" w14:textId="191AEFCA" w:rsidR="00451F3E" w:rsidRPr="00920004" w:rsidRDefault="00451F3E" w:rsidP="00CF739D">
            <w:pPr>
              <w:rPr>
                <w:lang w:val="en-US"/>
              </w:rPr>
            </w:pPr>
            <w:r w:rsidRPr="00920004">
              <w:rPr>
                <w:lang w:val="en-US"/>
              </w:rPr>
              <w:t>button</w:t>
            </w:r>
          </w:p>
        </w:tc>
        <w:tc>
          <w:tcPr>
            <w:tcW w:w="2970" w:type="dxa"/>
          </w:tcPr>
          <w:p w14:paraId="7030D177" w14:textId="33C5E870" w:rsidR="00451F3E" w:rsidRPr="00920004" w:rsidRDefault="00451F3E" w:rsidP="00CF739D">
            <w:pPr>
              <w:rPr>
                <w:lang w:val="en-US"/>
              </w:rPr>
            </w:pPr>
            <w:r w:rsidRPr="00920004">
              <w:rPr>
                <w:lang w:val="en-US"/>
              </w:rPr>
              <w:t>Cập nhật biên nhận</w:t>
            </w:r>
          </w:p>
        </w:tc>
        <w:tc>
          <w:tcPr>
            <w:tcW w:w="1266" w:type="dxa"/>
          </w:tcPr>
          <w:p w14:paraId="1BE0B2DA" w14:textId="77777777" w:rsidR="00451F3E" w:rsidRPr="00920004" w:rsidRDefault="00451F3E" w:rsidP="00CF739D">
            <w:pPr>
              <w:spacing w:before="240" w:line="0" w:lineRule="atLeast"/>
              <w:rPr>
                <w:lang w:val="en-US"/>
              </w:rPr>
            </w:pPr>
          </w:p>
        </w:tc>
        <w:tc>
          <w:tcPr>
            <w:tcW w:w="1756" w:type="dxa"/>
          </w:tcPr>
          <w:p w14:paraId="163A08F9" w14:textId="77777777" w:rsidR="00451F3E" w:rsidRPr="00920004" w:rsidRDefault="00451F3E" w:rsidP="00CF739D">
            <w:pPr>
              <w:keepNext/>
              <w:spacing w:before="240" w:line="0" w:lineRule="atLeast"/>
              <w:rPr>
                <w:lang w:val="en-US"/>
              </w:rPr>
            </w:pPr>
          </w:p>
        </w:tc>
      </w:tr>
    </w:tbl>
    <w:p w14:paraId="3C777AFC" w14:textId="15D38089" w:rsidR="00451F3E" w:rsidRPr="00CF739D" w:rsidRDefault="005A14ED" w:rsidP="00CF739D">
      <w:pPr>
        <w:pStyle w:val="Caption"/>
        <w:rPr>
          <w:lang w:val="en-US"/>
        </w:rPr>
      </w:pPr>
      <w:bookmarkStart w:id="2211" w:name="_Toc531504579"/>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18</w:t>
      </w:r>
      <w:r w:rsidR="00D632EE" w:rsidRPr="00CF739D">
        <w:fldChar w:fldCharType="end"/>
      </w:r>
      <w:r w:rsidRPr="00CF739D">
        <w:rPr>
          <w:lang w:val="en-US"/>
        </w:rPr>
        <w:t xml:space="preserve"> Các thành phần giao diện cập nhật thông tin biên nhận</w:t>
      </w:r>
      <w:bookmarkEnd w:id="2211"/>
    </w:p>
    <w:p w14:paraId="546B60C6" w14:textId="702A9BF0" w:rsidR="00070C2F" w:rsidRPr="00CF739D" w:rsidRDefault="00070C2F" w:rsidP="00CF739D">
      <w:pPr>
        <w:pStyle w:val="Heading6"/>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628AF005" w14:textId="77777777" w:rsidTr="00A72A60">
        <w:tc>
          <w:tcPr>
            <w:tcW w:w="805" w:type="dxa"/>
            <w:vMerge w:val="restart"/>
            <w:vAlign w:val="center"/>
          </w:tcPr>
          <w:p w14:paraId="6A66E82D" w14:textId="77777777" w:rsidR="00DE2334" w:rsidRPr="00920004" w:rsidRDefault="00DE2334" w:rsidP="00CF739D">
            <w:pPr>
              <w:spacing w:before="240" w:line="0" w:lineRule="atLeast"/>
              <w:jc w:val="center"/>
              <w:rPr>
                <w:b/>
                <w:lang w:val="en-US"/>
              </w:rPr>
            </w:pPr>
            <w:r w:rsidRPr="00920004">
              <w:rPr>
                <w:b/>
                <w:lang w:val="en-US"/>
              </w:rPr>
              <w:t>STT</w:t>
            </w:r>
          </w:p>
        </w:tc>
        <w:tc>
          <w:tcPr>
            <w:tcW w:w="2120" w:type="dxa"/>
            <w:vMerge w:val="restart"/>
            <w:vAlign w:val="center"/>
          </w:tcPr>
          <w:p w14:paraId="08E5ED4E" w14:textId="77777777" w:rsidR="00DE2334" w:rsidRPr="00920004" w:rsidRDefault="00DE2334" w:rsidP="00CF739D">
            <w:pPr>
              <w:spacing w:before="240" w:line="0" w:lineRule="atLeast"/>
              <w:jc w:val="center"/>
              <w:rPr>
                <w:b/>
                <w:lang w:val="en-US"/>
              </w:rPr>
            </w:pPr>
            <w:r w:rsidRPr="00920004">
              <w:rPr>
                <w:b/>
                <w:lang w:val="en-US"/>
              </w:rPr>
              <w:t>Tên bảng/</w:t>
            </w:r>
          </w:p>
          <w:p w14:paraId="77CD6C79" w14:textId="77777777" w:rsidR="00DE2334" w:rsidRPr="00920004" w:rsidRDefault="00DE2334" w:rsidP="00CF739D">
            <w:pPr>
              <w:spacing w:before="240" w:line="0" w:lineRule="atLeast"/>
              <w:jc w:val="center"/>
              <w:rPr>
                <w:b/>
                <w:lang w:val="en-US"/>
              </w:rPr>
            </w:pPr>
            <w:r w:rsidRPr="00920004">
              <w:rPr>
                <w:b/>
                <w:lang w:val="en-US"/>
              </w:rPr>
              <w:t>Cấu trúc dữ liệu</w:t>
            </w:r>
          </w:p>
        </w:tc>
        <w:tc>
          <w:tcPr>
            <w:tcW w:w="5852" w:type="dxa"/>
            <w:gridSpan w:val="4"/>
            <w:vAlign w:val="center"/>
          </w:tcPr>
          <w:p w14:paraId="1EC7656E" w14:textId="77777777" w:rsidR="00DE2334" w:rsidRPr="00920004" w:rsidRDefault="00DE2334" w:rsidP="00CF739D">
            <w:pPr>
              <w:spacing w:before="240" w:line="0" w:lineRule="atLeast"/>
              <w:jc w:val="center"/>
              <w:rPr>
                <w:b/>
                <w:lang w:val="en-US"/>
              </w:rPr>
            </w:pPr>
            <w:r w:rsidRPr="00920004">
              <w:rPr>
                <w:b/>
                <w:lang w:val="en-US"/>
              </w:rPr>
              <w:t>Phương thức</w:t>
            </w:r>
          </w:p>
        </w:tc>
      </w:tr>
      <w:tr w:rsidR="00DE2334" w:rsidRPr="00920004" w14:paraId="6F53A699" w14:textId="77777777" w:rsidTr="00A72A60">
        <w:tc>
          <w:tcPr>
            <w:tcW w:w="805" w:type="dxa"/>
            <w:vMerge/>
            <w:vAlign w:val="center"/>
          </w:tcPr>
          <w:p w14:paraId="0726DF77" w14:textId="77777777" w:rsidR="00DE2334" w:rsidRPr="00920004" w:rsidRDefault="00DE2334" w:rsidP="00CF739D">
            <w:pPr>
              <w:spacing w:before="240" w:line="0" w:lineRule="atLeast"/>
              <w:jc w:val="center"/>
              <w:rPr>
                <w:b/>
                <w:lang w:val="en-US"/>
              </w:rPr>
            </w:pPr>
          </w:p>
        </w:tc>
        <w:tc>
          <w:tcPr>
            <w:tcW w:w="2120" w:type="dxa"/>
            <w:vMerge/>
            <w:vAlign w:val="center"/>
          </w:tcPr>
          <w:p w14:paraId="79577E11" w14:textId="77777777" w:rsidR="00DE2334" w:rsidRPr="00920004" w:rsidRDefault="00DE2334" w:rsidP="00CF739D">
            <w:pPr>
              <w:spacing w:before="240" w:line="0" w:lineRule="atLeast"/>
              <w:jc w:val="center"/>
              <w:rPr>
                <w:b/>
                <w:lang w:val="en-US"/>
              </w:rPr>
            </w:pPr>
          </w:p>
        </w:tc>
        <w:tc>
          <w:tcPr>
            <w:tcW w:w="1463" w:type="dxa"/>
            <w:vAlign w:val="center"/>
          </w:tcPr>
          <w:p w14:paraId="2C8C47F7" w14:textId="77777777" w:rsidR="00DE2334" w:rsidRPr="00920004" w:rsidRDefault="00DE2334" w:rsidP="00CF739D">
            <w:pPr>
              <w:spacing w:before="240" w:line="0" w:lineRule="atLeast"/>
              <w:jc w:val="center"/>
              <w:rPr>
                <w:b/>
                <w:lang w:val="en-US"/>
              </w:rPr>
            </w:pPr>
            <w:r w:rsidRPr="00920004">
              <w:rPr>
                <w:b/>
                <w:lang w:val="en-US"/>
              </w:rPr>
              <w:t>Thêm</w:t>
            </w:r>
          </w:p>
        </w:tc>
        <w:tc>
          <w:tcPr>
            <w:tcW w:w="1463" w:type="dxa"/>
            <w:vAlign w:val="center"/>
          </w:tcPr>
          <w:p w14:paraId="1CB196E4" w14:textId="77777777" w:rsidR="00DE2334" w:rsidRPr="00920004" w:rsidRDefault="00DE2334" w:rsidP="00CF739D">
            <w:pPr>
              <w:spacing w:before="240" w:line="0" w:lineRule="atLeast"/>
              <w:jc w:val="center"/>
              <w:rPr>
                <w:b/>
                <w:lang w:val="en-US"/>
              </w:rPr>
            </w:pPr>
            <w:r w:rsidRPr="00920004">
              <w:rPr>
                <w:b/>
                <w:lang w:val="en-US"/>
              </w:rPr>
              <w:t>Sửa</w:t>
            </w:r>
          </w:p>
        </w:tc>
        <w:tc>
          <w:tcPr>
            <w:tcW w:w="1463" w:type="dxa"/>
            <w:vAlign w:val="center"/>
          </w:tcPr>
          <w:p w14:paraId="63F6593B" w14:textId="77777777" w:rsidR="00DE2334" w:rsidRPr="00920004" w:rsidRDefault="00DE2334" w:rsidP="00CF739D">
            <w:pPr>
              <w:spacing w:before="240" w:line="0" w:lineRule="atLeast"/>
              <w:jc w:val="center"/>
              <w:rPr>
                <w:b/>
                <w:lang w:val="en-US"/>
              </w:rPr>
            </w:pPr>
            <w:r w:rsidRPr="00920004">
              <w:rPr>
                <w:b/>
                <w:lang w:val="en-US"/>
              </w:rPr>
              <w:t>Xóa</w:t>
            </w:r>
          </w:p>
        </w:tc>
        <w:tc>
          <w:tcPr>
            <w:tcW w:w="1463" w:type="dxa"/>
            <w:vAlign w:val="center"/>
          </w:tcPr>
          <w:p w14:paraId="7CCA134F" w14:textId="77777777" w:rsidR="00DE2334" w:rsidRPr="00920004" w:rsidRDefault="00DE2334" w:rsidP="00CF739D">
            <w:pPr>
              <w:spacing w:before="240" w:line="0" w:lineRule="atLeast"/>
              <w:jc w:val="center"/>
              <w:rPr>
                <w:b/>
                <w:lang w:val="en-US"/>
              </w:rPr>
            </w:pPr>
            <w:r w:rsidRPr="00920004">
              <w:rPr>
                <w:b/>
                <w:lang w:val="en-US"/>
              </w:rPr>
              <w:t>Truy vấn</w:t>
            </w:r>
          </w:p>
        </w:tc>
      </w:tr>
      <w:tr w:rsidR="00DE2334" w:rsidRPr="00920004" w14:paraId="64E7F16A" w14:textId="77777777" w:rsidTr="00A72A60">
        <w:tc>
          <w:tcPr>
            <w:tcW w:w="805" w:type="dxa"/>
          </w:tcPr>
          <w:p w14:paraId="772B20C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4C968E53" w14:textId="77777777" w:rsidR="00DE2334" w:rsidRPr="00920004" w:rsidRDefault="00DE2334" w:rsidP="00CF739D">
            <w:pPr>
              <w:rPr>
                <w:lang w:val="en-US"/>
              </w:rPr>
            </w:pPr>
            <w:r w:rsidRPr="00920004">
              <w:rPr>
                <w:lang w:val="en-US"/>
              </w:rPr>
              <w:t>customer_order</w:t>
            </w:r>
          </w:p>
        </w:tc>
        <w:tc>
          <w:tcPr>
            <w:tcW w:w="1463" w:type="dxa"/>
          </w:tcPr>
          <w:p w14:paraId="46DED9FF" w14:textId="77777777" w:rsidR="00DE2334" w:rsidRPr="00920004" w:rsidRDefault="00DE2334" w:rsidP="00CF739D">
            <w:pPr>
              <w:spacing w:before="240" w:line="0" w:lineRule="atLeast"/>
              <w:jc w:val="center"/>
              <w:rPr>
                <w:lang w:val="en-US"/>
              </w:rPr>
            </w:pPr>
          </w:p>
        </w:tc>
        <w:tc>
          <w:tcPr>
            <w:tcW w:w="1463" w:type="dxa"/>
          </w:tcPr>
          <w:p w14:paraId="6E5DEF4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4B1DA0D" w14:textId="77777777" w:rsidR="00DE2334" w:rsidRPr="00920004" w:rsidRDefault="00DE2334" w:rsidP="00CF739D">
            <w:pPr>
              <w:spacing w:before="240" w:line="0" w:lineRule="atLeast"/>
              <w:jc w:val="center"/>
              <w:rPr>
                <w:lang w:val="en-US"/>
              </w:rPr>
            </w:pPr>
          </w:p>
        </w:tc>
        <w:tc>
          <w:tcPr>
            <w:tcW w:w="1463" w:type="dxa"/>
          </w:tcPr>
          <w:p w14:paraId="5606FB6A" w14:textId="77777777" w:rsidR="00DE2334" w:rsidRPr="00920004" w:rsidRDefault="00DE2334" w:rsidP="00CF739D">
            <w:pPr>
              <w:spacing w:before="240" w:line="0" w:lineRule="atLeast"/>
              <w:jc w:val="center"/>
              <w:rPr>
                <w:lang w:val="en-US"/>
              </w:rPr>
            </w:pPr>
          </w:p>
        </w:tc>
      </w:tr>
      <w:tr w:rsidR="00DE2334" w:rsidRPr="00920004" w14:paraId="7F4697A0" w14:textId="77777777" w:rsidTr="00A72A60">
        <w:tc>
          <w:tcPr>
            <w:tcW w:w="805" w:type="dxa"/>
          </w:tcPr>
          <w:p w14:paraId="31255C88" w14:textId="77777777" w:rsidR="00DE2334" w:rsidRPr="00920004" w:rsidRDefault="00DE2334" w:rsidP="00CF739D">
            <w:pPr>
              <w:spacing w:before="240" w:line="0" w:lineRule="atLeast"/>
              <w:jc w:val="center"/>
              <w:rPr>
                <w:lang w:val="en-US"/>
              </w:rPr>
            </w:pPr>
            <w:r w:rsidRPr="00920004">
              <w:rPr>
                <w:lang w:val="en-US"/>
              </w:rPr>
              <w:t>2</w:t>
            </w:r>
          </w:p>
        </w:tc>
        <w:tc>
          <w:tcPr>
            <w:tcW w:w="2120" w:type="dxa"/>
          </w:tcPr>
          <w:p w14:paraId="015B8BE7" w14:textId="77777777" w:rsidR="00DE2334" w:rsidRPr="00920004" w:rsidRDefault="00DE2334" w:rsidP="00CF739D">
            <w:pPr>
              <w:rPr>
                <w:lang w:val="en-US"/>
              </w:rPr>
            </w:pPr>
            <w:r w:rsidRPr="00920004">
              <w:rPr>
                <w:lang w:val="en-US"/>
              </w:rPr>
              <w:t>task</w:t>
            </w:r>
          </w:p>
        </w:tc>
        <w:tc>
          <w:tcPr>
            <w:tcW w:w="1463" w:type="dxa"/>
          </w:tcPr>
          <w:p w14:paraId="3012BCC4"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9E0663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10BF6953" w14:textId="77777777" w:rsidR="00DE2334" w:rsidRPr="00920004" w:rsidRDefault="00DE2334" w:rsidP="00CF739D">
            <w:pPr>
              <w:spacing w:before="240" w:line="0" w:lineRule="atLeast"/>
              <w:jc w:val="center"/>
              <w:rPr>
                <w:lang w:val="en-US"/>
              </w:rPr>
            </w:pPr>
          </w:p>
        </w:tc>
        <w:tc>
          <w:tcPr>
            <w:tcW w:w="1463" w:type="dxa"/>
          </w:tcPr>
          <w:p w14:paraId="1A385CA3" w14:textId="77777777" w:rsidR="00DE2334" w:rsidRPr="00920004" w:rsidRDefault="00DE2334" w:rsidP="00CF739D">
            <w:pPr>
              <w:spacing w:before="240" w:line="0" w:lineRule="atLeast"/>
              <w:jc w:val="center"/>
              <w:rPr>
                <w:lang w:val="en-US"/>
              </w:rPr>
            </w:pPr>
          </w:p>
        </w:tc>
      </w:tr>
      <w:tr w:rsidR="00DE2334" w:rsidRPr="00920004" w14:paraId="1094F5B4" w14:textId="77777777" w:rsidTr="00A72A60">
        <w:tc>
          <w:tcPr>
            <w:tcW w:w="805" w:type="dxa"/>
          </w:tcPr>
          <w:p w14:paraId="5233E117" w14:textId="77777777" w:rsidR="00DE2334" w:rsidRPr="00920004" w:rsidRDefault="00DE2334" w:rsidP="00CF739D">
            <w:pPr>
              <w:spacing w:before="240" w:line="0" w:lineRule="atLeast"/>
              <w:jc w:val="center"/>
              <w:rPr>
                <w:lang w:val="en-US"/>
              </w:rPr>
            </w:pPr>
            <w:r w:rsidRPr="00920004">
              <w:rPr>
                <w:lang w:val="en-US"/>
              </w:rPr>
              <w:t>3</w:t>
            </w:r>
          </w:p>
        </w:tc>
        <w:tc>
          <w:tcPr>
            <w:tcW w:w="2120" w:type="dxa"/>
          </w:tcPr>
          <w:p w14:paraId="2B4F14E3" w14:textId="77777777" w:rsidR="00DE2334" w:rsidRPr="00920004" w:rsidRDefault="00DE2334" w:rsidP="00CF739D">
            <w:pPr>
              <w:rPr>
                <w:lang w:val="en-US"/>
              </w:rPr>
            </w:pPr>
            <w:r w:rsidRPr="00920004">
              <w:rPr>
                <w:lang w:val="en-US"/>
              </w:rPr>
              <w:t>order_detail</w:t>
            </w:r>
          </w:p>
        </w:tc>
        <w:tc>
          <w:tcPr>
            <w:tcW w:w="1463" w:type="dxa"/>
          </w:tcPr>
          <w:p w14:paraId="13E100AA" w14:textId="77777777" w:rsidR="00DE2334" w:rsidRPr="00920004" w:rsidRDefault="00DE2334" w:rsidP="00CF739D">
            <w:pPr>
              <w:spacing w:before="240" w:line="0" w:lineRule="atLeast"/>
              <w:jc w:val="center"/>
              <w:rPr>
                <w:lang w:val="en-US"/>
              </w:rPr>
            </w:pPr>
          </w:p>
        </w:tc>
        <w:tc>
          <w:tcPr>
            <w:tcW w:w="1463" w:type="dxa"/>
          </w:tcPr>
          <w:p w14:paraId="39E33613"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C9E5935" w14:textId="77777777" w:rsidR="00DE2334" w:rsidRPr="00920004" w:rsidRDefault="00DE2334" w:rsidP="00CF739D">
            <w:pPr>
              <w:spacing w:before="240" w:line="0" w:lineRule="atLeast"/>
              <w:jc w:val="center"/>
              <w:rPr>
                <w:lang w:val="en-US"/>
              </w:rPr>
            </w:pPr>
          </w:p>
        </w:tc>
        <w:tc>
          <w:tcPr>
            <w:tcW w:w="1463" w:type="dxa"/>
          </w:tcPr>
          <w:p w14:paraId="41D12C15" w14:textId="77777777" w:rsidR="00DE2334" w:rsidRPr="00920004" w:rsidRDefault="00DE2334" w:rsidP="00CF739D">
            <w:pPr>
              <w:spacing w:before="240" w:line="0" w:lineRule="atLeast"/>
              <w:jc w:val="center"/>
              <w:rPr>
                <w:lang w:val="en-US"/>
              </w:rPr>
            </w:pPr>
          </w:p>
        </w:tc>
      </w:tr>
      <w:tr w:rsidR="00DE2334" w:rsidRPr="00920004" w14:paraId="6C98A6F3" w14:textId="77777777" w:rsidTr="00A72A60">
        <w:tc>
          <w:tcPr>
            <w:tcW w:w="805" w:type="dxa"/>
          </w:tcPr>
          <w:p w14:paraId="3DA2A639" w14:textId="77777777" w:rsidR="00DE2334" w:rsidRPr="00920004" w:rsidRDefault="00DE2334" w:rsidP="00CF739D">
            <w:pPr>
              <w:spacing w:before="240" w:line="0" w:lineRule="atLeast"/>
              <w:jc w:val="center"/>
              <w:rPr>
                <w:lang w:val="en-US"/>
              </w:rPr>
            </w:pPr>
            <w:r w:rsidRPr="00920004">
              <w:rPr>
                <w:lang w:val="en-US"/>
              </w:rPr>
              <w:t>4</w:t>
            </w:r>
          </w:p>
        </w:tc>
        <w:tc>
          <w:tcPr>
            <w:tcW w:w="2120" w:type="dxa"/>
          </w:tcPr>
          <w:p w14:paraId="23CFBC83" w14:textId="77777777" w:rsidR="00DE2334" w:rsidRPr="00920004" w:rsidRDefault="00DE2334" w:rsidP="00CF739D">
            <w:pPr>
              <w:rPr>
                <w:lang w:val="en-US"/>
              </w:rPr>
            </w:pPr>
            <w:r w:rsidRPr="00920004">
              <w:rPr>
                <w:lang w:val="en-US"/>
              </w:rPr>
              <w:t>receipt</w:t>
            </w:r>
          </w:p>
        </w:tc>
        <w:tc>
          <w:tcPr>
            <w:tcW w:w="1463" w:type="dxa"/>
          </w:tcPr>
          <w:p w14:paraId="737FC554" w14:textId="77777777" w:rsidR="00DE2334" w:rsidRPr="00920004" w:rsidRDefault="00DE2334" w:rsidP="00CF739D">
            <w:pPr>
              <w:spacing w:before="240" w:line="0" w:lineRule="atLeast"/>
              <w:jc w:val="center"/>
              <w:rPr>
                <w:lang w:val="en-US"/>
              </w:rPr>
            </w:pPr>
          </w:p>
        </w:tc>
        <w:tc>
          <w:tcPr>
            <w:tcW w:w="1463" w:type="dxa"/>
          </w:tcPr>
          <w:p w14:paraId="07C21C42"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3CC2C374" w14:textId="77777777" w:rsidR="00DE2334" w:rsidRPr="00920004" w:rsidRDefault="00DE2334" w:rsidP="00CF739D">
            <w:pPr>
              <w:spacing w:before="240" w:line="0" w:lineRule="atLeast"/>
              <w:jc w:val="center"/>
              <w:rPr>
                <w:lang w:val="en-US"/>
              </w:rPr>
            </w:pPr>
          </w:p>
        </w:tc>
        <w:tc>
          <w:tcPr>
            <w:tcW w:w="1463" w:type="dxa"/>
          </w:tcPr>
          <w:p w14:paraId="16D10AD1" w14:textId="77777777" w:rsidR="00DE2334" w:rsidRPr="00920004" w:rsidRDefault="00DE2334" w:rsidP="00CF739D">
            <w:pPr>
              <w:keepNext/>
              <w:spacing w:before="240" w:line="0" w:lineRule="atLeast"/>
              <w:jc w:val="center"/>
              <w:rPr>
                <w:lang w:val="en-US"/>
              </w:rPr>
            </w:pPr>
          </w:p>
        </w:tc>
      </w:tr>
    </w:tbl>
    <w:p w14:paraId="2DAD3F6C" w14:textId="70036F05" w:rsidR="00DE2334" w:rsidRPr="00CF739D" w:rsidRDefault="005A14ED" w:rsidP="00CF739D">
      <w:pPr>
        <w:pStyle w:val="Caption"/>
        <w:rPr>
          <w:lang w:val="en-US"/>
        </w:rPr>
      </w:pPr>
      <w:bookmarkStart w:id="2212" w:name="_Toc531504580"/>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19</w:t>
      </w:r>
      <w:r w:rsidR="00D632EE" w:rsidRPr="00CF739D">
        <w:fldChar w:fldCharType="end"/>
      </w:r>
      <w:r w:rsidRPr="00CF739D">
        <w:rPr>
          <w:lang w:val="en-US"/>
        </w:rPr>
        <w:t xml:space="preserve"> Dữ liệu sử dụng cập nhật thông tin biên nhận</w:t>
      </w:r>
      <w:bookmarkEnd w:id="2212"/>
    </w:p>
    <w:p w14:paraId="5006A93C" w14:textId="63231BEC" w:rsidR="00070C2F" w:rsidRPr="00920004" w:rsidRDefault="00070C2F" w:rsidP="00CF739D">
      <w:pPr>
        <w:pStyle w:val="Heading6"/>
        <w:numPr>
          <w:ilvl w:val="0"/>
          <w:numId w:val="81"/>
        </w:numPr>
        <w:tabs>
          <w:tab w:val="left" w:pos="810"/>
        </w:tabs>
        <w:spacing w:before="240" w:line="0" w:lineRule="atLeast"/>
        <w:ind w:left="630"/>
        <w:rPr>
          <w:rFonts w:cstheme="majorHAnsi"/>
          <w:lang w:val="en-US"/>
        </w:rPr>
      </w:pPr>
      <w:r w:rsidRPr="00CF739D">
        <w:rPr>
          <w:rFonts w:cstheme="majorHAnsi"/>
          <w:lang w:val="en-US"/>
        </w:rPr>
        <w:lastRenderedPageBreak/>
        <w:t>Cách xử l</w:t>
      </w:r>
      <w:r w:rsidR="00D632EE" w:rsidRPr="00920004">
        <w:rPr>
          <w:rFonts w:cstheme="majorHAnsi"/>
          <w:lang w:val="en-US"/>
        </w:rPr>
        <w:t>í</w:t>
      </w:r>
    </w:p>
    <w:p w14:paraId="7E13307F" w14:textId="2912B2A2" w:rsidR="00A57F07" w:rsidRPr="00920004" w:rsidRDefault="007519FC" w:rsidP="00CF739D">
      <w:pPr>
        <w:keepNext/>
        <w:spacing w:before="240" w:line="0" w:lineRule="atLeast"/>
      </w:pPr>
      <w:r w:rsidRPr="00CF739D">
        <w:rPr>
          <w:noProof/>
        </w:rPr>
        <w:drawing>
          <wp:inline distT="0" distB="0" distL="0" distR="0" wp14:anchorId="1466FFC5" wp14:editId="43344B0E">
            <wp:extent cx="5555887" cy="7326217"/>
            <wp:effectExtent l="0" t="0" r="6985"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59971" cy="7331603"/>
                    </a:xfrm>
                    <a:prstGeom prst="rect">
                      <a:avLst/>
                    </a:prstGeom>
                    <a:noFill/>
                    <a:ln>
                      <a:noFill/>
                    </a:ln>
                  </pic:spPr>
                </pic:pic>
              </a:graphicData>
            </a:graphic>
          </wp:inline>
        </w:drawing>
      </w:r>
    </w:p>
    <w:p w14:paraId="3F9D6331" w14:textId="2279B8A1" w:rsidR="00A57F07" w:rsidRPr="00CF739D" w:rsidRDefault="00A57F07" w:rsidP="00CF739D">
      <w:pPr>
        <w:pStyle w:val="Caption"/>
        <w:rPr>
          <w:lang w:val="en-US"/>
        </w:rPr>
      </w:pPr>
      <w:bookmarkStart w:id="2213" w:name="_Toc531380505"/>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28</w:t>
      </w:r>
      <w:r w:rsidR="00EF3636" w:rsidRPr="00CF739D">
        <w:fldChar w:fldCharType="end"/>
      </w:r>
      <w:r w:rsidRPr="00CF739D">
        <w:rPr>
          <w:lang w:val="en-US"/>
        </w:rPr>
        <w:t xml:space="preserve"> Sơ đồ xử lí cập nhật thông tin biên nhận</w:t>
      </w:r>
      <w:bookmarkEnd w:id="2213"/>
    </w:p>
    <w:p w14:paraId="0B918616" w14:textId="6B914B6B" w:rsidR="00DD0637" w:rsidRPr="00CF739D" w:rsidRDefault="00D25C6A" w:rsidP="00CF739D">
      <w:pPr>
        <w:pStyle w:val="Heading4"/>
        <w:spacing w:before="240" w:line="0" w:lineRule="atLeast"/>
        <w:rPr>
          <w:rFonts w:cstheme="majorHAnsi"/>
          <w:lang w:val="en-US"/>
        </w:rPr>
      </w:pPr>
      <w:bookmarkStart w:id="2214" w:name="_Toc531502266"/>
      <w:r w:rsidRPr="00CF739D">
        <w:rPr>
          <w:rFonts w:cstheme="majorHAnsi"/>
          <w:lang w:val="en-US"/>
        </w:rPr>
        <w:lastRenderedPageBreak/>
        <w:t>Quản lí phân công xử lí đơn hàng</w:t>
      </w:r>
      <w:bookmarkEnd w:id="2214"/>
    </w:p>
    <w:p w14:paraId="59CB6056" w14:textId="4F974F03" w:rsidR="00206AEA" w:rsidRPr="00CF739D" w:rsidRDefault="00D25C6A" w:rsidP="00CF739D">
      <w:pPr>
        <w:ind w:firstLine="720"/>
        <w:rPr>
          <w:lang w:val="en-US"/>
        </w:rPr>
      </w:pPr>
      <w:r w:rsidRPr="00CF739D">
        <w:rPr>
          <w:b/>
          <w:lang w:val="en-US"/>
        </w:rPr>
        <w:t>Mục đích</w:t>
      </w:r>
      <w:r w:rsidR="0090328E" w:rsidRPr="00CF739D">
        <w:rPr>
          <w:b/>
          <w:lang w:val="en-US"/>
        </w:rPr>
        <w:t xml:space="preserve">: </w:t>
      </w:r>
      <w:r w:rsidR="003E7F93" w:rsidRPr="00CF739D">
        <w:rPr>
          <w:lang w:val="en-US"/>
        </w:rPr>
        <w:t>Số lượng đơn hàng nhận vào với thời gian trả đồ khác nhau, do đó cần có quản lí phân công xử lí đơn hàng để mọi đơn hàng đều được xử lí đúng hạn. Cũng như, nhân viên kịp thời can thiệp để thay đổi phân công nếu không hợp lí.</w:t>
      </w:r>
    </w:p>
    <w:p w14:paraId="54A632A6" w14:textId="401D1B39" w:rsidR="00D25C6A" w:rsidRPr="00CF739D" w:rsidRDefault="00D25C6A" w:rsidP="00CF739D">
      <w:pPr>
        <w:pStyle w:val="Heading5"/>
        <w:numPr>
          <w:ilvl w:val="0"/>
          <w:numId w:val="81"/>
        </w:numPr>
        <w:spacing w:before="240" w:line="0" w:lineRule="atLeast"/>
        <w:rPr>
          <w:rFonts w:cstheme="majorHAnsi"/>
          <w:lang w:val="en-US"/>
        </w:rPr>
      </w:pPr>
      <w:r w:rsidRPr="00CF739D">
        <w:rPr>
          <w:rFonts w:cstheme="majorHAnsi"/>
          <w:lang w:val="en-US"/>
        </w:rPr>
        <w:t>Giao diện</w:t>
      </w:r>
    </w:p>
    <w:p w14:paraId="779E464A" w14:textId="77777777" w:rsidR="0019690B" w:rsidRPr="00920004" w:rsidRDefault="008C24F2" w:rsidP="00CF739D">
      <w:pPr>
        <w:keepNext/>
        <w:spacing w:before="240" w:line="0" w:lineRule="atLeast"/>
        <w:jc w:val="center"/>
      </w:pPr>
      <w:r w:rsidRPr="00CF739D">
        <w:rPr>
          <w:noProof/>
          <w:lang w:val="en-US"/>
        </w:rPr>
        <w:drawing>
          <wp:inline distT="0" distB="0" distL="0" distR="0" wp14:anchorId="39E3BA76" wp14:editId="7A21C66C">
            <wp:extent cx="5579745" cy="5105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9745" cy="5105400"/>
                    </a:xfrm>
                    <a:prstGeom prst="rect">
                      <a:avLst/>
                    </a:prstGeom>
                    <a:noFill/>
                    <a:ln>
                      <a:noFill/>
                    </a:ln>
                  </pic:spPr>
                </pic:pic>
              </a:graphicData>
            </a:graphic>
          </wp:inline>
        </w:drawing>
      </w:r>
    </w:p>
    <w:p w14:paraId="37AA26A9" w14:textId="50510112" w:rsidR="008C24F2" w:rsidRPr="00CF739D" w:rsidRDefault="0019690B">
      <w:pPr>
        <w:pStyle w:val="Caption"/>
      </w:pPr>
      <w:bookmarkStart w:id="2215" w:name="_Ref530595407"/>
      <w:bookmarkStart w:id="2216" w:name="_Toc531380506"/>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29</w:t>
      </w:r>
      <w:r w:rsidR="00EF3636" w:rsidRPr="00CF739D">
        <w:fldChar w:fldCharType="end"/>
      </w:r>
      <w:bookmarkEnd w:id="2215"/>
      <w:r w:rsidRPr="00CF739D">
        <w:t xml:space="preserve"> Tổng quan phân công xử l</w:t>
      </w:r>
      <w:r w:rsidR="00B3636C" w:rsidRPr="00CF739D">
        <w:t>í</w:t>
      </w:r>
      <w:r w:rsidRPr="00CF739D">
        <w:t xml:space="preserve"> đơn hàng</w:t>
      </w:r>
      <w:bookmarkEnd w:id="2216"/>
    </w:p>
    <w:p w14:paraId="0ADB98F9" w14:textId="77777777" w:rsidR="00F04D17" w:rsidRPr="00920004" w:rsidRDefault="00F04D17" w:rsidP="00CF739D">
      <w:pPr>
        <w:keepNext/>
        <w:spacing w:before="240" w:line="0" w:lineRule="atLeast"/>
      </w:pPr>
      <w:r w:rsidRPr="00CF739D">
        <w:rPr>
          <w:noProof/>
          <w:lang w:val="en-US"/>
        </w:rPr>
        <w:lastRenderedPageBreak/>
        <w:drawing>
          <wp:inline distT="0" distB="0" distL="0" distR="0" wp14:anchorId="51D3D500" wp14:editId="6E067763">
            <wp:extent cx="5579622" cy="256693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8626"/>
                    <a:stretch/>
                  </pic:blipFill>
                  <pic:spPr bwMode="auto">
                    <a:xfrm>
                      <a:off x="0" y="0"/>
                      <a:ext cx="5584593" cy="2569217"/>
                    </a:xfrm>
                    <a:prstGeom prst="rect">
                      <a:avLst/>
                    </a:prstGeom>
                    <a:ln>
                      <a:noFill/>
                    </a:ln>
                    <a:extLst>
                      <a:ext uri="{53640926-AAD7-44D8-BBD7-CCE9431645EC}">
                        <a14:shadowObscured xmlns:a14="http://schemas.microsoft.com/office/drawing/2010/main"/>
                      </a:ext>
                    </a:extLst>
                  </pic:spPr>
                </pic:pic>
              </a:graphicData>
            </a:graphic>
          </wp:inline>
        </w:drawing>
      </w:r>
    </w:p>
    <w:p w14:paraId="3D933ECE" w14:textId="5A486057" w:rsidR="00F04D17" w:rsidRPr="00CF739D" w:rsidRDefault="00F04D17" w:rsidP="00CF739D">
      <w:pPr>
        <w:pStyle w:val="Caption"/>
      </w:pPr>
      <w:bookmarkStart w:id="2217" w:name="_Ref530595425"/>
      <w:bookmarkStart w:id="2218" w:name="_Toc531380507"/>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30</w:t>
      </w:r>
      <w:r w:rsidR="00EF3636" w:rsidRPr="00CF739D">
        <w:fldChar w:fldCharType="end"/>
      </w:r>
      <w:bookmarkEnd w:id="2217"/>
      <w:r w:rsidRPr="00CF739D">
        <w:t xml:space="preserve"> Giao diện phân công đơn hàng vào máy giặt</w:t>
      </w:r>
      <w:bookmarkEnd w:id="2218"/>
    </w:p>
    <w:p w14:paraId="0AD90CD0" w14:textId="3CBCEFA1" w:rsidR="00D25C6A" w:rsidRPr="00CF739D" w:rsidRDefault="00D25C6A"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92A1B" w:rsidRPr="00920004" w14:paraId="148EAE4E" w14:textId="77777777" w:rsidTr="00D41CA7">
        <w:tc>
          <w:tcPr>
            <w:tcW w:w="805" w:type="dxa"/>
            <w:vAlign w:val="center"/>
          </w:tcPr>
          <w:p w14:paraId="730FD9F1" w14:textId="77777777" w:rsidR="00692A1B" w:rsidRPr="00920004" w:rsidRDefault="00692A1B" w:rsidP="00CF739D">
            <w:pPr>
              <w:spacing w:before="240" w:line="0" w:lineRule="atLeast"/>
              <w:jc w:val="center"/>
              <w:rPr>
                <w:b/>
                <w:lang w:val="en-US"/>
              </w:rPr>
            </w:pPr>
            <w:r w:rsidRPr="00920004">
              <w:rPr>
                <w:b/>
                <w:lang w:val="en-US"/>
              </w:rPr>
              <w:t>STT</w:t>
            </w:r>
          </w:p>
        </w:tc>
        <w:tc>
          <w:tcPr>
            <w:tcW w:w="1980" w:type="dxa"/>
            <w:vAlign w:val="center"/>
          </w:tcPr>
          <w:p w14:paraId="4228F1B4" w14:textId="77777777" w:rsidR="00692A1B" w:rsidRPr="00920004" w:rsidRDefault="00692A1B" w:rsidP="00CF739D">
            <w:pPr>
              <w:spacing w:before="240" w:line="0" w:lineRule="atLeast"/>
              <w:jc w:val="center"/>
              <w:rPr>
                <w:b/>
                <w:lang w:val="en-US"/>
              </w:rPr>
            </w:pPr>
            <w:r w:rsidRPr="00920004">
              <w:rPr>
                <w:b/>
                <w:lang w:val="en-US"/>
              </w:rPr>
              <w:t>Loại điều khiển</w:t>
            </w:r>
          </w:p>
        </w:tc>
        <w:tc>
          <w:tcPr>
            <w:tcW w:w="2970" w:type="dxa"/>
            <w:vAlign w:val="center"/>
          </w:tcPr>
          <w:p w14:paraId="37CD69AC" w14:textId="77777777" w:rsidR="00692A1B" w:rsidRPr="00920004" w:rsidRDefault="00692A1B" w:rsidP="00CF739D">
            <w:pPr>
              <w:spacing w:before="240" w:line="0" w:lineRule="atLeast"/>
              <w:jc w:val="center"/>
              <w:rPr>
                <w:b/>
                <w:lang w:val="en-US"/>
              </w:rPr>
            </w:pPr>
            <w:r w:rsidRPr="00920004">
              <w:rPr>
                <w:b/>
                <w:lang w:val="en-US"/>
              </w:rPr>
              <w:t>Nội dung thực hiện</w:t>
            </w:r>
          </w:p>
        </w:tc>
        <w:tc>
          <w:tcPr>
            <w:tcW w:w="1266" w:type="dxa"/>
            <w:vAlign w:val="center"/>
          </w:tcPr>
          <w:p w14:paraId="5E5BB8CF" w14:textId="77777777" w:rsidR="00692A1B" w:rsidRPr="00920004" w:rsidRDefault="00692A1B" w:rsidP="00CF739D">
            <w:pPr>
              <w:spacing w:before="240" w:line="0" w:lineRule="atLeast"/>
              <w:jc w:val="center"/>
              <w:rPr>
                <w:b/>
                <w:lang w:val="en-US"/>
              </w:rPr>
            </w:pPr>
            <w:r w:rsidRPr="00920004">
              <w:rPr>
                <w:b/>
                <w:lang w:val="en-US"/>
              </w:rPr>
              <w:t>Giá trị mặc định</w:t>
            </w:r>
          </w:p>
        </w:tc>
        <w:tc>
          <w:tcPr>
            <w:tcW w:w="1756" w:type="dxa"/>
            <w:vAlign w:val="center"/>
          </w:tcPr>
          <w:p w14:paraId="7FCDC86B" w14:textId="77777777" w:rsidR="00692A1B" w:rsidRPr="00920004" w:rsidRDefault="00692A1B" w:rsidP="00CF739D">
            <w:pPr>
              <w:spacing w:before="240" w:line="0" w:lineRule="atLeast"/>
              <w:jc w:val="center"/>
              <w:rPr>
                <w:b/>
                <w:lang w:val="en-US"/>
              </w:rPr>
            </w:pPr>
            <w:r w:rsidRPr="00920004">
              <w:rPr>
                <w:b/>
                <w:lang w:val="en-US"/>
              </w:rPr>
              <w:t>Lưu ý</w:t>
            </w:r>
          </w:p>
        </w:tc>
      </w:tr>
      <w:tr w:rsidR="00546E94" w:rsidRPr="00920004" w14:paraId="074D8334" w14:textId="77777777" w:rsidTr="00D41CA7">
        <w:tc>
          <w:tcPr>
            <w:tcW w:w="8777" w:type="dxa"/>
            <w:gridSpan w:val="5"/>
          </w:tcPr>
          <w:p w14:paraId="73E3DACB" w14:textId="33FCF575" w:rsidR="00546E94" w:rsidRPr="00CF739D" w:rsidRDefault="00546E94" w:rsidP="00CF739D">
            <w:r w:rsidRPr="00CF739D">
              <w:t>Tổng quan phân công xử l</w:t>
            </w:r>
            <w:r w:rsidR="00B3636C" w:rsidRPr="00CF739D">
              <w:t>í</w:t>
            </w:r>
            <w:r w:rsidRPr="00CF739D">
              <w:t xml:space="preserve"> đơn hàng</w:t>
            </w:r>
            <w:r w:rsidR="00B3636C" w:rsidRPr="00CF739D">
              <w:t xml:space="preserve"> (</w:t>
            </w:r>
            <w:r w:rsidR="00B3636C" w:rsidRPr="00CF739D">
              <w:rPr>
                <w:iCs/>
                <w:lang w:val="en-US"/>
              </w:rPr>
              <w:fldChar w:fldCharType="begin"/>
            </w:r>
            <w:r w:rsidR="00B3636C" w:rsidRPr="00CF739D">
              <w:instrText xml:space="preserve"> REF _Ref530595407 \h </w:instrText>
            </w:r>
            <w:r w:rsidR="00E6227B" w:rsidRPr="00CF739D">
              <w:instrText xml:space="preserve"> \* MERGEFORMAT </w:instrText>
            </w:r>
            <w:r w:rsidR="00B3636C" w:rsidRPr="00CF739D">
              <w:rPr>
                <w:iCs/>
                <w:lang w:val="en-US"/>
              </w:rPr>
            </w:r>
            <w:r w:rsidR="00B3636C" w:rsidRPr="00CF739D">
              <w:rPr>
                <w:iCs/>
                <w:lang w:val="en-US"/>
              </w:rPr>
              <w:fldChar w:fldCharType="separate"/>
            </w:r>
            <w:r w:rsidR="00B5490C" w:rsidRPr="00920004">
              <w:t xml:space="preserve">Hình </w:t>
            </w:r>
            <w:r w:rsidR="00B5490C">
              <w:rPr>
                <w:noProof/>
              </w:rPr>
              <w:t>3</w:t>
            </w:r>
            <w:r w:rsidR="00B5490C" w:rsidRPr="00CF739D">
              <w:rPr>
                <w:noProof/>
              </w:rPr>
              <w:t>.</w:t>
            </w:r>
            <w:r w:rsidR="00B5490C">
              <w:rPr>
                <w:noProof/>
              </w:rPr>
              <w:t>29</w:t>
            </w:r>
            <w:r w:rsidR="00B3636C" w:rsidRPr="00CF739D">
              <w:rPr>
                <w:iCs/>
                <w:lang w:val="en-US"/>
              </w:rPr>
              <w:fldChar w:fldCharType="end"/>
            </w:r>
            <w:r w:rsidR="00B3636C" w:rsidRPr="00CF739D">
              <w:t>)</w:t>
            </w:r>
          </w:p>
        </w:tc>
      </w:tr>
      <w:tr w:rsidR="00692A1B" w:rsidRPr="00920004" w14:paraId="12D873A7" w14:textId="77777777" w:rsidTr="00CF739D">
        <w:tc>
          <w:tcPr>
            <w:tcW w:w="805" w:type="dxa"/>
            <w:vAlign w:val="center"/>
          </w:tcPr>
          <w:p w14:paraId="43AF1345" w14:textId="405AB30E" w:rsidR="00692A1B" w:rsidRPr="00920004" w:rsidRDefault="00546E94" w:rsidP="00CF739D">
            <w:pPr>
              <w:spacing w:before="240" w:line="0" w:lineRule="atLeast"/>
              <w:jc w:val="center"/>
              <w:rPr>
                <w:lang w:val="en-US"/>
              </w:rPr>
            </w:pPr>
            <w:r w:rsidRPr="00920004">
              <w:rPr>
                <w:lang w:val="en-US"/>
              </w:rPr>
              <w:t>1</w:t>
            </w:r>
          </w:p>
        </w:tc>
        <w:tc>
          <w:tcPr>
            <w:tcW w:w="1980" w:type="dxa"/>
          </w:tcPr>
          <w:p w14:paraId="2E830C71" w14:textId="107B0A92" w:rsidR="00692A1B" w:rsidRPr="00920004" w:rsidRDefault="000946D2" w:rsidP="00CF739D">
            <w:pPr>
              <w:rPr>
                <w:lang w:val="en-US"/>
              </w:rPr>
            </w:pPr>
            <w:r w:rsidRPr="00920004">
              <w:rPr>
                <w:lang w:val="en-US"/>
              </w:rPr>
              <w:t>table</w:t>
            </w:r>
          </w:p>
        </w:tc>
        <w:tc>
          <w:tcPr>
            <w:tcW w:w="2970" w:type="dxa"/>
          </w:tcPr>
          <w:p w14:paraId="748124BD" w14:textId="5E9C1EDF" w:rsidR="00692A1B" w:rsidRPr="00920004" w:rsidRDefault="00546E94" w:rsidP="00CF739D">
            <w:pPr>
              <w:rPr>
                <w:lang w:val="en-US"/>
              </w:rPr>
            </w:pPr>
            <w:r w:rsidRPr="00920004">
              <w:rPr>
                <w:lang w:val="en-US"/>
              </w:rPr>
              <w:t>Danh sách các đơn hàng đang chờ xử lí</w:t>
            </w:r>
          </w:p>
        </w:tc>
        <w:tc>
          <w:tcPr>
            <w:tcW w:w="1266" w:type="dxa"/>
          </w:tcPr>
          <w:p w14:paraId="196B50C3" w14:textId="77777777" w:rsidR="00692A1B" w:rsidRPr="00920004" w:rsidRDefault="00692A1B" w:rsidP="00CF739D">
            <w:pPr>
              <w:rPr>
                <w:lang w:val="en-US"/>
              </w:rPr>
            </w:pPr>
          </w:p>
        </w:tc>
        <w:tc>
          <w:tcPr>
            <w:tcW w:w="1756" w:type="dxa"/>
          </w:tcPr>
          <w:p w14:paraId="4506041C" w14:textId="77777777" w:rsidR="00692A1B" w:rsidRPr="00920004" w:rsidRDefault="00692A1B" w:rsidP="00CF739D">
            <w:pPr>
              <w:rPr>
                <w:lang w:val="en-US"/>
              </w:rPr>
            </w:pPr>
          </w:p>
        </w:tc>
      </w:tr>
      <w:tr w:rsidR="00B3636C" w:rsidRPr="00920004" w14:paraId="50862F66" w14:textId="77777777" w:rsidTr="00CF739D">
        <w:trPr>
          <w:trHeight w:val="1196"/>
        </w:trPr>
        <w:tc>
          <w:tcPr>
            <w:tcW w:w="805" w:type="dxa"/>
            <w:vAlign w:val="center"/>
          </w:tcPr>
          <w:p w14:paraId="52364936" w14:textId="46D53718" w:rsidR="00B3636C" w:rsidRPr="00920004" w:rsidRDefault="00B3636C" w:rsidP="00CF739D">
            <w:pPr>
              <w:spacing w:before="240" w:line="0" w:lineRule="atLeast"/>
              <w:jc w:val="center"/>
              <w:rPr>
                <w:lang w:val="en-US"/>
              </w:rPr>
            </w:pPr>
            <w:r w:rsidRPr="00920004">
              <w:rPr>
                <w:lang w:val="en-US"/>
              </w:rPr>
              <w:t>2</w:t>
            </w:r>
          </w:p>
        </w:tc>
        <w:tc>
          <w:tcPr>
            <w:tcW w:w="1980" w:type="dxa"/>
          </w:tcPr>
          <w:p w14:paraId="07A372A3" w14:textId="58F53179" w:rsidR="00B3636C" w:rsidRPr="00920004" w:rsidRDefault="000946D2" w:rsidP="00CF739D">
            <w:pPr>
              <w:rPr>
                <w:lang w:val="en-US"/>
              </w:rPr>
            </w:pPr>
            <w:r w:rsidRPr="00920004">
              <w:rPr>
                <w:lang w:val="en-US"/>
              </w:rPr>
              <w:t>button</w:t>
            </w:r>
          </w:p>
        </w:tc>
        <w:tc>
          <w:tcPr>
            <w:tcW w:w="2970" w:type="dxa"/>
          </w:tcPr>
          <w:p w14:paraId="24719EC6" w14:textId="67771352" w:rsidR="00B3636C" w:rsidRPr="00920004" w:rsidRDefault="00B3636C" w:rsidP="00CF739D">
            <w:pPr>
              <w:rPr>
                <w:lang w:val="en-US"/>
              </w:rPr>
            </w:pPr>
            <w:r w:rsidRPr="00920004">
              <w:rPr>
                <w:lang w:val="en-US"/>
              </w:rPr>
              <w:t>Phân công</w:t>
            </w:r>
            <w:r w:rsidR="00BA74AB" w:rsidRPr="00920004">
              <w:rPr>
                <w:lang w:val="en-US"/>
              </w:rPr>
              <w:t>.</w:t>
            </w:r>
          </w:p>
        </w:tc>
        <w:tc>
          <w:tcPr>
            <w:tcW w:w="1266" w:type="dxa"/>
          </w:tcPr>
          <w:p w14:paraId="35E4D750" w14:textId="77777777" w:rsidR="00B3636C" w:rsidRPr="00920004" w:rsidRDefault="00B3636C" w:rsidP="00CF739D">
            <w:pPr>
              <w:rPr>
                <w:lang w:val="en-US"/>
              </w:rPr>
            </w:pPr>
          </w:p>
        </w:tc>
        <w:tc>
          <w:tcPr>
            <w:tcW w:w="1756" w:type="dxa"/>
            <w:vMerge w:val="restart"/>
          </w:tcPr>
          <w:p w14:paraId="2724F98C" w14:textId="57851627" w:rsidR="00B3636C" w:rsidRPr="00920004" w:rsidRDefault="00B3636C" w:rsidP="00CF739D">
            <w:pPr>
              <w:rPr>
                <w:lang w:val="en-US"/>
              </w:rPr>
            </w:pPr>
            <w:r w:rsidRPr="00920004">
              <w:rPr>
                <w:lang w:val="en-US"/>
              </w:rPr>
              <w:t>Không hoạt động nếu không có máy giặt trạng thái “Đang hoạt động”.</w:t>
            </w:r>
          </w:p>
        </w:tc>
      </w:tr>
      <w:tr w:rsidR="00B3636C" w:rsidRPr="00920004" w14:paraId="4DD2A068" w14:textId="77777777" w:rsidTr="00CF739D">
        <w:tc>
          <w:tcPr>
            <w:tcW w:w="805" w:type="dxa"/>
            <w:vAlign w:val="center"/>
          </w:tcPr>
          <w:p w14:paraId="4D9A8F73" w14:textId="35D0DBBA" w:rsidR="00B3636C" w:rsidRPr="00920004" w:rsidRDefault="00B3636C" w:rsidP="00CF739D">
            <w:pPr>
              <w:spacing w:before="240" w:line="0" w:lineRule="atLeast"/>
              <w:jc w:val="center"/>
              <w:rPr>
                <w:lang w:val="en-US"/>
              </w:rPr>
            </w:pPr>
            <w:r w:rsidRPr="00920004">
              <w:rPr>
                <w:lang w:val="en-US"/>
              </w:rPr>
              <w:t>3</w:t>
            </w:r>
          </w:p>
        </w:tc>
        <w:tc>
          <w:tcPr>
            <w:tcW w:w="1980" w:type="dxa"/>
          </w:tcPr>
          <w:p w14:paraId="3D7E05EB" w14:textId="7D16D7FE" w:rsidR="00B3636C" w:rsidRPr="00920004" w:rsidRDefault="000946D2" w:rsidP="00CF739D">
            <w:pPr>
              <w:rPr>
                <w:lang w:val="en-US"/>
              </w:rPr>
            </w:pPr>
            <w:r w:rsidRPr="00920004">
              <w:rPr>
                <w:lang w:val="en-US"/>
              </w:rPr>
              <w:t>button</w:t>
            </w:r>
          </w:p>
        </w:tc>
        <w:tc>
          <w:tcPr>
            <w:tcW w:w="2970" w:type="dxa"/>
          </w:tcPr>
          <w:p w14:paraId="26B5EBBA" w14:textId="17F32FA2" w:rsidR="00B3636C" w:rsidRPr="00920004" w:rsidRDefault="00B3636C" w:rsidP="00CF739D">
            <w:pPr>
              <w:rPr>
                <w:lang w:val="en-US"/>
              </w:rPr>
            </w:pPr>
            <w:r w:rsidRPr="00920004">
              <w:rPr>
                <w:lang w:val="en-US"/>
              </w:rPr>
              <w:t>Phân công lại</w:t>
            </w:r>
            <w:r w:rsidR="00BA74AB" w:rsidRPr="00920004">
              <w:rPr>
                <w:lang w:val="en-US"/>
              </w:rPr>
              <w:t>.</w:t>
            </w:r>
          </w:p>
        </w:tc>
        <w:tc>
          <w:tcPr>
            <w:tcW w:w="1266" w:type="dxa"/>
          </w:tcPr>
          <w:p w14:paraId="2C2112DE" w14:textId="77777777" w:rsidR="00B3636C" w:rsidRPr="00920004" w:rsidRDefault="00B3636C" w:rsidP="00CF739D">
            <w:pPr>
              <w:rPr>
                <w:lang w:val="en-US"/>
              </w:rPr>
            </w:pPr>
          </w:p>
        </w:tc>
        <w:tc>
          <w:tcPr>
            <w:tcW w:w="1756" w:type="dxa"/>
            <w:vMerge/>
          </w:tcPr>
          <w:p w14:paraId="0BDD8F64" w14:textId="77777777" w:rsidR="00B3636C" w:rsidRPr="00920004" w:rsidRDefault="00B3636C" w:rsidP="00CF739D">
            <w:pPr>
              <w:rPr>
                <w:lang w:val="en-US"/>
              </w:rPr>
            </w:pPr>
          </w:p>
        </w:tc>
      </w:tr>
      <w:tr w:rsidR="00B3636C" w:rsidRPr="00920004" w14:paraId="18DBFD50" w14:textId="77777777" w:rsidTr="00CF739D">
        <w:tc>
          <w:tcPr>
            <w:tcW w:w="805" w:type="dxa"/>
            <w:vAlign w:val="center"/>
          </w:tcPr>
          <w:p w14:paraId="08A90BF5" w14:textId="4A9192DF" w:rsidR="00B3636C" w:rsidRPr="00920004" w:rsidRDefault="00B3636C" w:rsidP="00CF739D">
            <w:pPr>
              <w:spacing w:before="240" w:line="0" w:lineRule="atLeast"/>
              <w:jc w:val="center"/>
              <w:rPr>
                <w:lang w:val="en-US"/>
              </w:rPr>
            </w:pPr>
            <w:r w:rsidRPr="00920004">
              <w:rPr>
                <w:lang w:val="en-US"/>
              </w:rPr>
              <w:t>4</w:t>
            </w:r>
          </w:p>
        </w:tc>
        <w:tc>
          <w:tcPr>
            <w:tcW w:w="1980" w:type="dxa"/>
          </w:tcPr>
          <w:p w14:paraId="583C6715" w14:textId="0B2376C3" w:rsidR="00B3636C" w:rsidRPr="00920004" w:rsidRDefault="000946D2" w:rsidP="00CF739D">
            <w:pPr>
              <w:rPr>
                <w:lang w:val="en-US"/>
              </w:rPr>
            </w:pPr>
            <w:r w:rsidRPr="00920004">
              <w:rPr>
                <w:lang w:val="en-US"/>
              </w:rPr>
              <w:t>text</w:t>
            </w:r>
          </w:p>
        </w:tc>
        <w:tc>
          <w:tcPr>
            <w:tcW w:w="2970" w:type="dxa"/>
          </w:tcPr>
          <w:p w14:paraId="204B697F" w14:textId="474BF45D" w:rsidR="00B3636C" w:rsidRPr="00920004" w:rsidRDefault="00B3636C" w:rsidP="00CF739D">
            <w:pPr>
              <w:rPr>
                <w:lang w:val="en-US"/>
              </w:rPr>
            </w:pPr>
            <w:r w:rsidRPr="00920004">
              <w:rPr>
                <w:lang w:val="en-US"/>
              </w:rPr>
              <w:t>Mã máy giặt</w:t>
            </w:r>
          </w:p>
        </w:tc>
        <w:tc>
          <w:tcPr>
            <w:tcW w:w="1266" w:type="dxa"/>
          </w:tcPr>
          <w:p w14:paraId="081AF0F3" w14:textId="77777777" w:rsidR="00B3636C" w:rsidRPr="00920004" w:rsidRDefault="00B3636C" w:rsidP="00CF739D">
            <w:pPr>
              <w:rPr>
                <w:lang w:val="en-US"/>
              </w:rPr>
            </w:pPr>
          </w:p>
        </w:tc>
        <w:tc>
          <w:tcPr>
            <w:tcW w:w="1756" w:type="dxa"/>
          </w:tcPr>
          <w:p w14:paraId="0C9A5C84" w14:textId="77777777" w:rsidR="00B3636C" w:rsidRPr="00920004" w:rsidRDefault="00B3636C" w:rsidP="00CF739D">
            <w:pPr>
              <w:rPr>
                <w:lang w:val="en-US"/>
              </w:rPr>
            </w:pPr>
          </w:p>
        </w:tc>
      </w:tr>
      <w:tr w:rsidR="00B3636C" w:rsidRPr="00920004" w14:paraId="55A37D1C" w14:textId="77777777" w:rsidTr="00CF739D">
        <w:tc>
          <w:tcPr>
            <w:tcW w:w="805" w:type="dxa"/>
            <w:vAlign w:val="center"/>
          </w:tcPr>
          <w:p w14:paraId="0E438980" w14:textId="7C038617" w:rsidR="00B3636C" w:rsidRPr="00920004" w:rsidRDefault="00B3636C" w:rsidP="00CF739D">
            <w:pPr>
              <w:spacing w:before="240" w:line="0" w:lineRule="atLeast"/>
              <w:jc w:val="center"/>
              <w:rPr>
                <w:lang w:val="en-US"/>
              </w:rPr>
            </w:pPr>
            <w:r w:rsidRPr="00920004">
              <w:rPr>
                <w:lang w:val="en-US"/>
              </w:rPr>
              <w:t>5</w:t>
            </w:r>
          </w:p>
        </w:tc>
        <w:tc>
          <w:tcPr>
            <w:tcW w:w="1980" w:type="dxa"/>
          </w:tcPr>
          <w:p w14:paraId="4FFEB74F" w14:textId="290C5A34" w:rsidR="00B3636C" w:rsidRPr="00920004" w:rsidRDefault="000946D2" w:rsidP="00CF739D">
            <w:pPr>
              <w:rPr>
                <w:lang w:val="en-US"/>
              </w:rPr>
            </w:pPr>
            <w:r w:rsidRPr="00920004">
              <w:rPr>
                <w:lang w:val="en-US"/>
              </w:rPr>
              <w:t>table</w:t>
            </w:r>
          </w:p>
        </w:tc>
        <w:tc>
          <w:tcPr>
            <w:tcW w:w="2970" w:type="dxa"/>
          </w:tcPr>
          <w:p w14:paraId="79CB3A4C" w14:textId="376B3EA8" w:rsidR="00B3636C" w:rsidRPr="00920004" w:rsidRDefault="00B3636C" w:rsidP="00CF739D">
            <w:pPr>
              <w:rPr>
                <w:lang w:val="en-US"/>
              </w:rPr>
            </w:pPr>
            <w:r w:rsidRPr="00920004">
              <w:rPr>
                <w:lang w:val="en-US"/>
              </w:rPr>
              <w:t>Danh sách các đơn hàng ứng mới máy giặt</w:t>
            </w:r>
          </w:p>
        </w:tc>
        <w:tc>
          <w:tcPr>
            <w:tcW w:w="1266" w:type="dxa"/>
          </w:tcPr>
          <w:p w14:paraId="04886555" w14:textId="77777777" w:rsidR="00B3636C" w:rsidRPr="00920004" w:rsidRDefault="00B3636C" w:rsidP="00CF739D">
            <w:pPr>
              <w:rPr>
                <w:lang w:val="en-US"/>
              </w:rPr>
            </w:pPr>
          </w:p>
        </w:tc>
        <w:tc>
          <w:tcPr>
            <w:tcW w:w="1756" w:type="dxa"/>
          </w:tcPr>
          <w:p w14:paraId="7FA41AC2" w14:textId="77777777" w:rsidR="00B3636C" w:rsidRPr="00920004" w:rsidRDefault="00B3636C" w:rsidP="00CF739D">
            <w:pPr>
              <w:rPr>
                <w:lang w:val="en-US"/>
              </w:rPr>
            </w:pPr>
          </w:p>
        </w:tc>
      </w:tr>
      <w:tr w:rsidR="00B3636C" w:rsidRPr="00920004" w14:paraId="30ACB2F0" w14:textId="77777777" w:rsidTr="00D41CA7">
        <w:tc>
          <w:tcPr>
            <w:tcW w:w="8777" w:type="dxa"/>
            <w:gridSpan w:val="5"/>
          </w:tcPr>
          <w:p w14:paraId="0594988B" w14:textId="00A91F91" w:rsidR="00B3636C" w:rsidRPr="00CF739D" w:rsidRDefault="00B3636C" w:rsidP="00CF739D">
            <w:r w:rsidRPr="00CF739D">
              <w:t>Giao diện phân công đơn hàng vào máy giặt (</w:t>
            </w:r>
            <w:r w:rsidRPr="00CF739D">
              <w:rPr>
                <w:lang w:val="en-US"/>
              </w:rPr>
              <w:fldChar w:fldCharType="begin"/>
            </w:r>
            <w:r w:rsidRPr="00CF739D">
              <w:instrText xml:space="preserve"> REF _Ref530595425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30</w:t>
            </w:r>
            <w:r w:rsidRPr="00CF739D">
              <w:rPr>
                <w:lang w:val="en-US"/>
              </w:rPr>
              <w:fldChar w:fldCharType="end"/>
            </w:r>
            <w:r w:rsidRPr="00CF739D">
              <w:t>)</w:t>
            </w:r>
          </w:p>
        </w:tc>
      </w:tr>
      <w:tr w:rsidR="00692A1B" w:rsidRPr="00920004" w14:paraId="6A6F88F1" w14:textId="77777777" w:rsidTr="00CF739D">
        <w:tc>
          <w:tcPr>
            <w:tcW w:w="805" w:type="dxa"/>
            <w:vAlign w:val="center"/>
          </w:tcPr>
          <w:p w14:paraId="14D97A1A" w14:textId="0A6A7E2B" w:rsidR="00692A1B" w:rsidRPr="00920004" w:rsidRDefault="00B3636C" w:rsidP="00CF739D">
            <w:pPr>
              <w:spacing w:before="240" w:line="0" w:lineRule="atLeast"/>
              <w:jc w:val="center"/>
              <w:rPr>
                <w:lang w:val="en-US"/>
              </w:rPr>
            </w:pPr>
            <w:r w:rsidRPr="00920004">
              <w:rPr>
                <w:lang w:val="en-US"/>
              </w:rPr>
              <w:t>1</w:t>
            </w:r>
          </w:p>
        </w:tc>
        <w:tc>
          <w:tcPr>
            <w:tcW w:w="1980" w:type="dxa"/>
          </w:tcPr>
          <w:p w14:paraId="762E0644" w14:textId="79B070E2" w:rsidR="00692A1B" w:rsidRPr="00920004" w:rsidRDefault="00B3636C" w:rsidP="00CF739D">
            <w:pPr>
              <w:rPr>
                <w:lang w:val="en-US"/>
              </w:rPr>
            </w:pPr>
            <w:r w:rsidRPr="00920004">
              <w:rPr>
                <w:lang w:val="en-US"/>
              </w:rPr>
              <w:t>select</w:t>
            </w:r>
          </w:p>
        </w:tc>
        <w:tc>
          <w:tcPr>
            <w:tcW w:w="2970" w:type="dxa"/>
          </w:tcPr>
          <w:p w14:paraId="5EB36233" w14:textId="4FB720BB" w:rsidR="00692A1B" w:rsidRPr="00920004" w:rsidRDefault="00B3636C" w:rsidP="00CF739D">
            <w:pPr>
              <w:rPr>
                <w:lang w:val="en-US"/>
              </w:rPr>
            </w:pPr>
            <w:r w:rsidRPr="00920004">
              <w:rPr>
                <w:lang w:val="en-US"/>
              </w:rPr>
              <w:t>Danh sách máy giặt có trạng thái “Đang hoạt động”.</w:t>
            </w:r>
          </w:p>
        </w:tc>
        <w:tc>
          <w:tcPr>
            <w:tcW w:w="1266" w:type="dxa"/>
          </w:tcPr>
          <w:p w14:paraId="22CB3657" w14:textId="77777777" w:rsidR="00692A1B" w:rsidRPr="00920004" w:rsidRDefault="00692A1B" w:rsidP="00CF739D">
            <w:pPr>
              <w:rPr>
                <w:lang w:val="en-US"/>
              </w:rPr>
            </w:pPr>
          </w:p>
        </w:tc>
        <w:tc>
          <w:tcPr>
            <w:tcW w:w="1756" w:type="dxa"/>
          </w:tcPr>
          <w:p w14:paraId="68F06C16" w14:textId="77777777" w:rsidR="00692A1B" w:rsidRPr="00920004" w:rsidRDefault="00692A1B" w:rsidP="00CF739D">
            <w:pPr>
              <w:rPr>
                <w:lang w:val="en-US"/>
              </w:rPr>
            </w:pPr>
          </w:p>
        </w:tc>
      </w:tr>
      <w:tr w:rsidR="00692A1B" w:rsidRPr="00920004" w14:paraId="182976AD" w14:textId="77777777" w:rsidTr="00CF739D">
        <w:tc>
          <w:tcPr>
            <w:tcW w:w="805" w:type="dxa"/>
            <w:vAlign w:val="center"/>
          </w:tcPr>
          <w:p w14:paraId="53E5768B" w14:textId="16A49594" w:rsidR="00692A1B" w:rsidRPr="00920004" w:rsidRDefault="00B3636C" w:rsidP="00CF739D">
            <w:pPr>
              <w:spacing w:before="240" w:line="0" w:lineRule="atLeast"/>
              <w:jc w:val="center"/>
              <w:rPr>
                <w:lang w:val="en-US"/>
              </w:rPr>
            </w:pPr>
            <w:r w:rsidRPr="00920004">
              <w:rPr>
                <w:lang w:val="en-US"/>
              </w:rPr>
              <w:t>2</w:t>
            </w:r>
          </w:p>
        </w:tc>
        <w:tc>
          <w:tcPr>
            <w:tcW w:w="1980" w:type="dxa"/>
          </w:tcPr>
          <w:p w14:paraId="2501890A" w14:textId="0919538E" w:rsidR="00692A1B" w:rsidRPr="00920004" w:rsidRDefault="00B3636C" w:rsidP="00CF739D">
            <w:pPr>
              <w:rPr>
                <w:lang w:val="en-US"/>
              </w:rPr>
            </w:pPr>
            <w:r w:rsidRPr="00920004">
              <w:rPr>
                <w:lang w:val="en-US"/>
              </w:rPr>
              <w:t>button</w:t>
            </w:r>
          </w:p>
        </w:tc>
        <w:tc>
          <w:tcPr>
            <w:tcW w:w="2970" w:type="dxa"/>
          </w:tcPr>
          <w:p w14:paraId="46F3169B" w14:textId="77777777" w:rsidR="00692A1B" w:rsidRPr="00920004" w:rsidRDefault="00692A1B" w:rsidP="00CF739D">
            <w:pPr>
              <w:rPr>
                <w:lang w:val="en-US"/>
              </w:rPr>
            </w:pPr>
            <w:r w:rsidRPr="00920004">
              <w:rPr>
                <w:lang w:val="en-US"/>
              </w:rPr>
              <w:t>Thời gian trả đồ</w:t>
            </w:r>
          </w:p>
        </w:tc>
        <w:tc>
          <w:tcPr>
            <w:tcW w:w="1266" w:type="dxa"/>
          </w:tcPr>
          <w:p w14:paraId="76B70734" w14:textId="77777777" w:rsidR="00692A1B" w:rsidRPr="00920004" w:rsidRDefault="00692A1B" w:rsidP="00CF739D">
            <w:pPr>
              <w:rPr>
                <w:lang w:val="en-US"/>
              </w:rPr>
            </w:pPr>
          </w:p>
        </w:tc>
        <w:tc>
          <w:tcPr>
            <w:tcW w:w="1756" w:type="dxa"/>
          </w:tcPr>
          <w:p w14:paraId="669C605B" w14:textId="77777777" w:rsidR="00692A1B" w:rsidRPr="00920004" w:rsidRDefault="00692A1B" w:rsidP="00CF739D">
            <w:pPr>
              <w:rPr>
                <w:lang w:val="en-US"/>
              </w:rPr>
            </w:pPr>
          </w:p>
        </w:tc>
      </w:tr>
      <w:tr w:rsidR="00692A1B" w:rsidRPr="00920004" w14:paraId="12B82FD8" w14:textId="77777777" w:rsidTr="00CF739D">
        <w:tc>
          <w:tcPr>
            <w:tcW w:w="805" w:type="dxa"/>
            <w:vAlign w:val="center"/>
          </w:tcPr>
          <w:p w14:paraId="09BA88BE" w14:textId="175C41F7" w:rsidR="00692A1B" w:rsidRPr="00920004" w:rsidRDefault="00B3636C" w:rsidP="00CF739D">
            <w:pPr>
              <w:spacing w:before="240" w:line="0" w:lineRule="atLeast"/>
              <w:jc w:val="center"/>
              <w:rPr>
                <w:lang w:val="en-US"/>
              </w:rPr>
            </w:pPr>
            <w:r w:rsidRPr="00920004">
              <w:rPr>
                <w:lang w:val="en-US"/>
              </w:rPr>
              <w:t>3</w:t>
            </w:r>
          </w:p>
        </w:tc>
        <w:tc>
          <w:tcPr>
            <w:tcW w:w="1980" w:type="dxa"/>
          </w:tcPr>
          <w:p w14:paraId="541C95D9" w14:textId="634CD4F7" w:rsidR="00692A1B" w:rsidRPr="00920004" w:rsidRDefault="00B3636C" w:rsidP="00CF739D">
            <w:pPr>
              <w:rPr>
                <w:lang w:val="en-US"/>
              </w:rPr>
            </w:pPr>
            <w:r w:rsidRPr="00920004">
              <w:rPr>
                <w:lang w:val="en-US"/>
              </w:rPr>
              <w:t>table</w:t>
            </w:r>
          </w:p>
        </w:tc>
        <w:tc>
          <w:tcPr>
            <w:tcW w:w="2970" w:type="dxa"/>
          </w:tcPr>
          <w:p w14:paraId="67AD81D8" w14:textId="022317E0" w:rsidR="00692A1B" w:rsidRPr="00920004" w:rsidRDefault="00B3636C" w:rsidP="00CF739D">
            <w:pPr>
              <w:rPr>
                <w:lang w:val="en-US"/>
              </w:rPr>
            </w:pPr>
            <w:r w:rsidRPr="00920004">
              <w:rPr>
                <w:lang w:val="en-US"/>
              </w:rPr>
              <w:t>Danh sách các túi giặt ứng với đơn hàng</w:t>
            </w:r>
          </w:p>
        </w:tc>
        <w:tc>
          <w:tcPr>
            <w:tcW w:w="1266" w:type="dxa"/>
          </w:tcPr>
          <w:p w14:paraId="065B1769" w14:textId="77777777" w:rsidR="00692A1B" w:rsidRPr="00920004" w:rsidRDefault="00692A1B" w:rsidP="00CF739D">
            <w:pPr>
              <w:rPr>
                <w:lang w:val="en-US"/>
              </w:rPr>
            </w:pPr>
          </w:p>
        </w:tc>
        <w:tc>
          <w:tcPr>
            <w:tcW w:w="1756" w:type="dxa"/>
          </w:tcPr>
          <w:p w14:paraId="6F9DC5BF" w14:textId="77777777" w:rsidR="00692A1B" w:rsidRPr="00920004" w:rsidRDefault="00692A1B" w:rsidP="00CF739D">
            <w:pPr>
              <w:rPr>
                <w:lang w:val="en-US"/>
              </w:rPr>
            </w:pPr>
          </w:p>
        </w:tc>
      </w:tr>
    </w:tbl>
    <w:p w14:paraId="4E72F5A9" w14:textId="6BB177D6" w:rsidR="00300FEC" w:rsidRPr="00CF739D" w:rsidRDefault="00300FEC">
      <w:pPr>
        <w:pStyle w:val="Caption"/>
        <w:rPr>
          <w:lang w:val="en-US"/>
        </w:rPr>
      </w:pPr>
      <w:bookmarkStart w:id="2219" w:name="_Toc53150458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20</w:t>
      </w:r>
      <w:r w:rsidR="00D632EE" w:rsidRPr="00CF739D">
        <w:fldChar w:fldCharType="end"/>
      </w:r>
      <w:r w:rsidRPr="00920004">
        <w:rPr>
          <w:lang w:val="en-US"/>
        </w:rPr>
        <w:t xml:space="preserve"> Các thành phần giao diện quản lí phân công xử lí đơn hàng</w:t>
      </w:r>
      <w:bookmarkEnd w:id="2219"/>
    </w:p>
    <w:p w14:paraId="3741D186" w14:textId="728B9F1A" w:rsidR="00692A1B" w:rsidRPr="00CF739D" w:rsidRDefault="00692A1B" w:rsidP="00CF739D">
      <w:pPr>
        <w:pStyle w:val="Heading5"/>
        <w:numPr>
          <w:ilvl w:val="0"/>
          <w:numId w:val="81"/>
        </w:numPr>
        <w:tabs>
          <w:tab w:val="left" w:pos="72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692A1B" w:rsidRPr="00920004" w14:paraId="7D7786CD" w14:textId="77777777" w:rsidTr="00D41CA7">
        <w:tc>
          <w:tcPr>
            <w:tcW w:w="797" w:type="dxa"/>
            <w:vMerge w:val="restart"/>
            <w:vAlign w:val="center"/>
          </w:tcPr>
          <w:p w14:paraId="15F976E6" w14:textId="77777777" w:rsidR="00692A1B" w:rsidRPr="00920004" w:rsidRDefault="00692A1B" w:rsidP="00CF739D">
            <w:pPr>
              <w:spacing w:before="240" w:line="0" w:lineRule="atLeast"/>
              <w:jc w:val="center"/>
              <w:rPr>
                <w:b/>
                <w:lang w:val="en-US"/>
              </w:rPr>
            </w:pPr>
            <w:r w:rsidRPr="00920004">
              <w:rPr>
                <w:b/>
                <w:lang w:val="en-US"/>
              </w:rPr>
              <w:t>STT</w:t>
            </w:r>
          </w:p>
        </w:tc>
        <w:tc>
          <w:tcPr>
            <w:tcW w:w="2368" w:type="dxa"/>
            <w:vMerge w:val="restart"/>
            <w:vAlign w:val="center"/>
          </w:tcPr>
          <w:p w14:paraId="1E530849" w14:textId="77777777" w:rsidR="00692A1B" w:rsidRPr="00920004" w:rsidRDefault="00692A1B" w:rsidP="00CF739D">
            <w:pPr>
              <w:spacing w:before="240" w:line="0" w:lineRule="atLeast"/>
              <w:jc w:val="center"/>
              <w:rPr>
                <w:b/>
                <w:lang w:val="en-US"/>
              </w:rPr>
            </w:pPr>
            <w:r w:rsidRPr="00920004">
              <w:rPr>
                <w:b/>
                <w:lang w:val="en-US"/>
              </w:rPr>
              <w:t>Tên bảng/</w:t>
            </w:r>
          </w:p>
          <w:p w14:paraId="72718ADE" w14:textId="77777777" w:rsidR="00692A1B" w:rsidRPr="00920004" w:rsidRDefault="00692A1B" w:rsidP="00CF739D">
            <w:pPr>
              <w:spacing w:before="240" w:line="0" w:lineRule="atLeast"/>
              <w:jc w:val="center"/>
              <w:rPr>
                <w:b/>
                <w:lang w:val="en-US"/>
              </w:rPr>
            </w:pPr>
            <w:r w:rsidRPr="00920004">
              <w:rPr>
                <w:b/>
                <w:lang w:val="en-US"/>
              </w:rPr>
              <w:t>Cấu trúc dữ liệu</w:t>
            </w:r>
          </w:p>
        </w:tc>
        <w:tc>
          <w:tcPr>
            <w:tcW w:w="5612" w:type="dxa"/>
            <w:gridSpan w:val="4"/>
            <w:vAlign w:val="center"/>
          </w:tcPr>
          <w:p w14:paraId="08E96941" w14:textId="77777777" w:rsidR="00692A1B" w:rsidRPr="00920004" w:rsidRDefault="00692A1B" w:rsidP="00CF739D">
            <w:pPr>
              <w:spacing w:before="240" w:line="0" w:lineRule="atLeast"/>
              <w:jc w:val="center"/>
              <w:rPr>
                <w:b/>
                <w:lang w:val="en-US"/>
              </w:rPr>
            </w:pPr>
            <w:r w:rsidRPr="00920004">
              <w:rPr>
                <w:b/>
                <w:lang w:val="en-US"/>
              </w:rPr>
              <w:t>Phương thức</w:t>
            </w:r>
          </w:p>
        </w:tc>
      </w:tr>
      <w:tr w:rsidR="00692A1B" w:rsidRPr="00920004" w14:paraId="0D80272A" w14:textId="77777777" w:rsidTr="00D41CA7">
        <w:tc>
          <w:tcPr>
            <w:tcW w:w="797" w:type="dxa"/>
            <w:vMerge/>
            <w:vAlign w:val="center"/>
          </w:tcPr>
          <w:p w14:paraId="6D7B5C68" w14:textId="77777777" w:rsidR="00692A1B" w:rsidRPr="00920004" w:rsidRDefault="00692A1B" w:rsidP="00CF739D">
            <w:pPr>
              <w:spacing w:before="240" w:line="0" w:lineRule="atLeast"/>
              <w:jc w:val="center"/>
              <w:rPr>
                <w:b/>
                <w:lang w:val="en-US"/>
              </w:rPr>
            </w:pPr>
          </w:p>
        </w:tc>
        <w:tc>
          <w:tcPr>
            <w:tcW w:w="2368" w:type="dxa"/>
            <w:vMerge/>
            <w:vAlign w:val="center"/>
          </w:tcPr>
          <w:p w14:paraId="3094FE63" w14:textId="77777777" w:rsidR="00692A1B" w:rsidRPr="00920004" w:rsidRDefault="00692A1B" w:rsidP="00CF739D">
            <w:pPr>
              <w:spacing w:before="240" w:line="0" w:lineRule="atLeast"/>
              <w:jc w:val="center"/>
              <w:rPr>
                <w:b/>
                <w:lang w:val="en-US"/>
              </w:rPr>
            </w:pPr>
          </w:p>
        </w:tc>
        <w:tc>
          <w:tcPr>
            <w:tcW w:w="1414" w:type="dxa"/>
            <w:vAlign w:val="center"/>
          </w:tcPr>
          <w:p w14:paraId="5EEFF880" w14:textId="77777777" w:rsidR="00692A1B" w:rsidRPr="00920004" w:rsidRDefault="00692A1B" w:rsidP="00CF739D">
            <w:pPr>
              <w:spacing w:before="240" w:line="0" w:lineRule="atLeast"/>
              <w:jc w:val="center"/>
              <w:rPr>
                <w:b/>
                <w:lang w:val="en-US"/>
              </w:rPr>
            </w:pPr>
            <w:r w:rsidRPr="00920004">
              <w:rPr>
                <w:b/>
                <w:lang w:val="en-US"/>
              </w:rPr>
              <w:t>Thêm</w:t>
            </w:r>
          </w:p>
        </w:tc>
        <w:tc>
          <w:tcPr>
            <w:tcW w:w="1395" w:type="dxa"/>
            <w:vAlign w:val="center"/>
          </w:tcPr>
          <w:p w14:paraId="371D2CDA" w14:textId="77777777" w:rsidR="00692A1B" w:rsidRPr="00920004" w:rsidRDefault="00692A1B" w:rsidP="00CF739D">
            <w:pPr>
              <w:spacing w:before="240" w:line="0" w:lineRule="atLeast"/>
              <w:jc w:val="center"/>
              <w:rPr>
                <w:b/>
                <w:lang w:val="en-US"/>
              </w:rPr>
            </w:pPr>
            <w:r w:rsidRPr="00920004">
              <w:rPr>
                <w:b/>
                <w:lang w:val="en-US"/>
              </w:rPr>
              <w:t>Sửa</w:t>
            </w:r>
          </w:p>
        </w:tc>
        <w:tc>
          <w:tcPr>
            <w:tcW w:w="1397" w:type="dxa"/>
            <w:vAlign w:val="center"/>
          </w:tcPr>
          <w:p w14:paraId="754E85AD" w14:textId="77777777" w:rsidR="00692A1B" w:rsidRPr="00920004" w:rsidRDefault="00692A1B" w:rsidP="00CF739D">
            <w:pPr>
              <w:spacing w:before="240" w:line="0" w:lineRule="atLeast"/>
              <w:jc w:val="center"/>
              <w:rPr>
                <w:b/>
                <w:lang w:val="en-US"/>
              </w:rPr>
            </w:pPr>
            <w:r w:rsidRPr="00920004">
              <w:rPr>
                <w:b/>
                <w:lang w:val="en-US"/>
              </w:rPr>
              <w:t>Xóa</w:t>
            </w:r>
          </w:p>
        </w:tc>
        <w:tc>
          <w:tcPr>
            <w:tcW w:w="1406" w:type="dxa"/>
            <w:vAlign w:val="center"/>
          </w:tcPr>
          <w:p w14:paraId="606B3FEC" w14:textId="77777777" w:rsidR="00692A1B" w:rsidRPr="00920004" w:rsidRDefault="00692A1B" w:rsidP="00CF739D">
            <w:pPr>
              <w:spacing w:before="240" w:line="0" w:lineRule="atLeast"/>
              <w:jc w:val="center"/>
              <w:rPr>
                <w:b/>
                <w:lang w:val="en-US"/>
              </w:rPr>
            </w:pPr>
            <w:r w:rsidRPr="00920004">
              <w:rPr>
                <w:b/>
                <w:lang w:val="en-US"/>
              </w:rPr>
              <w:t>Truy vấn</w:t>
            </w:r>
          </w:p>
        </w:tc>
      </w:tr>
      <w:tr w:rsidR="00692A1B" w:rsidRPr="00920004" w14:paraId="1474F34A" w14:textId="77777777" w:rsidTr="00CF739D">
        <w:tc>
          <w:tcPr>
            <w:tcW w:w="797" w:type="dxa"/>
            <w:vAlign w:val="center"/>
          </w:tcPr>
          <w:p w14:paraId="086B355A" w14:textId="77777777" w:rsidR="00692A1B" w:rsidRPr="00920004" w:rsidRDefault="00692A1B" w:rsidP="00CF739D">
            <w:pPr>
              <w:jc w:val="center"/>
              <w:rPr>
                <w:lang w:val="en-US"/>
              </w:rPr>
            </w:pPr>
            <w:r w:rsidRPr="00920004">
              <w:rPr>
                <w:lang w:val="en-US"/>
              </w:rPr>
              <w:t>1</w:t>
            </w:r>
          </w:p>
        </w:tc>
        <w:tc>
          <w:tcPr>
            <w:tcW w:w="2368" w:type="dxa"/>
          </w:tcPr>
          <w:p w14:paraId="13EA6EED" w14:textId="77777777" w:rsidR="00692A1B" w:rsidRPr="00920004" w:rsidRDefault="00692A1B" w:rsidP="00CF739D">
            <w:pPr>
              <w:rPr>
                <w:lang w:val="en-US"/>
              </w:rPr>
            </w:pPr>
            <w:r w:rsidRPr="00920004">
              <w:rPr>
                <w:lang w:val="en-US"/>
              </w:rPr>
              <w:t>service_type</w:t>
            </w:r>
          </w:p>
        </w:tc>
        <w:tc>
          <w:tcPr>
            <w:tcW w:w="1414" w:type="dxa"/>
          </w:tcPr>
          <w:p w14:paraId="23AE3A8A" w14:textId="77777777" w:rsidR="00692A1B" w:rsidRPr="00920004" w:rsidRDefault="00692A1B" w:rsidP="00CF739D">
            <w:pPr>
              <w:spacing w:before="240" w:line="0" w:lineRule="atLeast"/>
              <w:jc w:val="center"/>
              <w:rPr>
                <w:lang w:val="en-US"/>
              </w:rPr>
            </w:pPr>
          </w:p>
        </w:tc>
        <w:tc>
          <w:tcPr>
            <w:tcW w:w="1395" w:type="dxa"/>
          </w:tcPr>
          <w:p w14:paraId="6E087BB3" w14:textId="77777777" w:rsidR="00692A1B" w:rsidRPr="00920004" w:rsidRDefault="00692A1B" w:rsidP="00CF739D">
            <w:pPr>
              <w:spacing w:before="240" w:line="0" w:lineRule="atLeast"/>
              <w:jc w:val="center"/>
              <w:rPr>
                <w:lang w:val="en-US"/>
              </w:rPr>
            </w:pPr>
          </w:p>
        </w:tc>
        <w:tc>
          <w:tcPr>
            <w:tcW w:w="1397" w:type="dxa"/>
          </w:tcPr>
          <w:p w14:paraId="567E6B60" w14:textId="77777777" w:rsidR="00692A1B" w:rsidRPr="00920004" w:rsidRDefault="00692A1B" w:rsidP="00CF739D">
            <w:pPr>
              <w:spacing w:before="240" w:line="0" w:lineRule="atLeast"/>
              <w:jc w:val="center"/>
              <w:rPr>
                <w:lang w:val="en-US"/>
              </w:rPr>
            </w:pPr>
          </w:p>
        </w:tc>
        <w:tc>
          <w:tcPr>
            <w:tcW w:w="1406" w:type="dxa"/>
          </w:tcPr>
          <w:p w14:paraId="4AEA2AB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6DB3915" w14:textId="77777777" w:rsidTr="00CF739D">
        <w:tc>
          <w:tcPr>
            <w:tcW w:w="797" w:type="dxa"/>
            <w:vAlign w:val="center"/>
          </w:tcPr>
          <w:p w14:paraId="65A624B0" w14:textId="77777777" w:rsidR="00692A1B" w:rsidRPr="00920004" w:rsidRDefault="00692A1B" w:rsidP="00CF739D">
            <w:pPr>
              <w:jc w:val="center"/>
              <w:rPr>
                <w:lang w:val="en-US"/>
              </w:rPr>
            </w:pPr>
            <w:r w:rsidRPr="00920004">
              <w:rPr>
                <w:lang w:val="en-US"/>
              </w:rPr>
              <w:t>2</w:t>
            </w:r>
          </w:p>
        </w:tc>
        <w:tc>
          <w:tcPr>
            <w:tcW w:w="2368" w:type="dxa"/>
          </w:tcPr>
          <w:p w14:paraId="31DA66BB" w14:textId="77777777" w:rsidR="00692A1B" w:rsidRPr="00920004" w:rsidRDefault="00692A1B" w:rsidP="00CF739D">
            <w:pPr>
              <w:rPr>
                <w:lang w:val="en-US"/>
              </w:rPr>
            </w:pPr>
            <w:r w:rsidRPr="00920004">
              <w:rPr>
                <w:lang w:val="en-US"/>
              </w:rPr>
              <w:t>color</w:t>
            </w:r>
          </w:p>
        </w:tc>
        <w:tc>
          <w:tcPr>
            <w:tcW w:w="1414" w:type="dxa"/>
          </w:tcPr>
          <w:p w14:paraId="22A3D1E7" w14:textId="77777777" w:rsidR="00692A1B" w:rsidRPr="00920004" w:rsidRDefault="00692A1B" w:rsidP="00CF739D">
            <w:pPr>
              <w:spacing w:before="240" w:line="0" w:lineRule="atLeast"/>
              <w:jc w:val="center"/>
              <w:rPr>
                <w:lang w:val="en-US"/>
              </w:rPr>
            </w:pPr>
          </w:p>
        </w:tc>
        <w:tc>
          <w:tcPr>
            <w:tcW w:w="1395" w:type="dxa"/>
          </w:tcPr>
          <w:p w14:paraId="01B846B7" w14:textId="77777777" w:rsidR="00692A1B" w:rsidRPr="00920004" w:rsidRDefault="00692A1B" w:rsidP="00CF739D">
            <w:pPr>
              <w:spacing w:before="240" w:line="0" w:lineRule="atLeast"/>
              <w:jc w:val="center"/>
              <w:rPr>
                <w:lang w:val="en-US"/>
              </w:rPr>
            </w:pPr>
          </w:p>
        </w:tc>
        <w:tc>
          <w:tcPr>
            <w:tcW w:w="1397" w:type="dxa"/>
          </w:tcPr>
          <w:p w14:paraId="157D8C03" w14:textId="77777777" w:rsidR="00692A1B" w:rsidRPr="00920004" w:rsidRDefault="00692A1B" w:rsidP="00CF739D">
            <w:pPr>
              <w:spacing w:before="240" w:line="0" w:lineRule="atLeast"/>
              <w:jc w:val="center"/>
              <w:rPr>
                <w:lang w:val="en-US"/>
              </w:rPr>
            </w:pPr>
          </w:p>
        </w:tc>
        <w:tc>
          <w:tcPr>
            <w:tcW w:w="1406" w:type="dxa"/>
          </w:tcPr>
          <w:p w14:paraId="0C71050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FAE696" w14:textId="77777777" w:rsidTr="00CF739D">
        <w:tc>
          <w:tcPr>
            <w:tcW w:w="797" w:type="dxa"/>
            <w:vAlign w:val="center"/>
          </w:tcPr>
          <w:p w14:paraId="0329BC6A" w14:textId="77777777" w:rsidR="00692A1B" w:rsidRPr="00920004" w:rsidRDefault="00692A1B" w:rsidP="00CF739D">
            <w:pPr>
              <w:jc w:val="center"/>
              <w:rPr>
                <w:lang w:val="en-US"/>
              </w:rPr>
            </w:pPr>
            <w:r w:rsidRPr="00920004">
              <w:rPr>
                <w:lang w:val="en-US"/>
              </w:rPr>
              <w:t>3</w:t>
            </w:r>
          </w:p>
        </w:tc>
        <w:tc>
          <w:tcPr>
            <w:tcW w:w="2368" w:type="dxa"/>
          </w:tcPr>
          <w:p w14:paraId="732DE38E" w14:textId="77777777" w:rsidR="00692A1B" w:rsidRPr="00920004" w:rsidRDefault="00692A1B" w:rsidP="00CF739D">
            <w:pPr>
              <w:rPr>
                <w:lang w:val="en-US"/>
              </w:rPr>
            </w:pPr>
            <w:r w:rsidRPr="00920004">
              <w:rPr>
                <w:lang w:val="en-US"/>
              </w:rPr>
              <w:t>material</w:t>
            </w:r>
          </w:p>
        </w:tc>
        <w:tc>
          <w:tcPr>
            <w:tcW w:w="1414" w:type="dxa"/>
          </w:tcPr>
          <w:p w14:paraId="427FAF81" w14:textId="77777777" w:rsidR="00692A1B" w:rsidRPr="00920004" w:rsidRDefault="00692A1B" w:rsidP="00CF739D">
            <w:pPr>
              <w:spacing w:before="240" w:line="0" w:lineRule="atLeast"/>
              <w:jc w:val="center"/>
              <w:rPr>
                <w:lang w:val="en-US"/>
              </w:rPr>
            </w:pPr>
          </w:p>
        </w:tc>
        <w:tc>
          <w:tcPr>
            <w:tcW w:w="1395" w:type="dxa"/>
          </w:tcPr>
          <w:p w14:paraId="377CCE71" w14:textId="77777777" w:rsidR="00692A1B" w:rsidRPr="00920004" w:rsidRDefault="00692A1B" w:rsidP="00CF739D">
            <w:pPr>
              <w:spacing w:before="240" w:line="0" w:lineRule="atLeast"/>
              <w:jc w:val="center"/>
              <w:rPr>
                <w:lang w:val="en-US"/>
              </w:rPr>
            </w:pPr>
          </w:p>
        </w:tc>
        <w:tc>
          <w:tcPr>
            <w:tcW w:w="1397" w:type="dxa"/>
          </w:tcPr>
          <w:p w14:paraId="4A089214" w14:textId="77777777" w:rsidR="00692A1B" w:rsidRPr="00920004" w:rsidRDefault="00692A1B" w:rsidP="00CF739D">
            <w:pPr>
              <w:spacing w:before="240" w:line="0" w:lineRule="atLeast"/>
              <w:jc w:val="center"/>
              <w:rPr>
                <w:lang w:val="en-US"/>
              </w:rPr>
            </w:pPr>
          </w:p>
        </w:tc>
        <w:tc>
          <w:tcPr>
            <w:tcW w:w="1406" w:type="dxa"/>
          </w:tcPr>
          <w:p w14:paraId="45D8D89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41A89494" w14:textId="77777777" w:rsidTr="00CF739D">
        <w:tc>
          <w:tcPr>
            <w:tcW w:w="797" w:type="dxa"/>
            <w:vAlign w:val="center"/>
          </w:tcPr>
          <w:p w14:paraId="766CE361" w14:textId="77777777" w:rsidR="00692A1B" w:rsidRPr="00920004" w:rsidRDefault="00692A1B" w:rsidP="00CF739D">
            <w:pPr>
              <w:jc w:val="center"/>
              <w:rPr>
                <w:lang w:val="en-US"/>
              </w:rPr>
            </w:pPr>
            <w:r w:rsidRPr="00920004">
              <w:rPr>
                <w:lang w:val="en-US"/>
              </w:rPr>
              <w:t>4</w:t>
            </w:r>
          </w:p>
        </w:tc>
        <w:tc>
          <w:tcPr>
            <w:tcW w:w="2368" w:type="dxa"/>
          </w:tcPr>
          <w:p w14:paraId="4A5BE6BD" w14:textId="77777777" w:rsidR="00692A1B" w:rsidRPr="00920004" w:rsidRDefault="00692A1B" w:rsidP="00CF739D">
            <w:pPr>
              <w:rPr>
                <w:lang w:val="en-US"/>
              </w:rPr>
            </w:pPr>
            <w:r w:rsidRPr="00920004">
              <w:rPr>
                <w:lang w:val="en-US"/>
              </w:rPr>
              <w:t>label</w:t>
            </w:r>
          </w:p>
        </w:tc>
        <w:tc>
          <w:tcPr>
            <w:tcW w:w="1414" w:type="dxa"/>
          </w:tcPr>
          <w:p w14:paraId="42AFCD15" w14:textId="77777777" w:rsidR="00692A1B" w:rsidRPr="00920004" w:rsidRDefault="00692A1B" w:rsidP="00CF739D">
            <w:pPr>
              <w:spacing w:before="240" w:line="0" w:lineRule="atLeast"/>
              <w:jc w:val="center"/>
              <w:rPr>
                <w:lang w:val="en-US"/>
              </w:rPr>
            </w:pPr>
          </w:p>
        </w:tc>
        <w:tc>
          <w:tcPr>
            <w:tcW w:w="1395" w:type="dxa"/>
          </w:tcPr>
          <w:p w14:paraId="6D5B7219" w14:textId="77777777" w:rsidR="00692A1B" w:rsidRPr="00920004" w:rsidRDefault="00692A1B" w:rsidP="00CF739D">
            <w:pPr>
              <w:spacing w:before="240" w:line="0" w:lineRule="atLeast"/>
              <w:jc w:val="center"/>
              <w:rPr>
                <w:lang w:val="en-US"/>
              </w:rPr>
            </w:pPr>
          </w:p>
        </w:tc>
        <w:tc>
          <w:tcPr>
            <w:tcW w:w="1397" w:type="dxa"/>
          </w:tcPr>
          <w:p w14:paraId="68351042" w14:textId="77777777" w:rsidR="00692A1B" w:rsidRPr="00920004" w:rsidRDefault="00692A1B" w:rsidP="00CF739D">
            <w:pPr>
              <w:spacing w:before="240" w:line="0" w:lineRule="atLeast"/>
              <w:jc w:val="center"/>
              <w:rPr>
                <w:lang w:val="en-US"/>
              </w:rPr>
            </w:pPr>
          </w:p>
        </w:tc>
        <w:tc>
          <w:tcPr>
            <w:tcW w:w="1406" w:type="dxa"/>
          </w:tcPr>
          <w:p w14:paraId="56BD9276"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B53A311" w14:textId="77777777" w:rsidTr="00CF739D">
        <w:tc>
          <w:tcPr>
            <w:tcW w:w="797" w:type="dxa"/>
            <w:vAlign w:val="center"/>
          </w:tcPr>
          <w:p w14:paraId="7B58D830" w14:textId="77777777" w:rsidR="00692A1B" w:rsidRPr="00920004" w:rsidRDefault="00692A1B" w:rsidP="00CF739D">
            <w:pPr>
              <w:jc w:val="center"/>
              <w:rPr>
                <w:lang w:val="en-US"/>
              </w:rPr>
            </w:pPr>
            <w:r w:rsidRPr="00920004">
              <w:rPr>
                <w:lang w:val="en-US"/>
              </w:rPr>
              <w:t>5</w:t>
            </w:r>
          </w:p>
        </w:tc>
        <w:tc>
          <w:tcPr>
            <w:tcW w:w="2368" w:type="dxa"/>
          </w:tcPr>
          <w:p w14:paraId="1A6AB542" w14:textId="77777777" w:rsidR="00692A1B" w:rsidRPr="00920004" w:rsidRDefault="00692A1B" w:rsidP="00CF739D">
            <w:pPr>
              <w:rPr>
                <w:lang w:val="en-US"/>
              </w:rPr>
            </w:pPr>
            <w:r w:rsidRPr="00920004">
              <w:rPr>
                <w:lang w:val="en-US"/>
              </w:rPr>
              <w:t>unit</w:t>
            </w:r>
          </w:p>
        </w:tc>
        <w:tc>
          <w:tcPr>
            <w:tcW w:w="1414" w:type="dxa"/>
          </w:tcPr>
          <w:p w14:paraId="0AB8565C" w14:textId="77777777" w:rsidR="00692A1B" w:rsidRPr="00920004" w:rsidRDefault="00692A1B" w:rsidP="00CF739D">
            <w:pPr>
              <w:spacing w:before="240" w:line="0" w:lineRule="atLeast"/>
              <w:jc w:val="center"/>
              <w:rPr>
                <w:lang w:val="en-US"/>
              </w:rPr>
            </w:pPr>
          </w:p>
        </w:tc>
        <w:tc>
          <w:tcPr>
            <w:tcW w:w="1395" w:type="dxa"/>
          </w:tcPr>
          <w:p w14:paraId="5CD5AF6F" w14:textId="77777777" w:rsidR="00692A1B" w:rsidRPr="00920004" w:rsidRDefault="00692A1B" w:rsidP="00CF739D">
            <w:pPr>
              <w:spacing w:before="240" w:line="0" w:lineRule="atLeast"/>
              <w:jc w:val="center"/>
              <w:rPr>
                <w:lang w:val="en-US"/>
              </w:rPr>
            </w:pPr>
          </w:p>
        </w:tc>
        <w:tc>
          <w:tcPr>
            <w:tcW w:w="1397" w:type="dxa"/>
          </w:tcPr>
          <w:p w14:paraId="0CB80F04" w14:textId="77777777" w:rsidR="00692A1B" w:rsidRPr="00920004" w:rsidRDefault="00692A1B" w:rsidP="00CF739D">
            <w:pPr>
              <w:spacing w:before="240" w:line="0" w:lineRule="atLeast"/>
              <w:jc w:val="center"/>
              <w:rPr>
                <w:lang w:val="en-US"/>
              </w:rPr>
            </w:pPr>
          </w:p>
        </w:tc>
        <w:tc>
          <w:tcPr>
            <w:tcW w:w="1406" w:type="dxa"/>
          </w:tcPr>
          <w:p w14:paraId="0C24D031"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5CFA3986" w14:textId="77777777" w:rsidTr="00CF739D">
        <w:tc>
          <w:tcPr>
            <w:tcW w:w="797" w:type="dxa"/>
            <w:vAlign w:val="center"/>
          </w:tcPr>
          <w:p w14:paraId="52A3B704" w14:textId="77777777" w:rsidR="00692A1B" w:rsidRPr="00920004" w:rsidRDefault="00692A1B" w:rsidP="00CF739D">
            <w:pPr>
              <w:jc w:val="center"/>
              <w:rPr>
                <w:lang w:val="en-US"/>
              </w:rPr>
            </w:pPr>
            <w:r w:rsidRPr="00920004">
              <w:rPr>
                <w:lang w:val="en-US"/>
              </w:rPr>
              <w:t>6</w:t>
            </w:r>
          </w:p>
        </w:tc>
        <w:tc>
          <w:tcPr>
            <w:tcW w:w="2368" w:type="dxa"/>
          </w:tcPr>
          <w:p w14:paraId="6DB0E765" w14:textId="77777777" w:rsidR="00692A1B" w:rsidRPr="00920004" w:rsidRDefault="00692A1B" w:rsidP="00CF739D">
            <w:pPr>
              <w:rPr>
                <w:lang w:val="en-US"/>
              </w:rPr>
            </w:pPr>
            <w:r w:rsidRPr="00920004">
              <w:rPr>
                <w:lang w:val="en-US"/>
              </w:rPr>
              <w:t>product</w:t>
            </w:r>
          </w:p>
        </w:tc>
        <w:tc>
          <w:tcPr>
            <w:tcW w:w="1414" w:type="dxa"/>
          </w:tcPr>
          <w:p w14:paraId="36AA10D1" w14:textId="77777777" w:rsidR="00692A1B" w:rsidRPr="00920004" w:rsidRDefault="00692A1B" w:rsidP="00CF739D">
            <w:pPr>
              <w:spacing w:before="240" w:line="0" w:lineRule="atLeast"/>
              <w:jc w:val="center"/>
              <w:rPr>
                <w:lang w:val="en-US"/>
              </w:rPr>
            </w:pPr>
          </w:p>
        </w:tc>
        <w:tc>
          <w:tcPr>
            <w:tcW w:w="1395" w:type="dxa"/>
          </w:tcPr>
          <w:p w14:paraId="3553F6F8" w14:textId="77777777" w:rsidR="00692A1B" w:rsidRPr="00920004" w:rsidRDefault="00692A1B" w:rsidP="00CF739D">
            <w:pPr>
              <w:spacing w:before="240" w:line="0" w:lineRule="atLeast"/>
              <w:jc w:val="center"/>
              <w:rPr>
                <w:lang w:val="en-US"/>
              </w:rPr>
            </w:pPr>
          </w:p>
        </w:tc>
        <w:tc>
          <w:tcPr>
            <w:tcW w:w="1397" w:type="dxa"/>
          </w:tcPr>
          <w:p w14:paraId="71366826" w14:textId="77777777" w:rsidR="00692A1B" w:rsidRPr="00920004" w:rsidRDefault="00692A1B" w:rsidP="00CF739D">
            <w:pPr>
              <w:spacing w:before="240" w:line="0" w:lineRule="atLeast"/>
              <w:jc w:val="center"/>
              <w:rPr>
                <w:lang w:val="en-US"/>
              </w:rPr>
            </w:pPr>
          </w:p>
        </w:tc>
        <w:tc>
          <w:tcPr>
            <w:tcW w:w="1406" w:type="dxa"/>
          </w:tcPr>
          <w:p w14:paraId="4F4674C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0AAA06C3" w14:textId="77777777" w:rsidTr="00CF739D">
        <w:tc>
          <w:tcPr>
            <w:tcW w:w="797" w:type="dxa"/>
            <w:vAlign w:val="center"/>
          </w:tcPr>
          <w:p w14:paraId="067DBDF9" w14:textId="77777777" w:rsidR="00692A1B" w:rsidRPr="00920004" w:rsidRDefault="00692A1B" w:rsidP="00CF739D">
            <w:pPr>
              <w:jc w:val="center"/>
              <w:rPr>
                <w:lang w:val="en-US"/>
              </w:rPr>
            </w:pPr>
            <w:r w:rsidRPr="00920004">
              <w:rPr>
                <w:lang w:val="en-US"/>
              </w:rPr>
              <w:t>7</w:t>
            </w:r>
          </w:p>
        </w:tc>
        <w:tc>
          <w:tcPr>
            <w:tcW w:w="2368" w:type="dxa"/>
          </w:tcPr>
          <w:p w14:paraId="20EDA957" w14:textId="77777777" w:rsidR="00692A1B" w:rsidRPr="00920004" w:rsidRDefault="00692A1B" w:rsidP="00CF739D">
            <w:pPr>
              <w:rPr>
                <w:lang w:val="en-US"/>
              </w:rPr>
            </w:pPr>
            <w:r w:rsidRPr="00920004">
              <w:rPr>
                <w:lang w:val="en-US"/>
              </w:rPr>
              <w:t>product_type</w:t>
            </w:r>
          </w:p>
        </w:tc>
        <w:tc>
          <w:tcPr>
            <w:tcW w:w="1414" w:type="dxa"/>
          </w:tcPr>
          <w:p w14:paraId="588624B4" w14:textId="77777777" w:rsidR="00692A1B" w:rsidRPr="00920004" w:rsidRDefault="00692A1B" w:rsidP="00CF739D">
            <w:pPr>
              <w:spacing w:before="240" w:line="0" w:lineRule="atLeast"/>
              <w:jc w:val="center"/>
              <w:rPr>
                <w:lang w:val="en-US"/>
              </w:rPr>
            </w:pPr>
          </w:p>
        </w:tc>
        <w:tc>
          <w:tcPr>
            <w:tcW w:w="1395" w:type="dxa"/>
          </w:tcPr>
          <w:p w14:paraId="2D3AECC7" w14:textId="77777777" w:rsidR="00692A1B" w:rsidRPr="00920004" w:rsidRDefault="00692A1B" w:rsidP="00CF739D">
            <w:pPr>
              <w:spacing w:before="240" w:line="0" w:lineRule="atLeast"/>
              <w:jc w:val="center"/>
              <w:rPr>
                <w:lang w:val="en-US"/>
              </w:rPr>
            </w:pPr>
          </w:p>
        </w:tc>
        <w:tc>
          <w:tcPr>
            <w:tcW w:w="1397" w:type="dxa"/>
          </w:tcPr>
          <w:p w14:paraId="489A4A89" w14:textId="77777777" w:rsidR="00692A1B" w:rsidRPr="00920004" w:rsidRDefault="00692A1B" w:rsidP="00CF739D">
            <w:pPr>
              <w:spacing w:before="240" w:line="0" w:lineRule="atLeast"/>
              <w:jc w:val="center"/>
              <w:rPr>
                <w:lang w:val="en-US"/>
              </w:rPr>
            </w:pPr>
          </w:p>
        </w:tc>
        <w:tc>
          <w:tcPr>
            <w:tcW w:w="1406" w:type="dxa"/>
          </w:tcPr>
          <w:p w14:paraId="622A451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028EBE1" w14:textId="77777777" w:rsidTr="00CF739D">
        <w:tc>
          <w:tcPr>
            <w:tcW w:w="797" w:type="dxa"/>
            <w:vAlign w:val="center"/>
          </w:tcPr>
          <w:p w14:paraId="37D2142C" w14:textId="77777777" w:rsidR="00692A1B" w:rsidRPr="00920004" w:rsidRDefault="00692A1B" w:rsidP="00CF739D">
            <w:pPr>
              <w:jc w:val="center"/>
              <w:rPr>
                <w:lang w:val="en-US"/>
              </w:rPr>
            </w:pPr>
            <w:r w:rsidRPr="00920004">
              <w:rPr>
                <w:lang w:val="en-US"/>
              </w:rPr>
              <w:t>8</w:t>
            </w:r>
          </w:p>
        </w:tc>
        <w:tc>
          <w:tcPr>
            <w:tcW w:w="2368" w:type="dxa"/>
          </w:tcPr>
          <w:p w14:paraId="115CB1B5" w14:textId="77777777" w:rsidR="00692A1B" w:rsidRPr="00920004" w:rsidRDefault="00692A1B" w:rsidP="00CF739D">
            <w:pPr>
              <w:rPr>
                <w:lang w:val="en-US"/>
              </w:rPr>
            </w:pPr>
            <w:r w:rsidRPr="00920004">
              <w:rPr>
                <w:lang w:val="en-US"/>
              </w:rPr>
              <w:t>unit_price</w:t>
            </w:r>
          </w:p>
        </w:tc>
        <w:tc>
          <w:tcPr>
            <w:tcW w:w="1414" w:type="dxa"/>
          </w:tcPr>
          <w:p w14:paraId="2C1A1870" w14:textId="77777777" w:rsidR="00692A1B" w:rsidRPr="00920004" w:rsidRDefault="00692A1B" w:rsidP="00CF739D">
            <w:pPr>
              <w:spacing w:before="240" w:line="0" w:lineRule="atLeast"/>
              <w:jc w:val="center"/>
              <w:rPr>
                <w:lang w:val="en-US"/>
              </w:rPr>
            </w:pPr>
          </w:p>
        </w:tc>
        <w:tc>
          <w:tcPr>
            <w:tcW w:w="1395" w:type="dxa"/>
          </w:tcPr>
          <w:p w14:paraId="0028568F" w14:textId="77777777" w:rsidR="00692A1B" w:rsidRPr="00920004" w:rsidRDefault="00692A1B" w:rsidP="00CF739D">
            <w:pPr>
              <w:spacing w:before="240" w:line="0" w:lineRule="atLeast"/>
              <w:jc w:val="center"/>
              <w:rPr>
                <w:lang w:val="en-US"/>
              </w:rPr>
            </w:pPr>
          </w:p>
        </w:tc>
        <w:tc>
          <w:tcPr>
            <w:tcW w:w="1397" w:type="dxa"/>
          </w:tcPr>
          <w:p w14:paraId="268D6592" w14:textId="77777777" w:rsidR="00692A1B" w:rsidRPr="00920004" w:rsidRDefault="00692A1B" w:rsidP="00CF739D">
            <w:pPr>
              <w:spacing w:before="240" w:line="0" w:lineRule="atLeast"/>
              <w:jc w:val="center"/>
              <w:rPr>
                <w:lang w:val="en-US"/>
              </w:rPr>
            </w:pPr>
          </w:p>
        </w:tc>
        <w:tc>
          <w:tcPr>
            <w:tcW w:w="1406" w:type="dxa"/>
          </w:tcPr>
          <w:p w14:paraId="197E5FA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66D51F" w14:textId="77777777" w:rsidTr="00CF739D">
        <w:tc>
          <w:tcPr>
            <w:tcW w:w="797" w:type="dxa"/>
            <w:vAlign w:val="center"/>
          </w:tcPr>
          <w:p w14:paraId="5CEDD886" w14:textId="77777777" w:rsidR="00692A1B" w:rsidRPr="00920004" w:rsidRDefault="00692A1B" w:rsidP="00CF739D">
            <w:pPr>
              <w:jc w:val="center"/>
              <w:rPr>
                <w:lang w:val="en-US"/>
              </w:rPr>
            </w:pPr>
            <w:r w:rsidRPr="00920004">
              <w:rPr>
                <w:lang w:val="en-US"/>
              </w:rPr>
              <w:t>9</w:t>
            </w:r>
          </w:p>
        </w:tc>
        <w:tc>
          <w:tcPr>
            <w:tcW w:w="2368" w:type="dxa"/>
          </w:tcPr>
          <w:p w14:paraId="2B9878F4" w14:textId="77777777" w:rsidR="00692A1B" w:rsidRPr="00920004" w:rsidRDefault="00692A1B" w:rsidP="00CF739D">
            <w:pPr>
              <w:rPr>
                <w:lang w:val="en-US"/>
              </w:rPr>
            </w:pPr>
            <w:r w:rsidRPr="00920004">
              <w:rPr>
                <w:lang w:val="en-US"/>
              </w:rPr>
              <w:t>time_schedule</w:t>
            </w:r>
          </w:p>
        </w:tc>
        <w:tc>
          <w:tcPr>
            <w:tcW w:w="1414" w:type="dxa"/>
          </w:tcPr>
          <w:p w14:paraId="1364EE2D" w14:textId="77777777" w:rsidR="00692A1B" w:rsidRPr="00920004" w:rsidRDefault="00692A1B" w:rsidP="00CF739D">
            <w:pPr>
              <w:spacing w:before="240" w:line="0" w:lineRule="atLeast"/>
              <w:jc w:val="center"/>
              <w:rPr>
                <w:lang w:val="en-US"/>
              </w:rPr>
            </w:pPr>
          </w:p>
        </w:tc>
        <w:tc>
          <w:tcPr>
            <w:tcW w:w="1395" w:type="dxa"/>
          </w:tcPr>
          <w:p w14:paraId="2211FD68" w14:textId="77777777" w:rsidR="00692A1B" w:rsidRPr="00920004" w:rsidRDefault="00692A1B" w:rsidP="00CF739D">
            <w:pPr>
              <w:spacing w:before="240" w:line="0" w:lineRule="atLeast"/>
              <w:jc w:val="center"/>
              <w:rPr>
                <w:lang w:val="en-US"/>
              </w:rPr>
            </w:pPr>
          </w:p>
        </w:tc>
        <w:tc>
          <w:tcPr>
            <w:tcW w:w="1397" w:type="dxa"/>
          </w:tcPr>
          <w:p w14:paraId="27333615" w14:textId="77777777" w:rsidR="00692A1B" w:rsidRPr="00920004" w:rsidRDefault="00692A1B" w:rsidP="00CF739D">
            <w:pPr>
              <w:spacing w:before="240" w:line="0" w:lineRule="atLeast"/>
              <w:jc w:val="center"/>
              <w:rPr>
                <w:lang w:val="en-US"/>
              </w:rPr>
            </w:pPr>
          </w:p>
        </w:tc>
        <w:tc>
          <w:tcPr>
            <w:tcW w:w="1406" w:type="dxa"/>
          </w:tcPr>
          <w:p w14:paraId="72AE790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914CB25" w14:textId="77777777" w:rsidTr="00CF739D">
        <w:tc>
          <w:tcPr>
            <w:tcW w:w="797" w:type="dxa"/>
            <w:vAlign w:val="center"/>
          </w:tcPr>
          <w:p w14:paraId="460AC13B" w14:textId="77777777" w:rsidR="00692A1B" w:rsidRPr="00920004" w:rsidRDefault="00692A1B" w:rsidP="00CF739D">
            <w:pPr>
              <w:jc w:val="center"/>
              <w:rPr>
                <w:lang w:val="en-US"/>
              </w:rPr>
            </w:pPr>
            <w:r w:rsidRPr="00920004">
              <w:rPr>
                <w:lang w:val="en-US"/>
              </w:rPr>
              <w:t>10</w:t>
            </w:r>
          </w:p>
        </w:tc>
        <w:tc>
          <w:tcPr>
            <w:tcW w:w="2368" w:type="dxa"/>
          </w:tcPr>
          <w:p w14:paraId="25A3CC67" w14:textId="77777777" w:rsidR="00692A1B" w:rsidRPr="00920004" w:rsidRDefault="00692A1B" w:rsidP="00CF739D">
            <w:pPr>
              <w:rPr>
                <w:lang w:val="en-US"/>
              </w:rPr>
            </w:pPr>
            <w:r w:rsidRPr="00920004">
              <w:rPr>
                <w:lang w:val="en-US"/>
              </w:rPr>
              <w:t>branch</w:t>
            </w:r>
          </w:p>
        </w:tc>
        <w:tc>
          <w:tcPr>
            <w:tcW w:w="1414" w:type="dxa"/>
          </w:tcPr>
          <w:p w14:paraId="17E54856" w14:textId="77777777" w:rsidR="00692A1B" w:rsidRPr="00920004" w:rsidRDefault="00692A1B" w:rsidP="00CF739D">
            <w:pPr>
              <w:spacing w:before="240" w:line="0" w:lineRule="atLeast"/>
              <w:jc w:val="center"/>
              <w:rPr>
                <w:lang w:val="en-US"/>
              </w:rPr>
            </w:pPr>
          </w:p>
        </w:tc>
        <w:tc>
          <w:tcPr>
            <w:tcW w:w="1395" w:type="dxa"/>
          </w:tcPr>
          <w:p w14:paraId="5214D891" w14:textId="77777777" w:rsidR="00692A1B" w:rsidRPr="00920004" w:rsidRDefault="00692A1B" w:rsidP="00CF739D">
            <w:pPr>
              <w:spacing w:before="240" w:line="0" w:lineRule="atLeast"/>
              <w:jc w:val="center"/>
              <w:rPr>
                <w:lang w:val="en-US"/>
              </w:rPr>
            </w:pPr>
          </w:p>
        </w:tc>
        <w:tc>
          <w:tcPr>
            <w:tcW w:w="1397" w:type="dxa"/>
          </w:tcPr>
          <w:p w14:paraId="04C51DE7" w14:textId="77777777" w:rsidR="00692A1B" w:rsidRPr="00920004" w:rsidRDefault="00692A1B" w:rsidP="00CF739D">
            <w:pPr>
              <w:spacing w:before="240" w:line="0" w:lineRule="atLeast"/>
              <w:jc w:val="center"/>
              <w:rPr>
                <w:lang w:val="en-US"/>
              </w:rPr>
            </w:pPr>
          </w:p>
        </w:tc>
        <w:tc>
          <w:tcPr>
            <w:tcW w:w="1406" w:type="dxa"/>
          </w:tcPr>
          <w:p w14:paraId="1918D7A0"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0DB0DA6" w14:textId="77777777" w:rsidTr="00CF739D">
        <w:tc>
          <w:tcPr>
            <w:tcW w:w="797" w:type="dxa"/>
            <w:vAlign w:val="center"/>
          </w:tcPr>
          <w:p w14:paraId="5DC24938" w14:textId="77777777" w:rsidR="00692A1B" w:rsidRPr="00920004" w:rsidRDefault="00692A1B" w:rsidP="00CF739D">
            <w:pPr>
              <w:jc w:val="center"/>
              <w:rPr>
                <w:lang w:val="en-US"/>
              </w:rPr>
            </w:pPr>
            <w:r w:rsidRPr="00920004">
              <w:rPr>
                <w:lang w:val="en-US"/>
              </w:rPr>
              <w:t>11</w:t>
            </w:r>
          </w:p>
        </w:tc>
        <w:tc>
          <w:tcPr>
            <w:tcW w:w="2368" w:type="dxa"/>
          </w:tcPr>
          <w:p w14:paraId="017FD013" w14:textId="77777777" w:rsidR="00692A1B" w:rsidRPr="00920004" w:rsidRDefault="00692A1B" w:rsidP="00CF739D">
            <w:pPr>
              <w:rPr>
                <w:lang w:val="en-US"/>
              </w:rPr>
            </w:pPr>
            <w:r w:rsidRPr="00920004">
              <w:rPr>
                <w:lang w:val="en-US"/>
              </w:rPr>
              <w:t>service_type_branch</w:t>
            </w:r>
          </w:p>
        </w:tc>
        <w:tc>
          <w:tcPr>
            <w:tcW w:w="1414" w:type="dxa"/>
          </w:tcPr>
          <w:p w14:paraId="1F5E1D81" w14:textId="77777777" w:rsidR="00692A1B" w:rsidRPr="00920004" w:rsidRDefault="00692A1B" w:rsidP="00CF739D">
            <w:pPr>
              <w:spacing w:before="240" w:line="0" w:lineRule="atLeast"/>
              <w:jc w:val="center"/>
              <w:rPr>
                <w:lang w:val="en-US"/>
              </w:rPr>
            </w:pPr>
          </w:p>
        </w:tc>
        <w:tc>
          <w:tcPr>
            <w:tcW w:w="1395" w:type="dxa"/>
          </w:tcPr>
          <w:p w14:paraId="789EA4F8" w14:textId="77777777" w:rsidR="00692A1B" w:rsidRPr="00920004" w:rsidRDefault="00692A1B" w:rsidP="00CF739D">
            <w:pPr>
              <w:spacing w:before="240" w:line="0" w:lineRule="atLeast"/>
              <w:jc w:val="center"/>
              <w:rPr>
                <w:lang w:val="en-US"/>
              </w:rPr>
            </w:pPr>
          </w:p>
        </w:tc>
        <w:tc>
          <w:tcPr>
            <w:tcW w:w="1397" w:type="dxa"/>
          </w:tcPr>
          <w:p w14:paraId="792BB1E4" w14:textId="77777777" w:rsidR="00692A1B" w:rsidRPr="00920004" w:rsidRDefault="00692A1B" w:rsidP="00CF739D">
            <w:pPr>
              <w:spacing w:before="240" w:line="0" w:lineRule="atLeast"/>
              <w:jc w:val="center"/>
              <w:rPr>
                <w:lang w:val="en-US"/>
              </w:rPr>
            </w:pPr>
          </w:p>
        </w:tc>
        <w:tc>
          <w:tcPr>
            <w:tcW w:w="1406" w:type="dxa"/>
          </w:tcPr>
          <w:p w14:paraId="1C5480BA" w14:textId="77777777" w:rsidR="00692A1B" w:rsidRPr="00920004" w:rsidRDefault="00692A1B" w:rsidP="00CF739D">
            <w:pPr>
              <w:spacing w:before="240" w:line="0" w:lineRule="atLeast"/>
              <w:jc w:val="center"/>
              <w:rPr>
                <w:lang w:val="en-US"/>
              </w:rPr>
            </w:pPr>
            <w:r w:rsidRPr="00920004">
              <w:rPr>
                <w:lang w:val="en-US"/>
              </w:rPr>
              <w:t>X</w:t>
            </w:r>
          </w:p>
        </w:tc>
      </w:tr>
      <w:tr w:rsidR="00D46DE7" w:rsidRPr="00920004" w14:paraId="2879C70D" w14:textId="77777777" w:rsidTr="00CF739D">
        <w:tc>
          <w:tcPr>
            <w:tcW w:w="797" w:type="dxa"/>
            <w:vAlign w:val="center"/>
          </w:tcPr>
          <w:p w14:paraId="31D39ADF" w14:textId="4A2D62AA" w:rsidR="00D46DE7" w:rsidRPr="00920004" w:rsidRDefault="00D46DE7" w:rsidP="00CF739D">
            <w:pPr>
              <w:jc w:val="center"/>
              <w:rPr>
                <w:lang w:val="en-US"/>
              </w:rPr>
            </w:pPr>
            <w:r w:rsidRPr="00920004">
              <w:rPr>
                <w:lang w:val="en-US"/>
              </w:rPr>
              <w:t>12</w:t>
            </w:r>
          </w:p>
        </w:tc>
        <w:tc>
          <w:tcPr>
            <w:tcW w:w="2368" w:type="dxa"/>
          </w:tcPr>
          <w:p w14:paraId="1DE9210D" w14:textId="65EEC8F7" w:rsidR="00D46DE7" w:rsidRPr="00920004" w:rsidRDefault="00D46DE7" w:rsidP="00CF739D">
            <w:pPr>
              <w:rPr>
                <w:lang w:val="en-US"/>
              </w:rPr>
            </w:pPr>
            <w:r w:rsidRPr="00920004">
              <w:rPr>
                <w:lang w:val="en-US"/>
              </w:rPr>
              <w:t>wash</w:t>
            </w:r>
          </w:p>
        </w:tc>
        <w:tc>
          <w:tcPr>
            <w:tcW w:w="1414" w:type="dxa"/>
          </w:tcPr>
          <w:p w14:paraId="13A5A081" w14:textId="77777777" w:rsidR="00D46DE7" w:rsidRPr="00920004" w:rsidRDefault="00D46DE7" w:rsidP="00CF739D">
            <w:pPr>
              <w:spacing w:before="240" w:line="0" w:lineRule="atLeast"/>
              <w:jc w:val="center"/>
              <w:rPr>
                <w:lang w:val="en-US"/>
              </w:rPr>
            </w:pPr>
          </w:p>
        </w:tc>
        <w:tc>
          <w:tcPr>
            <w:tcW w:w="1395" w:type="dxa"/>
          </w:tcPr>
          <w:p w14:paraId="540B31DB" w14:textId="14A08F50" w:rsidR="00D46DE7" w:rsidRPr="00920004" w:rsidRDefault="00D46DE7" w:rsidP="00CF739D">
            <w:pPr>
              <w:spacing w:before="240" w:line="0" w:lineRule="atLeast"/>
              <w:jc w:val="center"/>
              <w:rPr>
                <w:lang w:val="en-US"/>
              </w:rPr>
            </w:pPr>
            <w:r w:rsidRPr="00920004">
              <w:rPr>
                <w:lang w:val="en-US"/>
              </w:rPr>
              <w:t>X</w:t>
            </w:r>
          </w:p>
        </w:tc>
        <w:tc>
          <w:tcPr>
            <w:tcW w:w="1397" w:type="dxa"/>
          </w:tcPr>
          <w:p w14:paraId="4C8472DA" w14:textId="6EA6B2E5" w:rsidR="00D46DE7" w:rsidRPr="00920004" w:rsidRDefault="00D46DE7" w:rsidP="00CF739D">
            <w:pPr>
              <w:spacing w:before="240" w:line="0" w:lineRule="atLeast"/>
              <w:jc w:val="center"/>
              <w:rPr>
                <w:lang w:val="en-US"/>
              </w:rPr>
            </w:pPr>
            <w:r w:rsidRPr="00920004">
              <w:rPr>
                <w:lang w:val="en-US"/>
              </w:rPr>
              <w:t>X</w:t>
            </w:r>
          </w:p>
        </w:tc>
        <w:tc>
          <w:tcPr>
            <w:tcW w:w="1406" w:type="dxa"/>
          </w:tcPr>
          <w:p w14:paraId="1036FC4D" w14:textId="0C29FC4C" w:rsidR="00D46DE7" w:rsidRPr="00920004" w:rsidRDefault="00D46DE7" w:rsidP="00CF739D">
            <w:pPr>
              <w:spacing w:before="240" w:line="0" w:lineRule="atLeast"/>
              <w:jc w:val="center"/>
              <w:rPr>
                <w:lang w:val="en-US"/>
              </w:rPr>
            </w:pPr>
            <w:r w:rsidRPr="00920004">
              <w:rPr>
                <w:lang w:val="en-US"/>
              </w:rPr>
              <w:t>X</w:t>
            </w:r>
          </w:p>
        </w:tc>
      </w:tr>
      <w:tr w:rsidR="00D46DE7" w:rsidRPr="00920004" w14:paraId="4D354F45" w14:textId="77777777" w:rsidTr="00CF739D">
        <w:tc>
          <w:tcPr>
            <w:tcW w:w="797" w:type="dxa"/>
            <w:vAlign w:val="center"/>
          </w:tcPr>
          <w:p w14:paraId="2D46D2ED" w14:textId="50B31864" w:rsidR="00D46DE7" w:rsidRPr="00920004" w:rsidRDefault="00D46DE7" w:rsidP="00CF739D">
            <w:pPr>
              <w:jc w:val="center"/>
              <w:rPr>
                <w:lang w:val="en-US"/>
              </w:rPr>
            </w:pPr>
            <w:r w:rsidRPr="00920004">
              <w:rPr>
                <w:lang w:val="en-US"/>
              </w:rPr>
              <w:t>13</w:t>
            </w:r>
          </w:p>
        </w:tc>
        <w:tc>
          <w:tcPr>
            <w:tcW w:w="2368" w:type="dxa"/>
          </w:tcPr>
          <w:p w14:paraId="11168972" w14:textId="4F2EE2CF" w:rsidR="00D46DE7" w:rsidRPr="00920004" w:rsidRDefault="00D46DE7" w:rsidP="00CF739D">
            <w:pPr>
              <w:rPr>
                <w:lang w:val="en-US"/>
              </w:rPr>
            </w:pPr>
            <w:r w:rsidRPr="00920004">
              <w:rPr>
                <w:lang w:val="en-US"/>
              </w:rPr>
              <w:t>washing_machine</w:t>
            </w:r>
          </w:p>
        </w:tc>
        <w:tc>
          <w:tcPr>
            <w:tcW w:w="1414" w:type="dxa"/>
          </w:tcPr>
          <w:p w14:paraId="28A3887F" w14:textId="77777777" w:rsidR="00D46DE7" w:rsidRPr="00920004" w:rsidRDefault="00D46DE7" w:rsidP="00CF739D">
            <w:pPr>
              <w:spacing w:before="240" w:line="0" w:lineRule="atLeast"/>
              <w:jc w:val="center"/>
              <w:rPr>
                <w:lang w:val="en-US"/>
              </w:rPr>
            </w:pPr>
          </w:p>
        </w:tc>
        <w:tc>
          <w:tcPr>
            <w:tcW w:w="1395" w:type="dxa"/>
          </w:tcPr>
          <w:p w14:paraId="24B83ED0" w14:textId="54C002B4" w:rsidR="00D46DE7" w:rsidRPr="00920004" w:rsidRDefault="00D46DE7" w:rsidP="00CF739D">
            <w:pPr>
              <w:spacing w:before="240" w:line="0" w:lineRule="atLeast"/>
              <w:jc w:val="center"/>
              <w:rPr>
                <w:lang w:val="en-US"/>
              </w:rPr>
            </w:pPr>
          </w:p>
        </w:tc>
        <w:tc>
          <w:tcPr>
            <w:tcW w:w="1397" w:type="dxa"/>
          </w:tcPr>
          <w:p w14:paraId="4B4E80C3" w14:textId="7E6B0A6F" w:rsidR="00D46DE7" w:rsidRPr="00920004" w:rsidRDefault="00D46DE7" w:rsidP="00CF739D">
            <w:pPr>
              <w:spacing w:before="240" w:line="0" w:lineRule="atLeast"/>
              <w:jc w:val="center"/>
              <w:rPr>
                <w:lang w:val="en-US"/>
              </w:rPr>
            </w:pPr>
          </w:p>
        </w:tc>
        <w:tc>
          <w:tcPr>
            <w:tcW w:w="1406" w:type="dxa"/>
          </w:tcPr>
          <w:p w14:paraId="1DAE9275" w14:textId="54814BC3" w:rsidR="00D46DE7" w:rsidRPr="00920004" w:rsidRDefault="00D46DE7" w:rsidP="00CF739D">
            <w:pPr>
              <w:spacing w:before="240" w:line="0" w:lineRule="atLeast"/>
              <w:jc w:val="center"/>
              <w:rPr>
                <w:lang w:val="en-US"/>
              </w:rPr>
            </w:pPr>
            <w:r w:rsidRPr="00920004">
              <w:rPr>
                <w:lang w:val="en-US"/>
              </w:rPr>
              <w:t>X</w:t>
            </w:r>
          </w:p>
        </w:tc>
      </w:tr>
      <w:tr w:rsidR="00D46DE7" w:rsidRPr="00920004" w14:paraId="47120A28" w14:textId="77777777" w:rsidTr="00CF739D">
        <w:tc>
          <w:tcPr>
            <w:tcW w:w="797" w:type="dxa"/>
            <w:vAlign w:val="center"/>
          </w:tcPr>
          <w:p w14:paraId="7D72B42C" w14:textId="5380A9CF" w:rsidR="00D46DE7" w:rsidRPr="00920004" w:rsidRDefault="00D46DE7" w:rsidP="00CF739D">
            <w:pPr>
              <w:jc w:val="center"/>
              <w:rPr>
                <w:lang w:val="en-US"/>
              </w:rPr>
            </w:pPr>
            <w:r w:rsidRPr="00920004">
              <w:rPr>
                <w:lang w:val="en-US"/>
              </w:rPr>
              <w:t>14</w:t>
            </w:r>
          </w:p>
        </w:tc>
        <w:tc>
          <w:tcPr>
            <w:tcW w:w="2368" w:type="dxa"/>
          </w:tcPr>
          <w:p w14:paraId="34770986" w14:textId="2914B1DB" w:rsidR="00D46DE7" w:rsidRPr="00920004" w:rsidRDefault="00D46DE7" w:rsidP="00CF739D">
            <w:pPr>
              <w:rPr>
                <w:lang w:val="en-US"/>
              </w:rPr>
            </w:pPr>
            <w:r w:rsidRPr="00920004">
              <w:rPr>
                <w:lang w:val="en-US"/>
              </w:rPr>
              <w:t>wash_bag</w:t>
            </w:r>
          </w:p>
        </w:tc>
        <w:tc>
          <w:tcPr>
            <w:tcW w:w="1414" w:type="dxa"/>
          </w:tcPr>
          <w:p w14:paraId="55B5382A" w14:textId="4C1F792E" w:rsidR="00D46DE7" w:rsidRPr="00920004" w:rsidRDefault="00D46DE7" w:rsidP="00CF739D">
            <w:pPr>
              <w:spacing w:before="240" w:line="0" w:lineRule="atLeast"/>
              <w:jc w:val="center"/>
              <w:rPr>
                <w:lang w:val="en-US"/>
              </w:rPr>
            </w:pPr>
            <w:r w:rsidRPr="00920004">
              <w:rPr>
                <w:lang w:val="en-US"/>
              </w:rPr>
              <w:t>X</w:t>
            </w:r>
          </w:p>
        </w:tc>
        <w:tc>
          <w:tcPr>
            <w:tcW w:w="1395" w:type="dxa"/>
          </w:tcPr>
          <w:p w14:paraId="24387EF9" w14:textId="77777777" w:rsidR="00D46DE7" w:rsidRPr="00920004" w:rsidRDefault="00D46DE7" w:rsidP="00CF739D">
            <w:pPr>
              <w:spacing w:before="240" w:line="0" w:lineRule="atLeast"/>
              <w:jc w:val="center"/>
              <w:rPr>
                <w:lang w:val="en-US"/>
              </w:rPr>
            </w:pPr>
          </w:p>
        </w:tc>
        <w:tc>
          <w:tcPr>
            <w:tcW w:w="1397" w:type="dxa"/>
          </w:tcPr>
          <w:p w14:paraId="266BD686" w14:textId="6E78C694" w:rsidR="00D46DE7" w:rsidRPr="00920004" w:rsidRDefault="00D46DE7" w:rsidP="00CF739D">
            <w:pPr>
              <w:spacing w:before="240" w:line="0" w:lineRule="atLeast"/>
              <w:jc w:val="center"/>
              <w:rPr>
                <w:lang w:val="en-US"/>
              </w:rPr>
            </w:pPr>
            <w:r w:rsidRPr="00920004">
              <w:rPr>
                <w:lang w:val="en-US"/>
              </w:rPr>
              <w:t>X</w:t>
            </w:r>
          </w:p>
        </w:tc>
        <w:tc>
          <w:tcPr>
            <w:tcW w:w="1406" w:type="dxa"/>
          </w:tcPr>
          <w:p w14:paraId="121191C6" w14:textId="19F7D449" w:rsidR="00D46DE7" w:rsidRPr="00920004" w:rsidRDefault="00D46DE7" w:rsidP="00CF739D">
            <w:pPr>
              <w:spacing w:before="240" w:line="0" w:lineRule="atLeast"/>
              <w:jc w:val="center"/>
              <w:rPr>
                <w:lang w:val="en-US"/>
              </w:rPr>
            </w:pPr>
            <w:r w:rsidRPr="00920004">
              <w:rPr>
                <w:lang w:val="en-US"/>
              </w:rPr>
              <w:t>X</w:t>
            </w:r>
          </w:p>
        </w:tc>
      </w:tr>
      <w:tr w:rsidR="00D46DE7" w:rsidRPr="00920004" w14:paraId="1992C85F" w14:textId="77777777" w:rsidTr="00CF739D">
        <w:tc>
          <w:tcPr>
            <w:tcW w:w="797" w:type="dxa"/>
            <w:vAlign w:val="center"/>
          </w:tcPr>
          <w:p w14:paraId="3D09D30F" w14:textId="20FFECAF" w:rsidR="00D46DE7" w:rsidRPr="00920004" w:rsidRDefault="00D46DE7" w:rsidP="00CF739D">
            <w:pPr>
              <w:jc w:val="center"/>
              <w:rPr>
                <w:lang w:val="en-US"/>
              </w:rPr>
            </w:pPr>
            <w:r w:rsidRPr="00920004">
              <w:rPr>
                <w:lang w:val="en-US"/>
              </w:rPr>
              <w:t>15</w:t>
            </w:r>
          </w:p>
        </w:tc>
        <w:tc>
          <w:tcPr>
            <w:tcW w:w="2368" w:type="dxa"/>
          </w:tcPr>
          <w:p w14:paraId="3CF2C469" w14:textId="29D96669" w:rsidR="00D46DE7" w:rsidRPr="00920004" w:rsidRDefault="00D46DE7" w:rsidP="00CF739D">
            <w:pPr>
              <w:rPr>
                <w:lang w:val="en-US"/>
              </w:rPr>
            </w:pPr>
            <w:r w:rsidRPr="00920004">
              <w:rPr>
                <w:lang w:val="en-US"/>
              </w:rPr>
              <w:t>wash_bag_detail</w:t>
            </w:r>
          </w:p>
        </w:tc>
        <w:tc>
          <w:tcPr>
            <w:tcW w:w="1414" w:type="dxa"/>
          </w:tcPr>
          <w:p w14:paraId="4865C171" w14:textId="27503C21" w:rsidR="00D46DE7" w:rsidRPr="00920004" w:rsidRDefault="00D46DE7" w:rsidP="00CF739D">
            <w:pPr>
              <w:spacing w:before="240" w:line="0" w:lineRule="atLeast"/>
              <w:jc w:val="center"/>
              <w:rPr>
                <w:lang w:val="en-US"/>
              </w:rPr>
            </w:pPr>
            <w:r w:rsidRPr="00920004">
              <w:rPr>
                <w:lang w:val="en-US"/>
              </w:rPr>
              <w:t>X</w:t>
            </w:r>
          </w:p>
        </w:tc>
        <w:tc>
          <w:tcPr>
            <w:tcW w:w="1395" w:type="dxa"/>
          </w:tcPr>
          <w:p w14:paraId="02BAE8F7" w14:textId="77777777" w:rsidR="00D46DE7" w:rsidRPr="00920004" w:rsidRDefault="00D46DE7" w:rsidP="00CF739D">
            <w:pPr>
              <w:spacing w:before="240" w:line="0" w:lineRule="atLeast"/>
              <w:jc w:val="center"/>
              <w:rPr>
                <w:lang w:val="en-US"/>
              </w:rPr>
            </w:pPr>
          </w:p>
        </w:tc>
        <w:tc>
          <w:tcPr>
            <w:tcW w:w="1397" w:type="dxa"/>
          </w:tcPr>
          <w:p w14:paraId="57880832" w14:textId="2A67190C" w:rsidR="00D46DE7" w:rsidRPr="00920004" w:rsidRDefault="00D46DE7" w:rsidP="00CF739D">
            <w:pPr>
              <w:spacing w:before="240" w:line="0" w:lineRule="atLeast"/>
              <w:jc w:val="center"/>
              <w:rPr>
                <w:lang w:val="en-US"/>
              </w:rPr>
            </w:pPr>
            <w:r w:rsidRPr="00920004">
              <w:rPr>
                <w:lang w:val="en-US"/>
              </w:rPr>
              <w:t>X</w:t>
            </w:r>
          </w:p>
        </w:tc>
        <w:tc>
          <w:tcPr>
            <w:tcW w:w="1406" w:type="dxa"/>
          </w:tcPr>
          <w:p w14:paraId="18AF5669" w14:textId="143A9AC5" w:rsidR="00D46DE7" w:rsidRPr="00920004" w:rsidRDefault="00D46DE7" w:rsidP="00CF739D">
            <w:pPr>
              <w:keepNext/>
              <w:spacing w:before="240" w:line="0" w:lineRule="atLeast"/>
              <w:jc w:val="center"/>
              <w:rPr>
                <w:lang w:val="en-US"/>
              </w:rPr>
            </w:pPr>
            <w:r w:rsidRPr="00920004">
              <w:rPr>
                <w:lang w:val="en-US"/>
              </w:rPr>
              <w:t>X</w:t>
            </w:r>
          </w:p>
        </w:tc>
      </w:tr>
    </w:tbl>
    <w:p w14:paraId="71639FE1" w14:textId="7B66E209" w:rsidR="00692A1B" w:rsidRPr="00CF739D" w:rsidRDefault="00300FEC" w:rsidP="00CF739D">
      <w:pPr>
        <w:pStyle w:val="Caption"/>
        <w:rPr>
          <w:lang w:val="en-US"/>
        </w:rPr>
      </w:pPr>
      <w:bookmarkStart w:id="2220" w:name="_Toc531504582"/>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21</w:t>
      </w:r>
      <w:r w:rsidR="00D632EE" w:rsidRPr="00CF739D">
        <w:fldChar w:fldCharType="end"/>
      </w:r>
      <w:r w:rsidRPr="00CF739D">
        <w:rPr>
          <w:lang w:val="en-US"/>
        </w:rPr>
        <w:t xml:space="preserve"> Dữ liệu sử dụng quản lí phân công xử lí đơn hàng</w:t>
      </w:r>
      <w:bookmarkEnd w:id="2220"/>
    </w:p>
    <w:p w14:paraId="54D926DB" w14:textId="47595769" w:rsidR="00D25C6A" w:rsidRPr="00920004" w:rsidRDefault="00D25C6A" w:rsidP="00CF739D">
      <w:pPr>
        <w:pStyle w:val="Heading5"/>
        <w:numPr>
          <w:ilvl w:val="0"/>
          <w:numId w:val="81"/>
        </w:numPr>
        <w:tabs>
          <w:tab w:val="left" w:pos="450"/>
        </w:tabs>
        <w:spacing w:before="240" w:line="0" w:lineRule="atLeast"/>
        <w:ind w:left="630"/>
        <w:rPr>
          <w:rFonts w:cstheme="majorHAnsi"/>
          <w:lang w:val="en-US"/>
        </w:rPr>
      </w:pPr>
      <w:r w:rsidRPr="00CF739D">
        <w:rPr>
          <w:rFonts w:cstheme="majorHAnsi"/>
          <w:lang w:val="en-US"/>
        </w:rPr>
        <w:lastRenderedPageBreak/>
        <w:t>Cách xử lí</w:t>
      </w:r>
    </w:p>
    <w:p w14:paraId="76B185A3" w14:textId="4148A1E5" w:rsidR="00E304D0" w:rsidRPr="00920004" w:rsidRDefault="00F05431" w:rsidP="00CF739D">
      <w:pPr>
        <w:keepNext/>
        <w:spacing w:before="240" w:line="0" w:lineRule="atLeast"/>
        <w:jc w:val="center"/>
      </w:pPr>
      <w:r w:rsidRPr="00CF739D">
        <w:rPr>
          <w:noProof/>
        </w:rPr>
        <w:drawing>
          <wp:inline distT="0" distB="0" distL="0" distR="0" wp14:anchorId="1896E8E4" wp14:editId="4B77EC9E">
            <wp:extent cx="5281930" cy="7403335"/>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83560" cy="7405620"/>
                    </a:xfrm>
                    <a:prstGeom prst="rect">
                      <a:avLst/>
                    </a:prstGeom>
                    <a:noFill/>
                    <a:ln>
                      <a:noFill/>
                    </a:ln>
                  </pic:spPr>
                </pic:pic>
              </a:graphicData>
            </a:graphic>
          </wp:inline>
        </w:drawing>
      </w:r>
    </w:p>
    <w:p w14:paraId="497B2764" w14:textId="76EBEB6B" w:rsidR="00E304D0" w:rsidRPr="00CF739D" w:rsidRDefault="00E304D0" w:rsidP="00CF739D">
      <w:pPr>
        <w:pStyle w:val="Caption"/>
        <w:rPr>
          <w:lang w:val="en-US"/>
        </w:rPr>
      </w:pPr>
      <w:bookmarkStart w:id="2221" w:name="_Toc531380508"/>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31</w:t>
      </w:r>
      <w:r w:rsidR="00EF3636" w:rsidRPr="00CF739D">
        <w:fldChar w:fldCharType="end"/>
      </w:r>
      <w:r w:rsidRPr="00CF739D">
        <w:rPr>
          <w:lang w:val="en-US"/>
        </w:rPr>
        <w:t xml:space="preserve"> Sơ đồ xử lí phân công xử lí đơn hàng</w:t>
      </w:r>
      <w:bookmarkEnd w:id="2221"/>
    </w:p>
    <w:p w14:paraId="6E154777" w14:textId="2D1C2324" w:rsidR="00D46DE7" w:rsidRPr="00920004" w:rsidRDefault="00D46DE7" w:rsidP="00CF739D">
      <w:pPr>
        <w:pStyle w:val="Heading4"/>
        <w:spacing w:before="240" w:line="0" w:lineRule="atLeast"/>
        <w:rPr>
          <w:lang w:val="en-US"/>
        </w:rPr>
      </w:pPr>
      <w:bookmarkStart w:id="2222" w:name="_Toc531102059"/>
      <w:bookmarkStart w:id="2223" w:name="_Toc531103007"/>
      <w:bookmarkStart w:id="2224" w:name="_Toc531359248"/>
      <w:bookmarkStart w:id="2225" w:name="_Toc531360229"/>
      <w:bookmarkStart w:id="2226" w:name="_Toc531381071"/>
      <w:bookmarkStart w:id="2227" w:name="_Toc531102060"/>
      <w:bookmarkStart w:id="2228" w:name="_Toc531103008"/>
      <w:bookmarkStart w:id="2229" w:name="_Toc531359249"/>
      <w:bookmarkStart w:id="2230" w:name="_Toc531360230"/>
      <w:bookmarkStart w:id="2231" w:name="_Toc531381072"/>
      <w:bookmarkStart w:id="2232" w:name="_Toc531102061"/>
      <w:bookmarkStart w:id="2233" w:name="_Toc531103009"/>
      <w:bookmarkStart w:id="2234" w:name="_Toc531359250"/>
      <w:bookmarkStart w:id="2235" w:name="_Toc531360231"/>
      <w:bookmarkStart w:id="2236" w:name="_Toc531381073"/>
      <w:bookmarkStart w:id="2237" w:name="_Toc531102062"/>
      <w:bookmarkStart w:id="2238" w:name="_Toc531103010"/>
      <w:bookmarkStart w:id="2239" w:name="_Toc531359251"/>
      <w:bookmarkStart w:id="2240" w:name="_Toc531360232"/>
      <w:bookmarkStart w:id="2241" w:name="_Toc531381074"/>
      <w:bookmarkStart w:id="2242" w:name="_Toc531102063"/>
      <w:bookmarkStart w:id="2243" w:name="_Toc531103011"/>
      <w:bookmarkStart w:id="2244" w:name="_Toc531359252"/>
      <w:bookmarkStart w:id="2245" w:name="_Toc531360233"/>
      <w:bookmarkStart w:id="2246" w:name="_Toc531381075"/>
      <w:bookmarkStart w:id="2247" w:name="_Toc531102064"/>
      <w:bookmarkStart w:id="2248" w:name="_Toc531103012"/>
      <w:bookmarkStart w:id="2249" w:name="_Toc531359253"/>
      <w:bookmarkStart w:id="2250" w:name="_Toc531360234"/>
      <w:bookmarkStart w:id="2251" w:name="_Toc531381076"/>
      <w:bookmarkStart w:id="2252" w:name="_Toc531102065"/>
      <w:bookmarkStart w:id="2253" w:name="_Toc531103013"/>
      <w:bookmarkStart w:id="2254" w:name="_Toc531359254"/>
      <w:bookmarkStart w:id="2255" w:name="_Toc531360235"/>
      <w:bookmarkStart w:id="2256" w:name="_Toc531381077"/>
      <w:bookmarkStart w:id="2257" w:name="_Toc531102066"/>
      <w:bookmarkStart w:id="2258" w:name="_Toc531103014"/>
      <w:bookmarkStart w:id="2259" w:name="_Toc531359255"/>
      <w:bookmarkStart w:id="2260" w:name="_Toc531360236"/>
      <w:bookmarkStart w:id="2261" w:name="_Toc531381078"/>
      <w:bookmarkStart w:id="2262" w:name="_Toc531102067"/>
      <w:bookmarkStart w:id="2263" w:name="_Toc531103015"/>
      <w:bookmarkStart w:id="2264" w:name="_Toc531359256"/>
      <w:bookmarkStart w:id="2265" w:name="_Toc531360237"/>
      <w:bookmarkStart w:id="2266" w:name="_Toc531381079"/>
      <w:bookmarkStart w:id="2267" w:name="_Toc531102188"/>
      <w:bookmarkStart w:id="2268" w:name="_Toc531103136"/>
      <w:bookmarkStart w:id="2269" w:name="_Toc531359377"/>
      <w:bookmarkStart w:id="2270" w:name="_Toc531360358"/>
      <w:bookmarkStart w:id="2271" w:name="_Toc531381200"/>
      <w:bookmarkStart w:id="2272" w:name="_Toc531102309"/>
      <w:bookmarkStart w:id="2273" w:name="_Toc531103257"/>
      <w:bookmarkStart w:id="2274" w:name="_Toc531359498"/>
      <w:bookmarkStart w:id="2275" w:name="_Toc531360479"/>
      <w:bookmarkStart w:id="2276" w:name="_Toc531381321"/>
      <w:bookmarkStart w:id="2277" w:name="_Toc531102310"/>
      <w:bookmarkStart w:id="2278" w:name="_Toc531103258"/>
      <w:bookmarkStart w:id="2279" w:name="_Toc531359499"/>
      <w:bookmarkStart w:id="2280" w:name="_Toc531360480"/>
      <w:bookmarkStart w:id="2281" w:name="_Toc531381322"/>
      <w:bookmarkStart w:id="2282" w:name="_Toc531102316"/>
      <w:bookmarkStart w:id="2283" w:name="_Toc531103264"/>
      <w:bookmarkStart w:id="2284" w:name="_Toc531359505"/>
      <w:bookmarkStart w:id="2285" w:name="_Toc531360486"/>
      <w:bookmarkStart w:id="2286" w:name="_Toc531381328"/>
      <w:bookmarkStart w:id="2287" w:name="_Toc531102400"/>
      <w:bookmarkStart w:id="2288" w:name="_Toc531103348"/>
      <w:bookmarkStart w:id="2289" w:name="_Toc531359589"/>
      <w:bookmarkStart w:id="2290" w:name="_Toc531360570"/>
      <w:bookmarkStart w:id="2291" w:name="_Toc531381412"/>
      <w:bookmarkStart w:id="2292" w:name="_Toc531502267"/>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r w:rsidRPr="00920004">
        <w:rPr>
          <w:lang w:val="en-US"/>
        </w:rPr>
        <w:lastRenderedPageBreak/>
        <w:t>Quản lí trạng thái máy giặt</w:t>
      </w:r>
      <w:bookmarkEnd w:id="2292"/>
    </w:p>
    <w:p w14:paraId="6947A2C8" w14:textId="59E3C957" w:rsidR="00300FEC" w:rsidRPr="00CF739D" w:rsidRDefault="00D46DE7" w:rsidP="00CF739D">
      <w:pPr>
        <w:ind w:firstLine="720"/>
        <w:rPr>
          <w:lang w:val="en-US"/>
        </w:rPr>
      </w:pPr>
      <w:r w:rsidRPr="00CF739D">
        <w:rPr>
          <w:b/>
          <w:lang w:val="en-US"/>
        </w:rPr>
        <w:t>Mục đích</w:t>
      </w:r>
      <w:r w:rsidR="0090328E" w:rsidRPr="00CF739D">
        <w:rPr>
          <w:b/>
          <w:lang w:val="en-US"/>
        </w:rPr>
        <w:t>:</w:t>
      </w:r>
      <w:r w:rsidR="0090328E" w:rsidRPr="00CF739D">
        <w:rPr>
          <w:lang w:val="en-US"/>
        </w:rPr>
        <w:t xml:space="preserve"> </w:t>
      </w:r>
      <w:r w:rsidR="00300FEC" w:rsidRPr="00CF739D">
        <w:rPr>
          <w:lang w:val="en-US"/>
        </w:rPr>
        <w:t>Chức năng quản lí trạng thái máy giặt hỗ trợ người dùng thêm và thay đổi trạng thái máy giặt tương ứng với những trường hợp trong thực tế sử dụng bao gồm thêm mới, máy bị lỗi không hoạt động.</w:t>
      </w:r>
    </w:p>
    <w:p w14:paraId="33F01D7C" w14:textId="72509AF7" w:rsidR="00D46DE7" w:rsidRPr="00920004" w:rsidRDefault="00D46DE7" w:rsidP="00CF739D">
      <w:pPr>
        <w:pStyle w:val="Heading5"/>
        <w:numPr>
          <w:ilvl w:val="0"/>
          <w:numId w:val="81"/>
        </w:numPr>
        <w:spacing w:before="240" w:line="0" w:lineRule="atLeast"/>
        <w:ind w:left="720"/>
        <w:rPr>
          <w:lang w:val="en-US"/>
        </w:rPr>
      </w:pPr>
      <w:r w:rsidRPr="00920004">
        <w:rPr>
          <w:lang w:val="en-US"/>
        </w:rPr>
        <w:t>Giao diện</w:t>
      </w:r>
    </w:p>
    <w:p w14:paraId="6C047615" w14:textId="77777777" w:rsidR="00D46DE7" w:rsidRPr="00920004" w:rsidRDefault="00D46DE7" w:rsidP="00CF739D">
      <w:pPr>
        <w:keepNext/>
        <w:spacing w:before="240" w:line="0" w:lineRule="atLeast"/>
      </w:pPr>
      <w:r w:rsidRPr="00CF739D">
        <w:rPr>
          <w:noProof/>
        </w:rPr>
        <w:drawing>
          <wp:inline distT="0" distB="0" distL="0" distR="0" wp14:anchorId="0B05025F" wp14:editId="4D71DCE8">
            <wp:extent cx="5579635" cy="215926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6854" b="9183"/>
                    <a:stretch/>
                  </pic:blipFill>
                  <pic:spPr bwMode="auto">
                    <a:xfrm>
                      <a:off x="0" y="0"/>
                      <a:ext cx="5579745" cy="2159303"/>
                    </a:xfrm>
                    <a:prstGeom prst="rect">
                      <a:avLst/>
                    </a:prstGeom>
                    <a:ln>
                      <a:noFill/>
                    </a:ln>
                    <a:extLst>
                      <a:ext uri="{53640926-AAD7-44D8-BBD7-CCE9431645EC}">
                        <a14:shadowObscured xmlns:a14="http://schemas.microsoft.com/office/drawing/2010/main"/>
                      </a:ext>
                    </a:extLst>
                  </pic:spPr>
                </pic:pic>
              </a:graphicData>
            </a:graphic>
          </wp:inline>
        </w:drawing>
      </w:r>
    </w:p>
    <w:p w14:paraId="1955F928" w14:textId="447C36A1" w:rsidR="00D46DE7" w:rsidRPr="00CF739D" w:rsidRDefault="00D46DE7" w:rsidP="00CF739D">
      <w:pPr>
        <w:pStyle w:val="Caption"/>
        <w:rPr>
          <w:lang w:val="en-US"/>
        </w:rPr>
      </w:pPr>
      <w:bookmarkStart w:id="2293" w:name="_Toc531380509"/>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32</w:t>
      </w:r>
      <w:r w:rsidR="00EF3636" w:rsidRPr="00CF739D">
        <w:fldChar w:fldCharType="end"/>
      </w:r>
      <w:r w:rsidRPr="00CF739D">
        <w:rPr>
          <w:lang w:val="en-US"/>
        </w:rPr>
        <w:t xml:space="preserve"> Giao diện chức năng quản lí trạng thái máy giặt</w:t>
      </w:r>
      <w:bookmarkEnd w:id="2293"/>
    </w:p>
    <w:p w14:paraId="59AE4234" w14:textId="6BF4CCD8" w:rsidR="00D46DE7" w:rsidRPr="00920004" w:rsidRDefault="00D46DE7" w:rsidP="00CF739D">
      <w:pPr>
        <w:pStyle w:val="Heading5"/>
        <w:numPr>
          <w:ilvl w:val="0"/>
          <w:numId w:val="81"/>
        </w:numPr>
        <w:tabs>
          <w:tab w:val="left" w:pos="450"/>
        </w:tabs>
        <w:spacing w:before="240" w:line="0" w:lineRule="atLeast"/>
        <w:ind w:left="720"/>
        <w:rPr>
          <w:lang w:val="en-US"/>
        </w:rPr>
      </w:pPr>
      <w:r w:rsidRPr="00920004">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00FEC" w:rsidRPr="00920004" w14:paraId="0116658C" w14:textId="77777777" w:rsidTr="005836F2">
        <w:tc>
          <w:tcPr>
            <w:tcW w:w="805" w:type="dxa"/>
            <w:vAlign w:val="center"/>
          </w:tcPr>
          <w:p w14:paraId="6640E2DB" w14:textId="77777777" w:rsidR="00300FEC" w:rsidRPr="00E64310" w:rsidRDefault="00300FEC" w:rsidP="00CF739D">
            <w:pPr>
              <w:jc w:val="center"/>
              <w:rPr>
                <w:b/>
                <w:lang w:val="en-US"/>
              </w:rPr>
            </w:pPr>
            <w:r w:rsidRPr="00E64310">
              <w:rPr>
                <w:b/>
                <w:lang w:val="en-US"/>
              </w:rPr>
              <w:t>STT</w:t>
            </w:r>
          </w:p>
        </w:tc>
        <w:tc>
          <w:tcPr>
            <w:tcW w:w="1980" w:type="dxa"/>
            <w:vAlign w:val="center"/>
          </w:tcPr>
          <w:p w14:paraId="624BD8CD" w14:textId="77777777" w:rsidR="00300FEC" w:rsidRPr="00E64310" w:rsidRDefault="00300FEC" w:rsidP="00CF739D">
            <w:pPr>
              <w:jc w:val="center"/>
              <w:rPr>
                <w:b/>
                <w:lang w:val="en-US"/>
              </w:rPr>
            </w:pPr>
            <w:r w:rsidRPr="00E64310">
              <w:rPr>
                <w:b/>
                <w:lang w:val="en-US"/>
              </w:rPr>
              <w:t>Loại điều khiển</w:t>
            </w:r>
          </w:p>
        </w:tc>
        <w:tc>
          <w:tcPr>
            <w:tcW w:w="2970" w:type="dxa"/>
            <w:vAlign w:val="center"/>
          </w:tcPr>
          <w:p w14:paraId="12C92A3C" w14:textId="77777777" w:rsidR="00300FEC" w:rsidRPr="00E64310" w:rsidRDefault="00300FEC" w:rsidP="00CF739D">
            <w:pPr>
              <w:jc w:val="center"/>
              <w:rPr>
                <w:b/>
                <w:lang w:val="en-US"/>
              </w:rPr>
            </w:pPr>
            <w:r w:rsidRPr="00E64310">
              <w:rPr>
                <w:b/>
                <w:lang w:val="en-US"/>
              </w:rPr>
              <w:t>Nội dung thực hiện</w:t>
            </w:r>
          </w:p>
        </w:tc>
        <w:tc>
          <w:tcPr>
            <w:tcW w:w="1266" w:type="dxa"/>
            <w:vAlign w:val="center"/>
          </w:tcPr>
          <w:p w14:paraId="4A65F9A4" w14:textId="77777777" w:rsidR="00300FEC" w:rsidRPr="00E64310" w:rsidRDefault="00300FEC" w:rsidP="00CF739D">
            <w:pPr>
              <w:jc w:val="center"/>
              <w:rPr>
                <w:b/>
                <w:lang w:val="en-US"/>
              </w:rPr>
            </w:pPr>
            <w:r w:rsidRPr="00E64310">
              <w:rPr>
                <w:b/>
                <w:lang w:val="en-US"/>
              </w:rPr>
              <w:t>Giá trị mặc định</w:t>
            </w:r>
          </w:p>
        </w:tc>
        <w:tc>
          <w:tcPr>
            <w:tcW w:w="1756" w:type="dxa"/>
            <w:vAlign w:val="center"/>
          </w:tcPr>
          <w:p w14:paraId="4526EB1C" w14:textId="77777777" w:rsidR="00300FEC" w:rsidRPr="00E64310" w:rsidRDefault="00300FEC" w:rsidP="00CF739D">
            <w:pPr>
              <w:jc w:val="center"/>
              <w:rPr>
                <w:b/>
                <w:lang w:val="en-US"/>
              </w:rPr>
            </w:pPr>
            <w:r w:rsidRPr="00E64310">
              <w:rPr>
                <w:b/>
                <w:lang w:val="en-US"/>
              </w:rPr>
              <w:t>Lưu ý</w:t>
            </w:r>
          </w:p>
        </w:tc>
      </w:tr>
      <w:tr w:rsidR="00300FEC" w:rsidRPr="00920004" w14:paraId="5A360F49" w14:textId="77777777" w:rsidTr="005836F2">
        <w:tc>
          <w:tcPr>
            <w:tcW w:w="805" w:type="dxa"/>
          </w:tcPr>
          <w:p w14:paraId="53424D34" w14:textId="77777777" w:rsidR="00300FEC" w:rsidRPr="00920004" w:rsidRDefault="00300FEC" w:rsidP="00CF739D">
            <w:pPr>
              <w:spacing w:before="240"/>
              <w:jc w:val="center"/>
              <w:rPr>
                <w:lang w:val="en-US"/>
              </w:rPr>
            </w:pPr>
            <w:r w:rsidRPr="00920004">
              <w:rPr>
                <w:lang w:val="en-US"/>
              </w:rPr>
              <w:t>1</w:t>
            </w:r>
          </w:p>
        </w:tc>
        <w:tc>
          <w:tcPr>
            <w:tcW w:w="1980" w:type="dxa"/>
          </w:tcPr>
          <w:p w14:paraId="31989737" w14:textId="77777777" w:rsidR="00300FEC" w:rsidRPr="00920004" w:rsidRDefault="00300FEC" w:rsidP="00CF739D">
            <w:pPr>
              <w:rPr>
                <w:lang w:val="en-US"/>
              </w:rPr>
            </w:pPr>
            <w:r w:rsidRPr="00920004">
              <w:rPr>
                <w:lang w:val="en-US"/>
              </w:rPr>
              <w:t>inputText</w:t>
            </w:r>
          </w:p>
        </w:tc>
        <w:tc>
          <w:tcPr>
            <w:tcW w:w="2970" w:type="dxa"/>
          </w:tcPr>
          <w:p w14:paraId="45EDD752" w14:textId="26458C3A" w:rsidR="00300FEC" w:rsidRPr="00920004" w:rsidRDefault="00300FEC" w:rsidP="00CF739D">
            <w:pPr>
              <w:rPr>
                <w:lang w:val="en-US"/>
              </w:rPr>
            </w:pPr>
            <w:r w:rsidRPr="00920004">
              <w:rPr>
                <w:lang w:val="en-US"/>
              </w:rPr>
              <w:t>Nội dung tìm kiếm</w:t>
            </w:r>
          </w:p>
        </w:tc>
        <w:tc>
          <w:tcPr>
            <w:tcW w:w="1266" w:type="dxa"/>
          </w:tcPr>
          <w:p w14:paraId="506A436C" w14:textId="77777777" w:rsidR="00300FEC" w:rsidRPr="00920004" w:rsidRDefault="00300FEC" w:rsidP="00CF739D">
            <w:pPr>
              <w:spacing w:before="240"/>
              <w:rPr>
                <w:lang w:val="en-US"/>
              </w:rPr>
            </w:pPr>
          </w:p>
        </w:tc>
        <w:tc>
          <w:tcPr>
            <w:tcW w:w="1756" w:type="dxa"/>
          </w:tcPr>
          <w:p w14:paraId="17A96FE3" w14:textId="77777777" w:rsidR="00300FEC" w:rsidRPr="00920004" w:rsidRDefault="00300FEC" w:rsidP="00CF739D">
            <w:pPr>
              <w:spacing w:before="240"/>
              <w:rPr>
                <w:lang w:val="en-US"/>
              </w:rPr>
            </w:pPr>
          </w:p>
        </w:tc>
      </w:tr>
      <w:tr w:rsidR="00300FEC" w:rsidRPr="00920004" w14:paraId="5E7346AB" w14:textId="77777777" w:rsidTr="005836F2">
        <w:tc>
          <w:tcPr>
            <w:tcW w:w="805" w:type="dxa"/>
          </w:tcPr>
          <w:p w14:paraId="66F549B8" w14:textId="552157EC" w:rsidR="00300FEC" w:rsidRPr="00920004" w:rsidRDefault="00300FEC" w:rsidP="00CF739D">
            <w:pPr>
              <w:spacing w:before="240"/>
              <w:jc w:val="center"/>
              <w:rPr>
                <w:lang w:val="en-US"/>
              </w:rPr>
            </w:pPr>
            <w:r w:rsidRPr="00920004">
              <w:rPr>
                <w:lang w:val="en-US"/>
              </w:rPr>
              <w:t>2</w:t>
            </w:r>
          </w:p>
        </w:tc>
        <w:tc>
          <w:tcPr>
            <w:tcW w:w="1980" w:type="dxa"/>
          </w:tcPr>
          <w:p w14:paraId="6B1A0EC1" w14:textId="1DD69650" w:rsidR="00300FEC" w:rsidRPr="00920004" w:rsidRDefault="00300FEC" w:rsidP="00CF739D">
            <w:pPr>
              <w:rPr>
                <w:lang w:val="en-US"/>
              </w:rPr>
            </w:pPr>
            <w:r w:rsidRPr="00920004">
              <w:rPr>
                <w:lang w:val="en-US"/>
              </w:rPr>
              <w:t>button</w:t>
            </w:r>
          </w:p>
        </w:tc>
        <w:tc>
          <w:tcPr>
            <w:tcW w:w="2970" w:type="dxa"/>
          </w:tcPr>
          <w:p w14:paraId="61B4E611" w14:textId="48C6A2C4" w:rsidR="00300FEC" w:rsidRPr="00920004" w:rsidRDefault="00300FEC" w:rsidP="00CF739D">
            <w:pPr>
              <w:rPr>
                <w:lang w:val="en-US"/>
              </w:rPr>
            </w:pPr>
            <w:r w:rsidRPr="00920004">
              <w:rPr>
                <w:lang w:val="en-US"/>
              </w:rPr>
              <w:t>Xóa nội dung tìm kiếm</w:t>
            </w:r>
          </w:p>
        </w:tc>
        <w:tc>
          <w:tcPr>
            <w:tcW w:w="1266" w:type="dxa"/>
          </w:tcPr>
          <w:p w14:paraId="73EB0000" w14:textId="77777777" w:rsidR="00300FEC" w:rsidRPr="00920004" w:rsidRDefault="00300FEC" w:rsidP="00CF739D">
            <w:pPr>
              <w:spacing w:before="240"/>
              <w:rPr>
                <w:lang w:val="en-US"/>
              </w:rPr>
            </w:pPr>
          </w:p>
        </w:tc>
        <w:tc>
          <w:tcPr>
            <w:tcW w:w="1756" w:type="dxa"/>
          </w:tcPr>
          <w:p w14:paraId="196BFA6F" w14:textId="77777777" w:rsidR="00300FEC" w:rsidRPr="00920004" w:rsidRDefault="00300FEC" w:rsidP="00CF739D">
            <w:pPr>
              <w:spacing w:before="240"/>
              <w:rPr>
                <w:lang w:val="en-US"/>
              </w:rPr>
            </w:pPr>
          </w:p>
        </w:tc>
      </w:tr>
      <w:tr w:rsidR="00300FEC" w:rsidRPr="00920004" w14:paraId="144EBAE8" w14:textId="77777777" w:rsidTr="005836F2">
        <w:tc>
          <w:tcPr>
            <w:tcW w:w="805" w:type="dxa"/>
          </w:tcPr>
          <w:p w14:paraId="076AFFDE" w14:textId="075F0915" w:rsidR="00300FEC" w:rsidRPr="00920004" w:rsidRDefault="00300FEC" w:rsidP="00CF739D">
            <w:pPr>
              <w:spacing w:before="240"/>
              <w:jc w:val="center"/>
              <w:rPr>
                <w:lang w:val="en-US"/>
              </w:rPr>
            </w:pPr>
            <w:r w:rsidRPr="00920004">
              <w:rPr>
                <w:lang w:val="en-US"/>
              </w:rPr>
              <w:t>3</w:t>
            </w:r>
          </w:p>
        </w:tc>
        <w:tc>
          <w:tcPr>
            <w:tcW w:w="1980" w:type="dxa"/>
          </w:tcPr>
          <w:p w14:paraId="2EE690C9" w14:textId="48CA69AB" w:rsidR="00300FEC" w:rsidRPr="00920004" w:rsidRDefault="00300FEC" w:rsidP="00CF739D">
            <w:pPr>
              <w:rPr>
                <w:lang w:val="en-US"/>
              </w:rPr>
            </w:pPr>
            <w:r w:rsidRPr="00920004">
              <w:rPr>
                <w:lang w:val="en-US"/>
              </w:rPr>
              <w:t>button</w:t>
            </w:r>
          </w:p>
        </w:tc>
        <w:tc>
          <w:tcPr>
            <w:tcW w:w="2970" w:type="dxa"/>
          </w:tcPr>
          <w:p w14:paraId="5E4D3E24" w14:textId="2CC33F30" w:rsidR="00300FEC" w:rsidRPr="00920004" w:rsidRDefault="00300FEC" w:rsidP="00CF739D">
            <w:pPr>
              <w:rPr>
                <w:lang w:val="en-US"/>
              </w:rPr>
            </w:pPr>
            <w:r w:rsidRPr="00920004">
              <w:rPr>
                <w:lang w:val="en-US"/>
              </w:rPr>
              <w:t>Thêm máy giặt</w:t>
            </w:r>
          </w:p>
        </w:tc>
        <w:tc>
          <w:tcPr>
            <w:tcW w:w="1266" w:type="dxa"/>
          </w:tcPr>
          <w:p w14:paraId="5455E416" w14:textId="77777777" w:rsidR="00300FEC" w:rsidRPr="00920004" w:rsidRDefault="00300FEC" w:rsidP="00CF739D">
            <w:pPr>
              <w:spacing w:before="240"/>
              <w:rPr>
                <w:lang w:val="en-US"/>
              </w:rPr>
            </w:pPr>
          </w:p>
        </w:tc>
        <w:tc>
          <w:tcPr>
            <w:tcW w:w="1756" w:type="dxa"/>
          </w:tcPr>
          <w:p w14:paraId="7E1C073D" w14:textId="77777777" w:rsidR="00300FEC" w:rsidRPr="00920004" w:rsidRDefault="00300FEC" w:rsidP="00CF739D">
            <w:pPr>
              <w:spacing w:before="240"/>
              <w:rPr>
                <w:lang w:val="en-US"/>
              </w:rPr>
            </w:pPr>
          </w:p>
        </w:tc>
      </w:tr>
      <w:tr w:rsidR="00300FEC" w:rsidRPr="00920004" w14:paraId="20309306" w14:textId="77777777" w:rsidTr="00E64310">
        <w:tc>
          <w:tcPr>
            <w:tcW w:w="805" w:type="dxa"/>
            <w:vAlign w:val="center"/>
          </w:tcPr>
          <w:p w14:paraId="2B65009E" w14:textId="595BDC84" w:rsidR="00300FEC" w:rsidRPr="00920004" w:rsidRDefault="00300FEC" w:rsidP="00CF739D">
            <w:pPr>
              <w:spacing w:before="240"/>
              <w:jc w:val="center"/>
              <w:rPr>
                <w:lang w:val="en-US"/>
              </w:rPr>
            </w:pPr>
            <w:r w:rsidRPr="00920004">
              <w:rPr>
                <w:lang w:val="en-US"/>
              </w:rPr>
              <w:t>4</w:t>
            </w:r>
          </w:p>
        </w:tc>
        <w:tc>
          <w:tcPr>
            <w:tcW w:w="1980" w:type="dxa"/>
          </w:tcPr>
          <w:p w14:paraId="5CD578ED" w14:textId="7B26A7E1" w:rsidR="00300FEC" w:rsidRPr="00920004" w:rsidRDefault="00300FEC" w:rsidP="00CF739D">
            <w:pPr>
              <w:rPr>
                <w:lang w:val="en-US"/>
              </w:rPr>
            </w:pPr>
            <w:r w:rsidRPr="00920004">
              <w:rPr>
                <w:lang w:val="en-US"/>
              </w:rPr>
              <w:t>table</w:t>
            </w:r>
          </w:p>
        </w:tc>
        <w:tc>
          <w:tcPr>
            <w:tcW w:w="2970" w:type="dxa"/>
          </w:tcPr>
          <w:p w14:paraId="048CF98A" w14:textId="779E310C" w:rsidR="00300FEC" w:rsidRPr="00920004" w:rsidRDefault="00300FEC" w:rsidP="00CF739D">
            <w:pPr>
              <w:rPr>
                <w:lang w:val="en-US"/>
              </w:rPr>
            </w:pPr>
            <w:r w:rsidRPr="00920004">
              <w:rPr>
                <w:lang w:val="en-US"/>
              </w:rPr>
              <w:t>Hiển thị thông tin máy giặt</w:t>
            </w:r>
          </w:p>
        </w:tc>
        <w:tc>
          <w:tcPr>
            <w:tcW w:w="1266" w:type="dxa"/>
          </w:tcPr>
          <w:p w14:paraId="2F4DC3A7" w14:textId="77777777" w:rsidR="00300FEC" w:rsidRPr="00920004" w:rsidRDefault="00300FEC" w:rsidP="00CF739D">
            <w:pPr>
              <w:spacing w:before="240"/>
              <w:rPr>
                <w:lang w:val="en-US"/>
              </w:rPr>
            </w:pPr>
          </w:p>
        </w:tc>
        <w:tc>
          <w:tcPr>
            <w:tcW w:w="1756" w:type="dxa"/>
          </w:tcPr>
          <w:p w14:paraId="5557B110" w14:textId="748CC0FC" w:rsidR="00300FEC" w:rsidRPr="00920004" w:rsidRDefault="00300FEC" w:rsidP="00CF739D">
            <w:pPr>
              <w:spacing w:before="240"/>
              <w:rPr>
                <w:lang w:val="en-US"/>
              </w:rPr>
            </w:pPr>
          </w:p>
        </w:tc>
      </w:tr>
    </w:tbl>
    <w:p w14:paraId="2F5B982B" w14:textId="67913157" w:rsidR="00300FEC" w:rsidRPr="00CF739D" w:rsidRDefault="00300FEC">
      <w:pPr>
        <w:pStyle w:val="Caption"/>
        <w:rPr>
          <w:lang w:val="en-US"/>
        </w:rPr>
      </w:pPr>
      <w:bookmarkStart w:id="2294" w:name="_Toc53150458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22</w:t>
      </w:r>
      <w:r w:rsidR="00D632EE" w:rsidRPr="00CF739D">
        <w:fldChar w:fldCharType="end"/>
      </w:r>
      <w:r w:rsidRPr="00920004">
        <w:rPr>
          <w:lang w:val="en-US"/>
        </w:rPr>
        <w:t xml:space="preserve"> Các thành phần giao diện quản lí trạng thái máy giặt</w:t>
      </w:r>
      <w:bookmarkEnd w:id="2294"/>
    </w:p>
    <w:p w14:paraId="3BAAB30E" w14:textId="7922027C" w:rsidR="00D46DE7" w:rsidRPr="00920004" w:rsidRDefault="00D46DE7" w:rsidP="00CF739D">
      <w:pPr>
        <w:pStyle w:val="Heading5"/>
        <w:numPr>
          <w:ilvl w:val="0"/>
          <w:numId w:val="81"/>
        </w:numPr>
        <w:spacing w:before="240" w:line="0" w:lineRule="atLeast"/>
        <w:ind w:left="720"/>
        <w:rPr>
          <w:lang w:val="en-US"/>
        </w:rPr>
      </w:pPr>
      <w:r w:rsidRPr="00920004">
        <w:rPr>
          <w:lang w:val="en-US"/>
        </w:rPr>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A535B7" w:rsidRPr="00920004" w14:paraId="72790F0D" w14:textId="77777777" w:rsidTr="005836F2">
        <w:tc>
          <w:tcPr>
            <w:tcW w:w="797" w:type="dxa"/>
            <w:vMerge w:val="restart"/>
            <w:vAlign w:val="center"/>
          </w:tcPr>
          <w:p w14:paraId="14459F28" w14:textId="77777777" w:rsidR="00A535B7" w:rsidRPr="00E64310" w:rsidRDefault="00A535B7" w:rsidP="00CF739D">
            <w:pPr>
              <w:jc w:val="center"/>
              <w:rPr>
                <w:b/>
                <w:lang w:val="en-US"/>
              </w:rPr>
            </w:pPr>
            <w:r w:rsidRPr="00E64310">
              <w:rPr>
                <w:b/>
                <w:lang w:val="en-US"/>
              </w:rPr>
              <w:t>STT</w:t>
            </w:r>
          </w:p>
        </w:tc>
        <w:tc>
          <w:tcPr>
            <w:tcW w:w="2368" w:type="dxa"/>
            <w:vMerge w:val="restart"/>
            <w:vAlign w:val="center"/>
          </w:tcPr>
          <w:p w14:paraId="4DF79081" w14:textId="77777777" w:rsidR="00A535B7" w:rsidRPr="00E64310" w:rsidRDefault="00A535B7" w:rsidP="00CF739D">
            <w:pPr>
              <w:jc w:val="center"/>
              <w:rPr>
                <w:b/>
                <w:lang w:val="en-US"/>
              </w:rPr>
            </w:pPr>
            <w:r w:rsidRPr="00E64310">
              <w:rPr>
                <w:b/>
                <w:lang w:val="en-US"/>
              </w:rPr>
              <w:t>Tên bảng/</w:t>
            </w:r>
          </w:p>
          <w:p w14:paraId="2D6F8FF0" w14:textId="77777777" w:rsidR="00A535B7" w:rsidRPr="00E64310" w:rsidRDefault="00A535B7" w:rsidP="00CF739D">
            <w:pPr>
              <w:jc w:val="center"/>
              <w:rPr>
                <w:b/>
                <w:lang w:val="en-US"/>
              </w:rPr>
            </w:pPr>
            <w:r w:rsidRPr="00E64310">
              <w:rPr>
                <w:b/>
                <w:lang w:val="en-US"/>
              </w:rPr>
              <w:t>Cấu trúc dữ liệu</w:t>
            </w:r>
          </w:p>
        </w:tc>
        <w:tc>
          <w:tcPr>
            <w:tcW w:w="5612" w:type="dxa"/>
            <w:gridSpan w:val="4"/>
            <w:vAlign w:val="center"/>
          </w:tcPr>
          <w:p w14:paraId="2BF1B352" w14:textId="77777777" w:rsidR="00A535B7" w:rsidRPr="00E64310" w:rsidRDefault="00A535B7" w:rsidP="00CF739D">
            <w:pPr>
              <w:jc w:val="center"/>
              <w:rPr>
                <w:b/>
                <w:lang w:val="en-US"/>
              </w:rPr>
            </w:pPr>
            <w:r w:rsidRPr="00E64310">
              <w:rPr>
                <w:b/>
                <w:lang w:val="en-US"/>
              </w:rPr>
              <w:t>Phương thức</w:t>
            </w:r>
          </w:p>
        </w:tc>
      </w:tr>
      <w:tr w:rsidR="00A535B7" w:rsidRPr="00920004" w14:paraId="65CC4DB9" w14:textId="77777777" w:rsidTr="005836F2">
        <w:tc>
          <w:tcPr>
            <w:tcW w:w="797" w:type="dxa"/>
            <w:vMerge/>
            <w:vAlign w:val="center"/>
          </w:tcPr>
          <w:p w14:paraId="294363C1" w14:textId="77777777" w:rsidR="00A535B7" w:rsidRPr="00E64310" w:rsidRDefault="00A535B7" w:rsidP="00CF739D">
            <w:pPr>
              <w:jc w:val="center"/>
              <w:rPr>
                <w:b/>
                <w:lang w:val="en-US"/>
              </w:rPr>
            </w:pPr>
          </w:p>
        </w:tc>
        <w:tc>
          <w:tcPr>
            <w:tcW w:w="2368" w:type="dxa"/>
            <w:vMerge/>
            <w:vAlign w:val="center"/>
          </w:tcPr>
          <w:p w14:paraId="1956AAAC" w14:textId="77777777" w:rsidR="00A535B7" w:rsidRPr="00E64310" w:rsidRDefault="00A535B7" w:rsidP="00CF739D">
            <w:pPr>
              <w:jc w:val="center"/>
              <w:rPr>
                <w:b/>
                <w:lang w:val="en-US"/>
              </w:rPr>
            </w:pPr>
          </w:p>
        </w:tc>
        <w:tc>
          <w:tcPr>
            <w:tcW w:w="1414" w:type="dxa"/>
            <w:vAlign w:val="center"/>
          </w:tcPr>
          <w:p w14:paraId="2CDE4DDF" w14:textId="77777777" w:rsidR="00A535B7" w:rsidRPr="00E64310" w:rsidRDefault="00A535B7" w:rsidP="00CF739D">
            <w:pPr>
              <w:jc w:val="center"/>
              <w:rPr>
                <w:b/>
                <w:lang w:val="en-US"/>
              </w:rPr>
            </w:pPr>
            <w:r w:rsidRPr="00E64310">
              <w:rPr>
                <w:b/>
                <w:lang w:val="en-US"/>
              </w:rPr>
              <w:t>Thêm</w:t>
            </w:r>
          </w:p>
        </w:tc>
        <w:tc>
          <w:tcPr>
            <w:tcW w:w="1395" w:type="dxa"/>
            <w:vAlign w:val="center"/>
          </w:tcPr>
          <w:p w14:paraId="675E1F21" w14:textId="77777777" w:rsidR="00A535B7" w:rsidRPr="00E64310" w:rsidRDefault="00A535B7" w:rsidP="00CF739D">
            <w:pPr>
              <w:jc w:val="center"/>
              <w:rPr>
                <w:b/>
                <w:lang w:val="en-US"/>
              </w:rPr>
            </w:pPr>
            <w:r w:rsidRPr="00E64310">
              <w:rPr>
                <w:b/>
                <w:lang w:val="en-US"/>
              </w:rPr>
              <w:t>Sửa</w:t>
            </w:r>
          </w:p>
        </w:tc>
        <w:tc>
          <w:tcPr>
            <w:tcW w:w="1397" w:type="dxa"/>
            <w:vAlign w:val="center"/>
          </w:tcPr>
          <w:p w14:paraId="20DD1AE5" w14:textId="77777777" w:rsidR="00A535B7" w:rsidRPr="00E64310" w:rsidRDefault="00A535B7" w:rsidP="00CF739D">
            <w:pPr>
              <w:jc w:val="center"/>
              <w:rPr>
                <w:b/>
                <w:lang w:val="en-US"/>
              </w:rPr>
            </w:pPr>
            <w:r w:rsidRPr="00E64310">
              <w:rPr>
                <w:b/>
                <w:lang w:val="en-US"/>
              </w:rPr>
              <w:t>Xóa</w:t>
            </w:r>
          </w:p>
        </w:tc>
        <w:tc>
          <w:tcPr>
            <w:tcW w:w="1406" w:type="dxa"/>
            <w:vAlign w:val="center"/>
          </w:tcPr>
          <w:p w14:paraId="5D5D77DD" w14:textId="77777777" w:rsidR="00A535B7" w:rsidRPr="00E64310" w:rsidRDefault="00A535B7" w:rsidP="00CF739D">
            <w:pPr>
              <w:jc w:val="center"/>
              <w:rPr>
                <w:b/>
                <w:lang w:val="en-US"/>
              </w:rPr>
            </w:pPr>
            <w:r w:rsidRPr="00E64310">
              <w:rPr>
                <w:b/>
                <w:lang w:val="en-US"/>
              </w:rPr>
              <w:t>Truy vấn</w:t>
            </w:r>
          </w:p>
        </w:tc>
      </w:tr>
      <w:tr w:rsidR="00A535B7" w:rsidRPr="00920004" w14:paraId="7E340ABB" w14:textId="77777777" w:rsidTr="005836F2">
        <w:tc>
          <w:tcPr>
            <w:tcW w:w="797" w:type="dxa"/>
          </w:tcPr>
          <w:p w14:paraId="69CE9662" w14:textId="77777777" w:rsidR="00A535B7" w:rsidRPr="00920004" w:rsidRDefault="00A535B7" w:rsidP="00CF739D">
            <w:pPr>
              <w:spacing w:before="240" w:line="0" w:lineRule="atLeast"/>
              <w:jc w:val="center"/>
              <w:rPr>
                <w:lang w:val="en-US"/>
              </w:rPr>
            </w:pPr>
            <w:r w:rsidRPr="00920004">
              <w:rPr>
                <w:lang w:val="en-US"/>
              </w:rPr>
              <w:t>1</w:t>
            </w:r>
          </w:p>
        </w:tc>
        <w:tc>
          <w:tcPr>
            <w:tcW w:w="2368" w:type="dxa"/>
          </w:tcPr>
          <w:p w14:paraId="356C282F" w14:textId="0BD5D52F" w:rsidR="00A535B7" w:rsidRPr="00920004" w:rsidRDefault="00A535B7" w:rsidP="00CF739D">
            <w:pPr>
              <w:rPr>
                <w:lang w:val="en-US"/>
              </w:rPr>
            </w:pPr>
            <w:r w:rsidRPr="00920004">
              <w:rPr>
                <w:lang w:val="en-US"/>
              </w:rPr>
              <w:t>washing_machine</w:t>
            </w:r>
          </w:p>
        </w:tc>
        <w:tc>
          <w:tcPr>
            <w:tcW w:w="1414" w:type="dxa"/>
          </w:tcPr>
          <w:p w14:paraId="114E7336" w14:textId="12C59E98" w:rsidR="00A535B7" w:rsidRPr="00920004" w:rsidRDefault="00A535B7" w:rsidP="00CF739D">
            <w:pPr>
              <w:spacing w:before="240" w:line="0" w:lineRule="atLeast"/>
              <w:jc w:val="center"/>
              <w:rPr>
                <w:lang w:val="en-US"/>
              </w:rPr>
            </w:pPr>
            <w:r w:rsidRPr="00920004">
              <w:rPr>
                <w:lang w:val="en-US"/>
              </w:rPr>
              <w:t>X</w:t>
            </w:r>
          </w:p>
        </w:tc>
        <w:tc>
          <w:tcPr>
            <w:tcW w:w="1395" w:type="dxa"/>
          </w:tcPr>
          <w:p w14:paraId="09A693D2" w14:textId="34253742" w:rsidR="00A535B7" w:rsidRPr="00920004" w:rsidRDefault="00A535B7" w:rsidP="00CF739D">
            <w:pPr>
              <w:spacing w:before="240" w:line="0" w:lineRule="atLeast"/>
              <w:jc w:val="center"/>
              <w:rPr>
                <w:lang w:val="en-US"/>
              </w:rPr>
            </w:pPr>
            <w:r w:rsidRPr="00920004">
              <w:rPr>
                <w:lang w:val="en-US"/>
              </w:rPr>
              <w:t>X</w:t>
            </w:r>
          </w:p>
        </w:tc>
        <w:tc>
          <w:tcPr>
            <w:tcW w:w="1397" w:type="dxa"/>
          </w:tcPr>
          <w:p w14:paraId="5681916A" w14:textId="77777777" w:rsidR="00A535B7" w:rsidRPr="00920004" w:rsidRDefault="00A535B7" w:rsidP="00CF739D">
            <w:pPr>
              <w:spacing w:before="240" w:line="0" w:lineRule="atLeast"/>
              <w:jc w:val="center"/>
              <w:rPr>
                <w:lang w:val="en-US"/>
              </w:rPr>
            </w:pPr>
          </w:p>
        </w:tc>
        <w:tc>
          <w:tcPr>
            <w:tcW w:w="1406" w:type="dxa"/>
          </w:tcPr>
          <w:p w14:paraId="43B47D34" w14:textId="77777777" w:rsidR="00A535B7" w:rsidRPr="00920004" w:rsidRDefault="00A535B7" w:rsidP="00CF739D">
            <w:pPr>
              <w:spacing w:before="240" w:line="0" w:lineRule="atLeast"/>
              <w:jc w:val="center"/>
              <w:rPr>
                <w:lang w:val="en-US"/>
              </w:rPr>
            </w:pPr>
            <w:r w:rsidRPr="00920004">
              <w:rPr>
                <w:lang w:val="en-US"/>
              </w:rPr>
              <w:t>X</w:t>
            </w:r>
          </w:p>
        </w:tc>
      </w:tr>
      <w:tr w:rsidR="00A535B7" w:rsidRPr="00920004" w14:paraId="6B4B83B5" w14:textId="77777777" w:rsidTr="005836F2">
        <w:tc>
          <w:tcPr>
            <w:tcW w:w="797" w:type="dxa"/>
          </w:tcPr>
          <w:p w14:paraId="2D8C95C8" w14:textId="77777777" w:rsidR="00A535B7" w:rsidRPr="00920004" w:rsidRDefault="00A535B7" w:rsidP="00CF739D">
            <w:pPr>
              <w:spacing w:before="240" w:line="0" w:lineRule="atLeast"/>
              <w:jc w:val="center"/>
              <w:rPr>
                <w:lang w:val="en-US"/>
              </w:rPr>
            </w:pPr>
            <w:r w:rsidRPr="00920004">
              <w:rPr>
                <w:lang w:val="en-US"/>
              </w:rPr>
              <w:t>2</w:t>
            </w:r>
          </w:p>
        </w:tc>
        <w:tc>
          <w:tcPr>
            <w:tcW w:w="2368" w:type="dxa"/>
          </w:tcPr>
          <w:p w14:paraId="055AD83A" w14:textId="3E85F56D" w:rsidR="00A535B7" w:rsidRPr="00920004" w:rsidRDefault="00A535B7" w:rsidP="00CF739D">
            <w:pPr>
              <w:rPr>
                <w:lang w:val="en-US"/>
              </w:rPr>
            </w:pPr>
            <w:r w:rsidRPr="00920004">
              <w:rPr>
                <w:lang w:val="en-US"/>
              </w:rPr>
              <w:t>branch</w:t>
            </w:r>
          </w:p>
        </w:tc>
        <w:tc>
          <w:tcPr>
            <w:tcW w:w="1414" w:type="dxa"/>
          </w:tcPr>
          <w:p w14:paraId="0925CFE3" w14:textId="77777777" w:rsidR="00A535B7" w:rsidRPr="00920004" w:rsidRDefault="00A535B7" w:rsidP="00CF739D">
            <w:pPr>
              <w:spacing w:before="240" w:line="0" w:lineRule="atLeast"/>
              <w:jc w:val="center"/>
              <w:rPr>
                <w:lang w:val="en-US"/>
              </w:rPr>
            </w:pPr>
          </w:p>
        </w:tc>
        <w:tc>
          <w:tcPr>
            <w:tcW w:w="1395" w:type="dxa"/>
          </w:tcPr>
          <w:p w14:paraId="0AA4EE64" w14:textId="77777777" w:rsidR="00A535B7" w:rsidRPr="00920004" w:rsidRDefault="00A535B7" w:rsidP="00CF739D">
            <w:pPr>
              <w:spacing w:before="240" w:line="0" w:lineRule="atLeast"/>
              <w:jc w:val="center"/>
              <w:rPr>
                <w:lang w:val="en-US"/>
              </w:rPr>
            </w:pPr>
          </w:p>
        </w:tc>
        <w:tc>
          <w:tcPr>
            <w:tcW w:w="1397" w:type="dxa"/>
          </w:tcPr>
          <w:p w14:paraId="745A2B45" w14:textId="77777777" w:rsidR="00A535B7" w:rsidRPr="00920004" w:rsidRDefault="00A535B7" w:rsidP="00CF739D">
            <w:pPr>
              <w:spacing w:before="240" w:line="0" w:lineRule="atLeast"/>
              <w:jc w:val="center"/>
              <w:rPr>
                <w:lang w:val="en-US"/>
              </w:rPr>
            </w:pPr>
          </w:p>
        </w:tc>
        <w:tc>
          <w:tcPr>
            <w:tcW w:w="1406" w:type="dxa"/>
          </w:tcPr>
          <w:p w14:paraId="423AF811" w14:textId="77777777" w:rsidR="00A535B7" w:rsidRPr="00920004" w:rsidRDefault="00A535B7" w:rsidP="00CF739D">
            <w:pPr>
              <w:keepNext/>
              <w:spacing w:before="240" w:line="0" w:lineRule="atLeast"/>
              <w:jc w:val="center"/>
              <w:rPr>
                <w:lang w:val="en-US"/>
              </w:rPr>
            </w:pPr>
            <w:r w:rsidRPr="00920004">
              <w:rPr>
                <w:lang w:val="en-US"/>
              </w:rPr>
              <w:t>X</w:t>
            </w:r>
          </w:p>
        </w:tc>
      </w:tr>
    </w:tbl>
    <w:p w14:paraId="28C65A31" w14:textId="22801C35" w:rsidR="00A535B7" w:rsidRPr="00CF739D" w:rsidRDefault="00A535B7" w:rsidP="00CF739D">
      <w:pPr>
        <w:pStyle w:val="Caption"/>
        <w:rPr>
          <w:lang w:val="en-US"/>
        </w:rPr>
      </w:pPr>
      <w:bookmarkStart w:id="2295" w:name="_Toc531504584"/>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23</w:t>
      </w:r>
      <w:r w:rsidR="00D632EE" w:rsidRPr="00CF739D">
        <w:fldChar w:fldCharType="end"/>
      </w:r>
      <w:r w:rsidRPr="00CF739D">
        <w:rPr>
          <w:lang w:val="en-US"/>
        </w:rPr>
        <w:t xml:space="preserve"> Dữ liệu sử dụng quản lí trạng thái máy giặt</w:t>
      </w:r>
      <w:bookmarkEnd w:id="2295"/>
    </w:p>
    <w:p w14:paraId="537C934C" w14:textId="16E2CD79" w:rsidR="00D46DE7" w:rsidRPr="00920004" w:rsidRDefault="00D46DE7" w:rsidP="00CF739D">
      <w:pPr>
        <w:pStyle w:val="Heading5"/>
        <w:numPr>
          <w:ilvl w:val="0"/>
          <w:numId w:val="81"/>
        </w:numPr>
        <w:spacing w:before="240" w:line="0" w:lineRule="atLeast"/>
        <w:ind w:left="630"/>
        <w:rPr>
          <w:lang w:val="en-US"/>
        </w:rPr>
      </w:pPr>
      <w:r w:rsidRPr="00920004">
        <w:rPr>
          <w:lang w:val="en-US"/>
        </w:rPr>
        <w:lastRenderedPageBreak/>
        <w:t>Cách xử lí</w:t>
      </w:r>
    </w:p>
    <w:p w14:paraId="2B2AA533" w14:textId="77777777" w:rsidR="008A66E1" w:rsidRPr="00920004" w:rsidRDefault="008A66E1" w:rsidP="00CF739D">
      <w:pPr>
        <w:keepNext/>
        <w:spacing w:before="240" w:line="0" w:lineRule="atLeast"/>
        <w:jc w:val="center"/>
      </w:pPr>
      <w:r w:rsidRPr="00CF739D">
        <w:rPr>
          <w:noProof/>
          <w:lang w:val="en-US"/>
        </w:rPr>
        <w:drawing>
          <wp:inline distT="0" distB="0" distL="0" distR="0" wp14:anchorId="0C064999" wp14:editId="1ED54E2E">
            <wp:extent cx="4746517" cy="74914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6416" cy="7507094"/>
                    </a:xfrm>
                    <a:prstGeom prst="rect">
                      <a:avLst/>
                    </a:prstGeom>
                    <a:noFill/>
                    <a:ln>
                      <a:noFill/>
                    </a:ln>
                  </pic:spPr>
                </pic:pic>
              </a:graphicData>
            </a:graphic>
          </wp:inline>
        </w:drawing>
      </w:r>
    </w:p>
    <w:p w14:paraId="15F15F5F" w14:textId="16C78774" w:rsidR="008A66E1" w:rsidRPr="00CF739D" w:rsidRDefault="008A66E1" w:rsidP="00CF739D">
      <w:pPr>
        <w:pStyle w:val="Caption"/>
        <w:rPr>
          <w:lang w:val="en-US"/>
        </w:rPr>
      </w:pPr>
      <w:bookmarkStart w:id="2296" w:name="_Toc531380510"/>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33</w:t>
      </w:r>
      <w:r w:rsidR="00EF3636" w:rsidRPr="00CF739D">
        <w:fldChar w:fldCharType="end"/>
      </w:r>
      <w:r w:rsidRPr="00CF739D">
        <w:rPr>
          <w:lang w:val="en-US"/>
        </w:rPr>
        <w:t xml:space="preserve"> Sơ đồ xử lí trạng thái máy giặt</w:t>
      </w:r>
      <w:bookmarkEnd w:id="2296"/>
    </w:p>
    <w:p w14:paraId="69A9AF4F" w14:textId="69993F8C" w:rsidR="00A61DB2" w:rsidRPr="00CF739D" w:rsidRDefault="00A61DB2" w:rsidP="00CF739D">
      <w:pPr>
        <w:pStyle w:val="Heading4"/>
        <w:spacing w:before="240" w:line="0" w:lineRule="atLeast"/>
        <w:rPr>
          <w:rFonts w:cstheme="majorHAnsi"/>
        </w:rPr>
      </w:pPr>
      <w:bookmarkStart w:id="2297" w:name="_Toc531009826"/>
      <w:bookmarkStart w:id="2298" w:name="_Toc531102402"/>
      <w:bookmarkStart w:id="2299" w:name="_Toc531103350"/>
      <w:bookmarkStart w:id="2300" w:name="_Toc531359591"/>
      <w:bookmarkStart w:id="2301" w:name="_Toc531360572"/>
      <w:bookmarkStart w:id="2302" w:name="_Toc531381414"/>
      <w:bookmarkStart w:id="2303" w:name="_Toc530605715"/>
      <w:bookmarkStart w:id="2304" w:name="_Toc530657421"/>
      <w:bookmarkStart w:id="2305" w:name="_Toc530658709"/>
      <w:bookmarkStart w:id="2306" w:name="_Toc530662433"/>
      <w:bookmarkStart w:id="2307" w:name="_Toc530662900"/>
      <w:bookmarkStart w:id="2308" w:name="_Toc531009827"/>
      <w:bookmarkStart w:id="2309" w:name="_Toc531102403"/>
      <w:bookmarkStart w:id="2310" w:name="_Toc531103351"/>
      <w:bookmarkStart w:id="2311" w:name="_Toc531359592"/>
      <w:bookmarkStart w:id="2312" w:name="_Toc531360573"/>
      <w:bookmarkStart w:id="2313" w:name="_Toc531381415"/>
      <w:bookmarkStart w:id="2314" w:name="_Toc530605716"/>
      <w:bookmarkStart w:id="2315" w:name="_Toc530657422"/>
      <w:bookmarkStart w:id="2316" w:name="_Toc530658710"/>
      <w:bookmarkStart w:id="2317" w:name="_Toc530662434"/>
      <w:bookmarkStart w:id="2318" w:name="_Toc530662901"/>
      <w:bookmarkStart w:id="2319" w:name="_Toc531009828"/>
      <w:bookmarkStart w:id="2320" w:name="_Toc531102404"/>
      <w:bookmarkStart w:id="2321" w:name="_Toc531103352"/>
      <w:bookmarkStart w:id="2322" w:name="_Toc531359593"/>
      <w:bookmarkStart w:id="2323" w:name="_Toc531360574"/>
      <w:bookmarkStart w:id="2324" w:name="_Toc531381416"/>
      <w:bookmarkStart w:id="2325" w:name="_Toc530605717"/>
      <w:bookmarkStart w:id="2326" w:name="_Toc530657423"/>
      <w:bookmarkStart w:id="2327" w:name="_Toc530658711"/>
      <w:bookmarkStart w:id="2328" w:name="_Toc530662435"/>
      <w:bookmarkStart w:id="2329" w:name="_Toc530662902"/>
      <w:bookmarkStart w:id="2330" w:name="_Toc531009829"/>
      <w:bookmarkStart w:id="2331" w:name="_Toc531102405"/>
      <w:bookmarkStart w:id="2332" w:name="_Toc531103353"/>
      <w:bookmarkStart w:id="2333" w:name="_Toc531359594"/>
      <w:bookmarkStart w:id="2334" w:name="_Toc531360575"/>
      <w:bookmarkStart w:id="2335" w:name="_Toc531381417"/>
      <w:bookmarkStart w:id="2336" w:name="_Toc530605718"/>
      <w:bookmarkStart w:id="2337" w:name="_Toc530657424"/>
      <w:bookmarkStart w:id="2338" w:name="_Toc530658712"/>
      <w:bookmarkStart w:id="2339" w:name="_Toc530662436"/>
      <w:bookmarkStart w:id="2340" w:name="_Toc530662903"/>
      <w:bookmarkStart w:id="2341" w:name="_Toc531009830"/>
      <w:bookmarkStart w:id="2342" w:name="_Toc531102406"/>
      <w:bookmarkStart w:id="2343" w:name="_Toc531103354"/>
      <w:bookmarkStart w:id="2344" w:name="_Toc531359595"/>
      <w:bookmarkStart w:id="2345" w:name="_Toc531360576"/>
      <w:bookmarkStart w:id="2346" w:name="_Toc531381418"/>
      <w:bookmarkStart w:id="2347" w:name="_Toc530605719"/>
      <w:bookmarkStart w:id="2348" w:name="_Toc530657425"/>
      <w:bookmarkStart w:id="2349" w:name="_Toc530658713"/>
      <w:bookmarkStart w:id="2350" w:name="_Toc530662437"/>
      <w:bookmarkStart w:id="2351" w:name="_Toc530662904"/>
      <w:bookmarkStart w:id="2352" w:name="_Toc531009831"/>
      <w:bookmarkStart w:id="2353" w:name="_Toc531102407"/>
      <w:bookmarkStart w:id="2354" w:name="_Toc531103355"/>
      <w:bookmarkStart w:id="2355" w:name="_Toc531359596"/>
      <w:bookmarkStart w:id="2356" w:name="_Toc531360577"/>
      <w:bookmarkStart w:id="2357" w:name="_Toc531381419"/>
      <w:bookmarkStart w:id="2358" w:name="_Toc530605720"/>
      <w:bookmarkStart w:id="2359" w:name="_Toc530657426"/>
      <w:bookmarkStart w:id="2360" w:name="_Toc530658714"/>
      <w:bookmarkStart w:id="2361" w:name="_Toc530662438"/>
      <w:bookmarkStart w:id="2362" w:name="_Toc530662905"/>
      <w:bookmarkStart w:id="2363" w:name="_Toc531009832"/>
      <w:bookmarkStart w:id="2364" w:name="_Toc531102408"/>
      <w:bookmarkStart w:id="2365" w:name="_Toc531103356"/>
      <w:bookmarkStart w:id="2366" w:name="_Toc531359597"/>
      <w:bookmarkStart w:id="2367" w:name="_Toc531360578"/>
      <w:bookmarkStart w:id="2368" w:name="_Toc531381420"/>
      <w:bookmarkStart w:id="2369" w:name="_Toc529744440"/>
      <w:bookmarkStart w:id="2370" w:name="_Toc531009833"/>
      <w:bookmarkStart w:id="2371" w:name="_Toc531102409"/>
      <w:bookmarkStart w:id="2372" w:name="_Toc531103357"/>
      <w:bookmarkStart w:id="2373" w:name="_Toc531359598"/>
      <w:bookmarkStart w:id="2374" w:name="_Toc531360579"/>
      <w:bookmarkStart w:id="2375" w:name="_Toc531381421"/>
      <w:bookmarkStart w:id="2376" w:name="_Toc531502268"/>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r w:rsidRPr="00920004">
        <w:rPr>
          <w:rFonts w:cstheme="majorHAnsi"/>
        </w:rPr>
        <w:lastRenderedPageBreak/>
        <w:t>Tìm ki</w:t>
      </w:r>
      <w:r w:rsidRPr="00CF739D">
        <w:rPr>
          <w:rFonts w:cstheme="majorHAnsi"/>
        </w:rPr>
        <w:t>ếm đơn hàng</w:t>
      </w:r>
      <w:bookmarkEnd w:id="2376"/>
    </w:p>
    <w:p w14:paraId="25FB8A66" w14:textId="5E90EBB3" w:rsidR="00EC45DD" w:rsidRPr="00920004" w:rsidRDefault="00EC45DD" w:rsidP="00CF739D">
      <w:pPr>
        <w:ind w:firstLine="720"/>
        <w:rPr>
          <w:lang w:val="en-US"/>
        </w:rPr>
      </w:pPr>
      <w:r w:rsidRPr="00CF739D">
        <w:rPr>
          <w:b/>
          <w:lang w:val="en-US"/>
        </w:rPr>
        <w:t>Mục đích</w:t>
      </w:r>
      <w:r w:rsidR="0090328E" w:rsidRPr="00CF739D">
        <w:rPr>
          <w:b/>
          <w:lang w:val="en-US"/>
        </w:rPr>
        <w:t xml:space="preserve">: </w:t>
      </w:r>
      <w:r w:rsidRPr="00920004">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Pr="00CF739D" w:rsidRDefault="00EC45DD" w:rsidP="00CF739D">
      <w:pPr>
        <w:pStyle w:val="Heading5"/>
        <w:numPr>
          <w:ilvl w:val="0"/>
          <w:numId w:val="81"/>
        </w:numPr>
        <w:spacing w:before="240" w:line="0" w:lineRule="atLeast"/>
        <w:ind w:left="720"/>
        <w:rPr>
          <w:rFonts w:cstheme="majorHAnsi"/>
          <w:lang w:val="en-US"/>
        </w:rPr>
      </w:pPr>
      <w:r w:rsidRPr="00CF739D">
        <w:rPr>
          <w:rFonts w:cstheme="majorHAnsi"/>
          <w:lang w:val="en-US"/>
        </w:rPr>
        <w:t>Giao diện</w:t>
      </w:r>
    </w:p>
    <w:p w14:paraId="2B344533" w14:textId="77777777" w:rsidR="00523613" w:rsidRPr="00920004" w:rsidRDefault="00523613" w:rsidP="00CF739D">
      <w:pPr>
        <w:keepNext/>
        <w:spacing w:before="240" w:line="0" w:lineRule="atLeast"/>
      </w:pPr>
      <w:r w:rsidRPr="00CF739D">
        <w:rPr>
          <w:noProof/>
          <w:lang w:val="en-US"/>
        </w:rPr>
        <w:drawing>
          <wp:inline distT="0" distB="0" distL="0" distR="0" wp14:anchorId="563529CF" wp14:editId="7D348559">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2385695"/>
                    </a:xfrm>
                    <a:prstGeom prst="rect">
                      <a:avLst/>
                    </a:prstGeom>
                  </pic:spPr>
                </pic:pic>
              </a:graphicData>
            </a:graphic>
          </wp:inline>
        </w:drawing>
      </w:r>
    </w:p>
    <w:p w14:paraId="3AD25041" w14:textId="22F1D107" w:rsidR="00523613" w:rsidRPr="00CF739D" w:rsidRDefault="00523613">
      <w:pPr>
        <w:pStyle w:val="Caption"/>
      </w:pPr>
      <w:bookmarkStart w:id="2377" w:name="_Toc53138051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34</w:t>
      </w:r>
      <w:r w:rsidR="00EF3636" w:rsidRPr="00CF739D">
        <w:fldChar w:fldCharType="end"/>
      </w:r>
      <w:r w:rsidRPr="00CF739D">
        <w:t xml:space="preserve"> Giao diện tìm kiếm</w:t>
      </w:r>
      <w:bookmarkEnd w:id="2377"/>
    </w:p>
    <w:p w14:paraId="3114B308" w14:textId="77777777" w:rsidR="00EC45DD" w:rsidRPr="00920004" w:rsidRDefault="00EC45DD" w:rsidP="00CF739D">
      <w:pPr>
        <w:keepNext/>
        <w:spacing w:before="240" w:line="0" w:lineRule="atLeast"/>
      </w:pPr>
      <w:r w:rsidRPr="00CF739D">
        <w:rPr>
          <w:noProof/>
          <w:lang w:val="en-US"/>
        </w:rPr>
        <w:drawing>
          <wp:inline distT="0" distB="0" distL="0" distR="0" wp14:anchorId="6BC0C324" wp14:editId="62EC945A">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9745" cy="2558415"/>
                    </a:xfrm>
                    <a:prstGeom prst="rect">
                      <a:avLst/>
                    </a:prstGeom>
                  </pic:spPr>
                </pic:pic>
              </a:graphicData>
            </a:graphic>
          </wp:inline>
        </w:drawing>
      </w:r>
    </w:p>
    <w:p w14:paraId="780455C0" w14:textId="3CED534D" w:rsidR="00EC45DD" w:rsidRPr="00CF739D" w:rsidRDefault="00EC45DD">
      <w:pPr>
        <w:pStyle w:val="Caption"/>
      </w:pPr>
      <w:bookmarkStart w:id="2378" w:name="_Toc531380512"/>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35</w:t>
      </w:r>
      <w:r w:rsidR="00EF3636" w:rsidRPr="00CF739D">
        <w:fldChar w:fldCharType="end"/>
      </w:r>
      <w:r w:rsidRPr="00CF739D">
        <w:t xml:space="preserve"> Giao diện tìm kiếm đơn hàng</w:t>
      </w:r>
      <w:r w:rsidR="00523613" w:rsidRPr="00CF739D">
        <w:t xml:space="preserve"> khi có kêt quả</w:t>
      </w:r>
      <w:bookmarkEnd w:id="2378"/>
    </w:p>
    <w:p w14:paraId="3B7F4ACE" w14:textId="77777777" w:rsidR="00E4365A" w:rsidRPr="00920004" w:rsidRDefault="00E4365A" w:rsidP="00CF739D">
      <w:pPr>
        <w:keepNext/>
        <w:spacing w:before="240" w:line="0" w:lineRule="atLeast"/>
      </w:pPr>
      <w:r w:rsidRPr="00CF739D">
        <w:rPr>
          <w:noProof/>
          <w:lang w:val="en-US"/>
        </w:rPr>
        <w:lastRenderedPageBreak/>
        <w:drawing>
          <wp:inline distT="0" distB="0" distL="0" distR="0" wp14:anchorId="2F743D6A" wp14:editId="290425A0">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9745" cy="3115310"/>
                    </a:xfrm>
                    <a:prstGeom prst="rect">
                      <a:avLst/>
                    </a:prstGeom>
                  </pic:spPr>
                </pic:pic>
              </a:graphicData>
            </a:graphic>
          </wp:inline>
        </w:drawing>
      </w:r>
    </w:p>
    <w:p w14:paraId="7FFBDCFD" w14:textId="4FB62BB7" w:rsidR="00E4365A" w:rsidRPr="00CF739D" w:rsidRDefault="00E4365A">
      <w:pPr>
        <w:pStyle w:val="Caption"/>
      </w:pPr>
      <w:bookmarkStart w:id="2379" w:name="_Toc531380513"/>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36</w:t>
      </w:r>
      <w:r w:rsidR="00EF3636" w:rsidRPr="00CF739D">
        <w:fldChar w:fldCharType="end"/>
      </w:r>
      <w:r w:rsidRPr="00CF739D">
        <w:t xml:space="preserve"> Giao diện tìm kiếm khi QR Code được bật</w:t>
      </w:r>
      <w:bookmarkEnd w:id="2379"/>
    </w:p>
    <w:p w14:paraId="7BFE403F" w14:textId="37641C24" w:rsidR="00EC45DD" w:rsidRPr="00CF739D" w:rsidRDefault="00EC45DD"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rsidRPr="00920004" w14:paraId="4842BF5B" w14:textId="77777777" w:rsidTr="00E4365A">
        <w:tc>
          <w:tcPr>
            <w:tcW w:w="805" w:type="dxa"/>
            <w:vAlign w:val="center"/>
          </w:tcPr>
          <w:p w14:paraId="71E5988C" w14:textId="77777777" w:rsidR="00A604BA" w:rsidRPr="00E64310" w:rsidRDefault="00A604BA" w:rsidP="00CF739D">
            <w:pPr>
              <w:jc w:val="center"/>
              <w:rPr>
                <w:b/>
                <w:lang w:val="en-US"/>
              </w:rPr>
            </w:pPr>
            <w:r w:rsidRPr="00E64310">
              <w:rPr>
                <w:b/>
                <w:lang w:val="en-US"/>
              </w:rPr>
              <w:t>STT</w:t>
            </w:r>
          </w:p>
        </w:tc>
        <w:tc>
          <w:tcPr>
            <w:tcW w:w="1980" w:type="dxa"/>
            <w:vAlign w:val="center"/>
          </w:tcPr>
          <w:p w14:paraId="101A24C1" w14:textId="77777777" w:rsidR="00A604BA" w:rsidRPr="00E64310" w:rsidRDefault="00A604BA" w:rsidP="00CF739D">
            <w:pPr>
              <w:jc w:val="center"/>
              <w:rPr>
                <w:b/>
                <w:lang w:val="en-US"/>
              </w:rPr>
            </w:pPr>
            <w:r w:rsidRPr="00E64310">
              <w:rPr>
                <w:b/>
                <w:lang w:val="en-US"/>
              </w:rPr>
              <w:t>Loại điều khiển</w:t>
            </w:r>
          </w:p>
        </w:tc>
        <w:tc>
          <w:tcPr>
            <w:tcW w:w="2970" w:type="dxa"/>
            <w:vAlign w:val="center"/>
          </w:tcPr>
          <w:p w14:paraId="5600B72F" w14:textId="77777777" w:rsidR="00A604BA" w:rsidRPr="00E64310" w:rsidRDefault="00A604BA" w:rsidP="00CF739D">
            <w:pPr>
              <w:jc w:val="center"/>
              <w:rPr>
                <w:b/>
                <w:lang w:val="en-US"/>
              </w:rPr>
            </w:pPr>
            <w:r w:rsidRPr="00E64310">
              <w:rPr>
                <w:b/>
                <w:lang w:val="en-US"/>
              </w:rPr>
              <w:t>Nội dung thực hiện</w:t>
            </w:r>
          </w:p>
        </w:tc>
        <w:tc>
          <w:tcPr>
            <w:tcW w:w="1266" w:type="dxa"/>
            <w:vAlign w:val="center"/>
          </w:tcPr>
          <w:p w14:paraId="74807351" w14:textId="77777777" w:rsidR="00A604BA" w:rsidRPr="00E64310" w:rsidRDefault="00A604BA" w:rsidP="00CF739D">
            <w:pPr>
              <w:jc w:val="center"/>
              <w:rPr>
                <w:b/>
                <w:lang w:val="en-US"/>
              </w:rPr>
            </w:pPr>
            <w:r w:rsidRPr="00E64310">
              <w:rPr>
                <w:b/>
                <w:lang w:val="en-US"/>
              </w:rPr>
              <w:t>Giá trị mặc định</w:t>
            </w:r>
          </w:p>
        </w:tc>
        <w:tc>
          <w:tcPr>
            <w:tcW w:w="1756" w:type="dxa"/>
            <w:vAlign w:val="center"/>
          </w:tcPr>
          <w:p w14:paraId="7ED4E42E" w14:textId="77777777" w:rsidR="00A604BA" w:rsidRPr="00E64310" w:rsidRDefault="00A604BA" w:rsidP="00CF739D">
            <w:pPr>
              <w:jc w:val="center"/>
              <w:rPr>
                <w:b/>
                <w:lang w:val="en-US"/>
              </w:rPr>
            </w:pPr>
            <w:r w:rsidRPr="00E64310">
              <w:rPr>
                <w:b/>
                <w:lang w:val="en-US"/>
              </w:rPr>
              <w:t>Lưu ý</w:t>
            </w:r>
          </w:p>
        </w:tc>
      </w:tr>
      <w:tr w:rsidR="002F5F09" w:rsidRPr="00920004" w14:paraId="0A4E50A8" w14:textId="77777777" w:rsidTr="00E4365A">
        <w:tc>
          <w:tcPr>
            <w:tcW w:w="805" w:type="dxa"/>
            <w:vAlign w:val="center"/>
          </w:tcPr>
          <w:p w14:paraId="54071726" w14:textId="7978FE5E" w:rsidR="002F5F09" w:rsidRPr="00920004" w:rsidRDefault="002F5F09" w:rsidP="00CF739D">
            <w:pPr>
              <w:spacing w:before="240" w:line="0" w:lineRule="atLeast"/>
              <w:jc w:val="center"/>
              <w:rPr>
                <w:lang w:val="en-US"/>
              </w:rPr>
            </w:pPr>
            <w:r w:rsidRPr="00920004">
              <w:rPr>
                <w:lang w:val="en-US"/>
              </w:rPr>
              <w:t>1</w:t>
            </w:r>
          </w:p>
        </w:tc>
        <w:tc>
          <w:tcPr>
            <w:tcW w:w="1980" w:type="dxa"/>
            <w:vAlign w:val="center"/>
          </w:tcPr>
          <w:p w14:paraId="2F0FF961" w14:textId="39546CFD" w:rsidR="002F5F09" w:rsidRPr="00920004" w:rsidRDefault="002F5F09" w:rsidP="00CF739D">
            <w:pPr>
              <w:rPr>
                <w:lang w:val="en-US"/>
              </w:rPr>
            </w:pPr>
            <w:r w:rsidRPr="00920004">
              <w:rPr>
                <w:lang w:val="en-US"/>
              </w:rPr>
              <w:t>imageView</w:t>
            </w:r>
          </w:p>
        </w:tc>
        <w:tc>
          <w:tcPr>
            <w:tcW w:w="2970" w:type="dxa"/>
            <w:vAlign w:val="center"/>
          </w:tcPr>
          <w:p w14:paraId="12DEB949" w14:textId="43C0BDA4" w:rsidR="002F5F09" w:rsidRPr="00920004" w:rsidRDefault="002F5F09" w:rsidP="00CF739D">
            <w:pPr>
              <w:rPr>
                <w:lang w:val="en-US"/>
              </w:rPr>
            </w:pPr>
            <w:r w:rsidRPr="00920004">
              <w:rPr>
                <w:lang w:val="en-US"/>
              </w:rPr>
              <w:t>Bật tắt quét mã QRCode</w:t>
            </w:r>
          </w:p>
        </w:tc>
        <w:tc>
          <w:tcPr>
            <w:tcW w:w="1266" w:type="dxa"/>
            <w:vAlign w:val="center"/>
          </w:tcPr>
          <w:p w14:paraId="0576DE18" w14:textId="77777777" w:rsidR="002F5F09" w:rsidRPr="00920004" w:rsidRDefault="002F5F09" w:rsidP="00CF739D">
            <w:pPr>
              <w:spacing w:before="240" w:line="0" w:lineRule="atLeast"/>
              <w:jc w:val="center"/>
              <w:rPr>
                <w:b/>
                <w:lang w:val="en-US"/>
              </w:rPr>
            </w:pPr>
          </w:p>
        </w:tc>
        <w:tc>
          <w:tcPr>
            <w:tcW w:w="1756" w:type="dxa"/>
            <w:vAlign w:val="center"/>
          </w:tcPr>
          <w:p w14:paraId="3C32F784" w14:textId="77777777" w:rsidR="002F5F09" w:rsidRPr="00920004" w:rsidRDefault="002F5F09" w:rsidP="00CF739D">
            <w:pPr>
              <w:spacing w:before="240" w:line="0" w:lineRule="atLeast"/>
              <w:jc w:val="center"/>
              <w:rPr>
                <w:b/>
                <w:lang w:val="en-US"/>
              </w:rPr>
            </w:pPr>
          </w:p>
        </w:tc>
      </w:tr>
      <w:tr w:rsidR="00A604BA" w:rsidRPr="00920004" w14:paraId="6A65765D" w14:textId="77777777" w:rsidTr="00E4365A">
        <w:tc>
          <w:tcPr>
            <w:tcW w:w="805" w:type="dxa"/>
          </w:tcPr>
          <w:p w14:paraId="7FD26624" w14:textId="1AB7E28D" w:rsidR="00A604BA" w:rsidRPr="00920004" w:rsidRDefault="002F5F09" w:rsidP="00CF739D">
            <w:pPr>
              <w:spacing w:before="240" w:line="0" w:lineRule="atLeast"/>
              <w:jc w:val="center"/>
              <w:rPr>
                <w:lang w:val="en-US"/>
              </w:rPr>
            </w:pPr>
            <w:r w:rsidRPr="00920004">
              <w:rPr>
                <w:lang w:val="en-US"/>
              </w:rPr>
              <w:t>2</w:t>
            </w:r>
          </w:p>
        </w:tc>
        <w:tc>
          <w:tcPr>
            <w:tcW w:w="1980" w:type="dxa"/>
          </w:tcPr>
          <w:p w14:paraId="45A55F20" w14:textId="77777777" w:rsidR="00A604BA" w:rsidRPr="00920004" w:rsidRDefault="00A604BA" w:rsidP="00CF739D">
            <w:pPr>
              <w:rPr>
                <w:lang w:val="en-US"/>
              </w:rPr>
            </w:pPr>
            <w:r w:rsidRPr="00920004">
              <w:rPr>
                <w:lang w:val="en-US"/>
              </w:rPr>
              <w:t>inputText</w:t>
            </w:r>
          </w:p>
        </w:tc>
        <w:tc>
          <w:tcPr>
            <w:tcW w:w="2970" w:type="dxa"/>
          </w:tcPr>
          <w:p w14:paraId="743F25C4" w14:textId="2645FD14" w:rsidR="00A604BA" w:rsidRPr="00920004" w:rsidRDefault="00A604BA" w:rsidP="00CF739D">
            <w:pPr>
              <w:rPr>
                <w:lang w:val="en-US"/>
              </w:rPr>
            </w:pPr>
            <w:r w:rsidRPr="00920004">
              <w:rPr>
                <w:lang w:val="en-US"/>
              </w:rPr>
              <w:t>Nhập tên khách hàng</w:t>
            </w:r>
          </w:p>
        </w:tc>
        <w:tc>
          <w:tcPr>
            <w:tcW w:w="1266" w:type="dxa"/>
          </w:tcPr>
          <w:p w14:paraId="3598B38F" w14:textId="77777777" w:rsidR="00A604BA" w:rsidRPr="00920004" w:rsidRDefault="00A604BA" w:rsidP="00CF739D">
            <w:pPr>
              <w:spacing w:before="240" w:line="0" w:lineRule="atLeast"/>
              <w:rPr>
                <w:lang w:val="en-US"/>
              </w:rPr>
            </w:pPr>
          </w:p>
        </w:tc>
        <w:tc>
          <w:tcPr>
            <w:tcW w:w="1756" w:type="dxa"/>
          </w:tcPr>
          <w:p w14:paraId="3E2D4965" w14:textId="77777777" w:rsidR="00A604BA" w:rsidRPr="00920004" w:rsidRDefault="00A604BA" w:rsidP="00CF739D">
            <w:pPr>
              <w:spacing w:before="240" w:line="0" w:lineRule="atLeast"/>
              <w:rPr>
                <w:lang w:val="en-US"/>
              </w:rPr>
            </w:pPr>
          </w:p>
        </w:tc>
      </w:tr>
      <w:tr w:rsidR="00A604BA" w:rsidRPr="00920004" w14:paraId="7FD8A145" w14:textId="77777777" w:rsidTr="00E4365A">
        <w:tc>
          <w:tcPr>
            <w:tcW w:w="805" w:type="dxa"/>
          </w:tcPr>
          <w:p w14:paraId="517AC359" w14:textId="1B7AF140" w:rsidR="00A604BA" w:rsidRPr="00920004" w:rsidRDefault="002F5F09" w:rsidP="00CF739D">
            <w:pPr>
              <w:spacing w:before="240" w:line="0" w:lineRule="atLeast"/>
              <w:jc w:val="center"/>
              <w:rPr>
                <w:lang w:val="en-US"/>
              </w:rPr>
            </w:pPr>
            <w:r w:rsidRPr="00920004">
              <w:rPr>
                <w:lang w:val="en-US"/>
              </w:rPr>
              <w:t>3</w:t>
            </w:r>
          </w:p>
        </w:tc>
        <w:tc>
          <w:tcPr>
            <w:tcW w:w="1980" w:type="dxa"/>
          </w:tcPr>
          <w:p w14:paraId="6DA506F2" w14:textId="08DE7592" w:rsidR="00A604BA" w:rsidRPr="00920004" w:rsidRDefault="00A604BA" w:rsidP="00CF739D">
            <w:pPr>
              <w:rPr>
                <w:lang w:val="en-US"/>
              </w:rPr>
            </w:pPr>
            <w:r w:rsidRPr="00920004">
              <w:rPr>
                <w:lang w:val="en-US"/>
              </w:rPr>
              <w:t>inputText</w:t>
            </w:r>
          </w:p>
        </w:tc>
        <w:tc>
          <w:tcPr>
            <w:tcW w:w="2970" w:type="dxa"/>
          </w:tcPr>
          <w:p w14:paraId="6F08550B" w14:textId="38DD2C73" w:rsidR="00A604BA" w:rsidRPr="00920004" w:rsidRDefault="00A604BA" w:rsidP="00CF739D">
            <w:pPr>
              <w:rPr>
                <w:lang w:val="en-US"/>
              </w:rPr>
            </w:pPr>
            <w:r w:rsidRPr="00920004">
              <w:rPr>
                <w:lang w:val="en-US"/>
              </w:rPr>
              <w:t>Nhập ID đơn hàng</w:t>
            </w:r>
          </w:p>
        </w:tc>
        <w:tc>
          <w:tcPr>
            <w:tcW w:w="1266" w:type="dxa"/>
          </w:tcPr>
          <w:p w14:paraId="2DB36CD3" w14:textId="77777777" w:rsidR="00A604BA" w:rsidRPr="00920004" w:rsidRDefault="00A604BA" w:rsidP="00CF739D">
            <w:pPr>
              <w:spacing w:before="240" w:line="0" w:lineRule="atLeast"/>
              <w:rPr>
                <w:lang w:val="en-US"/>
              </w:rPr>
            </w:pPr>
          </w:p>
        </w:tc>
        <w:tc>
          <w:tcPr>
            <w:tcW w:w="1756" w:type="dxa"/>
          </w:tcPr>
          <w:p w14:paraId="5762AECC" w14:textId="77777777" w:rsidR="00A604BA" w:rsidRPr="00920004" w:rsidRDefault="00A604BA" w:rsidP="00CF739D">
            <w:pPr>
              <w:spacing w:before="240" w:line="0" w:lineRule="atLeast"/>
              <w:rPr>
                <w:lang w:val="en-US"/>
              </w:rPr>
            </w:pPr>
          </w:p>
        </w:tc>
      </w:tr>
      <w:tr w:rsidR="00A604BA" w:rsidRPr="00920004" w14:paraId="5FCC861B" w14:textId="77777777" w:rsidTr="00E4365A">
        <w:tc>
          <w:tcPr>
            <w:tcW w:w="805" w:type="dxa"/>
          </w:tcPr>
          <w:p w14:paraId="42D989A3" w14:textId="5685D64D" w:rsidR="00A604BA" w:rsidRPr="00920004" w:rsidRDefault="002F5F09" w:rsidP="00CF739D">
            <w:pPr>
              <w:spacing w:before="240" w:line="0" w:lineRule="atLeast"/>
              <w:jc w:val="center"/>
              <w:rPr>
                <w:lang w:val="en-US"/>
              </w:rPr>
            </w:pPr>
            <w:r w:rsidRPr="00920004">
              <w:rPr>
                <w:lang w:val="en-US"/>
              </w:rPr>
              <w:t>4</w:t>
            </w:r>
          </w:p>
        </w:tc>
        <w:tc>
          <w:tcPr>
            <w:tcW w:w="1980" w:type="dxa"/>
          </w:tcPr>
          <w:p w14:paraId="2E821978" w14:textId="26D0CEAD" w:rsidR="00A604BA" w:rsidRPr="00920004" w:rsidRDefault="00A604BA" w:rsidP="00CF739D">
            <w:pPr>
              <w:rPr>
                <w:lang w:val="en-US"/>
              </w:rPr>
            </w:pPr>
            <w:r w:rsidRPr="00920004">
              <w:rPr>
                <w:lang w:val="en-US"/>
              </w:rPr>
              <w:t>Button</w:t>
            </w:r>
          </w:p>
        </w:tc>
        <w:tc>
          <w:tcPr>
            <w:tcW w:w="2970" w:type="dxa"/>
          </w:tcPr>
          <w:p w14:paraId="5017DDFE" w14:textId="1A3D44EC" w:rsidR="00A604BA" w:rsidRPr="00920004" w:rsidRDefault="00A604BA" w:rsidP="00CF739D">
            <w:pPr>
              <w:rPr>
                <w:lang w:val="en-US"/>
              </w:rPr>
            </w:pPr>
            <w:r w:rsidRPr="00920004">
              <w:rPr>
                <w:lang w:val="en-US"/>
              </w:rPr>
              <w:t>Tìm kiếm</w:t>
            </w:r>
          </w:p>
        </w:tc>
        <w:tc>
          <w:tcPr>
            <w:tcW w:w="1266" w:type="dxa"/>
          </w:tcPr>
          <w:p w14:paraId="3EAC4B77" w14:textId="77777777" w:rsidR="00A604BA" w:rsidRPr="00920004" w:rsidRDefault="00A604BA" w:rsidP="00CF739D">
            <w:pPr>
              <w:spacing w:before="240" w:line="0" w:lineRule="atLeast"/>
              <w:rPr>
                <w:lang w:val="en-US"/>
              </w:rPr>
            </w:pPr>
          </w:p>
        </w:tc>
        <w:tc>
          <w:tcPr>
            <w:tcW w:w="1756" w:type="dxa"/>
          </w:tcPr>
          <w:p w14:paraId="72D7E72C" w14:textId="77777777" w:rsidR="00A604BA" w:rsidRPr="00920004" w:rsidRDefault="00A604BA" w:rsidP="00CF739D">
            <w:pPr>
              <w:spacing w:before="240" w:line="0" w:lineRule="atLeast"/>
              <w:rPr>
                <w:lang w:val="en-US"/>
              </w:rPr>
            </w:pPr>
          </w:p>
        </w:tc>
      </w:tr>
      <w:tr w:rsidR="00A604BA" w:rsidRPr="00920004" w14:paraId="1556CB6D" w14:textId="77777777" w:rsidTr="00E4365A">
        <w:tc>
          <w:tcPr>
            <w:tcW w:w="805" w:type="dxa"/>
          </w:tcPr>
          <w:p w14:paraId="16E8581B" w14:textId="677B2EB2" w:rsidR="00A604BA" w:rsidRPr="00920004" w:rsidRDefault="002F5F09" w:rsidP="00CF739D">
            <w:pPr>
              <w:spacing w:before="240" w:line="0" w:lineRule="atLeast"/>
              <w:jc w:val="center"/>
              <w:rPr>
                <w:lang w:val="en-US"/>
              </w:rPr>
            </w:pPr>
            <w:r w:rsidRPr="00920004">
              <w:rPr>
                <w:lang w:val="en-US"/>
              </w:rPr>
              <w:t>5</w:t>
            </w:r>
          </w:p>
        </w:tc>
        <w:tc>
          <w:tcPr>
            <w:tcW w:w="1980" w:type="dxa"/>
          </w:tcPr>
          <w:p w14:paraId="6A88CEA9" w14:textId="35E42E5F" w:rsidR="00A604BA" w:rsidRPr="00920004" w:rsidRDefault="00A604BA" w:rsidP="00CF739D">
            <w:pPr>
              <w:rPr>
                <w:lang w:val="en-US"/>
              </w:rPr>
            </w:pPr>
            <w:r w:rsidRPr="00920004">
              <w:rPr>
                <w:lang w:val="en-US"/>
              </w:rPr>
              <w:t>textView</w:t>
            </w:r>
          </w:p>
        </w:tc>
        <w:tc>
          <w:tcPr>
            <w:tcW w:w="2970" w:type="dxa"/>
          </w:tcPr>
          <w:p w14:paraId="1D6D14D8" w14:textId="4EC2609D" w:rsidR="00A604BA" w:rsidRPr="00920004" w:rsidRDefault="00A604BA" w:rsidP="00CF739D">
            <w:pPr>
              <w:rPr>
                <w:lang w:val="en-US"/>
              </w:rPr>
            </w:pPr>
            <w:r w:rsidRPr="00920004">
              <w:rPr>
                <w:lang w:val="en-US"/>
              </w:rPr>
              <w:t>Tên khách hàng</w:t>
            </w:r>
          </w:p>
        </w:tc>
        <w:tc>
          <w:tcPr>
            <w:tcW w:w="1266" w:type="dxa"/>
          </w:tcPr>
          <w:p w14:paraId="7CC56813" w14:textId="77777777" w:rsidR="00A604BA" w:rsidRPr="00920004" w:rsidRDefault="00A604BA" w:rsidP="00CF739D">
            <w:pPr>
              <w:spacing w:before="240" w:line="0" w:lineRule="atLeast"/>
              <w:rPr>
                <w:lang w:val="en-US"/>
              </w:rPr>
            </w:pPr>
          </w:p>
        </w:tc>
        <w:tc>
          <w:tcPr>
            <w:tcW w:w="1756" w:type="dxa"/>
          </w:tcPr>
          <w:p w14:paraId="3C36974A" w14:textId="77777777" w:rsidR="00A604BA" w:rsidRPr="00920004" w:rsidRDefault="00A604BA" w:rsidP="00CF739D">
            <w:pPr>
              <w:spacing w:before="240" w:line="0" w:lineRule="atLeast"/>
              <w:rPr>
                <w:lang w:val="en-US"/>
              </w:rPr>
            </w:pPr>
          </w:p>
        </w:tc>
      </w:tr>
      <w:tr w:rsidR="00A604BA" w:rsidRPr="00920004" w14:paraId="1B2C8F28" w14:textId="77777777" w:rsidTr="00E4365A">
        <w:tc>
          <w:tcPr>
            <w:tcW w:w="805" w:type="dxa"/>
          </w:tcPr>
          <w:p w14:paraId="492C55A5" w14:textId="7BBB63FD" w:rsidR="00A604BA" w:rsidRPr="00920004" w:rsidRDefault="002F5F09" w:rsidP="00CF739D">
            <w:pPr>
              <w:spacing w:before="240" w:line="0" w:lineRule="atLeast"/>
              <w:jc w:val="center"/>
              <w:rPr>
                <w:lang w:val="en-US"/>
              </w:rPr>
            </w:pPr>
            <w:r w:rsidRPr="00920004">
              <w:rPr>
                <w:lang w:val="en-US"/>
              </w:rPr>
              <w:t>6</w:t>
            </w:r>
          </w:p>
        </w:tc>
        <w:tc>
          <w:tcPr>
            <w:tcW w:w="1980" w:type="dxa"/>
          </w:tcPr>
          <w:p w14:paraId="44DE693E" w14:textId="78BA6FE3" w:rsidR="00A604BA" w:rsidRPr="00920004" w:rsidRDefault="00295CFF" w:rsidP="00CF739D">
            <w:pPr>
              <w:rPr>
                <w:lang w:val="en-US"/>
              </w:rPr>
            </w:pPr>
            <w:r w:rsidRPr="00920004">
              <w:rPr>
                <w:lang w:val="en-US"/>
              </w:rPr>
              <w:t>textView</w:t>
            </w:r>
          </w:p>
        </w:tc>
        <w:tc>
          <w:tcPr>
            <w:tcW w:w="2970" w:type="dxa"/>
          </w:tcPr>
          <w:p w14:paraId="2378423F" w14:textId="44A81E18" w:rsidR="00A604BA" w:rsidRPr="00920004" w:rsidRDefault="00295CFF" w:rsidP="00CF739D">
            <w:pPr>
              <w:rPr>
                <w:lang w:val="en-US"/>
              </w:rPr>
            </w:pPr>
            <w:r w:rsidRPr="00920004">
              <w:rPr>
                <w:lang w:val="en-US"/>
              </w:rPr>
              <w:t>Trạng thái đơn hàng</w:t>
            </w:r>
          </w:p>
        </w:tc>
        <w:tc>
          <w:tcPr>
            <w:tcW w:w="1266" w:type="dxa"/>
          </w:tcPr>
          <w:p w14:paraId="579232BE" w14:textId="77777777" w:rsidR="00A604BA" w:rsidRPr="00920004" w:rsidRDefault="00A604BA" w:rsidP="00CF739D">
            <w:pPr>
              <w:spacing w:before="240" w:line="0" w:lineRule="atLeast"/>
              <w:rPr>
                <w:lang w:val="en-US"/>
              </w:rPr>
            </w:pPr>
          </w:p>
        </w:tc>
        <w:tc>
          <w:tcPr>
            <w:tcW w:w="1756" w:type="dxa"/>
          </w:tcPr>
          <w:p w14:paraId="1EB18448" w14:textId="77777777" w:rsidR="00A604BA" w:rsidRPr="00920004" w:rsidRDefault="00A604BA" w:rsidP="00CF739D">
            <w:pPr>
              <w:spacing w:before="240" w:line="0" w:lineRule="atLeast"/>
              <w:rPr>
                <w:lang w:val="en-US"/>
              </w:rPr>
            </w:pPr>
          </w:p>
        </w:tc>
      </w:tr>
      <w:tr w:rsidR="00295CFF" w:rsidRPr="00920004" w14:paraId="264F410B" w14:textId="77777777" w:rsidTr="00E4365A">
        <w:tc>
          <w:tcPr>
            <w:tcW w:w="805" w:type="dxa"/>
          </w:tcPr>
          <w:p w14:paraId="435055FB" w14:textId="5EF7CE61" w:rsidR="00295CFF" w:rsidRPr="00920004" w:rsidRDefault="002F5F09" w:rsidP="00CF739D">
            <w:pPr>
              <w:spacing w:before="240" w:line="0" w:lineRule="atLeast"/>
              <w:jc w:val="center"/>
              <w:rPr>
                <w:lang w:val="en-US"/>
              </w:rPr>
            </w:pPr>
            <w:r w:rsidRPr="00920004">
              <w:rPr>
                <w:lang w:val="en-US"/>
              </w:rPr>
              <w:t>7</w:t>
            </w:r>
          </w:p>
        </w:tc>
        <w:tc>
          <w:tcPr>
            <w:tcW w:w="1980" w:type="dxa"/>
          </w:tcPr>
          <w:p w14:paraId="7BFF6249" w14:textId="34C7EAA8" w:rsidR="00295CFF" w:rsidRPr="00920004" w:rsidRDefault="00295CFF" w:rsidP="00CF739D">
            <w:pPr>
              <w:rPr>
                <w:lang w:val="en-US"/>
              </w:rPr>
            </w:pPr>
            <w:r w:rsidRPr="00920004">
              <w:rPr>
                <w:lang w:val="en-US"/>
              </w:rPr>
              <w:t>textView</w:t>
            </w:r>
          </w:p>
        </w:tc>
        <w:tc>
          <w:tcPr>
            <w:tcW w:w="2970" w:type="dxa"/>
          </w:tcPr>
          <w:p w14:paraId="0F6A7E23" w14:textId="778F3E6F" w:rsidR="00295CFF" w:rsidRPr="00920004" w:rsidRDefault="00295CFF" w:rsidP="00CF739D">
            <w:pPr>
              <w:rPr>
                <w:lang w:val="en-US"/>
              </w:rPr>
            </w:pPr>
            <w:r w:rsidRPr="00920004">
              <w:rPr>
                <w:lang w:val="en-US"/>
              </w:rPr>
              <w:t>Email khách hàng</w:t>
            </w:r>
          </w:p>
        </w:tc>
        <w:tc>
          <w:tcPr>
            <w:tcW w:w="1266" w:type="dxa"/>
          </w:tcPr>
          <w:p w14:paraId="0375C2AF" w14:textId="77777777" w:rsidR="00295CFF" w:rsidRPr="00920004" w:rsidRDefault="00295CFF" w:rsidP="00CF739D">
            <w:pPr>
              <w:spacing w:before="240" w:line="0" w:lineRule="atLeast"/>
              <w:rPr>
                <w:lang w:val="en-US"/>
              </w:rPr>
            </w:pPr>
          </w:p>
        </w:tc>
        <w:tc>
          <w:tcPr>
            <w:tcW w:w="1756" w:type="dxa"/>
          </w:tcPr>
          <w:p w14:paraId="57BA6F5E" w14:textId="77777777" w:rsidR="00295CFF" w:rsidRPr="00920004" w:rsidRDefault="00295CFF" w:rsidP="00CF739D">
            <w:pPr>
              <w:spacing w:before="240" w:line="0" w:lineRule="atLeast"/>
              <w:rPr>
                <w:lang w:val="en-US"/>
              </w:rPr>
            </w:pPr>
          </w:p>
        </w:tc>
      </w:tr>
      <w:tr w:rsidR="00295CFF" w:rsidRPr="00920004" w14:paraId="360786D1" w14:textId="77777777" w:rsidTr="00E4365A">
        <w:tc>
          <w:tcPr>
            <w:tcW w:w="805" w:type="dxa"/>
          </w:tcPr>
          <w:p w14:paraId="790931A5" w14:textId="63B5479D" w:rsidR="00295CFF" w:rsidRPr="00920004" w:rsidRDefault="002F5F09" w:rsidP="00CF739D">
            <w:pPr>
              <w:spacing w:before="240" w:line="0" w:lineRule="atLeast"/>
              <w:jc w:val="center"/>
              <w:rPr>
                <w:lang w:val="en-US"/>
              </w:rPr>
            </w:pPr>
            <w:r w:rsidRPr="00920004">
              <w:rPr>
                <w:lang w:val="en-US"/>
              </w:rPr>
              <w:t>7</w:t>
            </w:r>
          </w:p>
        </w:tc>
        <w:tc>
          <w:tcPr>
            <w:tcW w:w="1980" w:type="dxa"/>
          </w:tcPr>
          <w:p w14:paraId="70C28E09" w14:textId="7CA1C38B" w:rsidR="00295CFF" w:rsidRPr="00920004" w:rsidRDefault="00295CFF" w:rsidP="00CF739D">
            <w:pPr>
              <w:rPr>
                <w:lang w:val="en-US"/>
              </w:rPr>
            </w:pPr>
            <w:r w:rsidRPr="00920004">
              <w:rPr>
                <w:lang w:val="en-US"/>
              </w:rPr>
              <w:t>textView</w:t>
            </w:r>
          </w:p>
        </w:tc>
        <w:tc>
          <w:tcPr>
            <w:tcW w:w="2970" w:type="dxa"/>
          </w:tcPr>
          <w:p w14:paraId="72CFDC4A" w14:textId="39940D26" w:rsidR="00295CFF" w:rsidRPr="00920004" w:rsidRDefault="00295CFF" w:rsidP="00CF739D">
            <w:pPr>
              <w:rPr>
                <w:lang w:val="en-US"/>
              </w:rPr>
            </w:pPr>
            <w:r w:rsidRPr="00920004">
              <w:rPr>
                <w:lang w:val="en-US"/>
              </w:rPr>
              <w:t>Số điện thoại</w:t>
            </w:r>
          </w:p>
        </w:tc>
        <w:tc>
          <w:tcPr>
            <w:tcW w:w="1266" w:type="dxa"/>
          </w:tcPr>
          <w:p w14:paraId="2B42E7D0" w14:textId="77777777" w:rsidR="00295CFF" w:rsidRPr="00920004" w:rsidRDefault="00295CFF" w:rsidP="00CF739D">
            <w:pPr>
              <w:spacing w:before="240" w:line="0" w:lineRule="atLeast"/>
              <w:rPr>
                <w:lang w:val="en-US"/>
              </w:rPr>
            </w:pPr>
          </w:p>
        </w:tc>
        <w:tc>
          <w:tcPr>
            <w:tcW w:w="1756" w:type="dxa"/>
          </w:tcPr>
          <w:p w14:paraId="40C3E3D0" w14:textId="77777777" w:rsidR="00295CFF" w:rsidRPr="00920004" w:rsidRDefault="00295CFF" w:rsidP="00CF739D">
            <w:pPr>
              <w:spacing w:before="240" w:line="0" w:lineRule="atLeast"/>
              <w:rPr>
                <w:lang w:val="en-US"/>
              </w:rPr>
            </w:pPr>
          </w:p>
        </w:tc>
      </w:tr>
      <w:tr w:rsidR="00295CFF" w:rsidRPr="00920004" w14:paraId="2D77F47B" w14:textId="77777777" w:rsidTr="00E4365A">
        <w:tc>
          <w:tcPr>
            <w:tcW w:w="805" w:type="dxa"/>
          </w:tcPr>
          <w:p w14:paraId="70430645" w14:textId="3C892CD9" w:rsidR="00295CFF" w:rsidRPr="00920004" w:rsidRDefault="002F5F09" w:rsidP="00CF739D">
            <w:pPr>
              <w:spacing w:before="240" w:line="0" w:lineRule="atLeast"/>
              <w:jc w:val="center"/>
              <w:rPr>
                <w:lang w:val="en-US"/>
              </w:rPr>
            </w:pPr>
            <w:r w:rsidRPr="00920004">
              <w:rPr>
                <w:lang w:val="en-US"/>
              </w:rPr>
              <w:t>9</w:t>
            </w:r>
          </w:p>
        </w:tc>
        <w:tc>
          <w:tcPr>
            <w:tcW w:w="1980" w:type="dxa"/>
          </w:tcPr>
          <w:p w14:paraId="56547BFA" w14:textId="1A1B6778" w:rsidR="00295CFF" w:rsidRPr="00920004" w:rsidRDefault="00295CFF" w:rsidP="00CF739D">
            <w:pPr>
              <w:rPr>
                <w:lang w:val="en-US"/>
              </w:rPr>
            </w:pPr>
            <w:r w:rsidRPr="00920004">
              <w:rPr>
                <w:lang w:val="en-US"/>
              </w:rPr>
              <w:t>textView</w:t>
            </w:r>
          </w:p>
        </w:tc>
        <w:tc>
          <w:tcPr>
            <w:tcW w:w="2970" w:type="dxa"/>
          </w:tcPr>
          <w:p w14:paraId="022509DB" w14:textId="7FD7588F" w:rsidR="00295CFF" w:rsidRPr="00920004" w:rsidRDefault="00295CFF" w:rsidP="00CF739D">
            <w:pPr>
              <w:rPr>
                <w:lang w:val="en-US"/>
              </w:rPr>
            </w:pPr>
            <w:r w:rsidRPr="00920004">
              <w:rPr>
                <w:lang w:val="en-US"/>
              </w:rPr>
              <w:t>Số lượng kết quả</w:t>
            </w:r>
          </w:p>
        </w:tc>
        <w:tc>
          <w:tcPr>
            <w:tcW w:w="1266" w:type="dxa"/>
          </w:tcPr>
          <w:p w14:paraId="61F7B67A" w14:textId="036D5FF0" w:rsidR="00295CFF" w:rsidRPr="00920004" w:rsidRDefault="00295CFF" w:rsidP="00CF739D">
            <w:pPr>
              <w:spacing w:before="240" w:line="0" w:lineRule="atLeast"/>
              <w:jc w:val="center"/>
              <w:rPr>
                <w:lang w:val="en-US"/>
              </w:rPr>
            </w:pPr>
            <w:r w:rsidRPr="00920004">
              <w:rPr>
                <w:lang w:val="en-US"/>
              </w:rPr>
              <w:t>0</w:t>
            </w:r>
          </w:p>
        </w:tc>
        <w:tc>
          <w:tcPr>
            <w:tcW w:w="1756" w:type="dxa"/>
          </w:tcPr>
          <w:p w14:paraId="77204EB2" w14:textId="77777777" w:rsidR="00295CFF" w:rsidRPr="00920004" w:rsidRDefault="00295CFF" w:rsidP="00CF739D">
            <w:pPr>
              <w:keepNext/>
              <w:spacing w:before="240" w:line="0" w:lineRule="atLeast"/>
              <w:rPr>
                <w:lang w:val="en-US"/>
              </w:rPr>
            </w:pPr>
          </w:p>
        </w:tc>
      </w:tr>
    </w:tbl>
    <w:p w14:paraId="169875A2" w14:textId="0378B5DF" w:rsidR="00A604BA" w:rsidRPr="00CF739D" w:rsidRDefault="009E4E70" w:rsidP="00CF739D">
      <w:pPr>
        <w:pStyle w:val="Caption"/>
        <w:rPr>
          <w:lang w:val="en-US"/>
        </w:rPr>
      </w:pPr>
      <w:bookmarkStart w:id="2380" w:name="_Toc531504585"/>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24</w:t>
      </w:r>
      <w:r w:rsidR="00D632EE" w:rsidRPr="00CF739D">
        <w:fldChar w:fldCharType="end"/>
      </w:r>
      <w:r w:rsidRPr="00CF739D">
        <w:rPr>
          <w:lang w:val="en-US"/>
        </w:rPr>
        <w:t xml:space="preserve"> Các thành phần giao diện tìm kiếm đơn hàng</w:t>
      </w:r>
      <w:bookmarkEnd w:id="2380"/>
    </w:p>
    <w:p w14:paraId="61EB96DE" w14:textId="1606229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rsidRPr="00920004" w14:paraId="3DDD64A5" w14:textId="77777777" w:rsidTr="00E4365A">
        <w:tc>
          <w:tcPr>
            <w:tcW w:w="805" w:type="dxa"/>
            <w:vMerge w:val="restart"/>
            <w:vAlign w:val="center"/>
          </w:tcPr>
          <w:p w14:paraId="21EC09B6" w14:textId="77777777" w:rsidR="00295CFF" w:rsidRPr="00E64310" w:rsidRDefault="00295CFF" w:rsidP="00CF739D">
            <w:pPr>
              <w:jc w:val="center"/>
              <w:rPr>
                <w:b/>
                <w:lang w:val="en-US"/>
              </w:rPr>
            </w:pPr>
            <w:r w:rsidRPr="00E64310">
              <w:rPr>
                <w:b/>
                <w:lang w:val="en-US"/>
              </w:rPr>
              <w:t>STT</w:t>
            </w:r>
          </w:p>
        </w:tc>
        <w:tc>
          <w:tcPr>
            <w:tcW w:w="2120" w:type="dxa"/>
            <w:vMerge w:val="restart"/>
            <w:vAlign w:val="center"/>
          </w:tcPr>
          <w:p w14:paraId="773D3EAA" w14:textId="77777777" w:rsidR="00295CFF" w:rsidRPr="00E64310" w:rsidRDefault="00295CFF" w:rsidP="00CF739D">
            <w:pPr>
              <w:jc w:val="center"/>
              <w:rPr>
                <w:b/>
                <w:lang w:val="en-US"/>
              </w:rPr>
            </w:pPr>
            <w:r w:rsidRPr="00E64310">
              <w:rPr>
                <w:b/>
                <w:lang w:val="en-US"/>
              </w:rPr>
              <w:t>Tên bảng/</w:t>
            </w:r>
          </w:p>
          <w:p w14:paraId="0399FEC4" w14:textId="77777777" w:rsidR="00295CFF" w:rsidRPr="00E64310" w:rsidRDefault="00295CFF" w:rsidP="00CF739D">
            <w:pPr>
              <w:jc w:val="center"/>
              <w:rPr>
                <w:b/>
                <w:lang w:val="en-US"/>
              </w:rPr>
            </w:pPr>
            <w:r w:rsidRPr="00E64310">
              <w:rPr>
                <w:b/>
                <w:lang w:val="en-US"/>
              </w:rPr>
              <w:t>Cấu trúc dữ liệu</w:t>
            </w:r>
          </w:p>
        </w:tc>
        <w:tc>
          <w:tcPr>
            <w:tcW w:w="5852" w:type="dxa"/>
            <w:gridSpan w:val="4"/>
            <w:vAlign w:val="center"/>
          </w:tcPr>
          <w:p w14:paraId="45CF542F" w14:textId="77777777" w:rsidR="00295CFF" w:rsidRPr="00E64310" w:rsidRDefault="00295CFF" w:rsidP="00CF739D">
            <w:pPr>
              <w:jc w:val="center"/>
              <w:rPr>
                <w:b/>
                <w:lang w:val="en-US"/>
              </w:rPr>
            </w:pPr>
            <w:r w:rsidRPr="00E64310">
              <w:rPr>
                <w:b/>
                <w:lang w:val="en-US"/>
              </w:rPr>
              <w:t>Phương thức</w:t>
            </w:r>
          </w:p>
        </w:tc>
      </w:tr>
      <w:tr w:rsidR="00295CFF" w:rsidRPr="00920004" w14:paraId="78FC7DFB" w14:textId="77777777" w:rsidTr="00E4365A">
        <w:tc>
          <w:tcPr>
            <w:tcW w:w="805" w:type="dxa"/>
            <w:vMerge/>
            <w:vAlign w:val="center"/>
          </w:tcPr>
          <w:p w14:paraId="716AD20C" w14:textId="77777777" w:rsidR="00295CFF" w:rsidRPr="00E64310" w:rsidRDefault="00295CFF" w:rsidP="00CF739D">
            <w:pPr>
              <w:jc w:val="center"/>
              <w:rPr>
                <w:b/>
                <w:lang w:val="en-US"/>
              </w:rPr>
            </w:pPr>
          </w:p>
        </w:tc>
        <w:tc>
          <w:tcPr>
            <w:tcW w:w="2120" w:type="dxa"/>
            <w:vMerge/>
            <w:vAlign w:val="center"/>
          </w:tcPr>
          <w:p w14:paraId="2A091AD6" w14:textId="77777777" w:rsidR="00295CFF" w:rsidRPr="00E64310" w:rsidRDefault="00295CFF" w:rsidP="00CF739D">
            <w:pPr>
              <w:jc w:val="center"/>
              <w:rPr>
                <w:b/>
                <w:lang w:val="en-US"/>
              </w:rPr>
            </w:pPr>
          </w:p>
        </w:tc>
        <w:tc>
          <w:tcPr>
            <w:tcW w:w="1463" w:type="dxa"/>
            <w:vAlign w:val="center"/>
          </w:tcPr>
          <w:p w14:paraId="3A573C9D" w14:textId="77777777" w:rsidR="00295CFF" w:rsidRPr="00E64310" w:rsidRDefault="00295CFF" w:rsidP="00CF739D">
            <w:pPr>
              <w:jc w:val="center"/>
              <w:rPr>
                <w:b/>
                <w:lang w:val="en-US"/>
              </w:rPr>
            </w:pPr>
            <w:r w:rsidRPr="00E64310">
              <w:rPr>
                <w:b/>
                <w:lang w:val="en-US"/>
              </w:rPr>
              <w:t>Thêm</w:t>
            </w:r>
          </w:p>
        </w:tc>
        <w:tc>
          <w:tcPr>
            <w:tcW w:w="1463" w:type="dxa"/>
            <w:vAlign w:val="center"/>
          </w:tcPr>
          <w:p w14:paraId="3FBD27B4" w14:textId="77777777" w:rsidR="00295CFF" w:rsidRPr="00E64310" w:rsidRDefault="00295CFF" w:rsidP="00CF739D">
            <w:pPr>
              <w:jc w:val="center"/>
              <w:rPr>
                <w:b/>
                <w:lang w:val="en-US"/>
              </w:rPr>
            </w:pPr>
            <w:r w:rsidRPr="00E64310">
              <w:rPr>
                <w:b/>
                <w:lang w:val="en-US"/>
              </w:rPr>
              <w:t>Sửa</w:t>
            </w:r>
          </w:p>
        </w:tc>
        <w:tc>
          <w:tcPr>
            <w:tcW w:w="1463" w:type="dxa"/>
            <w:vAlign w:val="center"/>
          </w:tcPr>
          <w:p w14:paraId="56A907F8" w14:textId="77777777" w:rsidR="00295CFF" w:rsidRPr="00E64310" w:rsidRDefault="00295CFF" w:rsidP="00CF739D">
            <w:pPr>
              <w:jc w:val="center"/>
              <w:rPr>
                <w:b/>
                <w:lang w:val="en-US"/>
              </w:rPr>
            </w:pPr>
            <w:r w:rsidRPr="00E64310">
              <w:rPr>
                <w:b/>
                <w:lang w:val="en-US"/>
              </w:rPr>
              <w:t>Xóa</w:t>
            </w:r>
          </w:p>
        </w:tc>
        <w:tc>
          <w:tcPr>
            <w:tcW w:w="1463" w:type="dxa"/>
            <w:vAlign w:val="center"/>
          </w:tcPr>
          <w:p w14:paraId="2DA39E4B" w14:textId="77777777" w:rsidR="00295CFF" w:rsidRPr="00E64310" w:rsidRDefault="00295CFF" w:rsidP="00CF739D">
            <w:pPr>
              <w:jc w:val="center"/>
              <w:rPr>
                <w:b/>
                <w:lang w:val="en-US"/>
              </w:rPr>
            </w:pPr>
            <w:r w:rsidRPr="00E64310">
              <w:rPr>
                <w:b/>
                <w:lang w:val="en-US"/>
              </w:rPr>
              <w:t>Truy vấn</w:t>
            </w:r>
          </w:p>
        </w:tc>
      </w:tr>
      <w:tr w:rsidR="00295CFF" w:rsidRPr="00920004" w14:paraId="57C8DB19" w14:textId="77777777" w:rsidTr="00E4365A">
        <w:tc>
          <w:tcPr>
            <w:tcW w:w="805" w:type="dxa"/>
          </w:tcPr>
          <w:p w14:paraId="097A051E" w14:textId="77777777" w:rsidR="00295CFF" w:rsidRPr="00920004" w:rsidRDefault="00295CFF" w:rsidP="00CF739D">
            <w:pPr>
              <w:spacing w:before="240" w:line="0" w:lineRule="atLeast"/>
              <w:jc w:val="center"/>
              <w:rPr>
                <w:lang w:val="en-US"/>
              </w:rPr>
            </w:pPr>
            <w:r w:rsidRPr="00920004">
              <w:rPr>
                <w:lang w:val="en-US"/>
              </w:rPr>
              <w:t>1</w:t>
            </w:r>
          </w:p>
        </w:tc>
        <w:tc>
          <w:tcPr>
            <w:tcW w:w="2120" w:type="dxa"/>
          </w:tcPr>
          <w:p w14:paraId="2922F7FD" w14:textId="39741B0E" w:rsidR="00295CFF" w:rsidRPr="00920004" w:rsidRDefault="00295CFF" w:rsidP="00CF739D">
            <w:pPr>
              <w:rPr>
                <w:lang w:val="en-US"/>
              </w:rPr>
            </w:pPr>
            <w:r w:rsidRPr="00920004">
              <w:rPr>
                <w:lang w:val="en-US"/>
              </w:rPr>
              <w:t>customer_order</w:t>
            </w:r>
          </w:p>
        </w:tc>
        <w:tc>
          <w:tcPr>
            <w:tcW w:w="1463" w:type="dxa"/>
          </w:tcPr>
          <w:p w14:paraId="3D905F34" w14:textId="77777777" w:rsidR="00295CFF" w:rsidRPr="00920004" w:rsidRDefault="00295CFF" w:rsidP="00CF739D">
            <w:pPr>
              <w:spacing w:before="240" w:line="0" w:lineRule="atLeast"/>
              <w:jc w:val="center"/>
              <w:rPr>
                <w:lang w:val="en-US"/>
              </w:rPr>
            </w:pPr>
          </w:p>
        </w:tc>
        <w:tc>
          <w:tcPr>
            <w:tcW w:w="1463" w:type="dxa"/>
          </w:tcPr>
          <w:p w14:paraId="66A133DE" w14:textId="77777777" w:rsidR="00295CFF" w:rsidRPr="00920004" w:rsidRDefault="00295CFF" w:rsidP="00CF739D">
            <w:pPr>
              <w:spacing w:before="240" w:line="0" w:lineRule="atLeast"/>
              <w:jc w:val="center"/>
              <w:rPr>
                <w:lang w:val="en-US"/>
              </w:rPr>
            </w:pPr>
          </w:p>
        </w:tc>
        <w:tc>
          <w:tcPr>
            <w:tcW w:w="1463" w:type="dxa"/>
          </w:tcPr>
          <w:p w14:paraId="514FADA7" w14:textId="77777777" w:rsidR="00295CFF" w:rsidRPr="00920004" w:rsidRDefault="00295CFF" w:rsidP="00CF739D">
            <w:pPr>
              <w:spacing w:before="240" w:line="0" w:lineRule="atLeast"/>
              <w:jc w:val="center"/>
              <w:rPr>
                <w:lang w:val="en-US"/>
              </w:rPr>
            </w:pPr>
          </w:p>
        </w:tc>
        <w:tc>
          <w:tcPr>
            <w:tcW w:w="1463" w:type="dxa"/>
          </w:tcPr>
          <w:p w14:paraId="78C5CFFB" w14:textId="77777777" w:rsidR="00295CFF" w:rsidRPr="00920004" w:rsidRDefault="00295CFF" w:rsidP="00CF739D">
            <w:pPr>
              <w:spacing w:before="240" w:line="0" w:lineRule="atLeast"/>
              <w:jc w:val="center"/>
              <w:rPr>
                <w:lang w:val="en-US"/>
              </w:rPr>
            </w:pPr>
            <w:r w:rsidRPr="00920004">
              <w:rPr>
                <w:lang w:val="en-US"/>
              </w:rPr>
              <w:t>X</w:t>
            </w:r>
          </w:p>
        </w:tc>
      </w:tr>
      <w:tr w:rsidR="00295CFF" w:rsidRPr="00920004" w14:paraId="7622EAD6" w14:textId="77777777" w:rsidTr="00E4365A">
        <w:tc>
          <w:tcPr>
            <w:tcW w:w="805" w:type="dxa"/>
          </w:tcPr>
          <w:p w14:paraId="4F8A454B" w14:textId="77777777" w:rsidR="00295CFF" w:rsidRPr="00920004" w:rsidRDefault="00295CFF" w:rsidP="00CF739D">
            <w:pPr>
              <w:spacing w:before="240" w:line="0" w:lineRule="atLeast"/>
              <w:jc w:val="center"/>
              <w:rPr>
                <w:lang w:val="en-US"/>
              </w:rPr>
            </w:pPr>
            <w:r w:rsidRPr="00920004">
              <w:rPr>
                <w:lang w:val="en-US"/>
              </w:rPr>
              <w:t>2</w:t>
            </w:r>
          </w:p>
        </w:tc>
        <w:tc>
          <w:tcPr>
            <w:tcW w:w="2120" w:type="dxa"/>
          </w:tcPr>
          <w:p w14:paraId="069127B7" w14:textId="77777777" w:rsidR="00295CFF" w:rsidRPr="00920004" w:rsidRDefault="00295CFF" w:rsidP="00CF739D">
            <w:pPr>
              <w:rPr>
                <w:lang w:val="en-US"/>
              </w:rPr>
            </w:pPr>
            <w:r w:rsidRPr="00920004">
              <w:rPr>
                <w:lang w:val="en-US"/>
              </w:rPr>
              <w:t>customer</w:t>
            </w:r>
          </w:p>
        </w:tc>
        <w:tc>
          <w:tcPr>
            <w:tcW w:w="1463" w:type="dxa"/>
          </w:tcPr>
          <w:p w14:paraId="09AD4650" w14:textId="77777777" w:rsidR="00295CFF" w:rsidRPr="00920004" w:rsidRDefault="00295CFF" w:rsidP="00CF739D">
            <w:pPr>
              <w:spacing w:before="240" w:line="0" w:lineRule="atLeast"/>
              <w:jc w:val="center"/>
              <w:rPr>
                <w:lang w:val="en-US"/>
              </w:rPr>
            </w:pPr>
          </w:p>
        </w:tc>
        <w:tc>
          <w:tcPr>
            <w:tcW w:w="1463" w:type="dxa"/>
          </w:tcPr>
          <w:p w14:paraId="576F32B1" w14:textId="77777777" w:rsidR="00295CFF" w:rsidRPr="00920004" w:rsidRDefault="00295CFF" w:rsidP="00CF739D">
            <w:pPr>
              <w:spacing w:before="240" w:line="0" w:lineRule="atLeast"/>
              <w:jc w:val="center"/>
              <w:rPr>
                <w:lang w:val="en-US"/>
              </w:rPr>
            </w:pPr>
          </w:p>
        </w:tc>
        <w:tc>
          <w:tcPr>
            <w:tcW w:w="1463" w:type="dxa"/>
          </w:tcPr>
          <w:p w14:paraId="5FF8A304" w14:textId="77777777" w:rsidR="00295CFF" w:rsidRPr="00920004" w:rsidRDefault="00295CFF" w:rsidP="00CF739D">
            <w:pPr>
              <w:spacing w:before="240" w:line="0" w:lineRule="atLeast"/>
              <w:jc w:val="center"/>
              <w:rPr>
                <w:lang w:val="en-US"/>
              </w:rPr>
            </w:pPr>
          </w:p>
        </w:tc>
        <w:tc>
          <w:tcPr>
            <w:tcW w:w="1463" w:type="dxa"/>
          </w:tcPr>
          <w:p w14:paraId="6092ADD0" w14:textId="77777777" w:rsidR="00295CFF" w:rsidRPr="00920004" w:rsidRDefault="00295CFF" w:rsidP="00CF739D">
            <w:pPr>
              <w:keepNext/>
              <w:spacing w:before="240" w:line="0" w:lineRule="atLeast"/>
              <w:jc w:val="center"/>
              <w:rPr>
                <w:lang w:val="en-US"/>
              </w:rPr>
            </w:pPr>
            <w:r w:rsidRPr="00920004">
              <w:rPr>
                <w:lang w:val="en-US"/>
              </w:rPr>
              <w:t>X</w:t>
            </w:r>
          </w:p>
        </w:tc>
      </w:tr>
    </w:tbl>
    <w:p w14:paraId="3B3E7432" w14:textId="4C051D85" w:rsidR="009E4E70" w:rsidRPr="00CF739D" w:rsidRDefault="009E4E70">
      <w:pPr>
        <w:pStyle w:val="Caption"/>
        <w:rPr>
          <w:lang w:val="en-US"/>
        </w:rPr>
      </w:pPr>
      <w:bookmarkStart w:id="2381" w:name="_Toc53150458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25</w:t>
      </w:r>
      <w:r w:rsidR="00D632EE" w:rsidRPr="00CF739D">
        <w:fldChar w:fldCharType="end"/>
      </w:r>
      <w:r w:rsidRPr="00920004">
        <w:rPr>
          <w:lang w:val="en-US"/>
        </w:rPr>
        <w:t xml:space="preserve"> Dữ liệu sử dụng tìm kiếm đơn hàng</w:t>
      </w:r>
      <w:bookmarkEnd w:id="2381"/>
    </w:p>
    <w:p w14:paraId="52BEEBF0" w14:textId="1E99C14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lastRenderedPageBreak/>
        <w:t>Cách xử lí</w:t>
      </w:r>
    </w:p>
    <w:p w14:paraId="64C7CB21" w14:textId="758A605D" w:rsidR="009F114E" w:rsidRPr="00920004" w:rsidRDefault="00FC4F90" w:rsidP="00CF739D">
      <w:pPr>
        <w:keepNext/>
        <w:spacing w:before="240" w:line="0" w:lineRule="atLeast"/>
        <w:jc w:val="center"/>
      </w:pPr>
      <w:r w:rsidRPr="00920004">
        <w:t xml:space="preserve"> </w:t>
      </w:r>
      <w:r w:rsidRPr="00CF739D">
        <w:rPr>
          <w:noProof/>
        </w:rPr>
        <w:drawing>
          <wp:inline distT="0" distB="0" distL="0" distR="0" wp14:anchorId="6DCC73E2" wp14:editId="6AE19AB5">
            <wp:extent cx="5219700" cy="74914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8005" cy="7503390"/>
                    </a:xfrm>
                    <a:prstGeom prst="rect">
                      <a:avLst/>
                    </a:prstGeom>
                    <a:noFill/>
                    <a:ln>
                      <a:noFill/>
                    </a:ln>
                  </pic:spPr>
                </pic:pic>
              </a:graphicData>
            </a:graphic>
          </wp:inline>
        </w:drawing>
      </w:r>
    </w:p>
    <w:p w14:paraId="50AABFC0" w14:textId="7F28F01C" w:rsidR="00EB7385" w:rsidRPr="00920004" w:rsidRDefault="009F114E">
      <w:pPr>
        <w:pStyle w:val="Caption"/>
      </w:pPr>
      <w:bookmarkStart w:id="2382" w:name="_Toc531380514"/>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37</w:t>
      </w:r>
      <w:r w:rsidR="00EF3636" w:rsidRPr="00CF739D">
        <w:fldChar w:fldCharType="end"/>
      </w:r>
      <w:r w:rsidRPr="00CF739D">
        <w:t xml:space="preserve"> Sơ đồ cách xử lí tìm kiếm đơn hàng</w:t>
      </w:r>
      <w:bookmarkEnd w:id="2382"/>
    </w:p>
    <w:p w14:paraId="6C2245BB" w14:textId="4D3698CB" w:rsidR="00A61DB2" w:rsidRPr="00CF739D" w:rsidRDefault="00A61DB2" w:rsidP="00CF739D">
      <w:pPr>
        <w:pStyle w:val="Heading4"/>
        <w:spacing w:before="240" w:line="0" w:lineRule="atLeast"/>
        <w:rPr>
          <w:rFonts w:cstheme="majorHAnsi"/>
          <w:lang w:val="en-US"/>
        </w:rPr>
      </w:pPr>
      <w:bookmarkStart w:id="2383" w:name="_Toc531502269"/>
      <w:r w:rsidRPr="00CF739D">
        <w:rPr>
          <w:rFonts w:cstheme="majorHAnsi"/>
        </w:rPr>
        <w:lastRenderedPageBreak/>
        <w:t>Đăng nhập</w:t>
      </w:r>
      <w:r w:rsidRPr="00CF739D">
        <w:rPr>
          <w:rFonts w:cstheme="majorHAnsi"/>
          <w:lang w:val="en-US"/>
        </w:rPr>
        <w:t xml:space="preserve"> hệ thống</w:t>
      </w:r>
      <w:bookmarkEnd w:id="2383"/>
    </w:p>
    <w:p w14:paraId="5CB4352B" w14:textId="32366DA1" w:rsidR="00CF3985" w:rsidRPr="00CF739D" w:rsidRDefault="00CF3985" w:rsidP="00CF739D">
      <w:pPr>
        <w:ind w:firstLine="720"/>
        <w:rPr>
          <w:lang w:val="en-US"/>
        </w:rPr>
      </w:pPr>
      <w:r w:rsidRPr="00CF739D">
        <w:rPr>
          <w:b/>
          <w:lang w:val="en-US"/>
        </w:rPr>
        <w:t>Mục đích</w:t>
      </w:r>
      <w:r w:rsidR="0090328E" w:rsidRPr="00CF739D">
        <w:rPr>
          <w:b/>
          <w:lang w:val="en-US"/>
        </w:rPr>
        <w:t>:</w:t>
      </w:r>
    </w:p>
    <w:p w14:paraId="0B511C8B" w14:textId="4DE11619"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55CEFD45"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Loại tài khoản được chia làm hai loại: Tài khoản vô danh và tài khoản đã được xác thực.</w:t>
      </w:r>
    </w:p>
    <w:p w14:paraId="32FCABEE" w14:textId="52CB3D64" w:rsidR="00EF3636" w:rsidRPr="00920004" w:rsidRDefault="0090328E" w:rsidP="00CF739D">
      <w:pPr>
        <w:ind w:firstLine="450"/>
        <w:rPr>
          <w:lang w:val="en-US"/>
        </w:rPr>
      </w:pPr>
      <w:r w:rsidRPr="00920004">
        <w:rPr>
          <w:lang w:val="en-US"/>
        </w:rPr>
        <w:t xml:space="preserve">- </w:t>
      </w:r>
      <w:r w:rsidR="004A26FE" w:rsidRPr="00920004">
        <w:rPr>
          <w:lang w:val="en-US"/>
        </w:rPr>
        <w:t>Loại người dùng gồm hai loại: người dùng khách hàng (customer_type), người dùng nhận viên (staff_type).</w:t>
      </w:r>
    </w:p>
    <w:p w14:paraId="5311DF43" w14:textId="70CEF566" w:rsidR="00EF3636" w:rsidRPr="00920004" w:rsidRDefault="00EF3636" w:rsidP="00CF739D">
      <w:pPr>
        <w:pStyle w:val="ListParagraph"/>
        <w:numPr>
          <w:ilvl w:val="0"/>
          <w:numId w:val="81"/>
        </w:numPr>
        <w:ind w:left="720"/>
        <w:rPr>
          <w:b/>
          <w:lang w:val="en-US"/>
        </w:rPr>
      </w:pPr>
      <w:r w:rsidRPr="00CF739D">
        <w:rPr>
          <w:noProof/>
        </w:rPr>
        <mc:AlternateContent>
          <mc:Choice Requires="wps">
            <w:drawing>
              <wp:anchor distT="0" distB="0" distL="114300" distR="114300" simplePos="0" relativeHeight="251669504" behindDoc="0" locked="0" layoutInCell="1" allowOverlap="1" wp14:anchorId="65A302B8" wp14:editId="39F9E122">
                <wp:simplePos x="0" y="0"/>
                <wp:positionH relativeFrom="column">
                  <wp:posOffset>633730</wp:posOffset>
                </wp:positionH>
                <wp:positionV relativeFrom="paragraph">
                  <wp:posOffset>1792070</wp:posOffset>
                </wp:positionV>
                <wp:extent cx="43180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01E89D60" w14:textId="0B51EEEA" w:rsidR="00400E30" w:rsidRPr="00CF739D" w:rsidRDefault="00400E30" w:rsidP="00CF739D">
                            <w:pPr>
                              <w:pStyle w:val="Caption"/>
                              <w:rPr>
                                <w:noProof/>
                                <w:lang w:val="en-US"/>
                              </w:rPr>
                            </w:pPr>
                            <w:bookmarkStart w:id="2384" w:name="_Toc531380516"/>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39</w:t>
                            </w:r>
                            <w:r>
                              <w:fldChar w:fldCharType="end"/>
                            </w:r>
                            <w:r>
                              <w:rPr>
                                <w:lang w:val="en-US"/>
                              </w:rPr>
                              <w:t xml:space="preserve"> Giao diện form đăng nhập hệ thống</w:t>
                            </w:r>
                            <w:bookmarkEnd w:id="2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302B8" id="Text Box 33" o:spid="_x0000_s1028" type="#_x0000_t202" style="position:absolute;left:0;text-align:left;margin-left:49.9pt;margin-top:141.1pt;width:340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vgLgIAAGY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M5Z1a0&#10;pNFe9YF9hp6Ri/jpnC8obecoMfTkJ51HvydnhN3X2MYvAWIUJ6ZfruzGapKcH+fT2zynkKTYzfxT&#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" stroked="f">
                <v:textbox style="mso-fit-shape-to-text:t" inset="0,0,0,0">
                  <w:txbxContent>
                    <w:p w14:paraId="01E89D60" w14:textId="0B51EEEA" w:rsidR="00400E30" w:rsidRPr="00CF739D" w:rsidRDefault="00400E30" w:rsidP="00CF739D">
                      <w:pPr>
                        <w:pStyle w:val="Caption"/>
                        <w:rPr>
                          <w:noProof/>
                          <w:lang w:val="en-US"/>
                        </w:rPr>
                      </w:pPr>
                      <w:bookmarkStart w:id="2385" w:name="_Toc531380516"/>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39</w:t>
                      </w:r>
                      <w:r>
                        <w:fldChar w:fldCharType="end"/>
                      </w:r>
                      <w:r>
                        <w:rPr>
                          <w:lang w:val="en-US"/>
                        </w:rPr>
                        <w:t xml:space="preserve"> Giao diện form đăng nhập hệ thống</w:t>
                      </w:r>
                      <w:bookmarkEnd w:id="2385"/>
                    </w:p>
                  </w:txbxContent>
                </v:textbox>
                <w10:wrap type="topAndBottom"/>
              </v:shape>
            </w:pict>
          </mc:Fallback>
        </mc:AlternateContent>
      </w:r>
      <w:r w:rsidRPr="00CF739D">
        <w:rPr>
          <w:noProof/>
          <w:lang w:val="en-US"/>
        </w:rPr>
        <w:drawing>
          <wp:anchor distT="0" distB="0" distL="114300" distR="114300" simplePos="0" relativeHeight="251667456" behindDoc="0" locked="0" layoutInCell="1" allowOverlap="1" wp14:anchorId="3DBD4A01" wp14:editId="14D03A32">
            <wp:simplePos x="0" y="0"/>
            <wp:positionH relativeFrom="margin">
              <wp:posOffset>1783715</wp:posOffset>
            </wp:positionH>
            <wp:positionV relativeFrom="paragraph">
              <wp:posOffset>225808</wp:posOffset>
            </wp:positionV>
            <wp:extent cx="2192020" cy="1520190"/>
            <wp:effectExtent l="0" t="0" r="0" b="381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94">
                      <a:extLst>
                        <a:ext uri="{28A0092B-C50C-407E-A947-70E740481C1C}">
                          <a14:useLocalDpi xmlns:a14="http://schemas.microsoft.com/office/drawing/2010/main" val="0"/>
                        </a:ext>
                      </a:extLst>
                    </a:blip>
                    <a:srcRect l="13144" t="37107" r="14203" b="13159"/>
                    <a:stretch/>
                  </pic:blipFill>
                  <pic:spPr bwMode="auto">
                    <a:xfrm>
                      <a:off x="0" y="0"/>
                      <a:ext cx="2192020" cy="152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739D">
        <w:rPr>
          <w:b/>
          <w:lang w:val="en-US"/>
        </w:rPr>
        <w:t>Giao diện</w:t>
      </w:r>
    </w:p>
    <w:p w14:paraId="5E25A2CE" w14:textId="2D1D058C" w:rsidR="00527DDE" w:rsidRPr="00CF739D" w:rsidRDefault="00405A7C" w:rsidP="00CF739D">
      <w:pPr>
        <w:pStyle w:val="ListParagraph"/>
        <w:numPr>
          <w:ilvl w:val="0"/>
          <w:numId w:val="82"/>
        </w:numPr>
        <w:rPr>
          <w:lang w:val="en-US"/>
        </w:rPr>
      </w:pPr>
      <w:r w:rsidRPr="00CF739D">
        <w:rPr>
          <w:b/>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rsidRPr="00920004" w14:paraId="1456FC93" w14:textId="77777777" w:rsidTr="00E4365A">
        <w:tc>
          <w:tcPr>
            <w:tcW w:w="805" w:type="dxa"/>
            <w:vAlign w:val="center"/>
          </w:tcPr>
          <w:p w14:paraId="22C62E7E" w14:textId="41C47054" w:rsidR="00635A50" w:rsidRPr="00C110D1" w:rsidRDefault="00635A50" w:rsidP="00CF739D">
            <w:pPr>
              <w:jc w:val="center"/>
              <w:rPr>
                <w:b/>
                <w:lang w:val="en-US"/>
              </w:rPr>
            </w:pPr>
            <w:r w:rsidRPr="00C110D1">
              <w:rPr>
                <w:b/>
                <w:lang w:val="en-US"/>
              </w:rPr>
              <w:t>STT</w:t>
            </w:r>
          </w:p>
        </w:tc>
        <w:tc>
          <w:tcPr>
            <w:tcW w:w="1980" w:type="dxa"/>
            <w:vAlign w:val="center"/>
          </w:tcPr>
          <w:p w14:paraId="27F257C4" w14:textId="5BD98C38" w:rsidR="00635A50" w:rsidRPr="00C110D1" w:rsidRDefault="00635A50" w:rsidP="00CF739D">
            <w:pPr>
              <w:jc w:val="center"/>
              <w:rPr>
                <w:b/>
                <w:lang w:val="en-US"/>
              </w:rPr>
            </w:pPr>
            <w:r w:rsidRPr="00C110D1">
              <w:rPr>
                <w:b/>
                <w:lang w:val="en-US"/>
              </w:rPr>
              <w:t>Loại điều khiển</w:t>
            </w:r>
          </w:p>
        </w:tc>
        <w:tc>
          <w:tcPr>
            <w:tcW w:w="2970" w:type="dxa"/>
            <w:vAlign w:val="center"/>
          </w:tcPr>
          <w:p w14:paraId="171DB254" w14:textId="151930B8" w:rsidR="00635A50" w:rsidRPr="00C110D1" w:rsidRDefault="00635A50" w:rsidP="00CF739D">
            <w:pPr>
              <w:jc w:val="center"/>
              <w:rPr>
                <w:b/>
                <w:lang w:val="en-US"/>
              </w:rPr>
            </w:pPr>
            <w:r w:rsidRPr="00C110D1">
              <w:rPr>
                <w:b/>
                <w:lang w:val="en-US"/>
              </w:rPr>
              <w:t>Nội dung thực hiện</w:t>
            </w:r>
          </w:p>
        </w:tc>
        <w:tc>
          <w:tcPr>
            <w:tcW w:w="1266" w:type="dxa"/>
            <w:vAlign w:val="center"/>
          </w:tcPr>
          <w:p w14:paraId="694EF5DD" w14:textId="4B22105B" w:rsidR="00635A50" w:rsidRPr="00C110D1" w:rsidRDefault="00635A50" w:rsidP="00CF739D">
            <w:pPr>
              <w:jc w:val="center"/>
              <w:rPr>
                <w:b/>
                <w:lang w:val="en-US"/>
              </w:rPr>
            </w:pPr>
            <w:r w:rsidRPr="00C110D1">
              <w:rPr>
                <w:b/>
                <w:lang w:val="en-US"/>
              </w:rPr>
              <w:t>Giá trị mặc định</w:t>
            </w:r>
          </w:p>
        </w:tc>
        <w:tc>
          <w:tcPr>
            <w:tcW w:w="1756" w:type="dxa"/>
            <w:vAlign w:val="center"/>
          </w:tcPr>
          <w:p w14:paraId="153B05B7" w14:textId="06DEC515" w:rsidR="00635A50" w:rsidRPr="00C110D1" w:rsidRDefault="00635A50" w:rsidP="00CF739D">
            <w:pPr>
              <w:jc w:val="center"/>
              <w:rPr>
                <w:b/>
                <w:lang w:val="en-US"/>
              </w:rPr>
            </w:pPr>
            <w:r w:rsidRPr="00C110D1">
              <w:rPr>
                <w:b/>
                <w:lang w:val="en-US"/>
              </w:rPr>
              <w:t>Lưu ý</w:t>
            </w:r>
          </w:p>
        </w:tc>
      </w:tr>
      <w:tr w:rsidR="00635A50" w:rsidRPr="00920004" w14:paraId="4E591DCE" w14:textId="77777777" w:rsidTr="00E4365A">
        <w:tc>
          <w:tcPr>
            <w:tcW w:w="805" w:type="dxa"/>
          </w:tcPr>
          <w:p w14:paraId="17C21D90" w14:textId="628C2428" w:rsidR="00635A50" w:rsidRPr="00920004" w:rsidRDefault="00443B37" w:rsidP="00CF739D">
            <w:pPr>
              <w:spacing w:before="240" w:line="0" w:lineRule="atLeast"/>
              <w:jc w:val="center"/>
              <w:rPr>
                <w:lang w:val="en-US"/>
              </w:rPr>
            </w:pPr>
            <w:r w:rsidRPr="00920004">
              <w:rPr>
                <w:lang w:val="en-US"/>
              </w:rPr>
              <w:t>1</w:t>
            </w:r>
          </w:p>
        </w:tc>
        <w:tc>
          <w:tcPr>
            <w:tcW w:w="1980" w:type="dxa"/>
          </w:tcPr>
          <w:p w14:paraId="0CF4CE65" w14:textId="2015419E" w:rsidR="00635A50" w:rsidRPr="00920004" w:rsidRDefault="00443B37" w:rsidP="00CF739D">
            <w:pPr>
              <w:rPr>
                <w:lang w:val="en-US"/>
              </w:rPr>
            </w:pPr>
            <w:r w:rsidRPr="00920004">
              <w:rPr>
                <w:lang w:val="en-US"/>
              </w:rPr>
              <w:t>inputText</w:t>
            </w:r>
          </w:p>
        </w:tc>
        <w:tc>
          <w:tcPr>
            <w:tcW w:w="2970" w:type="dxa"/>
          </w:tcPr>
          <w:p w14:paraId="269EAB32" w14:textId="2C98A1F8" w:rsidR="00635A50" w:rsidRPr="00920004" w:rsidRDefault="005D2D32" w:rsidP="00CF739D">
            <w:pPr>
              <w:rPr>
                <w:lang w:val="en-US"/>
              </w:rPr>
            </w:pPr>
            <w:r w:rsidRPr="00920004">
              <w:rPr>
                <w:lang w:val="en-US"/>
              </w:rPr>
              <w:t>Nhập địa chỉ email</w:t>
            </w:r>
          </w:p>
        </w:tc>
        <w:tc>
          <w:tcPr>
            <w:tcW w:w="1266" w:type="dxa"/>
          </w:tcPr>
          <w:p w14:paraId="301A60FA" w14:textId="77777777" w:rsidR="00635A50" w:rsidRPr="00920004" w:rsidRDefault="00635A50" w:rsidP="00CF739D">
            <w:pPr>
              <w:spacing w:before="240" w:line="0" w:lineRule="atLeast"/>
              <w:rPr>
                <w:lang w:val="en-US"/>
              </w:rPr>
            </w:pPr>
          </w:p>
        </w:tc>
        <w:tc>
          <w:tcPr>
            <w:tcW w:w="1756" w:type="dxa"/>
          </w:tcPr>
          <w:p w14:paraId="7F07190E" w14:textId="77777777" w:rsidR="00635A50" w:rsidRPr="00920004" w:rsidRDefault="00635A50" w:rsidP="00CF739D">
            <w:pPr>
              <w:spacing w:before="240" w:line="0" w:lineRule="atLeast"/>
              <w:rPr>
                <w:lang w:val="en-US"/>
              </w:rPr>
            </w:pPr>
          </w:p>
        </w:tc>
      </w:tr>
      <w:tr w:rsidR="00443B37" w:rsidRPr="00920004" w14:paraId="6F72BE58" w14:textId="77777777" w:rsidTr="00E4365A">
        <w:tc>
          <w:tcPr>
            <w:tcW w:w="805" w:type="dxa"/>
          </w:tcPr>
          <w:p w14:paraId="1266287B" w14:textId="3553F01E" w:rsidR="00443B37" w:rsidRPr="00920004" w:rsidRDefault="00443B37" w:rsidP="00CF739D">
            <w:pPr>
              <w:spacing w:before="240" w:line="0" w:lineRule="atLeast"/>
              <w:jc w:val="center"/>
              <w:rPr>
                <w:lang w:val="en-US"/>
              </w:rPr>
            </w:pPr>
            <w:r w:rsidRPr="00920004">
              <w:rPr>
                <w:lang w:val="en-US"/>
              </w:rPr>
              <w:t>2</w:t>
            </w:r>
          </w:p>
        </w:tc>
        <w:tc>
          <w:tcPr>
            <w:tcW w:w="1980" w:type="dxa"/>
          </w:tcPr>
          <w:p w14:paraId="742BBADE" w14:textId="76BB4F89" w:rsidR="00443B37" w:rsidRPr="00920004" w:rsidRDefault="00443B37" w:rsidP="00CF739D">
            <w:pPr>
              <w:rPr>
                <w:lang w:val="en-US"/>
              </w:rPr>
            </w:pPr>
            <w:r w:rsidRPr="00920004">
              <w:rPr>
                <w:lang w:val="en-US"/>
              </w:rPr>
              <w:t>inputText</w:t>
            </w:r>
          </w:p>
        </w:tc>
        <w:tc>
          <w:tcPr>
            <w:tcW w:w="2970" w:type="dxa"/>
          </w:tcPr>
          <w:p w14:paraId="4CACBBBA" w14:textId="7D2F95B3" w:rsidR="00443B37" w:rsidRPr="00920004" w:rsidRDefault="005D2D32" w:rsidP="00CF739D">
            <w:pPr>
              <w:rPr>
                <w:lang w:val="en-US"/>
              </w:rPr>
            </w:pPr>
            <w:r w:rsidRPr="00920004">
              <w:rPr>
                <w:lang w:val="en-US"/>
              </w:rPr>
              <w:t>Nhập mật khẩu</w:t>
            </w:r>
          </w:p>
        </w:tc>
        <w:tc>
          <w:tcPr>
            <w:tcW w:w="1266" w:type="dxa"/>
          </w:tcPr>
          <w:p w14:paraId="19AAA9C3" w14:textId="66532C1E" w:rsidR="00443B37" w:rsidRPr="00920004" w:rsidRDefault="00443B37" w:rsidP="00CF739D">
            <w:pPr>
              <w:spacing w:before="240" w:line="0" w:lineRule="atLeast"/>
              <w:rPr>
                <w:lang w:val="en-US"/>
              </w:rPr>
            </w:pPr>
          </w:p>
        </w:tc>
        <w:tc>
          <w:tcPr>
            <w:tcW w:w="1756" w:type="dxa"/>
          </w:tcPr>
          <w:p w14:paraId="433F537D" w14:textId="77777777" w:rsidR="00443B37" w:rsidRPr="00920004" w:rsidRDefault="00443B37" w:rsidP="00CF739D">
            <w:pPr>
              <w:spacing w:before="240" w:line="0" w:lineRule="atLeast"/>
              <w:rPr>
                <w:lang w:val="en-US"/>
              </w:rPr>
            </w:pPr>
          </w:p>
        </w:tc>
      </w:tr>
      <w:tr w:rsidR="00443B37" w:rsidRPr="00920004" w14:paraId="7603998A" w14:textId="77777777" w:rsidTr="00E4365A">
        <w:tc>
          <w:tcPr>
            <w:tcW w:w="805" w:type="dxa"/>
          </w:tcPr>
          <w:p w14:paraId="575BDB53" w14:textId="702F83B7" w:rsidR="00443B37" w:rsidRPr="00920004" w:rsidRDefault="00443B37" w:rsidP="00CF739D">
            <w:pPr>
              <w:spacing w:before="240" w:line="0" w:lineRule="atLeast"/>
              <w:jc w:val="center"/>
              <w:rPr>
                <w:lang w:val="en-US"/>
              </w:rPr>
            </w:pPr>
            <w:r w:rsidRPr="00920004">
              <w:rPr>
                <w:lang w:val="en-US"/>
              </w:rPr>
              <w:t>3</w:t>
            </w:r>
          </w:p>
        </w:tc>
        <w:tc>
          <w:tcPr>
            <w:tcW w:w="1980" w:type="dxa"/>
          </w:tcPr>
          <w:p w14:paraId="79F9F589" w14:textId="414F7F81" w:rsidR="00443B37" w:rsidRPr="00920004" w:rsidRDefault="00443B37" w:rsidP="00CF739D">
            <w:pPr>
              <w:rPr>
                <w:lang w:val="en-US"/>
              </w:rPr>
            </w:pPr>
            <w:r w:rsidRPr="00920004">
              <w:rPr>
                <w:lang w:val="en-US"/>
              </w:rPr>
              <w:t>button</w:t>
            </w:r>
          </w:p>
        </w:tc>
        <w:tc>
          <w:tcPr>
            <w:tcW w:w="2970" w:type="dxa"/>
          </w:tcPr>
          <w:p w14:paraId="054D88AD" w14:textId="2C5565B6" w:rsidR="00443B37" w:rsidRPr="00920004" w:rsidRDefault="005D2D32" w:rsidP="00CF739D">
            <w:pPr>
              <w:rPr>
                <w:lang w:val="en-US"/>
              </w:rPr>
            </w:pPr>
            <w:r w:rsidRPr="00920004">
              <w:rPr>
                <w:lang w:val="en-US"/>
              </w:rPr>
              <w:t>Đăng nhập</w:t>
            </w:r>
          </w:p>
        </w:tc>
        <w:tc>
          <w:tcPr>
            <w:tcW w:w="1266" w:type="dxa"/>
          </w:tcPr>
          <w:p w14:paraId="0A810ABA" w14:textId="77777777" w:rsidR="00443B37" w:rsidRPr="00920004" w:rsidRDefault="00443B37" w:rsidP="00CF739D">
            <w:pPr>
              <w:spacing w:before="240" w:line="0" w:lineRule="atLeast"/>
              <w:rPr>
                <w:lang w:val="en-US"/>
              </w:rPr>
            </w:pPr>
          </w:p>
        </w:tc>
        <w:tc>
          <w:tcPr>
            <w:tcW w:w="1756" w:type="dxa"/>
          </w:tcPr>
          <w:p w14:paraId="138525B0" w14:textId="77777777" w:rsidR="00443B37" w:rsidRPr="00920004" w:rsidRDefault="00443B37" w:rsidP="00CF739D">
            <w:pPr>
              <w:keepNext/>
              <w:spacing w:before="240" w:line="0" w:lineRule="atLeast"/>
              <w:rPr>
                <w:lang w:val="en-US"/>
              </w:rPr>
            </w:pPr>
          </w:p>
        </w:tc>
      </w:tr>
    </w:tbl>
    <w:p w14:paraId="720DECDA" w14:textId="4AE4FCB3" w:rsidR="00635A50" w:rsidRPr="00CF739D" w:rsidRDefault="009E4E70" w:rsidP="00CF739D">
      <w:pPr>
        <w:pStyle w:val="Caption"/>
        <w:rPr>
          <w:lang w:val="en-US"/>
        </w:rPr>
      </w:pPr>
      <w:bookmarkStart w:id="2386" w:name="_Toc531504587"/>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26</w:t>
      </w:r>
      <w:r w:rsidR="00D632EE" w:rsidRPr="00CF739D">
        <w:fldChar w:fldCharType="end"/>
      </w:r>
      <w:r w:rsidRPr="00CF739D">
        <w:rPr>
          <w:lang w:val="en-US"/>
        </w:rPr>
        <w:t xml:space="preserve"> Các thành phần giao diện đăng nhập hệ thống</w:t>
      </w:r>
      <w:bookmarkEnd w:id="2386"/>
    </w:p>
    <w:p w14:paraId="240F99B1" w14:textId="3292BCE6"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rsidRPr="00920004" w14:paraId="012FC871" w14:textId="77777777" w:rsidTr="00E4365A">
        <w:tc>
          <w:tcPr>
            <w:tcW w:w="805" w:type="dxa"/>
            <w:vMerge w:val="restart"/>
            <w:vAlign w:val="center"/>
          </w:tcPr>
          <w:p w14:paraId="5B475C45" w14:textId="1175652D" w:rsidR="00D3718D" w:rsidRPr="00C110D1" w:rsidRDefault="00D3718D" w:rsidP="00CF739D">
            <w:pPr>
              <w:jc w:val="center"/>
              <w:rPr>
                <w:b/>
                <w:lang w:val="en-US"/>
              </w:rPr>
            </w:pPr>
            <w:r w:rsidRPr="00C110D1">
              <w:rPr>
                <w:b/>
                <w:lang w:val="en-US"/>
              </w:rPr>
              <w:t>STT</w:t>
            </w:r>
          </w:p>
        </w:tc>
        <w:tc>
          <w:tcPr>
            <w:tcW w:w="2120" w:type="dxa"/>
            <w:vMerge w:val="restart"/>
            <w:vAlign w:val="center"/>
          </w:tcPr>
          <w:p w14:paraId="5703658E" w14:textId="77777777" w:rsidR="00D3718D" w:rsidRPr="00C110D1" w:rsidRDefault="00D3718D" w:rsidP="00CF739D">
            <w:pPr>
              <w:jc w:val="center"/>
              <w:rPr>
                <w:b/>
                <w:lang w:val="en-US"/>
              </w:rPr>
            </w:pPr>
            <w:r w:rsidRPr="00C110D1">
              <w:rPr>
                <w:b/>
                <w:lang w:val="en-US"/>
              </w:rPr>
              <w:t>Tên bảng/</w:t>
            </w:r>
          </w:p>
          <w:p w14:paraId="5BABB39B" w14:textId="57D70C5E" w:rsidR="00D3718D" w:rsidRPr="00C110D1" w:rsidRDefault="00D3718D" w:rsidP="00CF739D">
            <w:pPr>
              <w:jc w:val="center"/>
              <w:rPr>
                <w:b/>
                <w:lang w:val="en-US"/>
              </w:rPr>
            </w:pPr>
            <w:r w:rsidRPr="00C110D1">
              <w:rPr>
                <w:b/>
                <w:lang w:val="en-US"/>
              </w:rPr>
              <w:t>Cấu tr</w:t>
            </w:r>
            <w:r w:rsidR="00755C63" w:rsidRPr="00C110D1">
              <w:rPr>
                <w:b/>
                <w:lang w:val="en-US"/>
              </w:rPr>
              <w:t>ú</w:t>
            </w:r>
            <w:r w:rsidRPr="00C110D1">
              <w:rPr>
                <w:b/>
                <w:lang w:val="en-US"/>
              </w:rPr>
              <w:t>c dữ liệu</w:t>
            </w:r>
          </w:p>
        </w:tc>
        <w:tc>
          <w:tcPr>
            <w:tcW w:w="5852" w:type="dxa"/>
            <w:gridSpan w:val="4"/>
            <w:vAlign w:val="center"/>
          </w:tcPr>
          <w:p w14:paraId="2CEFA8E9" w14:textId="69D6F63D" w:rsidR="00D3718D" w:rsidRPr="00C110D1" w:rsidRDefault="00D3718D" w:rsidP="00CF739D">
            <w:pPr>
              <w:jc w:val="center"/>
              <w:rPr>
                <w:b/>
                <w:lang w:val="en-US"/>
              </w:rPr>
            </w:pPr>
            <w:r w:rsidRPr="00C110D1">
              <w:rPr>
                <w:b/>
                <w:lang w:val="en-US"/>
              </w:rPr>
              <w:t>Phương thức</w:t>
            </w:r>
          </w:p>
        </w:tc>
      </w:tr>
      <w:tr w:rsidR="00D3718D" w:rsidRPr="00920004" w14:paraId="2F72B8C5" w14:textId="77777777" w:rsidTr="00E4365A">
        <w:tc>
          <w:tcPr>
            <w:tcW w:w="805" w:type="dxa"/>
            <w:vMerge/>
            <w:vAlign w:val="center"/>
          </w:tcPr>
          <w:p w14:paraId="212949B4" w14:textId="77777777" w:rsidR="00D3718D" w:rsidRPr="00C110D1" w:rsidRDefault="00D3718D" w:rsidP="00CF739D">
            <w:pPr>
              <w:jc w:val="center"/>
              <w:rPr>
                <w:b/>
                <w:lang w:val="en-US"/>
              </w:rPr>
            </w:pPr>
          </w:p>
        </w:tc>
        <w:tc>
          <w:tcPr>
            <w:tcW w:w="2120" w:type="dxa"/>
            <w:vMerge/>
            <w:vAlign w:val="center"/>
          </w:tcPr>
          <w:p w14:paraId="47FD5023" w14:textId="77777777" w:rsidR="00D3718D" w:rsidRPr="00C110D1" w:rsidRDefault="00D3718D" w:rsidP="00CF739D">
            <w:pPr>
              <w:jc w:val="center"/>
              <w:rPr>
                <w:b/>
                <w:lang w:val="en-US"/>
              </w:rPr>
            </w:pPr>
          </w:p>
        </w:tc>
        <w:tc>
          <w:tcPr>
            <w:tcW w:w="1463" w:type="dxa"/>
            <w:vAlign w:val="center"/>
          </w:tcPr>
          <w:p w14:paraId="5BF83A93" w14:textId="7F619BB1" w:rsidR="00D3718D" w:rsidRPr="00C110D1" w:rsidRDefault="00D3718D" w:rsidP="00CF739D">
            <w:pPr>
              <w:jc w:val="center"/>
              <w:rPr>
                <w:b/>
                <w:lang w:val="en-US"/>
              </w:rPr>
            </w:pPr>
            <w:r w:rsidRPr="00C110D1">
              <w:rPr>
                <w:b/>
                <w:lang w:val="en-US"/>
              </w:rPr>
              <w:t>Thêm</w:t>
            </w:r>
          </w:p>
        </w:tc>
        <w:tc>
          <w:tcPr>
            <w:tcW w:w="1463" w:type="dxa"/>
            <w:vAlign w:val="center"/>
          </w:tcPr>
          <w:p w14:paraId="5CEBF21E" w14:textId="79E4FC9A" w:rsidR="00D3718D" w:rsidRPr="00C110D1" w:rsidRDefault="00D3718D" w:rsidP="00CF739D">
            <w:pPr>
              <w:jc w:val="center"/>
              <w:rPr>
                <w:b/>
                <w:lang w:val="en-US"/>
              </w:rPr>
            </w:pPr>
            <w:r w:rsidRPr="00C110D1">
              <w:rPr>
                <w:b/>
                <w:lang w:val="en-US"/>
              </w:rPr>
              <w:t>Sửa</w:t>
            </w:r>
          </w:p>
        </w:tc>
        <w:tc>
          <w:tcPr>
            <w:tcW w:w="1463" w:type="dxa"/>
            <w:vAlign w:val="center"/>
          </w:tcPr>
          <w:p w14:paraId="62B44522" w14:textId="2A654DAD" w:rsidR="00D3718D" w:rsidRPr="00C110D1" w:rsidRDefault="00D3718D" w:rsidP="00CF739D">
            <w:pPr>
              <w:jc w:val="center"/>
              <w:rPr>
                <w:b/>
                <w:lang w:val="en-US"/>
              </w:rPr>
            </w:pPr>
            <w:r w:rsidRPr="00C110D1">
              <w:rPr>
                <w:b/>
                <w:lang w:val="en-US"/>
              </w:rPr>
              <w:t>Xóa</w:t>
            </w:r>
          </w:p>
        </w:tc>
        <w:tc>
          <w:tcPr>
            <w:tcW w:w="1463" w:type="dxa"/>
            <w:vAlign w:val="center"/>
          </w:tcPr>
          <w:p w14:paraId="38CD1A32" w14:textId="1296246B" w:rsidR="00D3718D" w:rsidRPr="00C110D1" w:rsidRDefault="00D3718D" w:rsidP="00CF739D">
            <w:pPr>
              <w:jc w:val="center"/>
              <w:rPr>
                <w:b/>
                <w:lang w:val="en-US"/>
              </w:rPr>
            </w:pPr>
            <w:r w:rsidRPr="00C110D1">
              <w:rPr>
                <w:b/>
                <w:lang w:val="en-US"/>
              </w:rPr>
              <w:t>Truy vấn</w:t>
            </w:r>
          </w:p>
        </w:tc>
      </w:tr>
      <w:tr w:rsidR="00D3718D" w:rsidRPr="00920004" w14:paraId="6ABA1252" w14:textId="77777777" w:rsidTr="00E4365A">
        <w:tc>
          <w:tcPr>
            <w:tcW w:w="805" w:type="dxa"/>
          </w:tcPr>
          <w:p w14:paraId="5F2737C7" w14:textId="3EA0470E" w:rsidR="00D3718D" w:rsidRPr="00920004" w:rsidRDefault="00D3718D" w:rsidP="00CF739D">
            <w:pPr>
              <w:spacing w:before="240" w:line="0" w:lineRule="atLeast"/>
              <w:jc w:val="center"/>
              <w:rPr>
                <w:lang w:val="en-US"/>
              </w:rPr>
            </w:pPr>
            <w:r w:rsidRPr="00920004">
              <w:rPr>
                <w:lang w:val="en-US"/>
              </w:rPr>
              <w:t>1</w:t>
            </w:r>
          </w:p>
        </w:tc>
        <w:tc>
          <w:tcPr>
            <w:tcW w:w="2120" w:type="dxa"/>
          </w:tcPr>
          <w:p w14:paraId="7E93C1CE" w14:textId="6E6E9F2B" w:rsidR="00D3718D" w:rsidRPr="00920004" w:rsidRDefault="00D3718D" w:rsidP="00CF739D">
            <w:pPr>
              <w:rPr>
                <w:lang w:val="en-US"/>
              </w:rPr>
            </w:pPr>
            <w:r w:rsidRPr="00920004">
              <w:rPr>
                <w:lang w:val="en-US"/>
              </w:rPr>
              <w:t>user</w:t>
            </w:r>
          </w:p>
        </w:tc>
        <w:tc>
          <w:tcPr>
            <w:tcW w:w="1463" w:type="dxa"/>
          </w:tcPr>
          <w:p w14:paraId="057EE6FD" w14:textId="77777777" w:rsidR="00D3718D" w:rsidRPr="00920004" w:rsidRDefault="00D3718D" w:rsidP="00CF739D">
            <w:pPr>
              <w:spacing w:before="240" w:line="0" w:lineRule="atLeast"/>
              <w:jc w:val="center"/>
              <w:rPr>
                <w:lang w:val="en-US"/>
              </w:rPr>
            </w:pPr>
          </w:p>
        </w:tc>
        <w:tc>
          <w:tcPr>
            <w:tcW w:w="1463" w:type="dxa"/>
          </w:tcPr>
          <w:p w14:paraId="707021CB" w14:textId="77777777" w:rsidR="00D3718D" w:rsidRPr="00920004" w:rsidRDefault="00D3718D" w:rsidP="00CF739D">
            <w:pPr>
              <w:spacing w:before="240" w:line="0" w:lineRule="atLeast"/>
              <w:jc w:val="center"/>
              <w:rPr>
                <w:lang w:val="en-US"/>
              </w:rPr>
            </w:pPr>
          </w:p>
        </w:tc>
        <w:tc>
          <w:tcPr>
            <w:tcW w:w="1463" w:type="dxa"/>
          </w:tcPr>
          <w:p w14:paraId="18CD5731" w14:textId="77777777" w:rsidR="00D3718D" w:rsidRPr="00920004" w:rsidRDefault="00D3718D" w:rsidP="00CF739D">
            <w:pPr>
              <w:spacing w:before="240" w:line="0" w:lineRule="atLeast"/>
              <w:jc w:val="center"/>
              <w:rPr>
                <w:lang w:val="en-US"/>
              </w:rPr>
            </w:pPr>
          </w:p>
        </w:tc>
        <w:tc>
          <w:tcPr>
            <w:tcW w:w="1463" w:type="dxa"/>
          </w:tcPr>
          <w:p w14:paraId="1896C2C1" w14:textId="0C44E69D" w:rsidR="00D3718D" w:rsidRPr="00920004" w:rsidRDefault="00D3718D" w:rsidP="00CF739D">
            <w:pPr>
              <w:spacing w:before="240" w:line="0" w:lineRule="atLeast"/>
              <w:jc w:val="center"/>
              <w:rPr>
                <w:lang w:val="en-US"/>
              </w:rPr>
            </w:pPr>
            <w:r w:rsidRPr="00920004">
              <w:rPr>
                <w:lang w:val="en-US"/>
              </w:rPr>
              <w:t>X</w:t>
            </w:r>
          </w:p>
        </w:tc>
      </w:tr>
      <w:tr w:rsidR="00D3718D" w:rsidRPr="00920004" w14:paraId="12A95A41" w14:textId="77777777" w:rsidTr="00E4365A">
        <w:tc>
          <w:tcPr>
            <w:tcW w:w="805" w:type="dxa"/>
          </w:tcPr>
          <w:p w14:paraId="7F5DB412" w14:textId="25D2BBD4" w:rsidR="00D3718D" w:rsidRPr="00920004" w:rsidRDefault="00D3718D" w:rsidP="00CF739D">
            <w:pPr>
              <w:spacing w:before="240" w:line="0" w:lineRule="atLeast"/>
              <w:jc w:val="center"/>
              <w:rPr>
                <w:lang w:val="en-US"/>
              </w:rPr>
            </w:pPr>
            <w:r w:rsidRPr="00920004">
              <w:rPr>
                <w:lang w:val="en-US"/>
              </w:rPr>
              <w:t>2</w:t>
            </w:r>
          </w:p>
        </w:tc>
        <w:tc>
          <w:tcPr>
            <w:tcW w:w="2120" w:type="dxa"/>
          </w:tcPr>
          <w:p w14:paraId="48D2000A" w14:textId="2AAEA3C8" w:rsidR="00D3718D" w:rsidRPr="00920004" w:rsidRDefault="00D3718D" w:rsidP="00CF739D">
            <w:pPr>
              <w:rPr>
                <w:lang w:val="en-US"/>
              </w:rPr>
            </w:pPr>
            <w:r w:rsidRPr="00920004">
              <w:rPr>
                <w:lang w:val="en-US"/>
              </w:rPr>
              <w:t>customer</w:t>
            </w:r>
          </w:p>
        </w:tc>
        <w:tc>
          <w:tcPr>
            <w:tcW w:w="1463" w:type="dxa"/>
          </w:tcPr>
          <w:p w14:paraId="3B584FE2" w14:textId="77777777" w:rsidR="00D3718D" w:rsidRPr="00920004" w:rsidRDefault="00D3718D" w:rsidP="00CF739D">
            <w:pPr>
              <w:spacing w:before="240" w:line="0" w:lineRule="atLeast"/>
              <w:jc w:val="center"/>
              <w:rPr>
                <w:lang w:val="en-US"/>
              </w:rPr>
            </w:pPr>
          </w:p>
        </w:tc>
        <w:tc>
          <w:tcPr>
            <w:tcW w:w="1463" w:type="dxa"/>
          </w:tcPr>
          <w:p w14:paraId="45FD592F" w14:textId="77777777" w:rsidR="00D3718D" w:rsidRPr="00920004" w:rsidRDefault="00D3718D" w:rsidP="00CF739D">
            <w:pPr>
              <w:spacing w:before="240" w:line="0" w:lineRule="atLeast"/>
              <w:jc w:val="center"/>
              <w:rPr>
                <w:lang w:val="en-US"/>
              </w:rPr>
            </w:pPr>
          </w:p>
        </w:tc>
        <w:tc>
          <w:tcPr>
            <w:tcW w:w="1463" w:type="dxa"/>
          </w:tcPr>
          <w:p w14:paraId="23532FE0" w14:textId="77777777" w:rsidR="00D3718D" w:rsidRPr="00920004" w:rsidRDefault="00D3718D" w:rsidP="00CF739D">
            <w:pPr>
              <w:spacing w:before="240" w:line="0" w:lineRule="atLeast"/>
              <w:jc w:val="center"/>
              <w:rPr>
                <w:lang w:val="en-US"/>
              </w:rPr>
            </w:pPr>
          </w:p>
        </w:tc>
        <w:tc>
          <w:tcPr>
            <w:tcW w:w="1463" w:type="dxa"/>
          </w:tcPr>
          <w:p w14:paraId="49606902" w14:textId="63D6FD39" w:rsidR="00D3718D" w:rsidRPr="00920004" w:rsidRDefault="00D3718D" w:rsidP="00CF739D">
            <w:pPr>
              <w:spacing w:before="240" w:line="0" w:lineRule="atLeast"/>
              <w:jc w:val="center"/>
              <w:rPr>
                <w:lang w:val="en-US"/>
              </w:rPr>
            </w:pPr>
            <w:r w:rsidRPr="00920004">
              <w:rPr>
                <w:lang w:val="en-US"/>
              </w:rPr>
              <w:t>X</w:t>
            </w:r>
          </w:p>
        </w:tc>
      </w:tr>
      <w:tr w:rsidR="00D3718D" w:rsidRPr="00920004" w14:paraId="24614304" w14:textId="77777777" w:rsidTr="00D3718D">
        <w:tc>
          <w:tcPr>
            <w:tcW w:w="805" w:type="dxa"/>
          </w:tcPr>
          <w:p w14:paraId="11AC8182" w14:textId="4254C1AD" w:rsidR="00D3718D" w:rsidRPr="00920004" w:rsidRDefault="00D3718D" w:rsidP="00CF739D">
            <w:pPr>
              <w:spacing w:before="240" w:line="0" w:lineRule="atLeast"/>
              <w:jc w:val="center"/>
              <w:rPr>
                <w:lang w:val="en-US"/>
              </w:rPr>
            </w:pPr>
            <w:r w:rsidRPr="00920004">
              <w:rPr>
                <w:lang w:val="en-US"/>
              </w:rPr>
              <w:t>3</w:t>
            </w:r>
          </w:p>
        </w:tc>
        <w:tc>
          <w:tcPr>
            <w:tcW w:w="2120" w:type="dxa"/>
          </w:tcPr>
          <w:p w14:paraId="21F115D2" w14:textId="498B8D71" w:rsidR="00D3718D" w:rsidRPr="00920004" w:rsidRDefault="00D3718D" w:rsidP="00CF739D">
            <w:pPr>
              <w:rPr>
                <w:lang w:val="en-US"/>
              </w:rPr>
            </w:pPr>
            <w:r w:rsidRPr="00920004">
              <w:rPr>
                <w:lang w:val="en-US"/>
              </w:rPr>
              <w:t>staff</w:t>
            </w:r>
          </w:p>
        </w:tc>
        <w:tc>
          <w:tcPr>
            <w:tcW w:w="1463" w:type="dxa"/>
          </w:tcPr>
          <w:p w14:paraId="38DED89B" w14:textId="77777777" w:rsidR="00D3718D" w:rsidRPr="00920004" w:rsidRDefault="00D3718D" w:rsidP="00CF739D">
            <w:pPr>
              <w:spacing w:before="240" w:line="0" w:lineRule="atLeast"/>
              <w:jc w:val="center"/>
              <w:rPr>
                <w:lang w:val="en-US"/>
              </w:rPr>
            </w:pPr>
          </w:p>
        </w:tc>
        <w:tc>
          <w:tcPr>
            <w:tcW w:w="1463" w:type="dxa"/>
          </w:tcPr>
          <w:p w14:paraId="58287871" w14:textId="77777777" w:rsidR="00D3718D" w:rsidRPr="00920004" w:rsidRDefault="00D3718D" w:rsidP="00CF739D">
            <w:pPr>
              <w:spacing w:before="240" w:line="0" w:lineRule="atLeast"/>
              <w:jc w:val="center"/>
              <w:rPr>
                <w:lang w:val="en-US"/>
              </w:rPr>
            </w:pPr>
          </w:p>
        </w:tc>
        <w:tc>
          <w:tcPr>
            <w:tcW w:w="1463" w:type="dxa"/>
          </w:tcPr>
          <w:p w14:paraId="23A1617E" w14:textId="77777777" w:rsidR="00D3718D" w:rsidRPr="00920004" w:rsidRDefault="00D3718D" w:rsidP="00CF739D">
            <w:pPr>
              <w:spacing w:before="240" w:line="0" w:lineRule="atLeast"/>
              <w:jc w:val="center"/>
              <w:rPr>
                <w:lang w:val="en-US"/>
              </w:rPr>
            </w:pPr>
          </w:p>
        </w:tc>
        <w:tc>
          <w:tcPr>
            <w:tcW w:w="1463" w:type="dxa"/>
          </w:tcPr>
          <w:p w14:paraId="0125DB78" w14:textId="49BD6AC5" w:rsidR="00D3718D" w:rsidRPr="00920004" w:rsidRDefault="00D3718D" w:rsidP="00CF739D">
            <w:pPr>
              <w:spacing w:before="240" w:line="0" w:lineRule="atLeast"/>
              <w:jc w:val="center"/>
              <w:rPr>
                <w:lang w:val="en-US"/>
              </w:rPr>
            </w:pPr>
            <w:r w:rsidRPr="00920004">
              <w:rPr>
                <w:lang w:val="en-US"/>
              </w:rPr>
              <w:t>X</w:t>
            </w:r>
          </w:p>
        </w:tc>
      </w:tr>
      <w:tr w:rsidR="00D3718D" w:rsidRPr="00920004" w14:paraId="51BC0CDE" w14:textId="77777777" w:rsidTr="00D3718D">
        <w:tc>
          <w:tcPr>
            <w:tcW w:w="805" w:type="dxa"/>
          </w:tcPr>
          <w:p w14:paraId="57CD55CF" w14:textId="3646729F" w:rsidR="00D3718D" w:rsidRPr="00920004" w:rsidRDefault="00D3718D" w:rsidP="00CF739D">
            <w:pPr>
              <w:spacing w:before="240" w:line="0" w:lineRule="atLeast"/>
              <w:jc w:val="center"/>
              <w:rPr>
                <w:lang w:val="en-US"/>
              </w:rPr>
            </w:pPr>
            <w:r w:rsidRPr="00920004">
              <w:rPr>
                <w:lang w:val="en-US"/>
              </w:rPr>
              <w:t>4</w:t>
            </w:r>
          </w:p>
        </w:tc>
        <w:tc>
          <w:tcPr>
            <w:tcW w:w="2120" w:type="dxa"/>
          </w:tcPr>
          <w:p w14:paraId="7B61D072" w14:textId="03AF129C" w:rsidR="00D3718D" w:rsidRPr="00920004" w:rsidRDefault="00D3718D" w:rsidP="00CF739D">
            <w:pPr>
              <w:rPr>
                <w:lang w:val="en-US"/>
              </w:rPr>
            </w:pPr>
            <w:r w:rsidRPr="00920004">
              <w:rPr>
                <w:lang w:val="en-US"/>
              </w:rPr>
              <w:t>staff_type</w:t>
            </w:r>
          </w:p>
        </w:tc>
        <w:tc>
          <w:tcPr>
            <w:tcW w:w="1463" w:type="dxa"/>
          </w:tcPr>
          <w:p w14:paraId="728694FB" w14:textId="77777777" w:rsidR="00D3718D" w:rsidRPr="00920004" w:rsidRDefault="00D3718D" w:rsidP="00CF739D">
            <w:pPr>
              <w:spacing w:before="240" w:line="0" w:lineRule="atLeast"/>
              <w:jc w:val="center"/>
              <w:rPr>
                <w:lang w:val="en-US"/>
              </w:rPr>
            </w:pPr>
          </w:p>
        </w:tc>
        <w:tc>
          <w:tcPr>
            <w:tcW w:w="1463" w:type="dxa"/>
          </w:tcPr>
          <w:p w14:paraId="300E4CDB" w14:textId="77777777" w:rsidR="00D3718D" w:rsidRPr="00920004" w:rsidRDefault="00D3718D" w:rsidP="00CF739D">
            <w:pPr>
              <w:spacing w:before="240" w:line="0" w:lineRule="atLeast"/>
              <w:jc w:val="center"/>
              <w:rPr>
                <w:lang w:val="en-US"/>
              </w:rPr>
            </w:pPr>
          </w:p>
        </w:tc>
        <w:tc>
          <w:tcPr>
            <w:tcW w:w="1463" w:type="dxa"/>
          </w:tcPr>
          <w:p w14:paraId="2FA74826" w14:textId="77777777" w:rsidR="00D3718D" w:rsidRPr="00920004" w:rsidRDefault="00D3718D" w:rsidP="00CF739D">
            <w:pPr>
              <w:spacing w:before="240" w:line="0" w:lineRule="atLeast"/>
              <w:jc w:val="center"/>
              <w:rPr>
                <w:lang w:val="en-US"/>
              </w:rPr>
            </w:pPr>
          </w:p>
        </w:tc>
        <w:tc>
          <w:tcPr>
            <w:tcW w:w="1463" w:type="dxa"/>
          </w:tcPr>
          <w:p w14:paraId="3F87A46F" w14:textId="02B5D319" w:rsidR="00D3718D" w:rsidRPr="00920004" w:rsidRDefault="00D3718D" w:rsidP="00CF739D">
            <w:pPr>
              <w:spacing w:before="240" w:line="0" w:lineRule="atLeast"/>
              <w:jc w:val="center"/>
              <w:rPr>
                <w:lang w:val="en-US"/>
              </w:rPr>
            </w:pPr>
            <w:r w:rsidRPr="00920004">
              <w:rPr>
                <w:lang w:val="en-US"/>
              </w:rPr>
              <w:t>X</w:t>
            </w:r>
          </w:p>
        </w:tc>
      </w:tr>
      <w:tr w:rsidR="002F5F09" w:rsidRPr="00920004" w14:paraId="59EB943B" w14:textId="77777777" w:rsidTr="00D3718D">
        <w:tc>
          <w:tcPr>
            <w:tcW w:w="805" w:type="dxa"/>
          </w:tcPr>
          <w:p w14:paraId="2E7EFF12" w14:textId="3DA27353" w:rsidR="002F5F09" w:rsidRPr="00920004" w:rsidRDefault="002F5F09" w:rsidP="00CF739D">
            <w:pPr>
              <w:spacing w:before="240" w:line="0" w:lineRule="atLeast"/>
              <w:jc w:val="center"/>
              <w:rPr>
                <w:lang w:val="en-US"/>
              </w:rPr>
            </w:pPr>
            <w:r w:rsidRPr="00920004">
              <w:rPr>
                <w:lang w:val="en-US"/>
              </w:rPr>
              <w:t>5</w:t>
            </w:r>
          </w:p>
        </w:tc>
        <w:tc>
          <w:tcPr>
            <w:tcW w:w="2120" w:type="dxa"/>
          </w:tcPr>
          <w:p w14:paraId="590C19B9" w14:textId="653BD810" w:rsidR="002F5F09" w:rsidRPr="00920004" w:rsidRDefault="002F5F09" w:rsidP="00CF739D">
            <w:pPr>
              <w:rPr>
                <w:lang w:val="en-US"/>
              </w:rPr>
            </w:pPr>
            <w:r w:rsidRPr="00920004">
              <w:rPr>
                <w:lang w:val="en-US"/>
              </w:rPr>
              <w:t>branch</w:t>
            </w:r>
          </w:p>
        </w:tc>
        <w:tc>
          <w:tcPr>
            <w:tcW w:w="1463" w:type="dxa"/>
          </w:tcPr>
          <w:p w14:paraId="4043B349" w14:textId="77777777" w:rsidR="002F5F09" w:rsidRPr="00920004" w:rsidRDefault="002F5F09" w:rsidP="00CF739D">
            <w:pPr>
              <w:spacing w:before="240" w:line="0" w:lineRule="atLeast"/>
              <w:jc w:val="center"/>
              <w:rPr>
                <w:lang w:val="en-US"/>
              </w:rPr>
            </w:pPr>
          </w:p>
        </w:tc>
        <w:tc>
          <w:tcPr>
            <w:tcW w:w="1463" w:type="dxa"/>
          </w:tcPr>
          <w:p w14:paraId="0041D2A3" w14:textId="77777777" w:rsidR="002F5F09" w:rsidRPr="00920004" w:rsidRDefault="002F5F09" w:rsidP="00CF739D">
            <w:pPr>
              <w:spacing w:before="240" w:line="0" w:lineRule="atLeast"/>
              <w:jc w:val="center"/>
              <w:rPr>
                <w:lang w:val="en-US"/>
              </w:rPr>
            </w:pPr>
          </w:p>
        </w:tc>
        <w:tc>
          <w:tcPr>
            <w:tcW w:w="1463" w:type="dxa"/>
          </w:tcPr>
          <w:p w14:paraId="783A65E4" w14:textId="77777777" w:rsidR="002F5F09" w:rsidRPr="00920004" w:rsidRDefault="002F5F09" w:rsidP="00CF739D">
            <w:pPr>
              <w:spacing w:before="240" w:line="0" w:lineRule="atLeast"/>
              <w:jc w:val="center"/>
              <w:rPr>
                <w:lang w:val="en-US"/>
              </w:rPr>
            </w:pPr>
          </w:p>
        </w:tc>
        <w:tc>
          <w:tcPr>
            <w:tcW w:w="1463" w:type="dxa"/>
          </w:tcPr>
          <w:p w14:paraId="7363E240" w14:textId="43DCD626" w:rsidR="002F5F09" w:rsidRPr="00920004" w:rsidRDefault="002F5F09" w:rsidP="00CF739D">
            <w:pPr>
              <w:keepNext/>
              <w:spacing w:before="240" w:line="0" w:lineRule="atLeast"/>
              <w:jc w:val="center"/>
              <w:rPr>
                <w:lang w:val="en-US"/>
              </w:rPr>
            </w:pPr>
            <w:r w:rsidRPr="00920004">
              <w:rPr>
                <w:lang w:val="en-US"/>
              </w:rPr>
              <w:t>X</w:t>
            </w:r>
          </w:p>
        </w:tc>
      </w:tr>
    </w:tbl>
    <w:p w14:paraId="35C92E1F" w14:textId="63E2BFD0" w:rsidR="009E4E70" w:rsidRPr="00CF739D" w:rsidRDefault="009E4E70">
      <w:pPr>
        <w:pStyle w:val="Caption"/>
        <w:rPr>
          <w:lang w:val="en-US"/>
        </w:rPr>
      </w:pPr>
      <w:bookmarkStart w:id="2387" w:name="_Toc53150458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27</w:t>
      </w:r>
      <w:r w:rsidR="00D632EE" w:rsidRPr="00CF739D">
        <w:fldChar w:fldCharType="end"/>
      </w:r>
      <w:r w:rsidRPr="00920004">
        <w:rPr>
          <w:lang w:val="en-US"/>
        </w:rPr>
        <w:t xml:space="preserve"> Dữ liệu sử dụng đăng nhập hệ thống</w:t>
      </w:r>
      <w:bookmarkEnd w:id="2387"/>
    </w:p>
    <w:p w14:paraId="38C9CA11" w14:textId="44C63D42"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lastRenderedPageBreak/>
        <w:t>Cách xử lí</w:t>
      </w:r>
    </w:p>
    <w:p w14:paraId="12DA4868" w14:textId="08A80EFF" w:rsidR="00744A90" w:rsidRPr="00920004" w:rsidRDefault="008F226C" w:rsidP="00CF739D">
      <w:pPr>
        <w:keepNext/>
        <w:spacing w:before="240" w:line="0" w:lineRule="atLeast"/>
        <w:jc w:val="center"/>
      </w:pPr>
      <w:r w:rsidRPr="00CF739D">
        <w:rPr>
          <w:noProof/>
          <w:lang w:val="en-US"/>
        </w:rPr>
        <w:drawing>
          <wp:inline distT="0" distB="0" distL="0" distR="0" wp14:anchorId="7BBF50E8" wp14:editId="79F69246">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920004">
        <w:rPr>
          <w:noProof/>
          <w:lang w:val="en-US"/>
        </w:rPr>
        <w:t xml:space="preserve"> </w:t>
      </w:r>
    </w:p>
    <w:p w14:paraId="0AD7EF50" w14:textId="33EB2B7E" w:rsidR="00E114E4" w:rsidRPr="00CF739D" w:rsidRDefault="00744A90" w:rsidP="00CF739D">
      <w:pPr>
        <w:pStyle w:val="Caption"/>
      </w:pPr>
      <w:bookmarkStart w:id="2388" w:name="_Toc531380517"/>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3</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40</w:t>
      </w:r>
      <w:r w:rsidR="00EF3636" w:rsidRPr="00CF739D">
        <w:rPr>
          <w:i w:val="0"/>
          <w:iCs w:val="0"/>
        </w:rPr>
        <w:fldChar w:fldCharType="end"/>
      </w:r>
      <w:r w:rsidRPr="00CF739D">
        <w:rPr>
          <w:i w:val="0"/>
          <w:iCs w:val="0"/>
        </w:rPr>
        <w:t xml:space="preserve"> Sơ đồ xử lí đăng nhập</w:t>
      </w:r>
      <w:bookmarkEnd w:id="2388"/>
    </w:p>
    <w:p w14:paraId="44D29F39" w14:textId="0734D38E" w:rsidR="00A61DB2" w:rsidRPr="00CF739D" w:rsidRDefault="00A61DB2" w:rsidP="00CF739D">
      <w:pPr>
        <w:pStyle w:val="Heading4"/>
        <w:spacing w:before="240" w:line="0" w:lineRule="atLeast"/>
        <w:rPr>
          <w:rFonts w:cstheme="majorHAnsi"/>
        </w:rPr>
      </w:pPr>
      <w:bookmarkStart w:id="2389" w:name="_Toc531502270"/>
      <w:r w:rsidRPr="00920004">
        <w:rPr>
          <w:rFonts w:cstheme="majorHAnsi"/>
          <w:lang w:val="en-US"/>
        </w:rPr>
        <w:lastRenderedPageBreak/>
        <w:t>Đ</w:t>
      </w:r>
      <w:r w:rsidRPr="00CF739D">
        <w:rPr>
          <w:rFonts w:cstheme="majorHAnsi"/>
        </w:rPr>
        <w:t>ăng xuất hệ thống</w:t>
      </w:r>
      <w:bookmarkEnd w:id="2389"/>
    </w:p>
    <w:p w14:paraId="17C32D2E" w14:textId="7016C4E2" w:rsidR="00EA673D" w:rsidRPr="00CF739D" w:rsidRDefault="003D3E6A" w:rsidP="00CF739D">
      <w:pPr>
        <w:ind w:firstLine="720"/>
        <w:rPr>
          <w:lang w:val="en-US"/>
        </w:rPr>
      </w:pPr>
      <w:r w:rsidRPr="00CF739D">
        <w:rPr>
          <w:b/>
          <w:lang w:val="en-US"/>
        </w:rPr>
        <w:t>Mục đích</w:t>
      </w:r>
      <w:r w:rsidR="00EF3636" w:rsidRPr="00CF739D">
        <w:rPr>
          <w:b/>
          <w:lang w:val="en-US"/>
        </w:rPr>
        <w:t>:</w:t>
      </w:r>
      <w:r w:rsidR="00EF3636" w:rsidRPr="00CF739D">
        <w:rPr>
          <w:lang w:val="en-US"/>
        </w:rPr>
        <w:t xml:space="preserve"> </w:t>
      </w:r>
      <w:r w:rsidR="00EA673D" w:rsidRPr="00CF739D">
        <w:rPr>
          <w:lang w:val="en-US"/>
        </w:rPr>
        <w:t>Nhằm giúp người dùng thoát khỏi hệ thống khi không còn nhu cầu sử dụng hệ thống.</w:t>
      </w:r>
    </w:p>
    <w:p w14:paraId="6279BE24" w14:textId="5FF0633A" w:rsidR="0070756E" w:rsidRPr="00CF739D" w:rsidRDefault="009E4E70" w:rsidP="00CF739D">
      <w:pPr>
        <w:pStyle w:val="Heading5"/>
        <w:numPr>
          <w:ilvl w:val="0"/>
          <w:numId w:val="83"/>
        </w:numPr>
        <w:spacing w:before="240" w:line="0" w:lineRule="atLeast"/>
        <w:ind w:left="720"/>
        <w:rPr>
          <w:rFonts w:cstheme="majorHAnsi"/>
          <w:lang w:val="en-US"/>
        </w:rPr>
      </w:pPr>
      <w:r w:rsidRPr="00CF739D">
        <w:rPr>
          <w:rFonts w:cstheme="majorHAnsi"/>
          <w:noProof/>
          <w:lang w:val="en-US"/>
        </w:rPr>
        <mc:AlternateContent>
          <mc:Choice Requires="wps">
            <w:drawing>
              <wp:anchor distT="0" distB="0" distL="114300" distR="114300" simplePos="0" relativeHeight="251656192" behindDoc="0" locked="0" layoutInCell="1" allowOverlap="1" wp14:anchorId="0E6B47CE" wp14:editId="77118216">
                <wp:simplePos x="0" y="0"/>
                <wp:positionH relativeFrom="column">
                  <wp:posOffset>-119867</wp:posOffset>
                </wp:positionH>
                <wp:positionV relativeFrom="paragraph">
                  <wp:posOffset>1177231</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285EB8DB" w:rsidR="00400E30" w:rsidRPr="00E4365A" w:rsidRDefault="00400E30">
                            <w:pPr>
                              <w:pStyle w:val="Caption"/>
                              <w:rPr>
                                <w:b/>
                                <w:noProof/>
                              </w:rPr>
                            </w:pPr>
                            <w:bookmarkStart w:id="2390" w:name="_Toc531380518"/>
                            <w:r w:rsidRPr="00E4365A">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41</w:t>
                            </w:r>
                            <w:r>
                              <w:fldChar w:fldCharType="end"/>
                            </w:r>
                            <w:r w:rsidRPr="00E4365A">
                              <w:rPr>
                                <w:lang w:val="en-US"/>
                              </w:rPr>
                              <w:t xml:space="preserve"> Giao diện xử lí đăng xuất</w:t>
                            </w:r>
                            <w:bookmarkEnd w:id="2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6B47CE" id="Text Box 16" o:spid="_x0000_s1029" type="#_x0000_t202" style="position:absolute;left:0;text-align:left;margin-left:-9.45pt;margin-top:92.7pt;width:428.2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6pLgIAAGYEAAAOAAAAZHJzL2Uyb0RvYy54bWysVMFu2zAMvQ/YPwi6L06aNii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" stroked="f">
                <v:textbox style="mso-fit-shape-to-text:t" inset="0,0,0,0">
                  <w:txbxContent>
                    <w:p w14:paraId="0DC24B9C" w14:textId="285EB8DB" w:rsidR="00400E30" w:rsidRPr="00E4365A" w:rsidRDefault="00400E30">
                      <w:pPr>
                        <w:pStyle w:val="Caption"/>
                        <w:rPr>
                          <w:b/>
                          <w:noProof/>
                        </w:rPr>
                      </w:pPr>
                      <w:bookmarkStart w:id="2391" w:name="_Toc531380518"/>
                      <w:r w:rsidRPr="00E4365A">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41</w:t>
                      </w:r>
                      <w:r>
                        <w:fldChar w:fldCharType="end"/>
                      </w:r>
                      <w:r w:rsidRPr="00E4365A">
                        <w:rPr>
                          <w:lang w:val="en-US"/>
                        </w:rPr>
                        <w:t xml:space="preserve"> Giao diện xử lí đăng xuất</w:t>
                      </w:r>
                      <w:bookmarkEnd w:id="2391"/>
                    </w:p>
                  </w:txbxContent>
                </v:textbox>
                <w10:wrap type="topAndBottom"/>
              </v:shape>
            </w:pict>
          </mc:Fallback>
        </mc:AlternateContent>
      </w:r>
      <w:r w:rsidRPr="00CF739D">
        <w:rPr>
          <w:rFonts w:cstheme="majorHAnsi"/>
          <w:noProof/>
          <w:lang w:val="en-US"/>
        </w:rPr>
        <w:drawing>
          <wp:anchor distT="0" distB="0" distL="114300" distR="114300" simplePos="0" relativeHeight="251655168" behindDoc="0" locked="0" layoutInCell="1" allowOverlap="1" wp14:anchorId="0CFA315F" wp14:editId="2B2289A9">
            <wp:simplePos x="0" y="0"/>
            <wp:positionH relativeFrom="margin">
              <wp:posOffset>1142365</wp:posOffset>
            </wp:positionH>
            <wp:positionV relativeFrom="paragraph">
              <wp:posOffset>317500</wp:posOffset>
            </wp:positionV>
            <wp:extent cx="3075940" cy="680085"/>
            <wp:effectExtent l="0" t="0" r="0" b="571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96">
                      <a:extLst>
                        <a:ext uri="{28A0092B-C50C-407E-A947-70E740481C1C}">
                          <a14:useLocalDpi xmlns:a14="http://schemas.microsoft.com/office/drawing/2010/main" val="0"/>
                        </a:ext>
                      </a:extLst>
                    </a:blip>
                    <a:srcRect b="71755"/>
                    <a:stretch/>
                  </pic:blipFill>
                  <pic:spPr bwMode="auto">
                    <a:xfrm>
                      <a:off x="0" y="0"/>
                      <a:ext cx="3075940" cy="680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3E6A" w:rsidRPr="00920004">
        <w:rPr>
          <w:rFonts w:cstheme="majorHAnsi"/>
          <w:lang w:val="en-US"/>
        </w:rPr>
        <w:t>Giao di</w:t>
      </w:r>
      <w:r w:rsidR="003D3E6A" w:rsidRPr="00CF739D">
        <w:rPr>
          <w:rFonts w:cstheme="majorHAnsi"/>
          <w:lang w:val="en-US"/>
        </w:rPr>
        <w:t>ện</w:t>
      </w:r>
    </w:p>
    <w:p w14:paraId="3B90F156" w14:textId="0CC78919" w:rsidR="003D3E6A" w:rsidRPr="00CF739D" w:rsidRDefault="0070756E" w:rsidP="00CF739D">
      <w:pPr>
        <w:pStyle w:val="Heading5"/>
        <w:numPr>
          <w:ilvl w:val="0"/>
          <w:numId w:val="83"/>
        </w:numPr>
        <w:spacing w:before="240" w:line="0" w:lineRule="atLeast"/>
        <w:ind w:left="720"/>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rsidRPr="00920004" w14:paraId="381BF050" w14:textId="77777777" w:rsidTr="00E4365A">
        <w:tc>
          <w:tcPr>
            <w:tcW w:w="805" w:type="dxa"/>
            <w:vAlign w:val="center"/>
          </w:tcPr>
          <w:p w14:paraId="50DDDA88" w14:textId="77777777" w:rsidR="003D5A3C" w:rsidRPr="00C110D1" w:rsidRDefault="003D5A3C" w:rsidP="00CF739D">
            <w:pPr>
              <w:jc w:val="center"/>
              <w:rPr>
                <w:b/>
                <w:lang w:val="en-US"/>
              </w:rPr>
            </w:pPr>
            <w:r w:rsidRPr="00C110D1">
              <w:rPr>
                <w:b/>
                <w:lang w:val="en-US"/>
              </w:rPr>
              <w:t>STT</w:t>
            </w:r>
          </w:p>
        </w:tc>
        <w:tc>
          <w:tcPr>
            <w:tcW w:w="1980" w:type="dxa"/>
            <w:vAlign w:val="center"/>
          </w:tcPr>
          <w:p w14:paraId="6A15696C" w14:textId="77777777" w:rsidR="003D5A3C" w:rsidRPr="00C110D1" w:rsidRDefault="003D5A3C" w:rsidP="00CF739D">
            <w:pPr>
              <w:jc w:val="center"/>
              <w:rPr>
                <w:b/>
                <w:lang w:val="en-US"/>
              </w:rPr>
            </w:pPr>
            <w:r w:rsidRPr="00C110D1">
              <w:rPr>
                <w:b/>
                <w:lang w:val="en-US"/>
              </w:rPr>
              <w:t>Loại điều khiển</w:t>
            </w:r>
          </w:p>
        </w:tc>
        <w:tc>
          <w:tcPr>
            <w:tcW w:w="2970" w:type="dxa"/>
            <w:vAlign w:val="center"/>
          </w:tcPr>
          <w:p w14:paraId="527A4227" w14:textId="4FC73977" w:rsidR="003D5A3C" w:rsidRPr="00C110D1" w:rsidRDefault="003D5A3C" w:rsidP="00CF739D">
            <w:pPr>
              <w:jc w:val="center"/>
              <w:rPr>
                <w:b/>
                <w:lang w:val="en-US"/>
              </w:rPr>
            </w:pPr>
            <w:r w:rsidRPr="00C110D1">
              <w:rPr>
                <w:b/>
                <w:lang w:val="en-US"/>
              </w:rPr>
              <w:t>Nội dung thực hiện</w:t>
            </w:r>
          </w:p>
        </w:tc>
        <w:tc>
          <w:tcPr>
            <w:tcW w:w="1266" w:type="dxa"/>
            <w:vAlign w:val="center"/>
          </w:tcPr>
          <w:p w14:paraId="3748BDEA" w14:textId="77777777" w:rsidR="003D5A3C" w:rsidRPr="00C110D1" w:rsidRDefault="003D5A3C" w:rsidP="00CF739D">
            <w:pPr>
              <w:jc w:val="center"/>
              <w:rPr>
                <w:b/>
                <w:lang w:val="en-US"/>
              </w:rPr>
            </w:pPr>
            <w:r w:rsidRPr="00C110D1">
              <w:rPr>
                <w:b/>
                <w:lang w:val="en-US"/>
              </w:rPr>
              <w:t>Giá trị mặc định</w:t>
            </w:r>
          </w:p>
        </w:tc>
        <w:tc>
          <w:tcPr>
            <w:tcW w:w="1756" w:type="dxa"/>
            <w:vAlign w:val="center"/>
          </w:tcPr>
          <w:p w14:paraId="7CAA9B7C" w14:textId="77777777" w:rsidR="003D5A3C" w:rsidRPr="00C110D1" w:rsidRDefault="003D5A3C" w:rsidP="00CF739D">
            <w:pPr>
              <w:jc w:val="center"/>
              <w:rPr>
                <w:b/>
                <w:lang w:val="en-US"/>
              </w:rPr>
            </w:pPr>
            <w:r w:rsidRPr="00C110D1">
              <w:rPr>
                <w:b/>
                <w:lang w:val="en-US"/>
              </w:rPr>
              <w:t>Lưu ý</w:t>
            </w:r>
          </w:p>
        </w:tc>
      </w:tr>
      <w:tr w:rsidR="003D5A3C" w:rsidRPr="00920004" w14:paraId="465A3CD7" w14:textId="77777777" w:rsidTr="00E4365A">
        <w:tc>
          <w:tcPr>
            <w:tcW w:w="805" w:type="dxa"/>
          </w:tcPr>
          <w:p w14:paraId="24884726" w14:textId="241B9BD6" w:rsidR="003D5A3C" w:rsidRPr="00920004" w:rsidRDefault="00BA3432" w:rsidP="00CF739D">
            <w:pPr>
              <w:spacing w:before="240" w:line="0" w:lineRule="atLeast"/>
              <w:jc w:val="center"/>
              <w:rPr>
                <w:lang w:val="en-US"/>
              </w:rPr>
            </w:pPr>
            <w:r w:rsidRPr="00920004">
              <w:rPr>
                <w:lang w:val="en-US"/>
              </w:rPr>
              <w:t>1</w:t>
            </w:r>
          </w:p>
        </w:tc>
        <w:tc>
          <w:tcPr>
            <w:tcW w:w="1980" w:type="dxa"/>
          </w:tcPr>
          <w:p w14:paraId="1B1E4005" w14:textId="5CB67245" w:rsidR="003D5A3C" w:rsidRPr="00920004" w:rsidRDefault="003D5A3C" w:rsidP="00CF739D">
            <w:pPr>
              <w:rPr>
                <w:lang w:val="en-US"/>
              </w:rPr>
            </w:pPr>
            <w:r w:rsidRPr="00920004">
              <w:rPr>
                <w:lang w:val="en-US"/>
              </w:rPr>
              <w:t>Link</w:t>
            </w:r>
          </w:p>
        </w:tc>
        <w:tc>
          <w:tcPr>
            <w:tcW w:w="2970" w:type="dxa"/>
          </w:tcPr>
          <w:p w14:paraId="728AB0AB" w14:textId="397D9944" w:rsidR="003D5A3C" w:rsidRPr="00920004" w:rsidRDefault="003D5A3C" w:rsidP="00CF739D">
            <w:pPr>
              <w:rPr>
                <w:lang w:val="en-US"/>
              </w:rPr>
            </w:pPr>
            <w:r w:rsidRPr="00920004">
              <w:rPr>
                <w:lang w:val="en-US"/>
              </w:rPr>
              <w:t>Đăng xuất</w:t>
            </w:r>
          </w:p>
        </w:tc>
        <w:tc>
          <w:tcPr>
            <w:tcW w:w="1266" w:type="dxa"/>
          </w:tcPr>
          <w:p w14:paraId="4DA87A72" w14:textId="77777777" w:rsidR="003D5A3C" w:rsidRPr="00920004" w:rsidRDefault="003D5A3C" w:rsidP="00CF739D">
            <w:pPr>
              <w:rPr>
                <w:lang w:val="en-US"/>
              </w:rPr>
            </w:pPr>
          </w:p>
        </w:tc>
        <w:tc>
          <w:tcPr>
            <w:tcW w:w="1756" w:type="dxa"/>
          </w:tcPr>
          <w:p w14:paraId="536E37A9" w14:textId="77777777" w:rsidR="003D5A3C" w:rsidRPr="00920004" w:rsidRDefault="003D5A3C" w:rsidP="00CF739D">
            <w:pPr>
              <w:rPr>
                <w:lang w:val="en-US"/>
              </w:rPr>
            </w:pPr>
          </w:p>
        </w:tc>
      </w:tr>
    </w:tbl>
    <w:p w14:paraId="746ECECF" w14:textId="1543119B" w:rsidR="003D5A3C" w:rsidRPr="00CF739D" w:rsidRDefault="009E4E70" w:rsidP="00CF739D">
      <w:pPr>
        <w:pStyle w:val="Caption"/>
        <w:rPr>
          <w:lang w:val="en-US"/>
        </w:rPr>
      </w:pPr>
      <w:bookmarkStart w:id="2392" w:name="_Toc531504589"/>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28</w:t>
      </w:r>
      <w:r w:rsidR="00D632EE" w:rsidRPr="00CF739D">
        <w:fldChar w:fldCharType="end"/>
      </w:r>
      <w:r w:rsidRPr="00CF739D">
        <w:rPr>
          <w:lang w:val="en-US"/>
        </w:rPr>
        <w:t xml:space="preserve"> Các thành phần giao diện đăng xuất hệ thống</w:t>
      </w:r>
      <w:bookmarkEnd w:id="2392"/>
    </w:p>
    <w:p w14:paraId="44FA1B3B" w14:textId="0E82BE0F" w:rsidR="00755C63" w:rsidRPr="00CF739D" w:rsidRDefault="00755C63" w:rsidP="00CF739D">
      <w:pPr>
        <w:pStyle w:val="Heading5"/>
        <w:numPr>
          <w:ilvl w:val="0"/>
          <w:numId w:val="84"/>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rsidRPr="00920004" w14:paraId="52BD1F2F" w14:textId="77777777" w:rsidTr="00E4365A">
        <w:tc>
          <w:tcPr>
            <w:tcW w:w="805" w:type="dxa"/>
            <w:vMerge w:val="restart"/>
            <w:vAlign w:val="center"/>
          </w:tcPr>
          <w:p w14:paraId="7119C398" w14:textId="77777777" w:rsidR="00755C63" w:rsidRPr="00C110D1" w:rsidRDefault="00755C63" w:rsidP="00CF739D">
            <w:pPr>
              <w:jc w:val="center"/>
              <w:rPr>
                <w:b/>
                <w:lang w:val="en-US"/>
              </w:rPr>
            </w:pPr>
            <w:r w:rsidRPr="00C110D1">
              <w:rPr>
                <w:b/>
                <w:lang w:val="en-US"/>
              </w:rPr>
              <w:t>STT</w:t>
            </w:r>
          </w:p>
        </w:tc>
        <w:tc>
          <w:tcPr>
            <w:tcW w:w="2120" w:type="dxa"/>
            <w:vMerge w:val="restart"/>
            <w:vAlign w:val="center"/>
          </w:tcPr>
          <w:p w14:paraId="04719330" w14:textId="77777777" w:rsidR="00755C63" w:rsidRPr="00C110D1" w:rsidRDefault="00755C63" w:rsidP="00CF739D">
            <w:pPr>
              <w:jc w:val="center"/>
              <w:rPr>
                <w:b/>
                <w:lang w:val="en-US"/>
              </w:rPr>
            </w:pPr>
            <w:r w:rsidRPr="00C110D1">
              <w:rPr>
                <w:b/>
                <w:lang w:val="en-US"/>
              </w:rPr>
              <w:t>Tên bảng/</w:t>
            </w:r>
          </w:p>
          <w:p w14:paraId="14283A62" w14:textId="77777777" w:rsidR="00755C63" w:rsidRPr="00C110D1" w:rsidRDefault="00755C63" w:rsidP="00CF739D">
            <w:pPr>
              <w:jc w:val="center"/>
              <w:rPr>
                <w:b/>
                <w:lang w:val="en-US"/>
              </w:rPr>
            </w:pPr>
            <w:r w:rsidRPr="00C110D1">
              <w:rPr>
                <w:b/>
                <w:lang w:val="en-US"/>
              </w:rPr>
              <w:t>Cấu trúc dữ liệu</w:t>
            </w:r>
          </w:p>
        </w:tc>
        <w:tc>
          <w:tcPr>
            <w:tcW w:w="5852" w:type="dxa"/>
            <w:gridSpan w:val="4"/>
            <w:vAlign w:val="center"/>
          </w:tcPr>
          <w:p w14:paraId="66547FF1" w14:textId="77777777" w:rsidR="00755C63" w:rsidRPr="00C110D1" w:rsidRDefault="00755C63" w:rsidP="00CF739D">
            <w:pPr>
              <w:jc w:val="center"/>
              <w:rPr>
                <w:b/>
                <w:lang w:val="en-US"/>
              </w:rPr>
            </w:pPr>
            <w:r w:rsidRPr="00C110D1">
              <w:rPr>
                <w:b/>
                <w:lang w:val="en-US"/>
              </w:rPr>
              <w:t>Phương thức</w:t>
            </w:r>
          </w:p>
        </w:tc>
      </w:tr>
      <w:tr w:rsidR="00755C63" w:rsidRPr="00920004" w14:paraId="66C9D894" w14:textId="77777777" w:rsidTr="00E4365A">
        <w:tc>
          <w:tcPr>
            <w:tcW w:w="805" w:type="dxa"/>
            <w:vMerge/>
            <w:vAlign w:val="center"/>
          </w:tcPr>
          <w:p w14:paraId="3C6237B9" w14:textId="77777777" w:rsidR="00755C63" w:rsidRPr="00C110D1" w:rsidRDefault="00755C63" w:rsidP="00CF739D">
            <w:pPr>
              <w:jc w:val="center"/>
              <w:rPr>
                <w:b/>
                <w:lang w:val="en-US"/>
              </w:rPr>
            </w:pPr>
          </w:p>
        </w:tc>
        <w:tc>
          <w:tcPr>
            <w:tcW w:w="2120" w:type="dxa"/>
            <w:vMerge/>
            <w:vAlign w:val="center"/>
          </w:tcPr>
          <w:p w14:paraId="1F009265" w14:textId="77777777" w:rsidR="00755C63" w:rsidRPr="00C110D1" w:rsidRDefault="00755C63" w:rsidP="00CF739D">
            <w:pPr>
              <w:jc w:val="center"/>
              <w:rPr>
                <w:b/>
                <w:lang w:val="en-US"/>
              </w:rPr>
            </w:pPr>
          </w:p>
        </w:tc>
        <w:tc>
          <w:tcPr>
            <w:tcW w:w="1463" w:type="dxa"/>
            <w:vAlign w:val="center"/>
          </w:tcPr>
          <w:p w14:paraId="73FCEC87" w14:textId="77777777" w:rsidR="00755C63" w:rsidRPr="00C110D1" w:rsidRDefault="00755C63" w:rsidP="00CF739D">
            <w:pPr>
              <w:jc w:val="center"/>
              <w:rPr>
                <w:b/>
                <w:lang w:val="en-US"/>
              </w:rPr>
            </w:pPr>
            <w:r w:rsidRPr="00C110D1">
              <w:rPr>
                <w:b/>
                <w:lang w:val="en-US"/>
              </w:rPr>
              <w:t>Thêm</w:t>
            </w:r>
          </w:p>
        </w:tc>
        <w:tc>
          <w:tcPr>
            <w:tcW w:w="1463" w:type="dxa"/>
            <w:vAlign w:val="center"/>
          </w:tcPr>
          <w:p w14:paraId="490AEDF4" w14:textId="77777777" w:rsidR="00755C63" w:rsidRPr="00C110D1" w:rsidRDefault="00755C63" w:rsidP="00CF739D">
            <w:pPr>
              <w:jc w:val="center"/>
              <w:rPr>
                <w:b/>
                <w:lang w:val="en-US"/>
              </w:rPr>
            </w:pPr>
            <w:r w:rsidRPr="00C110D1">
              <w:rPr>
                <w:b/>
                <w:lang w:val="en-US"/>
              </w:rPr>
              <w:t>Sửa</w:t>
            </w:r>
          </w:p>
        </w:tc>
        <w:tc>
          <w:tcPr>
            <w:tcW w:w="1463" w:type="dxa"/>
            <w:vAlign w:val="center"/>
          </w:tcPr>
          <w:p w14:paraId="43578DAC" w14:textId="77777777" w:rsidR="00755C63" w:rsidRPr="00C110D1" w:rsidRDefault="00755C63" w:rsidP="00CF739D">
            <w:pPr>
              <w:jc w:val="center"/>
              <w:rPr>
                <w:b/>
                <w:lang w:val="en-US"/>
              </w:rPr>
            </w:pPr>
            <w:r w:rsidRPr="00C110D1">
              <w:rPr>
                <w:b/>
                <w:lang w:val="en-US"/>
              </w:rPr>
              <w:t>Xóa</w:t>
            </w:r>
          </w:p>
        </w:tc>
        <w:tc>
          <w:tcPr>
            <w:tcW w:w="1463" w:type="dxa"/>
            <w:vAlign w:val="center"/>
          </w:tcPr>
          <w:p w14:paraId="10E2C5C5" w14:textId="77777777" w:rsidR="00755C63" w:rsidRPr="00C110D1" w:rsidRDefault="00755C63" w:rsidP="00CF739D">
            <w:pPr>
              <w:jc w:val="center"/>
              <w:rPr>
                <w:b/>
                <w:lang w:val="en-US"/>
              </w:rPr>
            </w:pPr>
            <w:r w:rsidRPr="00C110D1">
              <w:rPr>
                <w:b/>
                <w:lang w:val="en-US"/>
              </w:rPr>
              <w:t>Truy vấn</w:t>
            </w:r>
          </w:p>
        </w:tc>
      </w:tr>
      <w:tr w:rsidR="00755C63" w:rsidRPr="00920004" w14:paraId="38383064" w14:textId="77777777" w:rsidTr="00E4365A">
        <w:tc>
          <w:tcPr>
            <w:tcW w:w="805" w:type="dxa"/>
          </w:tcPr>
          <w:p w14:paraId="68868094" w14:textId="77777777" w:rsidR="00755C63" w:rsidRPr="00920004" w:rsidRDefault="00755C63" w:rsidP="00CF739D">
            <w:pPr>
              <w:spacing w:before="240" w:line="0" w:lineRule="atLeast"/>
              <w:jc w:val="center"/>
              <w:rPr>
                <w:lang w:val="en-US"/>
              </w:rPr>
            </w:pPr>
            <w:r w:rsidRPr="00920004">
              <w:rPr>
                <w:lang w:val="en-US"/>
              </w:rPr>
              <w:t>1</w:t>
            </w:r>
          </w:p>
        </w:tc>
        <w:tc>
          <w:tcPr>
            <w:tcW w:w="2120" w:type="dxa"/>
          </w:tcPr>
          <w:p w14:paraId="0AFF8D4E" w14:textId="7D5DAA92" w:rsidR="00755C63" w:rsidRPr="00920004" w:rsidRDefault="00755C63" w:rsidP="00CF739D">
            <w:pPr>
              <w:rPr>
                <w:lang w:val="en-US"/>
              </w:rPr>
            </w:pPr>
            <w:r w:rsidRPr="00920004">
              <w:rPr>
                <w:lang w:val="en-US"/>
              </w:rPr>
              <w:t>Local Storage</w:t>
            </w:r>
          </w:p>
        </w:tc>
        <w:tc>
          <w:tcPr>
            <w:tcW w:w="1463" w:type="dxa"/>
          </w:tcPr>
          <w:p w14:paraId="08DC8D28" w14:textId="77777777" w:rsidR="00755C63" w:rsidRPr="00920004" w:rsidRDefault="00755C63" w:rsidP="00CF739D">
            <w:pPr>
              <w:spacing w:before="240" w:line="0" w:lineRule="atLeast"/>
              <w:jc w:val="center"/>
              <w:rPr>
                <w:lang w:val="en-US"/>
              </w:rPr>
            </w:pPr>
          </w:p>
        </w:tc>
        <w:tc>
          <w:tcPr>
            <w:tcW w:w="1463" w:type="dxa"/>
          </w:tcPr>
          <w:p w14:paraId="101FE444" w14:textId="77777777" w:rsidR="00755C63" w:rsidRPr="00920004" w:rsidRDefault="00755C63" w:rsidP="00CF739D">
            <w:pPr>
              <w:spacing w:before="240" w:line="0" w:lineRule="atLeast"/>
              <w:jc w:val="center"/>
              <w:rPr>
                <w:lang w:val="en-US"/>
              </w:rPr>
            </w:pPr>
          </w:p>
        </w:tc>
        <w:tc>
          <w:tcPr>
            <w:tcW w:w="1463" w:type="dxa"/>
          </w:tcPr>
          <w:p w14:paraId="3284C90A" w14:textId="7ECD3916" w:rsidR="00755C63" w:rsidRPr="00920004" w:rsidRDefault="00755C63" w:rsidP="00CF739D">
            <w:pPr>
              <w:spacing w:before="240" w:line="0" w:lineRule="atLeast"/>
              <w:jc w:val="center"/>
              <w:rPr>
                <w:lang w:val="en-US"/>
              </w:rPr>
            </w:pPr>
            <w:r w:rsidRPr="00920004">
              <w:rPr>
                <w:lang w:val="en-US"/>
              </w:rPr>
              <w:t>X</w:t>
            </w:r>
          </w:p>
        </w:tc>
        <w:tc>
          <w:tcPr>
            <w:tcW w:w="1463" w:type="dxa"/>
          </w:tcPr>
          <w:p w14:paraId="2B215149" w14:textId="1BAE4082" w:rsidR="00755C63" w:rsidRPr="00920004" w:rsidRDefault="00D46DE7" w:rsidP="00CF739D">
            <w:pPr>
              <w:keepNext/>
              <w:spacing w:before="240" w:line="0" w:lineRule="atLeast"/>
              <w:jc w:val="center"/>
              <w:rPr>
                <w:lang w:val="en-US"/>
              </w:rPr>
            </w:pPr>
            <w:r w:rsidRPr="00920004">
              <w:rPr>
                <w:lang w:val="en-US"/>
              </w:rPr>
              <w:t>X</w:t>
            </w:r>
          </w:p>
        </w:tc>
      </w:tr>
    </w:tbl>
    <w:p w14:paraId="7BCDE8F0" w14:textId="685759D3" w:rsidR="00755C63" w:rsidRPr="00CF739D" w:rsidRDefault="009E4E70" w:rsidP="00CF739D">
      <w:pPr>
        <w:pStyle w:val="Caption"/>
        <w:rPr>
          <w:lang w:val="en-US"/>
        </w:rPr>
      </w:pPr>
      <w:bookmarkStart w:id="2393" w:name="_Toc531504590"/>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29</w:t>
      </w:r>
      <w:r w:rsidR="00D632EE" w:rsidRPr="00CF739D">
        <w:fldChar w:fldCharType="end"/>
      </w:r>
      <w:r w:rsidRPr="00CF739D">
        <w:rPr>
          <w:lang w:val="en-US"/>
        </w:rPr>
        <w:t xml:space="preserve"> Dữ liệu sử dụng đăng xuất hệ thống</w:t>
      </w:r>
      <w:bookmarkEnd w:id="2393"/>
    </w:p>
    <w:p w14:paraId="1466F76B" w14:textId="04978C9D" w:rsidR="0070756E" w:rsidRPr="00CF739D" w:rsidRDefault="0070756E" w:rsidP="00CF739D">
      <w:pPr>
        <w:pStyle w:val="Heading5"/>
        <w:numPr>
          <w:ilvl w:val="0"/>
          <w:numId w:val="84"/>
        </w:numPr>
        <w:spacing w:before="240" w:line="0" w:lineRule="atLeast"/>
        <w:rPr>
          <w:rFonts w:cstheme="majorHAnsi"/>
          <w:lang w:val="en-US"/>
        </w:rPr>
      </w:pPr>
      <w:r w:rsidRPr="00CF739D">
        <w:rPr>
          <w:rFonts w:cstheme="majorHAnsi"/>
          <w:lang w:val="en-US"/>
        </w:rPr>
        <w:t>Cách xử lí</w:t>
      </w:r>
    </w:p>
    <w:p w14:paraId="7A54B7D0" w14:textId="52362C92" w:rsidR="00282E77" w:rsidRPr="00920004" w:rsidRDefault="00670BD0" w:rsidP="00CF739D">
      <w:pPr>
        <w:keepNext/>
        <w:spacing w:before="240" w:line="0" w:lineRule="atLeast"/>
        <w:jc w:val="center"/>
      </w:pPr>
      <w:r w:rsidRPr="00CF739D">
        <w:rPr>
          <w:noProof/>
        </w:rPr>
        <w:drawing>
          <wp:inline distT="0" distB="0" distL="0" distR="0" wp14:anchorId="2C67A5BB" wp14:editId="3774BD84">
            <wp:extent cx="5579745" cy="595630"/>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9745" cy="595630"/>
                    </a:xfrm>
                    <a:prstGeom prst="rect">
                      <a:avLst/>
                    </a:prstGeom>
                    <a:noFill/>
                    <a:ln>
                      <a:noFill/>
                    </a:ln>
                  </pic:spPr>
                </pic:pic>
              </a:graphicData>
            </a:graphic>
          </wp:inline>
        </w:drawing>
      </w:r>
    </w:p>
    <w:p w14:paraId="69F1FC2A" w14:textId="2B113298" w:rsidR="002F5F09" w:rsidRPr="00920004" w:rsidRDefault="00282E77" w:rsidP="00CF739D">
      <w:pPr>
        <w:pStyle w:val="Caption"/>
      </w:pPr>
      <w:bookmarkStart w:id="2394" w:name="_Toc531380519"/>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42</w:t>
      </w:r>
      <w:r w:rsidR="00EF3636" w:rsidRPr="00CF739D">
        <w:fldChar w:fldCharType="end"/>
      </w:r>
      <w:r w:rsidRPr="00CF739D">
        <w:t xml:space="preserve"> Sơ đồ xử lí đăng xuất</w:t>
      </w:r>
      <w:bookmarkEnd w:id="2394"/>
    </w:p>
    <w:p w14:paraId="4F80D638" w14:textId="77777777" w:rsidR="002F5F09" w:rsidRPr="00CF739D" w:rsidRDefault="002F5F09" w:rsidP="00CF739D">
      <w:pPr>
        <w:spacing w:before="240" w:line="0" w:lineRule="atLeast"/>
        <w:jc w:val="left"/>
        <w:rPr>
          <w:iCs/>
        </w:rPr>
      </w:pPr>
      <w:r w:rsidRPr="00920004">
        <w:br w:type="page"/>
      </w:r>
    </w:p>
    <w:p w14:paraId="7B2CB665" w14:textId="232762C3" w:rsidR="00C557CE" w:rsidRPr="00CF739D" w:rsidRDefault="00463867" w:rsidP="00CF739D">
      <w:pPr>
        <w:pStyle w:val="Heading1"/>
        <w:spacing w:before="240" w:line="0" w:lineRule="atLeast"/>
        <w:ind w:firstLine="0"/>
        <w:rPr>
          <w:rFonts w:cstheme="majorHAnsi"/>
        </w:rPr>
      </w:pPr>
      <w:bookmarkStart w:id="2395" w:name="_Toc531009837"/>
      <w:bookmarkStart w:id="2396" w:name="_Toc531102413"/>
      <w:bookmarkStart w:id="2397" w:name="_Toc531103361"/>
      <w:bookmarkStart w:id="2398" w:name="_Toc531359602"/>
      <w:bookmarkStart w:id="2399" w:name="_Toc531360583"/>
      <w:bookmarkStart w:id="2400" w:name="_Toc531381425"/>
      <w:bookmarkStart w:id="2401" w:name="_Toc531009838"/>
      <w:bookmarkStart w:id="2402" w:name="_Toc531102414"/>
      <w:bookmarkStart w:id="2403" w:name="_Toc531103362"/>
      <w:bookmarkStart w:id="2404" w:name="_Toc531359603"/>
      <w:bookmarkStart w:id="2405" w:name="_Toc531360584"/>
      <w:bookmarkStart w:id="2406" w:name="_Toc531381426"/>
      <w:bookmarkStart w:id="2407" w:name="_Toc531009839"/>
      <w:bookmarkStart w:id="2408" w:name="_Toc531102415"/>
      <w:bookmarkStart w:id="2409" w:name="_Toc531103363"/>
      <w:bookmarkStart w:id="2410" w:name="_Toc531359604"/>
      <w:bookmarkStart w:id="2411" w:name="_Toc531360585"/>
      <w:bookmarkStart w:id="2412" w:name="_Toc531381427"/>
      <w:bookmarkStart w:id="2413" w:name="_Toc531009840"/>
      <w:bookmarkStart w:id="2414" w:name="_Toc531102416"/>
      <w:bookmarkStart w:id="2415" w:name="_Toc531103364"/>
      <w:bookmarkStart w:id="2416" w:name="_Toc531359605"/>
      <w:bookmarkStart w:id="2417" w:name="_Toc531360586"/>
      <w:bookmarkStart w:id="2418" w:name="_Toc531381428"/>
      <w:bookmarkStart w:id="2419" w:name="_Toc531009841"/>
      <w:bookmarkStart w:id="2420" w:name="_Toc531102417"/>
      <w:bookmarkStart w:id="2421" w:name="_Toc531103365"/>
      <w:bookmarkStart w:id="2422" w:name="_Toc531359606"/>
      <w:bookmarkStart w:id="2423" w:name="_Toc531360587"/>
      <w:bookmarkStart w:id="2424" w:name="_Toc531381429"/>
      <w:bookmarkStart w:id="2425" w:name="_Toc531009842"/>
      <w:bookmarkStart w:id="2426" w:name="_Toc531102418"/>
      <w:bookmarkStart w:id="2427" w:name="_Toc531103366"/>
      <w:bookmarkStart w:id="2428" w:name="_Toc531359607"/>
      <w:bookmarkStart w:id="2429" w:name="_Toc531360588"/>
      <w:bookmarkStart w:id="2430" w:name="_Toc531381430"/>
      <w:bookmarkStart w:id="2431" w:name="_Toc531009898"/>
      <w:bookmarkStart w:id="2432" w:name="_Toc531102474"/>
      <w:bookmarkStart w:id="2433" w:name="_Toc531103422"/>
      <w:bookmarkStart w:id="2434" w:name="_Toc531359663"/>
      <w:bookmarkStart w:id="2435" w:name="_Toc531360644"/>
      <w:bookmarkStart w:id="2436" w:name="_Toc531381486"/>
      <w:bookmarkStart w:id="2437" w:name="_Toc531009899"/>
      <w:bookmarkStart w:id="2438" w:name="_Toc531102475"/>
      <w:bookmarkStart w:id="2439" w:name="_Toc531103423"/>
      <w:bookmarkStart w:id="2440" w:name="_Toc531359664"/>
      <w:bookmarkStart w:id="2441" w:name="_Toc531360645"/>
      <w:bookmarkStart w:id="2442" w:name="_Toc531381487"/>
      <w:bookmarkStart w:id="2443" w:name="_Toc531009905"/>
      <w:bookmarkStart w:id="2444" w:name="_Toc531102481"/>
      <w:bookmarkStart w:id="2445" w:name="_Toc531103429"/>
      <w:bookmarkStart w:id="2446" w:name="_Toc531359670"/>
      <w:bookmarkStart w:id="2447" w:name="_Toc531360651"/>
      <w:bookmarkStart w:id="2448" w:name="_Toc531381493"/>
      <w:bookmarkStart w:id="2449" w:name="_Toc531009933"/>
      <w:bookmarkStart w:id="2450" w:name="_Toc531102509"/>
      <w:bookmarkStart w:id="2451" w:name="_Toc531103457"/>
      <w:bookmarkStart w:id="2452" w:name="_Toc531359698"/>
      <w:bookmarkStart w:id="2453" w:name="_Toc531360679"/>
      <w:bookmarkStart w:id="2454" w:name="_Toc531381521"/>
      <w:bookmarkStart w:id="2455" w:name="_Toc531009934"/>
      <w:bookmarkStart w:id="2456" w:name="_Toc531102510"/>
      <w:bookmarkStart w:id="2457" w:name="_Toc531103458"/>
      <w:bookmarkStart w:id="2458" w:name="_Toc531359699"/>
      <w:bookmarkStart w:id="2459" w:name="_Toc531360680"/>
      <w:bookmarkStart w:id="2460" w:name="_Toc531381522"/>
      <w:bookmarkStart w:id="2461" w:name="_Toc531009935"/>
      <w:bookmarkStart w:id="2462" w:name="_Toc531102511"/>
      <w:bookmarkStart w:id="2463" w:name="_Toc531103459"/>
      <w:bookmarkStart w:id="2464" w:name="_Toc531359700"/>
      <w:bookmarkStart w:id="2465" w:name="_Toc531360681"/>
      <w:bookmarkStart w:id="2466" w:name="_Toc531381523"/>
      <w:bookmarkStart w:id="2467" w:name="_Toc531009936"/>
      <w:bookmarkStart w:id="2468" w:name="_Toc531102512"/>
      <w:bookmarkStart w:id="2469" w:name="_Toc531103460"/>
      <w:bookmarkStart w:id="2470" w:name="_Toc531359701"/>
      <w:bookmarkStart w:id="2471" w:name="_Toc531360682"/>
      <w:bookmarkStart w:id="2472" w:name="_Toc531381524"/>
      <w:bookmarkStart w:id="2473" w:name="_Toc531009937"/>
      <w:bookmarkStart w:id="2474" w:name="_Toc531102513"/>
      <w:bookmarkStart w:id="2475" w:name="_Toc531103461"/>
      <w:bookmarkStart w:id="2476" w:name="_Toc531359702"/>
      <w:bookmarkStart w:id="2477" w:name="_Toc531360683"/>
      <w:bookmarkStart w:id="2478" w:name="_Toc531381525"/>
      <w:bookmarkStart w:id="2479" w:name="_Toc531009938"/>
      <w:bookmarkStart w:id="2480" w:name="_Toc531102514"/>
      <w:bookmarkStart w:id="2481" w:name="_Toc531103462"/>
      <w:bookmarkStart w:id="2482" w:name="_Toc531359703"/>
      <w:bookmarkStart w:id="2483" w:name="_Toc531360684"/>
      <w:bookmarkStart w:id="2484" w:name="_Toc531381526"/>
      <w:bookmarkStart w:id="2485" w:name="_Toc531502271"/>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r w:rsidRPr="00CF739D">
        <w:rPr>
          <w:rFonts w:cstheme="majorHAnsi"/>
        </w:rPr>
        <w:lastRenderedPageBreak/>
        <w:t>KIỂM THỬ</w:t>
      </w:r>
      <w:bookmarkEnd w:id="2485"/>
    </w:p>
    <w:p w14:paraId="19FA80FD" w14:textId="25F7120B" w:rsidR="004A77C2" w:rsidRPr="00CF739D" w:rsidRDefault="004A77C2" w:rsidP="00373334">
      <w:pPr>
        <w:pStyle w:val="Heading2"/>
        <w:pPrChange w:id="2486" w:author="phuong vu" w:date="2018-12-02T09:08:00Z">
          <w:pPr>
            <w:pStyle w:val="Heading2"/>
            <w:spacing w:before="240" w:line="0" w:lineRule="atLeast"/>
          </w:pPr>
        </w:pPrChange>
      </w:pPr>
      <w:bookmarkStart w:id="2487" w:name="_Toc531502272"/>
      <w:r w:rsidRPr="00CF739D">
        <w:t>Giới thiệu</w:t>
      </w:r>
      <w:bookmarkEnd w:id="2487"/>
    </w:p>
    <w:p w14:paraId="127BEAE5" w14:textId="02E95783" w:rsidR="001D2492" w:rsidRPr="00920004" w:rsidRDefault="001D2492">
      <w:pPr>
        <w:pStyle w:val="Heading3"/>
      </w:pPr>
      <w:bookmarkStart w:id="2488" w:name="_Toc531502273"/>
      <w:r w:rsidRPr="00920004">
        <w:t>Mục tiêu</w:t>
      </w:r>
      <w:bookmarkEnd w:id="2488"/>
    </w:p>
    <w:p w14:paraId="5440F9D3" w14:textId="48B658D9" w:rsidR="001D2492" w:rsidRPr="00920004" w:rsidRDefault="00C110D1" w:rsidP="00CF739D">
      <w:pPr>
        <w:spacing w:before="240" w:line="0" w:lineRule="atLeast"/>
        <w:ind w:firstLine="629"/>
        <w:rPr>
          <w:lang w:val="es-ES"/>
        </w:rPr>
      </w:pPr>
      <w:r>
        <w:rPr>
          <w:lang w:val="es-ES"/>
        </w:rPr>
        <w:t xml:space="preserve">- </w:t>
      </w:r>
      <w:r w:rsidR="00924D77" w:rsidRPr="00920004">
        <w:rPr>
          <w:lang w:val="es-ES"/>
        </w:rPr>
        <w:t>Nhằm tìm ra những lỗi tồn đọng chưa phát hiện được trong thời gian phát triển phần mềm. Đánh giá được các lỗi có thể sửa lỗi được về lỗi lập trình hay sai về các mục tiêu đã đặt ra.</w:t>
      </w:r>
    </w:p>
    <w:p w14:paraId="71C493B1" w14:textId="52B83E59" w:rsidR="00924D77" w:rsidRPr="00920004" w:rsidRDefault="00924D77">
      <w:pPr>
        <w:pStyle w:val="Heading3"/>
      </w:pPr>
      <w:bookmarkStart w:id="2489" w:name="_Toc531502274"/>
      <w:r w:rsidRPr="00920004">
        <w:t>Phạm vi kiểm thử</w:t>
      </w:r>
      <w:bookmarkEnd w:id="2489"/>
    </w:p>
    <w:p w14:paraId="01C278B5" w14:textId="14E9B3F6" w:rsidR="001D2492" w:rsidRPr="00CF739D" w:rsidRDefault="00C110D1" w:rsidP="00CF739D">
      <w:pPr>
        <w:spacing w:before="240" w:line="0" w:lineRule="atLeast"/>
        <w:ind w:firstLine="576"/>
      </w:pPr>
      <w:r>
        <w:rPr>
          <w:lang w:val="en-US"/>
        </w:rPr>
        <w:t xml:space="preserve">- </w:t>
      </w:r>
      <w:r w:rsidR="00924D77" w:rsidRPr="00CF739D">
        <w:rPr>
          <w:lang w:val="en-US"/>
        </w:rPr>
        <w:t>Kiểm thử theo từng chức năng đã được nêu ra. Do một số chức năng tương tự nhau nên sẽ được kiểm thử cùng với nhau.</w:t>
      </w:r>
    </w:p>
    <w:p w14:paraId="25625FD6" w14:textId="1466D4B9" w:rsidR="004A77C2" w:rsidRPr="00CF739D" w:rsidRDefault="004A77C2" w:rsidP="00373334">
      <w:pPr>
        <w:pStyle w:val="Heading2"/>
        <w:pPrChange w:id="2490" w:author="phuong vu" w:date="2018-12-02T09:08:00Z">
          <w:pPr>
            <w:pStyle w:val="Heading2"/>
            <w:spacing w:before="240" w:line="0" w:lineRule="atLeast"/>
          </w:pPr>
        </w:pPrChange>
      </w:pPr>
      <w:bookmarkStart w:id="2491" w:name="_Toc531502275"/>
      <w:r w:rsidRPr="00CF739D">
        <w:t>Chi tiết kế hoạch kiểm thử</w:t>
      </w:r>
      <w:bookmarkEnd w:id="2491"/>
    </w:p>
    <w:p w14:paraId="47FB87D6" w14:textId="729A1F05" w:rsidR="00924D77" w:rsidRPr="00920004" w:rsidRDefault="00924D77" w:rsidP="00CF739D">
      <w:pPr>
        <w:pStyle w:val="Heading3"/>
      </w:pPr>
      <w:bookmarkStart w:id="2492" w:name="_Toc531502276"/>
      <w:r w:rsidRPr="00920004">
        <w:t>Các chức năng kiểm thử</w:t>
      </w:r>
      <w:bookmarkEnd w:id="2492"/>
    </w:p>
    <w:tbl>
      <w:tblPr>
        <w:tblStyle w:val="TableGrid"/>
        <w:tblW w:w="0" w:type="auto"/>
        <w:tblInd w:w="85" w:type="dxa"/>
        <w:tblLook w:val="04A0" w:firstRow="1" w:lastRow="0" w:firstColumn="1" w:lastColumn="0" w:noHBand="0" w:noVBand="1"/>
      </w:tblPr>
      <w:tblGrid>
        <w:gridCol w:w="708"/>
        <w:gridCol w:w="1992"/>
        <w:gridCol w:w="5979"/>
      </w:tblGrid>
      <w:tr w:rsidR="00F42A3D" w:rsidRPr="00920004" w14:paraId="625BB094" w14:textId="77777777" w:rsidTr="005836F2">
        <w:tc>
          <w:tcPr>
            <w:tcW w:w="708" w:type="dxa"/>
            <w:vAlign w:val="center"/>
          </w:tcPr>
          <w:p w14:paraId="4B61DB17" w14:textId="77777777" w:rsidR="00F42A3D" w:rsidRPr="00CF739D" w:rsidRDefault="00F42A3D" w:rsidP="00CF739D">
            <w:pPr>
              <w:jc w:val="center"/>
              <w:rPr>
                <w:b/>
              </w:rPr>
            </w:pPr>
            <w:r w:rsidRPr="00CF739D">
              <w:rPr>
                <w:b/>
              </w:rPr>
              <w:t>STT</w:t>
            </w:r>
          </w:p>
        </w:tc>
        <w:tc>
          <w:tcPr>
            <w:tcW w:w="1992" w:type="dxa"/>
            <w:vAlign w:val="center"/>
          </w:tcPr>
          <w:p w14:paraId="041ED1FB" w14:textId="77777777" w:rsidR="00F42A3D" w:rsidRPr="00CF739D" w:rsidRDefault="00F42A3D" w:rsidP="00CF739D">
            <w:pPr>
              <w:jc w:val="center"/>
              <w:rPr>
                <w:b/>
              </w:rPr>
            </w:pPr>
            <w:r w:rsidRPr="00CF739D">
              <w:rPr>
                <w:b/>
              </w:rPr>
              <w:t>Mã chức năng</w:t>
            </w:r>
          </w:p>
        </w:tc>
        <w:tc>
          <w:tcPr>
            <w:tcW w:w="5979" w:type="dxa"/>
            <w:vAlign w:val="center"/>
          </w:tcPr>
          <w:p w14:paraId="2D6A4EBF" w14:textId="77777777" w:rsidR="00F42A3D" w:rsidRPr="00CF739D" w:rsidRDefault="00F42A3D" w:rsidP="00CF739D">
            <w:pPr>
              <w:jc w:val="center"/>
              <w:rPr>
                <w:b/>
              </w:rPr>
            </w:pPr>
            <w:r w:rsidRPr="00CF739D">
              <w:rPr>
                <w:b/>
              </w:rPr>
              <w:t>Tên chức năng</w:t>
            </w:r>
          </w:p>
        </w:tc>
      </w:tr>
      <w:tr w:rsidR="00F42A3D" w:rsidRPr="00920004" w14:paraId="54169C57" w14:textId="77777777" w:rsidTr="005836F2">
        <w:tc>
          <w:tcPr>
            <w:tcW w:w="708" w:type="dxa"/>
          </w:tcPr>
          <w:p w14:paraId="2AD1458E" w14:textId="44292F64" w:rsidR="00F42A3D" w:rsidRPr="00920004" w:rsidRDefault="00F42A3D" w:rsidP="00CF739D">
            <w:pPr>
              <w:jc w:val="center"/>
              <w:rPr>
                <w:lang w:val="en-US"/>
              </w:rPr>
            </w:pPr>
            <w:r w:rsidRPr="00920004">
              <w:rPr>
                <w:lang w:val="en-US"/>
              </w:rPr>
              <w:t>1</w:t>
            </w:r>
          </w:p>
        </w:tc>
        <w:tc>
          <w:tcPr>
            <w:tcW w:w="1992" w:type="dxa"/>
          </w:tcPr>
          <w:p w14:paraId="3966241D" w14:textId="77777777" w:rsidR="00F42A3D" w:rsidRPr="00920004" w:rsidRDefault="00F42A3D" w:rsidP="00CF739D">
            <w:pPr>
              <w:rPr>
                <w:lang w:val="en-US"/>
              </w:rPr>
            </w:pPr>
            <w:r w:rsidRPr="00920004">
              <w:rPr>
                <w:lang w:val="en-US"/>
              </w:rPr>
              <w:t>GU_01_03</w:t>
            </w:r>
          </w:p>
        </w:tc>
        <w:tc>
          <w:tcPr>
            <w:tcW w:w="5979" w:type="dxa"/>
          </w:tcPr>
          <w:p w14:paraId="1E8449F9" w14:textId="77777777" w:rsidR="00F42A3D" w:rsidRPr="00920004" w:rsidRDefault="00F42A3D" w:rsidP="00CF739D">
            <w:pPr>
              <w:rPr>
                <w:lang w:val="en-US"/>
              </w:rPr>
            </w:pPr>
            <w:r w:rsidRPr="00920004">
              <w:rPr>
                <w:lang w:val="en-US"/>
              </w:rPr>
              <w:t>Thay đổi trạng thái đơn hàng</w:t>
            </w:r>
          </w:p>
        </w:tc>
      </w:tr>
      <w:tr w:rsidR="00F42A3D" w:rsidRPr="00920004" w14:paraId="09EC3E65" w14:textId="77777777" w:rsidTr="005836F2">
        <w:tc>
          <w:tcPr>
            <w:tcW w:w="708" w:type="dxa"/>
          </w:tcPr>
          <w:p w14:paraId="02788901" w14:textId="11FFF3AD" w:rsidR="00F42A3D" w:rsidRPr="00920004" w:rsidRDefault="00F42A3D" w:rsidP="00CF739D">
            <w:pPr>
              <w:jc w:val="center"/>
              <w:rPr>
                <w:lang w:val="en-US"/>
              </w:rPr>
            </w:pPr>
            <w:r w:rsidRPr="00920004">
              <w:rPr>
                <w:lang w:val="en-US"/>
              </w:rPr>
              <w:t>2</w:t>
            </w:r>
          </w:p>
        </w:tc>
        <w:tc>
          <w:tcPr>
            <w:tcW w:w="1992" w:type="dxa"/>
          </w:tcPr>
          <w:p w14:paraId="652CA535" w14:textId="77777777" w:rsidR="00F42A3D" w:rsidRPr="00920004" w:rsidRDefault="00F42A3D" w:rsidP="00CF739D">
            <w:pPr>
              <w:rPr>
                <w:lang w:val="en-US"/>
              </w:rPr>
            </w:pPr>
            <w:r w:rsidRPr="00920004">
              <w:rPr>
                <w:lang w:val="en-US"/>
              </w:rPr>
              <w:t>GU_01_04</w:t>
            </w:r>
          </w:p>
        </w:tc>
        <w:tc>
          <w:tcPr>
            <w:tcW w:w="5979" w:type="dxa"/>
          </w:tcPr>
          <w:p w14:paraId="7CCAC4C9" w14:textId="77777777" w:rsidR="00F42A3D" w:rsidRPr="00920004" w:rsidRDefault="00F42A3D" w:rsidP="00CF739D">
            <w:pPr>
              <w:rPr>
                <w:lang w:val="en-US"/>
              </w:rPr>
            </w:pPr>
            <w:r w:rsidRPr="00920004">
              <w:rPr>
                <w:lang w:val="en-US"/>
              </w:rPr>
              <w:t>Tạo hóa đơn đơn hàng</w:t>
            </w:r>
          </w:p>
        </w:tc>
      </w:tr>
      <w:tr w:rsidR="00F42A3D" w:rsidRPr="00920004" w14:paraId="7C029EDA" w14:textId="77777777" w:rsidTr="005836F2">
        <w:tc>
          <w:tcPr>
            <w:tcW w:w="708" w:type="dxa"/>
          </w:tcPr>
          <w:p w14:paraId="47226768" w14:textId="1BCD8F57" w:rsidR="00F42A3D" w:rsidRPr="00920004" w:rsidRDefault="00F42A3D" w:rsidP="00CF739D">
            <w:pPr>
              <w:jc w:val="center"/>
              <w:rPr>
                <w:lang w:val="en-US"/>
              </w:rPr>
            </w:pPr>
            <w:r w:rsidRPr="00920004">
              <w:rPr>
                <w:lang w:val="en-US"/>
              </w:rPr>
              <w:t>3</w:t>
            </w:r>
          </w:p>
        </w:tc>
        <w:tc>
          <w:tcPr>
            <w:tcW w:w="1992" w:type="dxa"/>
          </w:tcPr>
          <w:p w14:paraId="0DE5DBE6" w14:textId="77777777" w:rsidR="00F42A3D" w:rsidRPr="00920004" w:rsidRDefault="00F42A3D" w:rsidP="00CF739D">
            <w:pPr>
              <w:rPr>
                <w:lang w:val="en-US"/>
              </w:rPr>
            </w:pPr>
            <w:r w:rsidRPr="00920004">
              <w:rPr>
                <w:lang w:val="en-US"/>
              </w:rPr>
              <w:t>GU_01_05</w:t>
            </w:r>
          </w:p>
        </w:tc>
        <w:tc>
          <w:tcPr>
            <w:tcW w:w="5979" w:type="dxa"/>
          </w:tcPr>
          <w:p w14:paraId="4631B53C" w14:textId="77777777" w:rsidR="00F42A3D" w:rsidRPr="00920004" w:rsidRDefault="00F42A3D" w:rsidP="00CF739D">
            <w:pPr>
              <w:rPr>
                <w:lang w:val="en-US"/>
              </w:rPr>
            </w:pPr>
            <w:r w:rsidRPr="00920004">
              <w:rPr>
                <w:lang w:val="en-US"/>
              </w:rPr>
              <w:t>Cập nhật hóa đơn</w:t>
            </w:r>
          </w:p>
        </w:tc>
      </w:tr>
      <w:tr w:rsidR="00F42A3D" w:rsidRPr="00920004" w14:paraId="5F485423" w14:textId="77777777" w:rsidTr="005836F2">
        <w:tc>
          <w:tcPr>
            <w:tcW w:w="708" w:type="dxa"/>
          </w:tcPr>
          <w:p w14:paraId="0597B3A8" w14:textId="104A0675" w:rsidR="00F42A3D" w:rsidRPr="00920004" w:rsidRDefault="00F42A3D" w:rsidP="00CF739D">
            <w:pPr>
              <w:jc w:val="center"/>
              <w:rPr>
                <w:lang w:val="en-US"/>
              </w:rPr>
            </w:pPr>
            <w:r w:rsidRPr="00920004">
              <w:rPr>
                <w:lang w:val="en-US"/>
              </w:rPr>
              <w:t>4</w:t>
            </w:r>
          </w:p>
        </w:tc>
        <w:tc>
          <w:tcPr>
            <w:tcW w:w="1992" w:type="dxa"/>
          </w:tcPr>
          <w:p w14:paraId="27D3D84C" w14:textId="77777777" w:rsidR="00F42A3D" w:rsidRPr="00920004" w:rsidRDefault="00F42A3D" w:rsidP="00CF739D">
            <w:pPr>
              <w:rPr>
                <w:lang w:val="en-US"/>
              </w:rPr>
            </w:pPr>
            <w:r w:rsidRPr="00920004">
              <w:rPr>
                <w:lang w:val="en-US"/>
              </w:rPr>
              <w:t>GU_02_03</w:t>
            </w:r>
          </w:p>
        </w:tc>
        <w:tc>
          <w:tcPr>
            <w:tcW w:w="5979" w:type="dxa"/>
          </w:tcPr>
          <w:p w14:paraId="051DB228" w14:textId="77777777" w:rsidR="00F42A3D" w:rsidRPr="00920004" w:rsidRDefault="00F42A3D" w:rsidP="00CF739D">
            <w:pPr>
              <w:rPr>
                <w:lang w:val="en-US"/>
              </w:rPr>
            </w:pPr>
            <w:r w:rsidRPr="00920004">
              <w:rPr>
                <w:lang w:val="en-US"/>
              </w:rPr>
              <w:t>Thay đổi trạng thái biên nhận</w:t>
            </w:r>
          </w:p>
        </w:tc>
      </w:tr>
      <w:tr w:rsidR="00F42A3D" w:rsidRPr="00920004" w14:paraId="00B3E497" w14:textId="77777777" w:rsidTr="005836F2">
        <w:tc>
          <w:tcPr>
            <w:tcW w:w="708" w:type="dxa"/>
          </w:tcPr>
          <w:p w14:paraId="74D0B7FA" w14:textId="5AC7A783" w:rsidR="00F42A3D" w:rsidRPr="00920004" w:rsidRDefault="00F42A3D" w:rsidP="00CF739D">
            <w:pPr>
              <w:jc w:val="center"/>
              <w:rPr>
                <w:lang w:val="en-US"/>
              </w:rPr>
            </w:pPr>
            <w:r w:rsidRPr="00920004">
              <w:rPr>
                <w:lang w:val="en-US"/>
              </w:rPr>
              <w:t>5</w:t>
            </w:r>
          </w:p>
        </w:tc>
        <w:tc>
          <w:tcPr>
            <w:tcW w:w="1992" w:type="dxa"/>
          </w:tcPr>
          <w:p w14:paraId="062ED5EE" w14:textId="77777777" w:rsidR="00F42A3D" w:rsidRPr="00920004" w:rsidRDefault="00F42A3D" w:rsidP="00CF739D">
            <w:pPr>
              <w:rPr>
                <w:lang w:val="en-US"/>
              </w:rPr>
            </w:pPr>
            <w:r w:rsidRPr="00920004">
              <w:rPr>
                <w:lang w:val="en-US"/>
              </w:rPr>
              <w:t>GU_02_04</w:t>
            </w:r>
          </w:p>
        </w:tc>
        <w:tc>
          <w:tcPr>
            <w:tcW w:w="5979" w:type="dxa"/>
          </w:tcPr>
          <w:p w14:paraId="4DD1B259" w14:textId="77777777" w:rsidR="00F42A3D" w:rsidRPr="00920004" w:rsidRDefault="00F42A3D" w:rsidP="00CF739D">
            <w:pPr>
              <w:rPr>
                <w:lang w:val="en-US"/>
              </w:rPr>
            </w:pPr>
            <w:r w:rsidRPr="00920004">
              <w:rPr>
                <w:lang w:val="en-US"/>
              </w:rPr>
              <w:t>Cập nhật thông tin biên nhận</w:t>
            </w:r>
          </w:p>
        </w:tc>
      </w:tr>
      <w:tr w:rsidR="00F42A3D" w:rsidRPr="00920004" w14:paraId="267F4D0F" w14:textId="77777777" w:rsidTr="005836F2">
        <w:tc>
          <w:tcPr>
            <w:tcW w:w="708" w:type="dxa"/>
          </w:tcPr>
          <w:p w14:paraId="105529AF" w14:textId="5B158A3E" w:rsidR="00F42A3D" w:rsidRPr="00920004" w:rsidRDefault="00F42A3D" w:rsidP="00CF739D">
            <w:pPr>
              <w:jc w:val="center"/>
              <w:rPr>
                <w:lang w:val="en-US"/>
              </w:rPr>
            </w:pPr>
            <w:r w:rsidRPr="00920004">
              <w:rPr>
                <w:lang w:val="en-US"/>
              </w:rPr>
              <w:t>6</w:t>
            </w:r>
          </w:p>
        </w:tc>
        <w:tc>
          <w:tcPr>
            <w:tcW w:w="1992" w:type="dxa"/>
          </w:tcPr>
          <w:p w14:paraId="2E2CD43A" w14:textId="77777777" w:rsidR="00F42A3D" w:rsidRPr="00920004" w:rsidRDefault="00F42A3D" w:rsidP="00CF739D">
            <w:pPr>
              <w:rPr>
                <w:lang w:val="en-US"/>
              </w:rPr>
            </w:pPr>
            <w:r w:rsidRPr="00920004">
              <w:rPr>
                <w:lang w:val="en-US"/>
              </w:rPr>
              <w:t>GU_03</w:t>
            </w:r>
          </w:p>
        </w:tc>
        <w:tc>
          <w:tcPr>
            <w:tcW w:w="5979" w:type="dxa"/>
          </w:tcPr>
          <w:p w14:paraId="08D67626" w14:textId="77777777" w:rsidR="00F42A3D" w:rsidRPr="00920004" w:rsidRDefault="00F42A3D" w:rsidP="00CF739D">
            <w:r w:rsidRPr="00920004">
              <w:rPr>
                <w:lang w:val="en-US"/>
              </w:rPr>
              <w:t>Quản lí phân công xử lí đơn hàng</w:t>
            </w:r>
          </w:p>
        </w:tc>
      </w:tr>
      <w:tr w:rsidR="00F42A3D" w:rsidRPr="00920004" w14:paraId="704B6E11" w14:textId="77777777" w:rsidTr="005836F2">
        <w:tc>
          <w:tcPr>
            <w:tcW w:w="708" w:type="dxa"/>
          </w:tcPr>
          <w:p w14:paraId="7CBC11F3" w14:textId="64656156" w:rsidR="00F42A3D" w:rsidRPr="00920004" w:rsidRDefault="00F42A3D" w:rsidP="00CF739D">
            <w:pPr>
              <w:jc w:val="center"/>
              <w:rPr>
                <w:lang w:val="en-US"/>
              </w:rPr>
            </w:pPr>
            <w:r w:rsidRPr="00920004">
              <w:rPr>
                <w:lang w:val="en-US"/>
              </w:rPr>
              <w:t>7</w:t>
            </w:r>
          </w:p>
        </w:tc>
        <w:tc>
          <w:tcPr>
            <w:tcW w:w="1992" w:type="dxa"/>
          </w:tcPr>
          <w:p w14:paraId="56098323" w14:textId="77777777" w:rsidR="00F42A3D" w:rsidRPr="00920004" w:rsidRDefault="00F42A3D" w:rsidP="00CF739D">
            <w:pPr>
              <w:rPr>
                <w:lang w:val="en-US"/>
              </w:rPr>
            </w:pPr>
            <w:r w:rsidRPr="00920004">
              <w:rPr>
                <w:lang w:val="en-US"/>
              </w:rPr>
              <w:t>GU_04</w:t>
            </w:r>
          </w:p>
        </w:tc>
        <w:tc>
          <w:tcPr>
            <w:tcW w:w="5979" w:type="dxa"/>
          </w:tcPr>
          <w:p w14:paraId="45F8AE81" w14:textId="77777777" w:rsidR="00F42A3D" w:rsidRPr="00920004" w:rsidRDefault="00F42A3D" w:rsidP="00CF739D">
            <w:r w:rsidRPr="00920004">
              <w:rPr>
                <w:lang w:val="en-US"/>
              </w:rPr>
              <w:t>Tạo đơn hàng</w:t>
            </w:r>
          </w:p>
        </w:tc>
      </w:tr>
      <w:tr w:rsidR="00F42A3D" w:rsidRPr="00920004" w14:paraId="5CBE3EB6" w14:textId="77777777" w:rsidTr="005836F2">
        <w:tc>
          <w:tcPr>
            <w:tcW w:w="708" w:type="dxa"/>
          </w:tcPr>
          <w:p w14:paraId="34AF5B3B" w14:textId="0EE98721" w:rsidR="00F42A3D" w:rsidRPr="00920004" w:rsidRDefault="005836F2" w:rsidP="00CF739D">
            <w:pPr>
              <w:jc w:val="center"/>
              <w:rPr>
                <w:lang w:val="en-US"/>
              </w:rPr>
            </w:pPr>
            <w:r w:rsidRPr="00920004">
              <w:rPr>
                <w:lang w:val="en-US"/>
              </w:rPr>
              <w:t>8</w:t>
            </w:r>
          </w:p>
        </w:tc>
        <w:tc>
          <w:tcPr>
            <w:tcW w:w="1992" w:type="dxa"/>
          </w:tcPr>
          <w:p w14:paraId="464BA85F" w14:textId="77777777" w:rsidR="00F42A3D" w:rsidRPr="00920004" w:rsidRDefault="00F42A3D" w:rsidP="00CF739D">
            <w:pPr>
              <w:rPr>
                <w:lang w:val="en-US"/>
              </w:rPr>
            </w:pPr>
            <w:r w:rsidRPr="00920004">
              <w:rPr>
                <w:lang w:val="en-US"/>
              </w:rPr>
              <w:t>GU_06</w:t>
            </w:r>
          </w:p>
        </w:tc>
        <w:tc>
          <w:tcPr>
            <w:tcW w:w="5979" w:type="dxa"/>
          </w:tcPr>
          <w:p w14:paraId="5F87185B" w14:textId="77777777" w:rsidR="00F42A3D" w:rsidRPr="00920004" w:rsidRDefault="00F42A3D" w:rsidP="00CF739D">
            <w:pPr>
              <w:rPr>
                <w:lang w:val="en-US"/>
              </w:rPr>
            </w:pPr>
            <w:r w:rsidRPr="00920004">
              <w:rPr>
                <w:lang w:val="en-US"/>
              </w:rPr>
              <w:t>Quản lí trạng thái máy giặt</w:t>
            </w:r>
          </w:p>
        </w:tc>
      </w:tr>
      <w:tr w:rsidR="00F42A3D" w:rsidRPr="00920004" w14:paraId="7A6C87F4" w14:textId="77777777" w:rsidTr="005836F2">
        <w:tc>
          <w:tcPr>
            <w:tcW w:w="708" w:type="dxa"/>
          </w:tcPr>
          <w:p w14:paraId="4EF6F28C" w14:textId="4DBE3E94" w:rsidR="00F42A3D" w:rsidRPr="00920004" w:rsidRDefault="005836F2" w:rsidP="00CF739D">
            <w:pPr>
              <w:jc w:val="center"/>
              <w:rPr>
                <w:lang w:val="en-US"/>
              </w:rPr>
            </w:pPr>
            <w:r w:rsidRPr="00920004">
              <w:rPr>
                <w:lang w:val="en-US"/>
              </w:rPr>
              <w:t>9</w:t>
            </w:r>
          </w:p>
        </w:tc>
        <w:tc>
          <w:tcPr>
            <w:tcW w:w="1992" w:type="dxa"/>
          </w:tcPr>
          <w:p w14:paraId="72C3D0D4" w14:textId="77777777" w:rsidR="00F42A3D" w:rsidRPr="00920004" w:rsidRDefault="00F42A3D" w:rsidP="00CF739D">
            <w:pPr>
              <w:rPr>
                <w:lang w:val="en-US"/>
              </w:rPr>
            </w:pPr>
            <w:r w:rsidRPr="00920004">
              <w:rPr>
                <w:lang w:val="en-US"/>
              </w:rPr>
              <w:t>GU_08</w:t>
            </w:r>
          </w:p>
        </w:tc>
        <w:tc>
          <w:tcPr>
            <w:tcW w:w="5979" w:type="dxa"/>
          </w:tcPr>
          <w:p w14:paraId="5D2F4B67" w14:textId="77777777" w:rsidR="00F42A3D" w:rsidRPr="00920004" w:rsidRDefault="00F42A3D" w:rsidP="00CF739D">
            <w:r w:rsidRPr="00920004">
              <w:rPr>
                <w:lang w:val="en-US"/>
              </w:rPr>
              <w:t>Tìm kiếm đơn hàng</w:t>
            </w:r>
          </w:p>
        </w:tc>
      </w:tr>
      <w:tr w:rsidR="00F42A3D" w:rsidRPr="00920004" w14:paraId="590B90E3" w14:textId="77777777" w:rsidTr="005836F2">
        <w:tc>
          <w:tcPr>
            <w:tcW w:w="708" w:type="dxa"/>
          </w:tcPr>
          <w:p w14:paraId="30A89E2B" w14:textId="6B25F84E" w:rsidR="00F42A3D" w:rsidRPr="00920004" w:rsidRDefault="00F42A3D" w:rsidP="00CF739D">
            <w:pPr>
              <w:jc w:val="center"/>
              <w:rPr>
                <w:lang w:val="en-US"/>
              </w:rPr>
            </w:pPr>
            <w:r w:rsidRPr="00920004">
              <w:rPr>
                <w:lang w:val="en-US"/>
              </w:rPr>
              <w:t>1</w:t>
            </w:r>
            <w:r w:rsidR="005836F2" w:rsidRPr="00920004">
              <w:rPr>
                <w:lang w:val="en-US"/>
              </w:rPr>
              <w:t>0</w:t>
            </w:r>
          </w:p>
        </w:tc>
        <w:tc>
          <w:tcPr>
            <w:tcW w:w="1992" w:type="dxa"/>
          </w:tcPr>
          <w:p w14:paraId="4FC89B48" w14:textId="77777777" w:rsidR="00F42A3D" w:rsidRPr="00920004" w:rsidRDefault="00F42A3D" w:rsidP="00CF739D">
            <w:pPr>
              <w:rPr>
                <w:lang w:val="en-US"/>
              </w:rPr>
            </w:pPr>
            <w:r w:rsidRPr="00920004">
              <w:rPr>
                <w:lang w:val="en-US"/>
              </w:rPr>
              <w:t>GU_09</w:t>
            </w:r>
          </w:p>
        </w:tc>
        <w:tc>
          <w:tcPr>
            <w:tcW w:w="5979" w:type="dxa"/>
          </w:tcPr>
          <w:p w14:paraId="5DF9F3D1" w14:textId="77777777" w:rsidR="00F42A3D" w:rsidRPr="00920004" w:rsidRDefault="00F42A3D" w:rsidP="00CF739D">
            <w:r w:rsidRPr="00920004">
              <w:t>Đăng nhập</w:t>
            </w:r>
          </w:p>
        </w:tc>
      </w:tr>
      <w:tr w:rsidR="00F42A3D" w:rsidRPr="00920004" w14:paraId="70EC0F0C" w14:textId="77777777" w:rsidTr="005836F2">
        <w:tc>
          <w:tcPr>
            <w:tcW w:w="708" w:type="dxa"/>
          </w:tcPr>
          <w:p w14:paraId="2BC226E3" w14:textId="4B07CB93" w:rsidR="00F42A3D" w:rsidRPr="00920004" w:rsidRDefault="00F42A3D" w:rsidP="00CF739D">
            <w:pPr>
              <w:jc w:val="center"/>
              <w:rPr>
                <w:lang w:val="en-US"/>
              </w:rPr>
            </w:pPr>
            <w:r w:rsidRPr="00920004">
              <w:rPr>
                <w:lang w:val="en-US"/>
              </w:rPr>
              <w:t>1</w:t>
            </w:r>
            <w:r w:rsidR="005836F2" w:rsidRPr="00920004">
              <w:rPr>
                <w:lang w:val="en-US"/>
              </w:rPr>
              <w:t>1</w:t>
            </w:r>
          </w:p>
        </w:tc>
        <w:tc>
          <w:tcPr>
            <w:tcW w:w="1992" w:type="dxa"/>
          </w:tcPr>
          <w:p w14:paraId="525AA4CF" w14:textId="77777777" w:rsidR="00F42A3D" w:rsidRPr="00920004" w:rsidRDefault="00F42A3D" w:rsidP="00CF739D">
            <w:pPr>
              <w:rPr>
                <w:lang w:val="en-US"/>
              </w:rPr>
            </w:pPr>
            <w:r w:rsidRPr="00920004">
              <w:rPr>
                <w:lang w:val="en-US"/>
              </w:rPr>
              <w:t>GU_10</w:t>
            </w:r>
          </w:p>
        </w:tc>
        <w:tc>
          <w:tcPr>
            <w:tcW w:w="5979" w:type="dxa"/>
          </w:tcPr>
          <w:p w14:paraId="7A718AF0" w14:textId="77777777" w:rsidR="00F42A3D" w:rsidRPr="00920004" w:rsidRDefault="00F42A3D" w:rsidP="00CF739D">
            <w:r w:rsidRPr="00920004">
              <w:t>Đăng xuất</w:t>
            </w:r>
          </w:p>
        </w:tc>
      </w:tr>
    </w:tbl>
    <w:p w14:paraId="564ACC89" w14:textId="289F9273" w:rsidR="00924D77" w:rsidRPr="00CF739D" w:rsidRDefault="00924D77" w:rsidP="00CF739D">
      <w:pPr>
        <w:pStyle w:val="Caption"/>
      </w:pPr>
      <w:bookmarkStart w:id="2493" w:name="_Toc531504591"/>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w:t>
      </w:r>
      <w:r w:rsidR="00D632EE" w:rsidRPr="00CF739D">
        <w:fldChar w:fldCharType="end"/>
      </w:r>
      <w:r w:rsidRPr="00CF739D">
        <w:t xml:space="preserve"> Các chức năng được kiểm thử</w:t>
      </w:r>
      <w:bookmarkEnd w:id="2493"/>
    </w:p>
    <w:p w14:paraId="6E774E1B" w14:textId="490F06FE" w:rsidR="00924D77" w:rsidRPr="00920004" w:rsidRDefault="00924D77">
      <w:pPr>
        <w:pStyle w:val="Heading3"/>
      </w:pPr>
      <w:bookmarkStart w:id="2494" w:name="_Toc531502277"/>
      <w:r w:rsidRPr="00920004">
        <w:t>Tiêu chí kiểm thử</w:t>
      </w:r>
      <w:bookmarkEnd w:id="2494"/>
    </w:p>
    <w:p w14:paraId="39AEDB18" w14:textId="4FD3140E" w:rsidR="00924D77" w:rsidRPr="00920004" w:rsidRDefault="00C960CE" w:rsidP="00CF739D">
      <w:pPr>
        <w:ind w:firstLine="720"/>
        <w:rPr>
          <w:lang w:val="en-US"/>
        </w:rPr>
      </w:pPr>
      <w:r w:rsidRPr="00920004">
        <w:rPr>
          <w:lang w:val="en-US"/>
        </w:rPr>
        <w:t xml:space="preserve">- </w:t>
      </w:r>
      <w:r w:rsidR="00924D77" w:rsidRPr="00920004">
        <w:rPr>
          <w:lang w:val="en-US"/>
        </w:rPr>
        <w:t>Kiểm thử thành công: Đáp ứng các yêu cầu đặt ra, chức năng hoạt động đúng với đặc tả, thiết kế.</w:t>
      </w:r>
    </w:p>
    <w:p w14:paraId="1506505C" w14:textId="18A99583" w:rsidR="00924D77" w:rsidRPr="00CF739D" w:rsidRDefault="00C960CE" w:rsidP="00CF739D">
      <w:pPr>
        <w:ind w:firstLine="662"/>
      </w:pPr>
      <w:r w:rsidRPr="00CF739D">
        <w:rPr>
          <w:lang w:val="en-US"/>
        </w:rPr>
        <w:t xml:space="preserve">- </w:t>
      </w:r>
      <w:r w:rsidR="00924D77" w:rsidRPr="00CF739D">
        <w:rPr>
          <w:lang w:val="en-US"/>
        </w:rPr>
        <w:t>Kiểm thử thất bại: Hoạt động không đúng với đặc tả, thiết kế đề ra. Hoặc xảy ra các lỗi về lập trình.</w:t>
      </w:r>
    </w:p>
    <w:p w14:paraId="497841D4" w14:textId="2A5A4A8E" w:rsidR="004A77C2" w:rsidRPr="00CF739D" w:rsidRDefault="004A77C2" w:rsidP="00373334">
      <w:pPr>
        <w:pStyle w:val="Heading2"/>
        <w:pPrChange w:id="2495" w:author="phuong vu" w:date="2018-12-02T09:08:00Z">
          <w:pPr>
            <w:pStyle w:val="Heading2"/>
            <w:spacing w:before="240" w:line="0" w:lineRule="atLeast"/>
          </w:pPr>
        </w:pPrChange>
      </w:pPr>
      <w:bookmarkStart w:id="2496" w:name="_Toc531502278"/>
      <w:r w:rsidRPr="00CF739D">
        <w:t>Quản lí kiểm thử</w:t>
      </w:r>
      <w:bookmarkEnd w:id="2496"/>
    </w:p>
    <w:p w14:paraId="64EAE467" w14:textId="7C2BBB81" w:rsidR="00924D77" w:rsidRPr="00920004" w:rsidRDefault="00924D77">
      <w:pPr>
        <w:pStyle w:val="Heading3"/>
      </w:pPr>
      <w:bookmarkStart w:id="2497" w:name="_Toc531502279"/>
      <w:r w:rsidRPr="00920004">
        <w:t>Tiến hành kiểm thử</w:t>
      </w:r>
      <w:bookmarkEnd w:id="2497"/>
    </w:p>
    <w:p w14:paraId="55D048E4" w14:textId="30946414" w:rsidR="00CE15B0" w:rsidRPr="00CF739D" w:rsidRDefault="00CE15B0" w:rsidP="00CF739D">
      <w:pPr>
        <w:spacing w:after="0"/>
        <w:ind w:left="778"/>
        <w:contextualSpacing w:val="0"/>
        <w:rPr>
          <w:lang w:val="es-ES"/>
        </w:rPr>
      </w:pPr>
      <w:r w:rsidRPr="00920004">
        <w:rPr>
          <w:lang w:val="es-ES"/>
        </w:rPr>
        <w:t>- Lập kế hoạch kiểm thử</w:t>
      </w:r>
    </w:p>
    <w:p w14:paraId="32894731" w14:textId="1798DF68" w:rsidR="00CE15B0" w:rsidRPr="00920004" w:rsidRDefault="00CE15B0" w:rsidP="00CF739D">
      <w:pPr>
        <w:spacing w:after="0"/>
        <w:ind w:left="778"/>
        <w:contextualSpacing w:val="0"/>
        <w:rPr>
          <w:lang w:val="es-ES"/>
        </w:rPr>
      </w:pPr>
      <w:r w:rsidRPr="00920004">
        <w:rPr>
          <w:lang w:val="es-ES"/>
        </w:rPr>
        <w:lastRenderedPageBreak/>
        <w:t>- Tạo test case</w:t>
      </w:r>
    </w:p>
    <w:p w14:paraId="577D0003" w14:textId="6E2A9722" w:rsidR="00CE15B0" w:rsidRPr="00920004" w:rsidRDefault="00CE15B0" w:rsidP="00CF739D">
      <w:pPr>
        <w:spacing w:after="0"/>
        <w:ind w:left="778"/>
        <w:contextualSpacing w:val="0"/>
        <w:rPr>
          <w:lang w:val="es-ES"/>
        </w:rPr>
      </w:pPr>
      <w:r w:rsidRPr="00920004">
        <w:rPr>
          <w:lang w:val="es-ES"/>
        </w:rPr>
        <w:t>- Tiến hành kiểm thử</w:t>
      </w:r>
    </w:p>
    <w:p w14:paraId="5E2F40A8" w14:textId="1A42550B" w:rsidR="00CE15B0" w:rsidRPr="00CF739D" w:rsidRDefault="00CE15B0" w:rsidP="00CF739D">
      <w:pPr>
        <w:spacing w:after="0"/>
        <w:ind w:left="778"/>
        <w:contextualSpacing w:val="0"/>
        <w:rPr>
          <w:lang w:val="es-ES"/>
        </w:rPr>
      </w:pPr>
      <w:r w:rsidRPr="00CF739D">
        <w:rPr>
          <w:lang w:val="es-ES"/>
        </w:rPr>
        <w:t>- Tạo kết quả kiểm thử</w:t>
      </w:r>
    </w:p>
    <w:p w14:paraId="7CFE1ED3" w14:textId="624F6084" w:rsidR="00924D77" w:rsidRPr="00920004" w:rsidRDefault="00924D77">
      <w:pPr>
        <w:pStyle w:val="Heading3"/>
      </w:pPr>
      <w:bookmarkStart w:id="2498" w:name="_Toc531502280"/>
      <w:r w:rsidRPr="00920004">
        <w:t>Môi trường kiểm thử</w:t>
      </w:r>
      <w:bookmarkEnd w:id="2498"/>
    </w:p>
    <w:p w14:paraId="4C4E06E9" w14:textId="670B48BA" w:rsidR="00A57F49" w:rsidRPr="00CF739D" w:rsidRDefault="00C960CE" w:rsidP="00CF739D">
      <w:pPr>
        <w:spacing w:after="0"/>
        <w:ind w:firstLine="720"/>
        <w:contextualSpacing w:val="0"/>
        <w:rPr>
          <w:lang w:val="es-ES"/>
        </w:rPr>
      </w:pPr>
      <w:r w:rsidRPr="00920004">
        <w:rPr>
          <w:lang w:val="es-ES"/>
        </w:rPr>
        <w:t xml:space="preserve">- </w:t>
      </w:r>
      <w:r w:rsidR="00A57F49" w:rsidRPr="00920004">
        <w:rPr>
          <w:lang w:val="es-ES"/>
        </w:rPr>
        <w:t>Hệ điều hành Window 10 64 bit</w:t>
      </w:r>
    </w:p>
    <w:p w14:paraId="1A36877D" w14:textId="79B75B6C" w:rsidR="00A57F49" w:rsidRPr="00920004" w:rsidRDefault="00C960CE" w:rsidP="00CF739D">
      <w:pPr>
        <w:spacing w:after="0"/>
        <w:ind w:firstLine="720"/>
        <w:contextualSpacing w:val="0"/>
        <w:rPr>
          <w:lang w:val="es-ES"/>
        </w:rPr>
      </w:pPr>
      <w:r w:rsidRPr="00920004">
        <w:rPr>
          <w:lang w:val="es-ES"/>
        </w:rPr>
        <w:t xml:space="preserve">- </w:t>
      </w:r>
      <w:r w:rsidR="00A57F49" w:rsidRPr="00920004">
        <w:rPr>
          <w:lang w:val="es-ES"/>
        </w:rPr>
        <w:t xml:space="preserve">Trình duyệt: </w:t>
      </w:r>
      <w:r w:rsidR="002F5F09" w:rsidRPr="00920004">
        <w:rPr>
          <w:lang w:val="es-ES"/>
        </w:rPr>
        <w:t>Cốc cốc phiên bản 75.4.124.</w:t>
      </w:r>
    </w:p>
    <w:p w14:paraId="5175AD96" w14:textId="1F04F2C8" w:rsidR="002F5F09" w:rsidRPr="00920004" w:rsidRDefault="00C960CE" w:rsidP="00CF739D">
      <w:pPr>
        <w:spacing w:after="0"/>
        <w:ind w:firstLine="720"/>
        <w:contextualSpacing w:val="0"/>
        <w:rPr>
          <w:lang w:val="es-ES"/>
        </w:rPr>
      </w:pPr>
      <w:r w:rsidRPr="00920004">
        <w:rPr>
          <w:lang w:val="es-ES"/>
        </w:rPr>
        <w:t xml:space="preserve">- </w:t>
      </w:r>
      <w:r w:rsidR="002F5F09" w:rsidRPr="00920004">
        <w:rPr>
          <w:lang w:val="es-ES"/>
        </w:rPr>
        <w:t>Cấu hình máy tính:</w:t>
      </w:r>
    </w:p>
    <w:p w14:paraId="4C35488B" w14:textId="62B9D914" w:rsidR="002F5F09" w:rsidRPr="00920004" w:rsidRDefault="00C960CE" w:rsidP="00CF739D">
      <w:pPr>
        <w:spacing w:after="0"/>
        <w:ind w:left="720" w:firstLine="720"/>
        <w:contextualSpacing w:val="0"/>
        <w:rPr>
          <w:lang w:val="es-ES"/>
        </w:rPr>
      </w:pPr>
      <w:r w:rsidRPr="00920004">
        <w:rPr>
          <w:lang w:val="es-ES"/>
        </w:rPr>
        <w:t xml:space="preserve">+ </w:t>
      </w:r>
      <w:r w:rsidR="002F5F09" w:rsidRPr="00920004">
        <w:rPr>
          <w:lang w:val="es-ES"/>
        </w:rPr>
        <w:t>CPU: Intel Core i5 Haswel 4210U.</w:t>
      </w:r>
    </w:p>
    <w:p w14:paraId="58881BBB" w14:textId="6A2073DE" w:rsidR="002F5F09" w:rsidRPr="00CF739D" w:rsidRDefault="00C960CE" w:rsidP="00CF739D">
      <w:pPr>
        <w:spacing w:after="0"/>
        <w:ind w:left="720" w:firstLine="720"/>
        <w:contextualSpacing w:val="0"/>
        <w:rPr>
          <w:lang w:val="es-ES"/>
        </w:rPr>
      </w:pPr>
      <w:r w:rsidRPr="00CF739D">
        <w:rPr>
          <w:lang w:val="es-ES"/>
        </w:rPr>
        <w:t xml:space="preserve">+ </w:t>
      </w:r>
      <w:r w:rsidR="002F5F09" w:rsidRPr="00CF739D">
        <w:rPr>
          <w:lang w:val="es-ES"/>
        </w:rPr>
        <w:t>RAM: 6GB.</w:t>
      </w:r>
    </w:p>
    <w:p w14:paraId="17C1A080" w14:textId="6762039A" w:rsidR="00924D77" w:rsidRPr="00920004" w:rsidRDefault="00924D77">
      <w:pPr>
        <w:pStyle w:val="Heading3"/>
      </w:pPr>
      <w:bookmarkStart w:id="2499" w:name="_Toc531502281"/>
      <w:r w:rsidRPr="00920004">
        <w:t>Kế hoạch dự đoán và chi phí</w:t>
      </w:r>
      <w:bookmarkEnd w:id="2499"/>
    </w:p>
    <w:p w14:paraId="363121EF" w14:textId="3BB197C2" w:rsidR="00924D77" w:rsidRPr="00920004" w:rsidRDefault="00924D77">
      <w:pPr>
        <w:pStyle w:val="Heading3"/>
      </w:pPr>
      <w:bookmarkStart w:id="2500" w:name="_Toc531502282"/>
      <w:r w:rsidRPr="00920004">
        <w:t>Các rủi ro</w:t>
      </w:r>
      <w:bookmarkEnd w:id="25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3800"/>
        <w:gridCol w:w="4012"/>
      </w:tblGrid>
      <w:tr w:rsidR="00924D77" w:rsidRPr="00920004" w14:paraId="2E7503AC" w14:textId="77777777" w:rsidTr="00CF739D">
        <w:tc>
          <w:tcPr>
            <w:tcW w:w="965" w:type="dxa"/>
            <w:tcBorders>
              <w:top w:val="single" w:sz="4" w:space="0" w:color="auto"/>
              <w:left w:val="single" w:sz="4" w:space="0" w:color="auto"/>
              <w:bottom w:val="single" w:sz="4" w:space="0" w:color="auto"/>
              <w:right w:val="single" w:sz="4" w:space="0" w:color="auto"/>
            </w:tcBorders>
            <w:vAlign w:val="center"/>
            <w:hideMark/>
          </w:tcPr>
          <w:p w14:paraId="398E13A4" w14:textId="77777777" w:rsidR="00924D77" w:rsidRPr="00CF739D" w:rsidRDefault="00924D77">
            <w:pPr>
              <w:jc w:val="center"/>
              <w:rPr>
                <w:b/>
                <w:lang w:val="es-ES"/>
              </w:rPr>
            </w:pPr>
            <w:r w:rsidRPr="00CF739D">
              <w:rPr>
                <w:b/>
                <w:lang w:val="es-ES"/>
              </w:rPr>
              <w:t>STT</w:t>
            </w:r>
          </w:p>
        </w:tc>
        <w:tc>
          <w:tcPr>
            <w:tcW w:w="3800" w:type="dxa"/>
            <w:tcBorders>
              <w:top w:val="single" w:sz="4" w:space="0" w:color="auto"/>
              <w:left w:val="single" w:sz="4" w:space="0" w:color="auto"/>
              <w:bottom w:val="single" w:sz="4" w:space="0" w:color="auto"/>
              <w:right w:val="single" w:sz="4" w:space="0" w:color="auto"/>
            </w:tcBorders>
            <w:vAlign w:val="center"/>
            <w:hideMark/>
          </w:tcPr>
          <w:p w14:paraId="1A943D44" w14:textId="77777777" w:rsidR="00924D77" w:rsidRPr="00CF739D" w:rsidRDefault="00924D77" w:rsidP="00CF739D">
            <w:pPr>
              <w:jc w:val="center"/>
              <w:rPr>
                <w:b/>
                <w:lang w:val="es-ES"/>
              </w:rPr>
            </w:pPr>
            <w:r w:rsidRPr="00CF739D">
              <w:rPr>
                <w:b/>
                <w:lang w:val="es-ES"/>
              </w:rPr>
              <w:t>Các rủi ro có thể xảy ra</w:t>
            </w:r>
          </w:p>
        </w:tc>
        <w:tc>
          <w:tcPr>
            <w:tcW w:w="4012" w:type="dxa"/>
            <w:tcBorders>
              <w:top w:val="single" w:sz="4" w:space="0" w:color="auto"/>
              <w:left w:val="single" w:sz="4" w:space="0" w:color="auto"/>
              <w:bottom w:val="single" w:sz="4" w:space="0" w:color="auto"/>
              <w:right w:val="single" w:sz="4" w:space="0" w:color="auto"/>
            </w:tcBorders>
            <w:vAlign w:val="center"/>
            <w:hideMark/>
          </w:tcPr>
          <w:p w14:paraId="43FF2681" w14:textId="77777777" w:rsidR="00924D77" w:rsidRPr="00CF739D" w:rsidRDefault="00924D77" w:rsidP="00CF739D">
            <w:pPr>
              <w:jc w:val="center"/>
              <w:rPr>
                <w:b/>
                <w:lang w:val="es-ES"/>
              </w:rPr>
            </w:pPr>
            <w:r w:rsidRPr="00CF739D">
              <w:rPr>
                <w:b/>
                <w:lang w:val="es-ES"/>
              </w:rPr>
              <w:t>Kế hoạch làm giảm bớt hoặc tránh</w:t>
            </w:r>
          </w:p>
        </w:tc>
      </w:tr>
      <w:tr w:rsidR="00924D77" w:rsidRPr="00920004" w14:paraId="587146F7"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A1AAB09" w14:textId="77777777" w:rsidR="00924D77" w:rsidRPr="00CF739D" w:rsidRDefault="00924D77" w:rsidP="00CF739D">
            <w:pPr>
              <w:spacing w:before="240" w:line="0" w:lineRule="atLeast"/>
              <w:jc w:val="center"/>
              <w:rPr>
                <w:bCs/>
                <w:lang w:val="es-ES"/>
              </w:rPr>
            </w:pPr>
            <w:r w:rsidRPr="00CF739D">
              <w:rPr>
                <w:bCs/>
                <w:lang w:val="es-ES"/>
              </w:rPr>
              <w:t>1</w:t>
            </w:r>
          </w:p>
        </w:tc>
        <w:tc>
          <w:tcPr>
            <w:tcW w:w="3800" w:type="dxa"/>
            <w:tcBorders>
              <w:top w:val="single" w:sz="4" w:space="0" w:color="auto"/>
              <w:left w:val="single" w:sz="4" w:space="0" w:color="auto"/>
              <w:bottom w:val="single" w:sz="4" w:space="0" w:color="auto"/>
              <w:right w:val="single" w:sz="4" w:space="0" w:color="auto"/>
            </w:tcBorders>
            <w:hideMark/>
          </w:tcPr>
          <w:p w14:paraId="4C205209" w14:textId="77777777" w:rsidR="00924D77" w:rsidRPr="00920004" w:rsidRDefault="00924D77">
            <w:pPr>
              <w:rPr>
                <w:lang w:val="es-ES"/>
              </w:rPr>
            </w:pPr>
            <w:r w:rsidRPr="00920004">
              <w:rPr>
                <w:lang w:val="es-ES"/>
              </w:rPr>
              <w:t>Thời gian kiểm thử thực tế dài hơn thời gian dự đoán</w:t>
            </w:r>
          </w:p>
        </w:tc>
        <w:tc>
          <w:tcPr>
            <w:tcW w:w="4012" w:type="dxa"/>
            <w:tcBorders>
              <w:top w:val="single" w:sz="4" w:space="0" w:color="auto"/>
              <w:left w:val="single" w:sz="4" w:space="0" w:color="auto"/>
              <w:bottom w:val="single" w:sz="4" w:space="0" w:color="auto"/>
              <w:right w:val="single" w:sz="4" w:space="0" w:color="auto"/>
            </w:tcBorders>
            <w:hideMark/>
          </w:tcPr>
          <w:p w14:paraId="0EF7EDFA" w14:textId="47E94CBF" w:rsidR="00924D77" w:rsidRPr="00920004" w:rsidRDefault="00924D77">
            <w:pPr>
              <w:rPr>
                <w:lang w:val="es-ES"/>
              </w:rPr>
            </w:pPr>
            <w:r w:rsidRPr="00920004">
              <w:rPr>
                <w:lang w:val="es-ES"/>
              </w:rPr>
              <w:t>Tăng thời gian thảo luận nhóm, phân chia lại công việc</w:t>
            </w:r>
            <w:r w:rsidR="00104646" w:rsidRPr="00920004">
              <w:rPr>
                <w:lang w:val="es-ES"/>
              </w:rPr>
              <w:t>.</w:t>
            </w:r>
          </w:p>
        </w:tc>
      </w:tr>
      <w:tr w:rsidR="00924D77" w:rsidRPr="00920004" w14:paraId="5B290CD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0CBC65F3" w14:textId="77777777" w:rsidR="00924D77" w:rsidRPr="00CF739D" w:rsidRDefault="00924D77" w:rsidP="00CF739D">
            <w:pPr>
              <w:spacing w:before="240" w:line="0" w:lineRule="atLeast"/>
              <w:jc w:val="center"/>
              <w:rPr>
                <w:bCs/>
                <w:lang w:val="es-ES"/>
              </w:rPr>
            </w:pPr>
            <w:r w:rsidRPr="00CF739D">
              <w:rPr>
                <w:bCs/>
                <w:lang w:val="es-ES"/>
              </w:rPr>
              <w:t>2</w:t>
            </w:r>
          </w:p>
        </w:tc>
        <w:tc>
          <w:tcPr>
            <w:tcW w:w="3800" w:type="dxa"/>
            <w:tcBorders>
              <w:top w:val="single" w:sz="4" w:space="0" w:color="auto"/>
              <w:left w:val="single" w:sz="4" w:space="0" w:color="auto"/>
              <w:bottom w:val="single" w:sz="4" w:space="0" w:color="auto"/>
              <w:right w:val="single" w:sz="4" w:space="0" w:color="auto"/>
            </w:tcBorders>
            <w:hideMark/>
          </w:tcPr>
          <w:p w14:paraId="329FC430" w14:textId="77777777" w:rsidR="00924D77" w:rsidRPr="00920004" w:rsidRDefault="00924D77">
            <w:pPr>
              <w:rPr>
                <w:lang w:val="es-ES"/>
              </w:rPr>
            </w:pPr>
            <w:r w:rsidRPr="00920004">
              <w:rPr>
                <w:lang w:val="es-ES"/>
              </w:rPr>
              <w:t>Lỗi hệ điều hành</w:t>
            </w:r>
          </w:p>
        </w:tc>
        <w:tc>
          <w:tcPr>
            <w:tcW w:w="4012" w:type="dxa"/>
            <w:tcBorders>
              <w:top w:val="single" w:sz="4" w:space="0" w:color="auto"/>
              <w:left w:val="single" w:sz="4" w:space="0" w:color="auto"/>
              <w:bottom w:val="single" w:sz="4" w:space="0" w:color="auto"/>
              <w:right w:val="single" w:sz="4" w:space="0" w:color="auto"/>
            </w:tcBorders>
            <w:hideMark/>
          </w:tcPr>
          <w:p w14:paraId="36364605" w14:textId="79F0DD98" w:rsidR="00924D77" w:rsidRPr="00920004" w:rsidRDefault="00104646">
            <w:pPr>
              <w:rPr>
                <w:lang w:val="es-ES"/>
              </w:rPr>
            </w:pPr>
            <w:r w:rsidRPr="00920004">
              <w:rPr>
                <w:lang w:val="es-ES"/>
              </w:rPr>
              <w:t>Sao lưu dữ liệu tất cả trước khi kiểm thử. Khôi phục kịp thời</w:t>
            </w:r>
          </w:p>
        </w:tc>
      </w:tr>
      <w:tr w:rsidR="00924D77" w:rsidRPr="00920004" w14:paraId="6142336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0DDE0C7" w14:textId="77777777" w:rsidR="00924D77" w:rsidRPr="00CF739D" w:rsidRDefault="00924D77" w:rsidP="00CF739D">
            <w:pPr>
              <w:spacing w:before="240" w:line="0" w:lineRule="atLeast"/>
              <w:jc w:val="center"/>
              <w:rPr>
                <w:bCs/>
                <w:lang w:val="es-ES"/>
              </w:rPr>
            </w:pPr>
            <w:r w:rsidRPr="00CF739D">
              <w:rPr>
                <w:bCs/>
                <w:lang w:val="es-ES"/>
              </w:rPr>
              <w:t>3</w:t>
            </w:r>
          </w:p>
        </w:tc>
        <w:tc>
          <w:tcPr>
            <w:tcW w:w="3800" w:type="dxa"/>
            <w:tcBorders>
              <w:top w:val="single" w:sz="4" w:space="0" w:color="auto"/>
              <w:left w:val="single" w:sz="4" w:space="0" w:color="auto"/>
              <w:bottom w:val="single" w:sz="4" w:space="0" w:color="auto"/>
              <w:right w:val="single" w:sz="4" w:space="0" w:color="auto"/>
            </w:tcBorders>
            <w:hideMark/>
          </w:tcPr>
          <w:p w14:paraId="6B05223C" w14:textId="77777777" w:rsidR="00924D77" w:rsidRPr="00920004" w:rsidRDefault="00924D77">
            <w:pPr>
              <w:rPr>
                <w:lang w:val="es-ES"/>
              </w:rPr>
            </w:pPr>
            <w:r w:rsidRPr="00920004">
              <w:rPr>
                <w:lang w:val="es-ES"/>
              </w:rPr>
              <w:t>Chưa có nhiều kinh nghiệm trong việc kiểm thử</w:t>
            </w:r>
          </w:p>
        </w:tc>
        <w:tc>
          <w:tcPr>
            <w:tcW w:w="4012" w:type="dxa"/>
            <w:tcBorders>
              <w:top w:val="single" w:sz="4" w:space="0" w:color="auto"/>
              <w:left w:val="single" w:sz="4" w:space="0" w:color="auto"/>
              <w:bottom w:val="single" w:sz="4" w:space="0" w:color="auto"/>
              <w:right w:val="single" w:sz="4" w:space="0" w:color="auto"/>
            </w:tcBorders>
            <w:hideMark/>
          </w:tcPr>
          <w:p w14:paraId="3EFF3FDF" w14:textId="5C321CF1" w:rsidR="00924D77" w:rsidRPr="00920004" w:rsidRDefault="00924D77">
            <w:pPr>
              <w:rPr>
                <w:lang w:val="es-ES"/>
              </w:rPr>
            </w:pPr>
            <w:r w:rsidRPr="00920004">
              <w:rPr>
                <w:lang w:val="es-ES"/>
              </w:rPr>
              <w:t>Tham khảo thêm từ các tài liệu liên quan trên diễn đàn, website chuyên về kiểm thử chức năng</w:t>
            </w:r>
            <w:r w:rsidR="00104646" w:rsidRPr="00920004">
              <w:rPr>
                <w:lang w:val="es-ES"/>
              </w:rPr>
              <w:t>.</w:t>
            </w:r>
          </w:p>
        </w:tc>
      </w:tr>
    </w:tbl>
    <w:p w14:paraId="2717B76F" w14:textId="70E2828F" w:rsidR="00924D77" w:rsidRPr="00CF739D" w:rsidRDefault="00104646" w:rsidP="00CF739D">
      <w:pPr>
        <w:pStyle w:val="Caption"/>
      </w:pPr>
      <w:bookmarkStart w:id="2501" w:name="_Toc531504592"/>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w:t>
      </w:r>
      <w:r w:rsidR="00D632EE" w:rsidRPr="00CF739D">
        <w:fldChar w:fldCharType="end"/>
      </w:r>
      <w:r w:rsidRPr="00CF739D">
        <w:t xml:space="preserve"> Các rủi ro có thể xảy ra khi kiểm thử</w:t>
      </w:r>
      <w:bookmarkEnd w:id="2501"/>
    </w:p>
    <w:p w14:paraId="2CCA3230" w14:textId="7BF5704C" w:rsidR="00C557CE" w:rsidRPr="00CF739D" w:rsidRDefault="004A77C2" w:rsidP="00373334">
      <w:pPr>
        <w:pStyle w:val="Heading2"/>
        <w:pPrChange w:id="2502" w:author="phuong vu" w:date="2018-12-02T09:08:00Z">
          <w:pPr>
            <w:pStyle w:val="Heading2"/>
            <w:spacing w:before="240" w:line="0" w:lineRule="atLeast"/>
          </w:pPr>
        </w:pPrChange>
      </w:pPr>
      <w:bookmarkStart w:id="2503" w:name="_Toc531502283"/>
      <w:r w:rsidRPr="00CF739D">
        <w:t>Các trường hợp kiểm thử</w:t>
      </w:r>
      <w:bookmarkEnd w:id="2503"/>
    </w:p>
    <w:p w14:paraId="78573932" w14:textId="2FACCA38" w:rsidR="00C557CE" w:rsidRPr="00920004" w:rsidRDefault="00287281" w:rsidP="00CF739D">
      <w:pPr>
        <w:pStyle w:val="Heading3"/>
      </w:pPr>
      <w:bookmarkStart w:id="2504" w:name="_Toc531502284"/>
      <w:r w:rsidRPr="00920004">
        <w:t>Quản lí đơn hàng</w:t>
      </w:r>
      <w:bookmarkEnd w:id="2504"/>
    </w:p>
    <w:p w14:paraId="4E4EA01F" w14:textId="241198C6" w:rsidR="006A5504" w:rsidRPr="00920004" w:rsidRDefault="006A5504" w:rsidP="00CF739D">
      <w:pPr>
        <w:pStyle w:val="Heading4"/>
        <w:spacing w:before="240" w:line="0" w:lineRule="atLeast"/>
        <w:rPr>
          <w:lang w:val="en-US"/>
        </w:rPr>
      </w:pPr>
      <w:bookmarkStart w:id="2505" w:name="_Toc531502285"/>
      <w:r w:rsidRPr="00920004">
        <w:rPr>
          <w:lang w:val="en-US"/>
        </w:rPr>
        <w:t>Xem danh sách đơn hàng theo trạng thái</w:t>
      </w:r>
      <w:bookmarkEnd w:id="2505"/>
    </w:p>
    <w:p w14:paraId="599CA4F9" w14:textId="77777777" w:rsidR="006A5504" w:rsidRPr="00920004" w:rsidRDefault="006A5504"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6971DA04" w14:textId="77777777" w:rsidR="006A5504" w:rsidRPr="00920004" w:rsidRDefault="006A5504"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4FC5CB6E" w14:textId="77777777" w:rsidR="006A5504" w:rsidRPr="00920004" w:rsidRDefault="006A5504" w:rsidP="00CF739D">
      <w:pPr>
        <w:ind w:left="720"/>
        <w:rPr>
          <w:b/>
          <w:lang w:val="en-US"/>
        </w:rPr>
      </w:pPr>
      <w:r w:rsidRPr="00920004">
        <w:rPr>
          <w:b/>
          <w:lang w:val="en-US"/>
        </w:rPr>
        <w:t>Mô tả:</w:t>
      </w:r>
    </w:p>
    <w:p w14:paraId="721A1E17" w14:textId="77777777" w:rsidR="006A5504" w:rsidRPr="00920004" w:rsidRDefault="006A5504" w:rsidP="00CF739D">
      <w:pPr>
        <w:ind w:left="720"/>
        <w:rPr>
          <w:lang w:val="en-US"/>
        </w:rPr>
      </w:pPr>
      <w:r w:rsidRPr="00920004">
        <w:rPr>
          <w:b/>
          <w:lang w:val="en-US"/>
        </w:rPr>
        <w:t xml:space="preserve">- </w:t>
      </w:r>
      <w:r w:rsidRPr="00920004">
        <w:rPr>
          <w:lang w:val="en-US"/>
        </w:rPr>
        <w:t>Bước 1: Mở trang web tại địa chỉ: localhost:3000.</w:t>
      </w:r>
    </w:p>
    <w:p w14:paraId="6F013E1B" w14:textId="77777777" w:rsidR="006A5504" w:rsidRPr="00920004" w:rsidRDefault="006A5504" w:rsidP="00CF739D">
      <w:pPr>
        <w:ind w:left="720"/>
        <w:rPr>
          <w:lang w:val="en-US"/>
        </w:rPr>
      </w:pPr>
      <w:r w:rsidRPr="00920004">
        <w:rPr>
          <w:lang w:val="en-US"/>
        </w:rPr>
        <w:t>- Bước 2: Đăng nhập thành công vào hệ thống.</w:t>
      </w:r>
    </w:p>
    <w:p w14:paraId="1DB8856D" w14:textId="77777777" w:rsidR="006A5504" w:rsidRPr="00920004" w:rsidRDefault="006A5504"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FB0ED5A" w14:textId="1D497AD4" w:rsidR="00F92702" w:rsidRPr="00920004" w:rsidRDefault="006A5504" w:rsidP="00CF739D">
      <w:pPr>
        <w:ind w:left="720"/>
        <w:rPr>
          <w:lang w:val="en-US"/>
        </w:rPr>
      </w:pPr>
      <w:r w:rsidRPr="00920004">
        <w:rPr>
          <w:lang w:val="en-US"/>
        </w:rPr>
        <w:t>- Bước 4: Xem danh sách đơn hàng theo từng trạng thái.</w:t>
      </w:r>
    </w:p>
    <w:p w14:paraId="0058DC79" w14:textId="534D0F1B" w:rsidR="006A5504" w:rsidRPr="00920004" w:rsidRDefault="006A5504" w:rsidP="00CF739D">
      <w:pPr>
        <w:ind w:left="720"/>
        <w:rPr>
          <w:b/>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6A5504" w:rsidRPr="00920004" w14:paraId="58ECF7D8"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71B7A8FF" w14:textId="26611D2F" w:rsidR="006A5504" w:rsidRPr="00920004" w:rsidRDefault="002219F0" w:rsidP="00CF739D">
            <w:pPr>
              <w:spacing w:before="240" w:line="0" w:lineRule="atLeast"/>
              <w:jc w:val="center"/>
              <w:rPr>
                <w:b/>
                <w:bCs/>
                <w:lang w:val="es-ES"/>
              </w:rPr>
            </w:pPr>
            <w:r w:rsidRPr="00920004">
              <w:rPr>
                <w:b/>
                <w:bCs/>
                <w:lang w:val="es-ES"/>
              </w:rPr>
              <w:lastRenderedPageBreak/>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2DDB2F55" w14:textId="77777777" w:rsidR="006A5504" w:rsidRPr="00920004" w:rsidRDefault="006A5504"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CB38A8C" w14:textId="77777777" w:rsidR="006A5504" w:rsidRPr="00920004" w:rsidRDefault="006A5504"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ED6FF51" w14:textId="77777777" w:rsidR="006A5504" w:rsidRPr="00920004" w:rsidRDefault="006A5504"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90D93D4" w14:textId="77777777" w:rsidR="006A5504" w:rsidRPr="00920004" w:rsidRDefault="006A5504" w:rsidP="00CF739D">
            <w:pPr>
              <w:spacing w:before="240" w:line="0" w:lineRule="atLeast"/>
              <w:jc w:val="center"/>
              <w:rPr>
                <w:b/>
                <w:bCs/>
                <w:lang w:val="es-ES"/>
              </w:rPr>
            </w:pPr>
            <w:r w:rsidRPr="00920004">
              <w:rPr>
                <w:b/>
                <w:bCs/>
                <w:lang w:val="es-ES"/>
              </w:rPr>
              <w:t>Thành công/ Thât bại</w:t>
            </w:r>
          </w:p>
        </w:tc>
      </w:tr>
      <w:tr w:rsidR="006A5504" w:rsidRPr="00920004" w14:paraId="16592DD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5ECEC6B" w14:textId="77777777" w:rsidR="006A5504" w:rsidRPr="00920004"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3D367B45" w14:textId="6DCCFD61" w:rsidR="006A5504" w:rsidRPr="00920004" w:rsidRDefault="006A5504" w:rsidP="00CF739D">
            <w:pPr>
              <w:spacing w:before="240" w:line="0" w:lineRule="atLeast"/>
              <w:jc w:val="left"/>
              <w:rPr>
                <w:lang w:val="es-ES"/>
              </w:rPr>
            </w:pPr>
            <w:r w:rsidRPr="00920004">
              <w:rPr>
                <w:lang w:val="es-ES"/>
              </w:rPr>
              <w:t>Trạng thái: Đang chờ</w:t>
            </w:r>
          </w:p>
        </w:tc>
        <w:tc>
          <w:tcPr>
            <w:tcW w:w="1942" w:type="dxa"/>
            <w:tcBorders>
              <w:top w:val="single" w:sz="4" w:space="0" w:color="auto"/>
              <w:left w:val="single" w:sz="4" w:space="0" w:color="auto"/>
              <w:bottom w:val="single" w:sz="4" w:space="0" w:color="auto"/>
              <w:right w:val="single" w:sz="4" w:space="0" w:color="auto"/>
            </w:tcBorders>
          </w:tcPr>
          <w:p w14:paraId="6E23DAF5" w14:textId="2C9116D1" w:rsidR="006A5504" w:rsidRPr="00920004" w:rsidRDefault="006A5504" w:rsidP="00CF739D">
            <w:pPr>
              <w:spacing w:before="240" w:line="0" w:lineRule="atLeast"/>
              <w:jc w:val="left"/>
              <w:rPr>
                <w:lang w:val="es-ES"/>
              </w:rPr>
            </w:pPr>
            <w:r w:rsidRPr="00920004">
              <w:rPr>
                <w:lang w:val="es-ES"/>
              </w:rPr>
              <w:t>Danh sách đơn hàng có trạng thái “đang chờ”.</w:t>
            </w:r>
          </w:p>
        </w:tc>
        <w:tc>
          <w:tcPr>
            <w:tcW w:w="1713" w:type="dxa"/>
            <w:tcBorders>
              <w:top w:val="single" w:sz="4" w:space="0" w:color="auto"/>
              <w:left w:val="single" w:sz="4" w:space="0" w:color="auto"/>
              <w:bottom w:val="single" w:sz="4" w:space="0" w:color="auto"/>
              <w:right w:val="single" w:sz="4" w:space="0" w:color="auto"/>
            </w:tcBorders>
          </w:tcPr>
          <w:p w14:paraId="7093E17C" w14:textId="0B8F8F19" w:rsidR="006A5504" w:rsidRPr="00920004" w:rsidRDefault="006A5504" w:rsidP="00CF739D">
            <w:pPr>
              <w:spacing w:before="240" w:line="0" w:lineRule="atLeast"/>
              <w:jc w:val="left"/>
              <w:rPr>
                <w:lang w:val="es-ES"/>
              </w:rPr>
            </w:pPr>
            <w:r w:rsidRPr="00920004">
              <w:rPr>
                <w:lang w:val="es-ES"/>
              </w:rPr>
              <w:t>Danh sách đơn hàng có trạng thái “</w:t>
            </w:r>
            <w:r w:rsidRPr="00CF739D">
              <w:rPr>
                <w:lang w:val="es-ES"/>
              </w:rPr>
              <w:t>đang chờ</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3E553E" w14:textId="76C1DEC6"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27EFA7B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3FCCB1" w14:textId="77777777" w:rsidR="006A5504" w:rsidRPr="00920004"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7D0195F3" w14:textId="3D762563" w:rsidR="006A5504" w:rsidRPr="00920004" w:rsidRDefault="006A5504" w:rsidP="00CF739D">
            <w:pPr>
              <w:spacing w:before="240" w:line="0" w:lineRule="atLeast"/>
              <w:jc w:val="left"/>
              <w:rPr>
                <w:lang w:val="es-ES"/>
              </w:rPr>
            </w:pPr>
            <w:r w:rsidRPr="00920004">
              <w:rPr>
                <w:lang w:val="es-ES"/>
              </w:rPr>
              <w:t>Trạng thái: Đã xác nhận, đang chờ xử lí và đang xử lí</w:t>
            </w:r>
            <w:r w:rsidR="002219F0"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4ACF04E1" w14:textId="2E52F390" w:rsidR="006A5504" w:rsidRPr="00920004" w:rsidRDefault="002219F0" w:rsidP="00CF739D">
            <w:pPr>
              <w:spacing w:before="240" w:line="0" w:lineRule="atLeast"/>
              <w:jc w:val="left"/>
              <w:rPr>
                <w:lang w:val="es-ES"/>
              </w:rPr>
            </w:pPr>
            <w:r w:rsidRPr="00920004">
              <w:rPr>
                <w:lang w:val="es-ES"/>
              </w:rPr>
              <w:t>Danh sách đơn hàng có trạng thái “đã xác nhận”, “đang chờ xử lí” và “đang xử lí”.</w:t>
            </w:r>
          </w:p>
        </w:tc>
        <w:tc>
          <w:tcPr>
            <w:tcW w:w="1713" w:type="dxa"/>
            <w:tcBorders>
              <w:top w:val="single" w:sz="4" w:space="0" w:color="auto"/>
              <w:left w:val="single" w:sz="4" w:space="0" w:color="auto"/>
              <w:bottom w:val="single" w:sz="4" w:space="0" w:color="auto"/>
              <w:right w:val="single" w:sz="4" w:space="0" w:color="auto"/>
            </w:tcBorders>
          </w:tcPr>
          <w:p w14:paraId="7559562E" w14:textId="07F6B54A"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đã xác nhận”, “đang chờ xử lí”</w:t>
            </w:r>
            <w:r w:rsidRPr="00920004">
              <w:rPr>
                <w:lang w:val="es-ES"/>
              </w:rPr>
              <w:t xml:space="preserve"> và</w:t>
            </w:r>
            <w:r w:rsidRPr="00CF739D">
              <w:rPr>
                <w:lang w:val="es-ES"/>
              </w:rPr>
              <w:t xml:space="preserve"> “đang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F4C29E1" w14:textId="31344635" w:rsidR="006A5504" w:rsidRPr="00920004" w:rsidRDefault="002219F0" w:rsidP="00CF739D">
            <w:pPr>
              <w:spacing w:before="240" w:line="0" w:lineRule="atLeast"/>
              <w:jc w:val="left"/>
              <w:rPr>
                <w:lang w:val="en-US"/>
              </w:rPr>
            </w:pPr>
            <w:r w:rsidRPr="00920004">
              <w:rPr>
                <w:lang w:val="en-US"/>
              </w:rPr>
              <w:t>Thành công</w:t>
            </w:r>
          </w:p>
        </w:tc>
      </w:tr>
      <w:tr w:rsidR="006A5504" w:rsidRPr="00920004" w14:paraId="1BCE3B8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300288AD" w14:textId="6FB62CDB" w:rsidR="006A5504" w:rsidRPr="00920004" w:rsidRDefault="002219F0"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04E1B66" w14:textId="428F0A6B" w:rsidR="006A5504" w:rsidRPr="00920004" w:rsidRDefault="002219F0" w:rsidP="00CF739D">
            <w:pPr>
              <w:spacing w:before="240" w:line="0" w:lineRule="atLeast"/>
              <w:jc w:val="left"/>
              <w:rPr>
                <w:lang w:val="es-ES"/>
              </w:rPr>
            </w:pPr>
            <w:r w:rsidRPr="00920004">
              <w:rPr>
                <w:lang w:val="es-ES"/>
              </w:rPr>
              <w:t>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6A6895E2" w14:textId="15BA8EDE"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AB8C175" w14:textId="395543EB"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CE2972B" w14:textId="631D1FCF" w:rsidR="006A5504" w:rsidRPr="00920004" w:rsidRDefault="002219F0" w:rsidP="00CF739D">
            <w:pPr>
              <w:spacing w:before="240" w:line="0" w:lineRule="atLeast"/>
              <w:jc w:val="left"/>
              <w:rPr>
                <w:lang w:val="es-ES"/>
              </w:rPr>
            </w:pPr>
            <w:r w:rsidRPr="00920004">
              <w:rPr>
                <w:lang w:val="es-ES"/>
              </w:rPr>
              <w:t>Thành công</w:t>
            </w:r>
          </w:p>
        </w:tc>
      </w:tr>
      <w:tr w:rsidR="002219F0" w:rsidRPr="00920004" w14:paraId="21CF437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E875054" w14:textId="275AFC87" w:rsidR="002219F0" w:rsidRPr="00920004" w:rsidRDefault="002219F0"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8219A5B" w14:textId="2F4AAD77" w:rsidR="002219F0" w:rsidRPr="00920004" w:rsidRDefault="002219F0" w:rsidP="00CF739D">
            <w:pPr>
              <w:spacing w:before="240" w:line="0" w:lineRule="atLeast"/>
              <w:jc w:val="left"/>
              <w:rPr>
                <w:lang w:val="es-ES"/>
              </w:rPr>
            </w:pPr>
            <w:r w:rsidRPr="00920004">
              <w:rPr>
                <w:lang w:val="es-ES"/>
              </w:rPr>
              <w:t xml:space="preserve">Trạng thái: Thành công </w:t>
            </w:r>
            <w:r w:rsidR="00404CBA" w:rsidRPr="00920004">
              <w:rPr>
                <w:lang w:val="es-ES"/>
              </w:rPr>
              <w:t>hoặc</w:t>
            </w:r>
            <w:r w:rsidRPr="00920004">
              <w:rPr>
                <w:lang w:val="es-ES"/>
              </w:rPr>
              <w:t xml:space="preserve"> bị hủy.</w:t>
            </w:r>
          </w:p>
        </w:tc>
        <w:tc>
          <w:tcPr>
            <w:tcW w:w="1942" w:type="dxa"/>
            <w:tcBorders>
              <w:top w:val="single" w:sz="4" w:space="0" w:color="auto"/>
              <w:left w:val="single" w:sz="4" w:space="0" w:color="auto"/>
              <w:bottom w:val="single" w:sz="4" w:space="0" w:color="auto"/>
              <w:right w:val="single" w:sz="4" w:space="0" w:color="auto"/>
            </w:tcBorders>
          </w:tcPr>
          <w:p w14:paraId="2C2B6801" w14:textId="63279178"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“bị hủy”.</w:t>
            </w:r>
          </w:p>
        </w:tc>
        <w:tc>
          <w:tcPr>
            <w:tcW w:w="1713" w:type="dxa"/>
            <w:tcBorders>
              <w:top w:val="single" w:sz="4" w:space="0" w:color="auto"/>
              <w:left w:val="single" w:sz="4" w:space="0" w:color="auto"/>
              <w:bottom w:val="single" w:sz="4" w:space="0" w:color="auto"/>
              <w:right w:val="single" w:sz="4" w:space="0" w:color="auto"/>
            </w:tcBorders>
          </w:tcPr>
          <w:p w14:paraId="1841CB21" w14:textId="159D34A5"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2F1A5F85" w14:textId="76F16EF1" w:rsidR="002219F0" w:rsidRPr="00920004" w:rsidRDefault="002219F0" w:rsidP="00CF739D">
            <w:pPr>
              <w:spacing w:before="240" w:line="0" w:lineRule="atLeast"/>
              <w:jc w:val="left"/>
              <w:rPr>
                <w:lang w:val="es-ES"/>
              </w:rPr>
            </w:pPr>
            <w:r w:rsidRPr="00920004">
              <w:rPr>
                <w:lang w:val="es-ES"/>
              </w:rPr>
              <w:t>Thành công</w:t>
            </w:r>
          </w:p>
        </w:tc>
      </w:tr>
      <w:tr w:rsidR="002219F0" w:rsidRPr="00920004" w14:paraId="16CFA35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F72A34F" w14:textId="36BAB938" w:rsidR="002219F0" w:rsidRPr="00920004" w:rsidRDefault="002219F0"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5BEFE3DE" w14:textId="0F293CDF" w:rsidR="002219F0" w:rsidRPr="00920004" w:rsidRDefault="002219F0" w:rsidP="00CF739D">
            <w:pPr>
              <w:spacing w:before="240" w:line="0" w:lineRule="atLeast"/>
              <w:jc w:val="left"/>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1D059125" w14:textId="1E7FBF1F" w:rsidR="002219F0" w:rsidRPr="00920004" w:rsidRDefault="002219F0" w:rsidP="00CF739D">
            <w:pPr>
              <w:spacing w:before="240" w:line="0" w:lineRule="atLeast"/>
              <w:jc w:val="left"/>
              <w:rPr>
                <w:lang w:val="es-ES"/>
              </w:rPr>
            </w:pPr>
            <w:r w:rsidRPr="00920004">
              <w:rPr>
                <w:lang w:val="es-ES"/>
              </w:rPr>
              <w:t>Hiện thị rỗng với thông báo “Không có dữ liệu”.</w:t>
            </w:r>
          </w:p>
        </w:tc>
        <w:tc>
          <w:tcPr>
            <w:tcW w:w="1713" w:type="dxa"/>
            <w:tcBorders>
              <w:top w:val="single" w:sz="4" w:space="0" w:color="auto"/>
              <w:left w:val="single" w:sz="4" w:space="0" w:color="auto"/>
              <w:bottom w:val="single" w:sz="4" w:space="0" w:color="auto"/>
              <w:right w:val="single" w:sz="4" w:space="0" w:color="auto"/>
            </w:tcBorders>
          </w:tcPr>
          <w:p w14:paraId="799DF594" w14:textId="73ED1352" w:rsidR="002219F0" w:rsidRPr="00920004" w:rsidRDefault="002219F0" w:rsidP="00CF739D">
            <w:pPr>
              <w:spacing w:before="240" w:line="0" w:lineRule="atLeast"/>
              <w:jc w:val="left"/>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BE3375C" w14:textId="2EC5D1A1" w:rsidR="002219F0" w:rsidRPr="00920004" w:rsidRDefault="002219F0" w:rsidP="00CF739D">
            <w:pPr>
              <w:spacing w:before="240" w:line="0" w:lineRule="atLeast"/>
              <w:jc w:val="left"/>
              <w:rPr>
                <w:lang w:val="es-ES"/>
              </w:rPr>
            </w:pPr>
            <w:r w:rsidRPr="00920004">
              <w:rPr>
                <w:lang w:val="es-ES"/>
              </w:rPr>
              <w:t>Thành công</w:t>
            </w:r>
          </w:p>
        </w:tc>
      </w:tr>
      <w:tr w:rsidR="006A5504" w:rsidRPr="00920004" w14:paraId="7F49952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1CE0A33" w14:textId="29245634" w:rsidR="006A5504" w:rsidRPr="00920004" w:rsidRDefault="00A4790A"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686A18CC" w14:textId="6F7EB72C"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494634E2"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256795B9"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1E7A8F6" w14:textId="77777777" w:rsidR="006A5504" w:rsidRPr="00920004" w:rsidRDefault="006A5504" w:rsidP="00CF739D">
            <w:pPr>
              <w:keepNext/>
              <w:spacing w:before="240" w:line="0" w:lineRule="atLeast"/>
              <w:jc w:val="left"/>
              <w:rPr>
                <w:lang w:val="es-ES"/>
              </w:rPr>
            </w:pPr>
            <w:r w:rsidRPr="00920004">
              <w:rPr>
                <w:lang w:val="es-ES"/>
              </w:rPr>
              <w:t>Thành công</w:t>
            </w:r>
          </w:p>
        </w:tc>
      </w:tr>
    </w:tbl>
    <w:p w14:paraId="4E496BC1" w14:textId="59177BC0" w:rsidR="006A5504" w:rsidRPr="00CF739D" w:rsidRDefault="00FA2022" w:rsidP="00CF739D">
      <w:pPr>
        <w:pStyle w:val="Caption"/>
      </w:pPr>
      <w:bookmarkStart w:id="2506" w:name="_Toc531504593"/>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3</w:t>
      </w:r>
      <w:r w:rsidR="00D632EE" w:rsidRPr="00CF739D">
        <w:fldChar w:fldCharType="end"/>
      </w:r>
      <w:r w:rsidRPr="00CF739D">
        <w:rPr>
          <w:lang w:val="en-US"/>
        </w:rPr>
        <w:t xml:space="preserve"> Kiểm thử chức năng danh sách đơn hàng theo trạng thái</w:t>
      </w:r>
      <w:bookmarkEnd w:id="2506"/>
    </w:p>
    <w:p w14:paraId="4D4DBE8B" w14:textId="3B8BF9A0" w:rsidR="006C2726" w:rsidRPr="00CF739D" w:rsidRDefault="006C2726" w:rsidP="00CF739D">
      <w:pPr>
        <w:pStyle w:val="Heading4"/>
        <w:spacing w:before="240" w:line="0" w:lineRule="atLeast"/>
      </w:pPr>
      <w:bookmarkStart w:id="2507" w:name="_Toc531502286"/>
      <w:r w:rsidRPr="00CF739D">
        <w:rPr>
          <w:lang w:val="en-US"/>
        </w:rPr>
        <w:t>Xem chi tiết đơn hàng</w:t>
      </w:r>
      <w:bookmarkEnd w:id="2507"/>
    </w:p>
    <w:p w14:paraId="77828985" w14:textId="196979B8" w:rsidR="0077093A" w:rsidRPr="00920004" w:rsidRDefault="0077093A" w:rsidP="00CF739D">
      <w:pPr>
        <w:ind w:firstLine="720"/>
        <w:rPr>
          <w:lang w:val="en-US"/>
        </w:rPr>
      </w:pPr>
      <w:r w:rsidRPr="00CF739D">
        <w:rPr>
          <w:b/>
          <w:lang w:val="en-US"/>
        </w:rPr>
        <w:t>Mục đích</w:t>
      </w:r>
      <w:r w:rsidR="002F5F09" w:rsidRPr="00CF739D">
        <w:rPr>
          <w:b/>
          <w:lang w:val="en-US"/>
        </w:rPr>
        <w:t>:</w:t>
      </w:r>
      <w:r w:rsidR="002F5F09" w:rsidRPr="00920004">
        <w:rPr>
          <w:lang w:val="en-US"/>
        </w:rPr>
        <w:t xml:space="preserve"> Tìm ra lỗi về thông báo khi thực hiện hoàn tất xử lí</w:t>
      </w:r>
      <w:r w:rsidR="00E36333" w:rsidRPr="00920004">
        <w:rPr>
          <w:lang w:val="en-US"/>
        </w:rPr>
        <w:t>, lỗi chuyển trang, hiển thị dữ liệu không đúng với mục đích.</w:t>
      </w:r>
    </w:p>
    <w:p w14:paraId="18ACD92D" w14:textId="3C26E2D7" w:rsidR="0077093A" w:rsidRPr="00920004" w:rsidRDefault="0077093A" w:rsidP="00CF739D">
      <w:pPr>
        <w:ind w:firstLine="720"/>
        <w:rPr>
          <w:lang w:val="en-US"/>
        </w:rPr>
      </w:pPr>
      <w:r w:rsidRPr="00CF739D">
        <w:rPr>
          <w:b/>
          <w:lang w:val="en-US"/>
        </w:rPr>
        <w:t>Tiền điều kiện</w:t>
      </w:r>
      <w:r w:rsidR="00E36333" w:rsidRPr="00CF739D">
        <w:rPr>
          <w:b/>
          <w:lang w:val="en-US"/>
        </w:rPr>
        <w:t>:</w:t>
      </w:r>
      <w:r w:rsidR="00E36333" w:rsidRPr="00920004">
        <w:rPr>
          <w:lang w:val="en-US"/>
        </w:rPr>
        <w:t xml:space="preserve"> Đăng nhập thành công vào trang quản lí dành cho nhân viên chi nhánh.</w:t>
      </w:r>
    </w:p>
    <w:p w14:paraId="0FE7EA12" w14:textId="2B4A0437" w:rsidR="0077093A" w:rsidRPr="00920004" w:rsidRDefault="0077093A" w:rsidP="00CF739D">
      <w:pPr>
        <w:ind w:left="720"/>
        <w:rPr>
          <w:b/>
          <w:lang w:val="en-US"/>
        </w:rPr>
      </w:pPr>
      <w:r w:rsidRPr="00CF739D">
        <w:rPr>
          <w:b/>
          <w:lang w:val="en-US"/>
        </w:rPr>
        <w:t>Mô tả</w:t>
      </w:r>
      <w:r w:rsidR="00E36333" w:rsidRPr="00920004">
        <w:rPr>
          <w:b/>
          <w:lang w:val="en-US"/>
        </w:rPr>
        <w:t>:</w:t>
      </w:r>
    </w:p>
    <w:p w14:paraId="519071E5" w14:textId="4B4FB2F3" w:rsidR="00E36333" w:rsidRPr="00920004" w:rsidRDefault="00E36333" w:rsidP="00CF739D">
      <w:pPr>
        <w:ind w:left="720"/>
        <w:rPr>
          <w:lang w:val="en-US"/>
        </w:rPr>
      </w:pPr>
      <w:r w:rsidRPr="00920004">
        <w:rPr>
          <w:b/>
          <w:lang w:val="en-US"/>
        </w:rPr>
        <w:t xml:space="preserve">- </w:t>
      </w:r>
      <w:r w:rsidRPr="00920004">
        <w:rPr>
          <w:lang w:val="en-US"/>
        </w:rPr>
        <w:t>Bước 1: Mở trang web tại địa chỉ: localhost:3000.</w:t>
      </w:r>
    </w:p>
    <w:p w14:paraId="7406FDEA" w14:textId="1849A687" w:rsidR="00E36333" w:rsidRPr="00920004" w:rsidRDefault="00E36333" w:rsidP="00CF739D">
      <w:pPr>
        <w:ind w:left="720"/>
        <w:rPr>
          <w:lang w:val="en-US"/>
        </w:rPr>
      </w:pPr>
      <w:r w:rsidRPr="00920004">
        <w:rPr>
          <w:lang w:val="en-US"/>
        </w:rPr>
        <w:t>- Bước 2: Đăng nhập thành công vào hệ thống.</w:t>
      </w:r>
    </w:p>
    <w:p w14:paraId="4C583937" w14:textId="0E5E703B" w:rsidR="00E36333" w:rsidRPr="00920004" w:rsidRDefault="00E36333"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E5A3C7D" w14:textId="77777777" w:rsidR="00E36333" w:rsidRPr="00920004" w:rsidRDefault="00E36333" w:rsidP="00CF739D">
      <w:pPr>
        <w:ind w:left="720"/>
        <w:rPr>
          <w:lang w:val="en-US"/>
        </w:rPr>
      </w:pPr>
      <w:r w:rsidRPr="00920004">
        <w:rPr>
          <w:lang w:val="en-US"/>
        </w:rPr>
        <w:t>- Bước 4: Xem danh sách đơn hàng theo từng trạng thái.</w:t>
      </w:r>
    </w:p>
    <w:p w14:paraId="50F5EA79" w14:textId="77777777" w:rsidR="00E36333" w:rsidRPr="00920004" w:rsidRDefault="00E36333" w:rsidP="00CF739D">
      <w:pPr>
        <w:ind w:left="720"/>
        <w:rPr>
          <w:lang w:val="en-US"/>
        </w:rPr>
      </w:pPr>
      <w:r w:rsidRPr="00920004">
        <w:rPr>
          <w:lang w:val="en-US"/>
        </w:rPr>
        <w:lastRenderedPageBreak/>
        <w:t>- Bước 5: Chọn đơn hàng bằng cách nhấn lên tên khách hàng.</w:t>
      </w:r>
    </w:p>
    <w:p w14:paraId="5162AF7D" w14:textId="77777777" w:rsidR="006A5504" w:rsidRPr="00920004" w:rsidRDefault="00E36333" w:rsidP="00CF739D">
      <w:pPr>
        <w:ind w:left="720"/>
        <w:rPr>
          <w:lang w:val="en-US"/>
        </w:rPr>
      </w:pPr>
      <w:r w:rsidRPr="00920004">
        <w:rPr>
          <w:lang w:val="en-US"/>
        </w:rPr>
        <w:t>- Bước 6: Kiểm tra chi tiết đơn hàng hiển thị đúng thông tin hay không?</w:t>
      </w:r>
    </w:p>
    <w:p w14:paraId="77CFF555" w14:textId="1FD541E1" w:rsidR="0077093A" w:rsidRPr="00920004" w:rsidRDefault="0077093A" w:rsidP="00CF739D">
      <w:pPr>
        <w:spacing w:before="240" w:line="0" w:lineRule="atLeast"/>
        <w:ind w:firstLine="720"/>
        <w:jc w:val="left"/>
        <w:rPr>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800DD" w:rsidRPr="00920004" w14:paraId="34D21302" w14:textId="77777777" w:rsidTr="005800DD">
        <w:tc>
          <w:tcPr>
            <w:tcW w:w="708" w:type="dxa"/>
            <w:tcBorders>
              <w:top w:val="single" w:sz="4" w:space="0" w:color="auto"/>
              <w:left w:val="single" w:sz="4" w:space="0" w:color="auto"/>
              <w:bottom w:val="single" w:sz="4" w:space="0" w:color="auto"/>
              <w:right w:val="single" w:sz="4" w:space="0" w:color="auto"/>
            </w:tcBorders>
            <w:vAlign w:val="center"/>
            <w:hideMark/>
          </w:tcPr>
          <w:p w14:paraId="0FD86A31" w14:textId="77777777" w:rsidR="0077093A" w:rsidRPr="00CF739D" w:rsidRDefault="0077093A"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7C6E9ECE" w14:textId="77777777" w:rsidR="0077093A" w:rsidRPr="00920004" w:rsidRDefault="0077093A"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ACF5034" w14:textId="77777777" w:rsidR="0077093A" w:rsidRPr="00920004" w:rsidRDefault="0077093A"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E44AF09" w14:textId="77777777" w:rsidR="0077093A" w:rsidRPr="00920004" w:rsidRDefault="0077093A"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BFBC56F" w14:textId="77777777" w:rsidR="0077093A" w:rsidRPr="00920004" w:rsidRDefault="0077093A" w:rsidP="00CF739D">
            <w:pPr>
              <w:spacing w:before="240" w:line="0" w:lineRule="atLeast"/>
              <w:jc w:val="center"/>
              <w:rPr>
                <w:b/>
                <w:bCs/>
                <w:lang w:val="es-ES"/>
              </w:rPr>
            </w:pPr>
            <w:r w:rsidRPr="00920004">
              <w:rPr>
                <w:b/>
                <w:bCs/>
                <w:lang w:val="es-ES"/>
              </w:rPr>
              <w:t>Thành công/ Thât bại</w:t>
            </w:r>
          </w:p>
        </w:tc>
      </w:tr>
      <w:tr w:rsidR="005800DD" w:rsidRPr="00920004" w14:paraId="538A9271"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3871D" w14:textId="312ED64C" w:rsidR="005800DD" w:rsidRPr="00CF739D"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1C031B22" w14:textId="28A8829A" w:rsidR="005800DD" w:rsidRPr="00920004" w:rsidRDefault="006C2726" w:rsidP="00CF739D">
            <w:pPr>
              <w:spacing w:before="240" w:line="0" w:lineRule="atLeast"/>
              <w:jc w:val="left"/>
              <w:rPr>
                <w:lang w:val="es-ES"/>
              </w:rPr>
            </w:pPr>
            <w:r w:rsidRPr="00920004">
              <w:rPr>
                <w:lang w:val="es-ES"/>
              </w:rPr>
              <w:t>Đơn hàng: mã 89</w:t>
            </w:r>
          </w:p>
        </w:tc>
        <w:tc>
          <w:tcPr>
            <w:tcW w:w="1942" w:type="dxa"/>
            <w:tcBorders>
              <w:top w:val="single" w:sz="4" w:space="0" w:color="auto"/>
              <w:left w:val="single" w:sz="4" w:space="0" w:color="auto"/>
              <w:bottom w:val="single" w:sz="4" w:space="0" w:color="auto"/>
              <w:right w:val="single" w:sz="4" w:space="0" w:color="auto"/>
            </w:tcBorders>
          </w:tcPr>
          <w:p w14:paraId="3E34B8A6" w14:textId="6A15AC44" w:rsidR="005800DD" w:rsidRPr="00920004" w:rsidRDefault="006C2726" w:rsidP="00CF739D">
            <w:pPr>
              <w:spacing w:before="240" w:line="0" w:lineRule="atLeast"/>
              <w:jc w:val="left"/>
              <w:rPr>
                <w:lang w:val="es-ES"/>
              </w:rPr>
            </w:pPr>
            <w:r w:rsidRPr="00920004">
              <w:rPr>
                <w:lang w:val="es-ES"/>
              </w:rPr>
              <w:t>Chi tiết đơn hàng với trạng thái “đang chờ xử lí”.</w:t>
            </w:r>
          </w:p>
        </w:tc>
        <w:tc>
          <w:tcPr>
            <w:tcW w:w="1713" w:type="dxa"/>
            <w:tcBorders>
              <w:top w:val="single" w:sz="4" w:space="0" w:color="auto"/>
              <w:left w:val="single" w:sz="4" w:space="0" w:color="auto"/>
              <w:bottom w:val="single" w:sz="4" w:space="0" w:color="auto"/>
              <w:right w:val="single" w:sz="4" w:space="0" w:color="auto"/>
            </w:tcBorders>
          </w:tcPr>
          <w:p w14:paraId="079C9538" w14:textId="13BD2BF9"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D1541D0" w14:textId="3D2201E0" w:rsidR="005800DD" w:rsidRPr="00920004" w:rsidRDefault="006C2726" w:rsidP="00CF739D">
            <w:pPr>
              <w:spacing w:before="240" w:line="0" w:lineRule="atLeast"/>
              <w:jc w:val="left"/>
              <w:rPr>
                <w:lang w:val="es-ES"/>
              </w:rPr>
            </w:pPr>
            <w:r w:rsidRPr="00920004">
              <w:rPr>
                <w:lang w:val="es-ES"/>
              </w:rPr>
              <w:t>Thành công</w:t>
            </w:r>
          </w:p>
        </w:tc>
      </w:tr>
      <w:tr w:rsidR="005800DD" w:rsidRPr="00920004" w14:paraId="3AE2683C"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0D6A4" w14:textId="65C45335" w:rsidR="005800DD" w:rsidRPr="00CF739D"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1B87DCC" w14:textId="77777777" w:rsidR="005800DD" w:rsidRPr="00920004" w:rsidRDefault="006C2726" w:rsidP="00CF739D">
            <w:pPr>
              <w:spacing w:before="240" w:line="0" w:lineRule="atLeast"/>
              <w:jc w:val="left"/>
              <w:rPr>
                <w:lang w:val="es-ES"/>
              </w:rPr>
            </w:pPr>
            <w:r w:rsidRPr="00920004">
              <w:rPr>
                <w:lang w:val="es-ES"/>
              </w:rPr>
              <w:t>Đơn hàng: mã 89</w:t>
            </w:r>
          </w:p>
          <w:p w14:paraId="3729246C" w14:textId="1A157F08" w:rsidR="006C2726" w:rsidRPr="00920004" w:rsidRDefault="006A5504" w:rsidP="00CF739D">
            <w:pPr>
              <w:spacing w:before="240" w:line="0" w:lineRule="atLeast"/>
              <w:jc w:val="left"/>
              <w:rPr>
                <w:lang w:val="es-ES"/>
              </w:rPr>
            </w:pPr>
            <w:r w:rsidRPr="00920004">
              <w:rPr>
                <w:lang w:val="es-ES"/>
              </w:rPr>
              <w:t>Người dùng: Nhân viên quản lí đơn hàng hoặc nhân viên giao nhận quần áo.</w:t>
            </w:r>
          </w:p>
        </w:tc>
        <w:tc>
          <w:tcPr>
            <w:tcW w:w="1942" w:type="dxa"/>
            <w:tcBorders>
              <w:top w:val="single" w:sz="4" w:space="0" w:color="auto"/>
              <w:left w:val="single" w:sz="4" w:space="0" w:color="auto"/>
              <w:bottom w:val="single" w:sz="4" w:space="0" w:color="auto"/>
              <w:right w:val="single" w:sz="4" w:space="0" w:color="auto"/>
            </w:tcBorders>
          </w:tcPr>
          <w:p w14:paraId="69318796" w14:textId="77777777"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0672431" w14:textId="1FFFF177" w:rsidR="006C2726" w:rsidRPr="00920004" w:rsidRDefault="006C2726" w:rsidP="00CF739D">
            <w:pPr>
              <w:spacing w:before="240" w:line="0" w:lineRule="atLeast"/>
              <w:jc w:val="left"/>
              <w:rPr>
                <w:lang w:val="es-ES"/>
              </w:rPr>
            </w:pPr>
            <w:r w:rsidRPr="00920004">
              <w:rPr>
                <w:lang w:val="es-ES"/>
              </w:rPr>
              <w:t>Không hiển thị nút</w:t>
            </w:r>
            <w:r w:rsidR="006A5504" w:rsidRPr="00920004">
              <w:rPr>
                <w:lang w:val="es-ES"/>
              </w:rPr>
              <w:t xml:space="preserve"> “xử lí”, “xử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748FD9B"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FE4474A" w14:textId="5635EBEA" w:rsidR="005800DD" w:rsidRPr="00920004" w:rsidRDefault="006A5504" w:rsidP="00CF739D">
            <w:pPr>
              <w:spacing w:before="240" w:line="0" w:lineRule="atLeast"/>
              <w:jc w:val="left"/>
              <w:rPr>
                <w:lang w:val="es-ES"/>
              </w:rPr>
            </w:pPr>
            <w:r w:rsidRPr="00920004">
              <w:rPr>
                <w:lang w:val="es-ES"/>
              </w:rPr>
              <w:t>Không 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038FB369" w14:textId="677E4CD3" w:rsidR="005800DD" w:rsidRPr="00920004" w:rsidRDefault="006C2726" w:rsidP="00CF739D">
            <w:pPr>
              <w:spacing w:before="240" w:line="0" w:lineRule="atLeast"/>
              <w:jc w:val="left"/>
              <w:rPr>
                <w:lang w:val="en-US"/>
              </w:rPr>
            </w:pPr>
            <w:r w:rsidRPr="00920004">
              <w:rPr>
                <w:lang w:val="en-US"/>
              </w:rPr>
              <w:t>Thành công</w:t>
            </w:r>
          </w:p>
        </w:tc>
      </w:tr>
      <w:tr w:rsidR="006A5504" w:rsidRPr="00920004" w14:paraId="0BDD4837"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1AC59C44" w14:textId="0DC88309" w:rsidR="006A5504" w:rsidRPr="00CF739D" w:rsidRDefault="00A4790A"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568391D5" w14:textId="77777777" w:rsidR="006A5504" w:rsidRPr="00920004" w:rsidRDefault="006A5504" w:rsidP="00CF739D">
            <w:pPr>
              <w:spacing w:before="240" w:line="0" w:lineRule="atLeast"/>
              <w:jc w:val="left"/>
              <w:rPr>
                <w:lang w:val="es-ES"/>
              </w:rPr>
            </w:pPr>
            <w:r w:rsidRPr="00920004">
              <w:rPr>
                <w:lang w:val="es-ES"/>
              </w:rPr>
              <w:t>Đơn hàng: mã 89</w:t>
            </w:r>
          </w:p>
          <w:p w14:paraId="29169DC7" w14:textId="3F4DE9FD" w:rsidR="006A5504" w:rsidRPr="00920004" w:rsidRDefault="006A5504" w:rsidP="00CF739D">
            <w:pPr>
              <w:spacing w:before="240" w:line="0" w:lineRule="atLeast"/>
              <w:jc w:val="left"/>
              <w:rPr>
                <w:lang w:val="es-ES"/>
              </w:rPr>
            </w:pPr>
            <w:r w:rsidRPr="00920004">
              <w:rPr>
                <w:lang w:val="es-ES"/>
              </w:rPr>
              <w:t>Người dùng: Nhân viên xử lí đơn hàng</w:t>
            </w:r>
          </w:p>
        </w:tc>
        <w:tc>
          <w:tcPr>
            <w:tcW w:w="1942" w:type="dxa"/>
            <w:tcBorders>
              <w:top w:val="single" w:sz="4" w:space="0" w:color="auto"/>
              <w:left w:val="single" w:sz="4" w:space="0" w:color="auto"/>
              <w:bottom w:val="single" w:sz="4" w:space="0" w:color="auto"/>
              <w:right w:val="single" w:sz="4" w:space="0" w:color="auto"/>
            </w:tcBorders>
          </w:tcPr>
          <w:p w14:paraId="5F284AB3"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3AF98A8" w14:textId="1B7B000B"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08D8F344"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2805C2A" w14:textId="05F93BD1"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15CB01D" w14:textId="3B80C11F"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166EDB84"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43282D3D" w14:textId="20BB1F53" w:rsidR="006A5504" w:rsidRPr="00CF739D"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775C4D08" w14:textId="779AA9F1"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B041DE0" w14:textId="33E14319"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57FAD87D" w14:textId="16423151"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4D502381" w14:textId="2B673C95" w:rsidR="006A5504" w:rsidRPr="00920004" w:rsidRDefault="006A5504" w:rsidP="00CF739D">
            <w:pPr>
              <w:keepNext/>
              <w:spacing w:before="240" w:line="0" w:lineRule="atLeast"/>
              <w:jc w:val="left"/>
              <w:rPr>
                <w:lang w:val="es-ES"/>
              </w:rPr>
            </w:pPr>
            <w:r w:rsidRPr="00920004">
              <w:rPr>
                <w:lang w:val="es-ES"/>
              </w:rPr>
              <w:t>Thành công</w:t>
            </w:r>
          </w:p>
        </w:tc>
      </w:tr>
    </w:tbl>
    <w:p w14:paraId="02F34B5F" w14:textId="3C865988" w:rsidR="00FA2022" w:rsidRPr="00CF739D" w:rsidRDefault="00FA2022">
      <w:pPr>
        <w:pStyle w:val="Caption"/>
        <w:rPr>
          <w:lang w:val="en-US"/>
        </w:rPr>
      </w:pPr>
      <w:bookmarkStart w:id="2508" w:name="_Toc53150459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w:t>
      </w:r>
      <w:r w:rsidR="00D632EE" w:rsidRPr="00CF739D">
        <w:fldChar w:fldCharType="end"/>
      </w:r>
      <w:r w:rsidRPr="00920004">
        <w:rPr>
          <w:lang w:val="en-US"/>
        </w:rPr>
        <w:t xml:space="preserve"> Kiểm thử chức năng xem chi tiết đơn hàng</w:t>
      </w:r>
      <w:bookmarkEnd w:id="2508"/>
    </w:p>
    <w:p w14:paraId="6107DADC" w14:textId="75024AEB" w:rsidR="0077093A" w:rsidRPr="00920004" w:rsidRDefault="002219F0" w:rsidP="00CF739D">
      <w:pPr>
        <w:pStyle w:val="Heading4"/>
        <w:spacing w:before="240" w:line="0" w:lineRule="atLeast"/>
        <w:rPr>
          <w:lang w:val="en-US"/>
        </w:rPr>
      </w:pPr>
      <w:bookmarkStart w:id="2509" w:name="_Toc531502287"/>
      <w:r w:rsidRPr="00920004">
        <w:rPr>
          <w:lang w:val="en-US"/>
        </w:rPr>
        <w:t>Thay đổi trạng thái đơn hàng</w:t>
      </w:r>
      <w:bookmarkEnd w:id="2509"/>
    </w:p>
    <w:p w14:paraId="3CAC5EB1" w14:textId="77777777" w:rsidR="002219F0" w:rsidRPr="00920004" w:rsidRDefault="002219F0"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3BB96E9D" w14:textId="77777777" w:rsidR="002219F0" w:rsidRPr="00920004" w:rsidRDefault="002219F0"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53D54D5B" w14:textId="77777777" w:rsidR="002219F0" w:rsidRPr="00920004" w:rsidRDefault="002219F0" w:rsidP="00CF739D">
      <w:pPr>
        <w:ind w:left="720"/>
        <w:rPr>
          <w:b/>
          <w:lang w:val="en-US"/>
        </w:rPr>
      </w:pPr>
      <w:r w:rsidRPr="00920004">
        <w:rPr>
          <w:b/>
          <w:lang w:val="en-US"/>
        </w:rPr>
        <w:t>Mô tả:</w:t>
      </w:r>
    </w:p>
    <w:p w14:paraId="39059179" w14:textId="77777777" w:rsidR="002219F0" w:rsidRPr="00920004" w:rsidRDefault="002219F0" w:rsidP="00CF739D">
      <w:pPr>
        <w:ind w:left="720"/>
        <w:rPr>
          <w:lang w:val="en-US"/>
        </w:rPr>
      </w:pPr>
      <w:r w:rsidRPr="00920004">
        <w:rPr>
          <w:b/>
          <w:lang w:val="en-US"/>
        </w:rPr>
        <w:t xml:space="preserve">- </w:t>
      </w:r>
      <w:r w:rsidRPr="00920004">
        <w:rPr>
          <w:lang w:val="en-US"/>
        </w:rPr>
        <w:t>Bước 1: Mở trang web tại địa chỉ: localhost:3000.</w:t>
      </w:r>
    </w:p>
    <w:p w14:paraId="25AA9AA3" w14:textId="77777777" w:rsidR="002219F0" w:rsidRPr="00920004" w:rsidRDefault="002219F0" w:rsidP="00CF739D">
      <w:pPr>
        <w:ind w:left="720"/>
        <w:rPr>
          <w:lang w:val="en-US"/>
        </w:rPr>
      </w:pPr>
      <w:r w:rsidRPr="00920004">
        <w:rPr>
          <w:lang w:val="en-US"/>
        </w:rPr>
        <w:t>- Bước 2: Đăng nhập thành công vào hệ thống.</w:t>
      </w:r>
    </w:p>
    <w:p w14:paraId="1CFB243A" w14:textId="77777777" w:rsidR="002219F0" w:rsidRPr="00920004" w:rsidRDefault="002219F0"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69A983B5" w14:textId="272EB143" w:rsidR="002219F0" w:rsidRPr="00920004" w:rsidRDefault="002219F0" w:rsidP="00CF739D">
      <w:pPr>
        <w:ind w:left="720"/>
        <w:rPr>
          <w:lang w:val="en-US"/>
        </w:rPr>
      </w:pPr>
      <w:r w:rsidRPr="00920004">
        <w:rPr>
          <w:lang w:val="en-US"/>
        </w:rPr>
        <w:t>- Bước 4: Xem danh sách đơn hàng theo từng trạng thái.</w:t>
      </w:r>
    </w:p>
    <w:p w14:paraId="5107A4A7" w14:textId="77777777" w:rsidR="002219F0" w:rsidRPr="00920004" w:rsidRDefault="002219F0" w:rsidP="00CF739D">
      <w:pPr>
        <w:ind w:left="720"/>
        <w:rPr>
          <w:lang w:val="en-US"/>
        </w:rPr>
      </w:pPr>
      <w:r w:rsidRPr="00920004">
        <w:rPr>
          <w:lang w:val="en-US"/>
        </w:rPr>
        <w:lastRenderedPageBreak/>
        <w:t>- Bước 5: Chọn đơn hàng bằng cách nhấn lên tên khách hàng.</w:t>
      </w:r>
    </w:p>
    <w:p w14:paraId="2D4476E8" w14:textId="131E946A" w:rsidR="002219F0" w:rsidRPr="00920004" w:rsidRDefault="002219F0" w:rsidP="00CF739D">
      <w:pPr>
        <w:ind w:left="720"/>
        <w:rPr>
          <w:lang w:val="en-US"/>
        </w:rPr>
      </w:pPr>
      <w:r w:rsidRPr="00920004">
        <w:rPr>
          <w:lang w:val="en-US"/>
        </w:rPr>
        <w:t>- Bước 6: Thực hiện chức năng thay đổi trạng thái đơn hàng.</w:t>
      </w:r>
    </w:p>
    <w:p w14:paraId="2F477259" w14:textId="72914257" w:rsidR="002219F0" w:rsidRPr="00920004" w:rsidRDefault="002219F0" w:rsidP="00CF739D">
      <w:pPr>
        <w:spacing w:before="240" w:line="0" w:lineRule="atLeast"/>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2219F0" w:rsidRPr="00920004" w14:paraId="6B535221"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40595266" w14:textId="77777777" w:rsidR="002219F0" w:rsidRPr="00920004" w:rsidRDefault="002219F0"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3DBAE33A" w14:textId="77777777" w:rsidR="002219F0" w:rsidRPr="00920004" w:rsidRDefault="002219F0"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5AC0F8C" w14:textId="77777777" w:rsidR="002219F0" w:rsidRPr="00920004" w:rsidRDefault="002219F0"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4DD41C7" w14:textId="77777777" w:rsidR="002219F0" w:rsidRPr="00920004" w:rsidRDefault="002219F0"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73159EA" w14:textId="77777777" w:rsidR="002219F0" w:rsidRPr="00920004" w:rsidRDefault="002219F0" w:rsidP="00CF739D">
            <w:pPr>
              <w:spacing w:before="240" w:line="0" w:lineRule="atLeast"/>
              <w:jc w:val="center"/>
              <w:rPr>
                <w:b/>
                <w:bCs/>
                <w:lang w:val="es-ES"/>
              </w:rPr>
            </w:pPr>
            <w:r w:rsidRPr="00920004">
              <w:rPr>
                <w:b/>
                <w:bCs/>
                <w:lang w:val="es-ES"/>
              </w:rPr>
              <w:t>Thành công/ Thât bại</w:t>
            </w:r>
          </w:p>
        </w:tc>
      </w:tr>
      <w:tr w:rsidR="002219F0" w:rsidRPr="00920004" w14:paraId="42E6B91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8299F2" w14:textId="77777777" w:rsidR="002219F0" w:rsidRPr="00920004" w:rsidRDefault="002219F0"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0B58D0BA" w14:textId="2BA88CB1" w:rsidR="002219F0" w:rsidRPr="00920004" w:rsidRDefault="002219F0" w:rsidP="00CF739D">
            <w:pPr>
              <w:rPr>
                <w:lang w:val="es-ES"/>
              </w:rPr>
            </w:pPr>
            <w:r w:rsidRPr="00920004">
              <w:rPr>
                <w:lang w:val="es-ES"/>
              </w:rPr>
              <w:t xml:space="preserve">- Trạng thái: </w:t>
            </w:r>
            <w:r w:rsidR="00A4790A" w:rsidRPr="00920004">
              <w:rPr>
                <w:lang w:val="es-ES"/>
              </w:rPr>
              <w:t>Đã xác nhận</w:t>
            </w:r>
            <w:r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6A47FBA2" w14:textId="18095B01" w:rsidR="002219F0" w:rsidRPr="00920004" w:rsidRDefault="00A4790A" w:rsidP="00CF739D">
            <w:pPr>
              <w:rPr>
                <w:lang w:val="es-ES"/>
              </w:rPr>
            </w:pPr>
            <w:r w:rsidRPr="00920004">
              <w:rPr>
                <w:lang w:val="es-ES"/>
              </w:rPr>
              <w:t>- Trạng thái thay đổi thành “đã xác nhận”.</w:t>
            </w:r>
          </w:p>
          <w:p w14:paraId="39F50144" w14:textId="777671B2" w:rsidR="00A4790A" w:rsidRPr="00920004" w:rsidRDefault="00A4790A" w:rsidP="00CF739D">
            <w:pPr>
              <w:rPr>
                <w:lang w:val="es-ES"/>
              </w:rPr>
            </w:pPr>
            <w:r w:rsidRPr="00920004">
              <w:rPr>
                <w:lang w:val="es-ES"/>
              </w:rPr>
              <w:t>- Cập nhật trong CSDL.</w:t>
            </w:r>
            <w:r w:rsidR="00461C23" w:rsidRPr="00920004">
              <w:rPr>
                <w:lang w:val="es-ES"/>
              </w:rPr>
              <w:t xml:space="preserve"> </w:t>
            </w:r>
          </w:p>
          <w:p w14:paraId="15F4BEBD" w14:textId="21A560C1" w:rsidR="00461C23" w:rsidRPr="00920004" w:rsidRDefault="00461C23" w:rsidP="00CF739D">
            <w:pPr>
              <w:rPr>
                <w:lang w:val="es-ES"/>
              </w:rPr>
            </w:pPr>
            <w:r w:rsidRPr="00920004">
              <w:rPr>
                <w:lang w:val="es-ES"/>
              </w:rPr>
              <w:t>- Tạo biên nhận</w:t>
            </w:r>
          </w:p>
          <w:p w14:paraId="694C3421" w14:textId="62989149"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50D8FA1E" w14:textId="70B99344" w:rsidR="00A4790A" w:rsidRPr="00920004" w:rsidRDefault="00A4790A" w:rsidP="00CF739D">
            <w:pPr>
              <w:rPr>
                <w:lang w:val="es-ES"/>
              </w:rPr>
            </w:pPr>
            <w:r w:rsidRPr="00920004">
              <w:rPr>
                <w:lang w:val="es-ES"/>
              </w:rPr>
              <w:t>- Trạng thái thành “</w:t>
            </w:r>
            <w:r w:rsidRPr="00CF739D">
              <w:rPr>
                <w:lang w:val="es-ES"/>
              </w:rPr>
              <w:t>đã xác nhận</w:t>
            </w:r>
            <w:r w:rsidRPr="00920004">
              <w:rPr>
                <w:lang w:val="es-ES"/>
              </w:rPr>
              <w:t>”.</w:t>
            </w:r>
          </w:p>
          <w:p w14:paraId="1A5381BB" w14:textId="5F66B40D" w:rsidR="00A4790A" w:rsidRPr="00920004" w:rsidRDefault="00A4790A" w:rsidP="00CF739D">
            <w:pPr>
              <w:rPr>
                <w:lang w:val="es-ES"/>
              </w:rPr>
            </w:pPr>
            <w:r w:rsidRPr="00920004">
              <w:rPr>
                <w:lang w:val="es-ES"/>
              </w:rPr>
              <w:t>- Cập nhật trong CSDL.</w:t>
            </w:r>
          </w:p>
          <w:p w14:paraId="2B00D714" w14:textId="5A47D9CE" w:rsidR="00461C23" w:rsidRPr="00920004" w:rsidRDefault="00461C23" w:rsidP="00CF739D">
            <w:pPr>
              <w:rPr>
                <w:lang w:val="es-ES"/>
              </w:rPr>
            </w:pPr>
            <w:r w:rsidRPr="00920004">
              <w:rPr>
                <w:lang w:val="es-ES"/>
              </w:rPr>
              <w:t>- Tạo biên nhận.</w:t>
            </w:r>
          </w:p>
          <w:p w14:paraId="02164279" w14:textId="77777777" w:rsidR="00461C23" w:rsidRPr="00920004" w:rsidRDefault="00461C23" w:rsidP="00CF739D">
            <w:pPr>
              <w:rPr>
                <w:lang w:val="es-ES"/>
              </w:rPr>
            </w:pPr>
          </w:p>
          <w:p w14:paraId="2B78B78C" w14:textId="2F00251F" w:rsidR="002219F0"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51263C5E" w14:textId="77777777" w:rsidR="002219F0" w:rsidRPr="00920004" w:rsidRDefault="002219F0" w:rsidP="00CF739D">
            <w:pPr>
              <w:rPr>
                <w:lang w:val="es-ES"/>
              </w:rPr>
            </w:pPr>
            <w:r w:rsidRPr="00920004">
              <w:rPr>
                <w:lang w:val="es-ES"/>
              </w:rPr>
              <w:t>Thành công</w:t>
            </w:r>
          </w:p>
        </w:tc>
      </w:tr>
      <w:tr w:rsidR="00A4790A" w:rsidRPr="00920004" w14:paraId="488930A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8568FA1" w14:textId="77777777" w:rsidR="00A4790A" w:rsidRPr="00920004" w:rsidRDefault="00A4790A"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347357A2" w14:textId="372306B9" w:rsidR="00A4790A" w:rsidRPr="00920004" w:rsidRDefault="00A4790A" w:rsidP="00CF739D">
            <w:pPr>
              <w:rPr>
                <w:lang w:val="es-ES"/>
              </w:rPr>
            </w:pPr>
            <w:r w:rsidRPr="00920004">
              <w:rPr>
                <w:lang w:val="es-ES"/>
              </w:rPr>
              <w:t>- Trạng thái: Bị hủy</w:t>
            </w:r>
          </w:p>
        </w:tc>
        <w:tc>
          <w:tcPr>
            <w:tcW w:w="1942" w:type="dxa"/>
            <w:tcBorders>
              <w:top w:val="single" w:sz="4" w:space="0" w:color="auto"/>
              <w:left w:val="single" w:sz="4" w:space="0" w:color="auto"/>
              <w:bottom w:val="single" w:sz="4" w:space="0" w:color="auto"/>
              <w:right w:val="single" w:sz="4" w:space="0" w:color="auto"/>
            </w:tcBorders>
          </w:tcPr>
          <w:p w14:paraId="11DBFF95" w14:textId="0F14937D"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3FE8C4FB" w14:textId="77777777" w:rsidR="00A4790A" w:rsidRPr="00920004" w:rsidRDefault="00A4790A" w:rsidP="00CF739D">
            <w:pPr>
              <w:rPr>
                <w:lang w:val="es-ES"/>
              </w:rPr>
            </w:pPr>
            <w:r w:rsidRPr="00920004">
              <w:rPr>
                <w:lang w:val="es-ES"/>
              </w:rPr>
              <w:t>- Cập nhật trong CSDL.</w:t>
            </w:r>
          </w:p>
          <w:p w14:paraId="3A6798E0" w14:textId="5FD9A075"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75C2F3DA" w14:textId="77777777"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5311ED00" w14:textId="77777777" w:rsidR="00A4790A" w:rsidRPr="00920004" w:rsidRDefault="00A4790A" w:rsidP="00CF739D">
            <w:pPr>
              <w:rPr>
                <w:lang w:val="es-ES"/>
              </w:rPr>
            </w:pPr>
            <w:r w:rsidRPr="00920004">
              <w:rPr>
                <w:lang w:val="es-ES"/>
              </w:rPr>
              <w:t>- Cập nhật trong CSDL.</w:t>
            </w:r>
          </w:p>
          <w:p w14:paraId="1EFD5429" w14:textId="71BE0E1C" w:rsidR="00A4790A"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7792746B" w14:textId="77777777" w:rsidR="00A4790A" w:rsidRPr="00920004" w:rsidRDefault="00A4790A" w:rsidP="00CF739D">
            <w:pPr>
              <w:rPr>
                <w:lang w:val="en-US"/>
              </w:rPr>
            </w:pPr>
            <w:r w:rsidRPr="00920004">
              <w:rPr>
                <w:lang w:val="en-US"/>
              </w:rPr>
              <w:t>Thành công</w:t>
            </w:r>
          </w:p>
        </w:tc>
      </w:tr>
      <w:tr w:rsidR="00A4790A" w:rsidRPr="00920004" w14:paraId="4B0509D2"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21CFD71" w14:textId="77777777" w:rsidR="00A4790A" w:rsidRPr="00920004"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03506899" w14:textId="0A8C0337" w:rsidR="00A4790A" w:rsidRPr="00920004" w:rsidRDefault="00A4790A" w:rsidP="00CF739D">
            <w:pPr>
              <w:rPr>
                <w:lang w:val="es-ES"/>
              </w:rPr>
            </w:pPr>
            <w:r w:rsidRPr="00920004">
              <w:rPr>
                <w:lang w:val="es-ES"/>
              </w:rPr>
              <w:t>- 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18B2B935" w14:textId="75205858" w:rsidR="00A4790A" w:rsidRPr="00920004" w:rsidRDefault="00A4790A" w:rsidP="00CF739D">
            <w:pPr>
              <w:rPr>
                <w:lang w:val="es-ES"/>
              </w:rPr>
            </w:pPr>
            <w:r w:rsidRPr="00920004">
              <w:rPr>
                <w:lang w:val="es-ES"/>
              </w:rPr>
              <w:t>- Trạng thái thay đổi thành “đang chờ xử lí”.</w:t>
            </w:r>
          </w:p>
          <w:p w14:paraId="1B77EBDD" w14:textId="77777777" w:rsidR="00A4790A" w:rsidRPr="00920004" w:rsidRDefault="00A4790A" w:rsidP="00CF739D">
            <w:pPr>
              <w:rPr>
                <w:lang w:val="es-ES"/>
              </w:rPr>
            </w:pPr>
            <w:r w:rsidRPr="00920004">
              <w:rPr>
                <w:lang w:val="es-ES"/>
              </w:rPr>
              <w:t>- Cập nhật trong CSDL.</w:t>
            </w:r>
          </w:p>
          <w:p w14:paraId="5443B694" w14:textId="77777777" w:rsidR="00A4790A" w:rsidRPr="00920004" w:rsidRDefault="00A4790A" w:rsidP="00CF739D">
            <w:pPr>
              <w:rPr>
                <w:lang w:val="es-ES"/>
              </w:rPr>
            </w:pPr>
            <w:r w:rsidRPr="00920004">
              <w:rPr>
                <w:lang w:val="es-ES"/>
              </w:rPr>
              <w:t>- Hiển thị lại chi tiết đơn hàng.</w:t>
            </w:r>
          </w:p>
          <w:p w14:paraId="512C0679" w14:textId="2F0B9F72" w:rsidR="00A4790A" w:rsidRPr="00920004" w:rsidRDefault="00A4790A" w:rsidP="00CF739D">
            <w:pPr>
              <w:rPr>
                <w:lang w:val="es-ES"/>
              </w:rPr>
            </w:pPr>
            <w:r w:rsidRPr="00920004">
              <w:rPr>
                <w:lang w:val="es-ES"/>
              </w:rPr>
              <w:t>- Hiển thị nút: “Xử lí”</w:t>
            </w:r>
            <w:r w:rsidR="0001206E"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63CDC00" w14:textId="77777777" w:rsidR="00A4790A" w:rsidRPr="00920004" w:rsidRDefault="00A4790A" w:rsidP="00CF739D">
            <w:pPr>
              <w:rPr>
                <w:lang w:val="es-ES"/>
              </w:rPr>
            </w:pPr>
            <w:r w:rsidRPr="00920004">
              <w:rPr>
                <w:lang w:val="es-ES"/>
              </w:rPr>
              <w:t>- Trạng thái thay đổi thành “</w:t>
            </w:r>
            <w:r w:rsidRPr="00CF739D">
              <w:rPr>
                <w:lang w:val="es-ES"/>
              </w:rPr>
              <w:t>đang chờ xử lí</w:t>
            </w:r>
            <w:r w:rsidRPr="00920004">
              <w:rPr>
                <w:lang w:val="es-ES"/>
              </w:rPr>
              <w:t>”.</w:t>
            </w:r>
          </w:p>
          <w:p w14:paraId="57D0B50E" w14:textId="77777777" w:rsidR="00A4790A" w:rsidRPr="00920004" w:rsidRDefault="00A4790A" w:rsidP="00CF739D">
            <w:pPr>
              <w:rPr>
                <w:lang w:val="es-ES"/>
              </w:rPr>
            </w:pPr>
            <w:r w:rsidRPr="00920004">
              <w:rPr>
                <w:lang w:val="es-ES"/>
              </w:rPr>
              <w:t>- Cập nhật trong CSDL.</w:t>
            </w:r>
          </w:p>
          <w:p w14:paraId="7CBEB7BE" w14:textId="77777777" w:rsidR="00A4790A" w:rsidRPr="00920004" w:rsidRDefault="00A4790A" w:rsidP="00CF739D">
            <w:pPr>
              <w:rPr>
                <w:lang w:val="es-ES"/>
              </w:rPr>
            </w:pPr>
            <w:r w:rsidRPr="00920004">
              <w:rPr>
                <w:lang w:val="es-ES"/>
              </w:rPr>
              <w:t>- Hiển thị lại chi tiết đơn hàng.</w:t>
            </w:r>
          </w:p>
          <w:p w14:paraId="481161BA" w14:textId="1A45B394" w:rsidR="00A4790A" w:rsidRPr="00920004" w:rsidRDefault="00A4790A" w:rsidP="00CF739D">
            <w:pPr>
              <w:rPr>
                <w:lang w:val="es-ES"/>
              </w:rPr>
            </w:pPr>
            <w:r w:rsidRPr="00920004">
              <w:rPr>
                <w:lang w:val="es-ES"/>
              </w:rPr>
              <w:t>- Hiển thị nút: “</w:t>
            </w:r>
            <w:r w:rsidRPr="00CF739D">
              <w:rPr>
                <w:lang w:val="es-ES"/>
              </w:rPr>
              <w:t>Xử lí</w:t>
            </w:r>
            <w:r w:rsidRPr="00920004">
              <w:rPr>
                <w:lang w:val="es-ES"/>
              </w:rPr>
              <w:t>”</w:t>
            </w:r>
            <w:r w:rsidR="0001206E"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5DDEE506" w14:textId="77777777" w:rsidR="00A4790A" w:rsidRPr="00920004" w:rsidRDefault="00A4790A" w:rsidP="00CF739D">
            <w:pPr>
              <w:rPr>
                <w:lang w:val="es-ES"/>
              </w:rPr>
            </w:pPr>
            <w:r w:rsidRPr="00920004">
              <w:rPr>
                <w:lang w:val="es-ES"/>
              </w:rPr>
              <w:t>Thành công</w:t>
            </w:r>
          </w:p>
        </w:tc>
      </w:tr>
      <w:tr w:rsidR="00A4790A" w:rsidRPr="00920004" w14:paraId="1682C85E"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C505E6E" w14:textId="5739DEA6" w:rsidR="00A4790A" w:rsidRPr="00920004" w:rsidRDefault="00A4790A" w:rsidP="00CF739D">
            <w:pPr>
              <w:spacing w:before="240" w:line="0" w:lineRule="atLeast"/>
              <w:jc w:val="center"/>
              <w:rPr>
                <w:bCs/>
                <w:lang w:val="es-ES"/>
              </w:rPr>
            </w:pPr>
            <w:r w:rsidRPr="00920004">
              <w:rPr>
                <w:bCs/>
                <w:lang w:val="es-ES"/>
              </w:rPr>
              <w:lastRenderedPageBreak/>
              <w:t>5</w:t>
            </w:r>
          </w:p>
        </w:tc>
        <w:tc>
          <w:tcPr>
            <w:tcW w:w="2676" w:type="dxa"/>
            <w:tcBorders>
              <w:top w:val="single" w:sz="4" w:space="0" w:color="auto"/>
              <w:left w:val="single" w:sz="4" w:space="0" w:color="auto"/>
              <w:bottom w:val="single" w:sz="4" w:space="0" w:color="auto"/>
              <w:right w:val="single" w:sz="4" w:space="0" w:color="auto"/>
            </w:tcBorders>
          </w:tcPr>
          <w:p w14:paraId="32439AAC" w14:textId="5FED5610" w:rsidR="00A4790A" w:rsidRPr="00920004" w:rsidRDefault="00A4790A" w:rsidP="00CF739D">
            <w:pPr>
              <w:rPr>
                <w:lang w:val="es-ES"/>
              </w:rPr>
            </w:pPr>
            <w:r w:rsidRPr="00920004">
              <w:rPr>
                <w:lang w:val="es-ES"/>
              </w:rPr>
              <w:t>- Trạng thái</w:t>
            </w:r>
            <w:r w:rsidR="0001206E" w:rsidRPr="00920004">
              <w:rPr>
                <w:lang w:val="es-ES"/>
              </w:rPr>
              <w:t>: Đang xử lí</w:t>
            </w:r>
          </w:p>
        </w:tc>
        <w:tc>
          <w:tcPr>
            <w:tcW w:w="1942" w:type="dxa"/>
            <w:tcBorders>
              <w:top w:val="single" w:sz="4" w:space="0" w:color="auto"/>
              <w:left w:val="single" w:sz="4" w:space="0" w:color="auto"/>
              <w:bottom w:val="single" w:sz="4" w:space="0" w:color="auto"/>
              <w:right w:val="single" w:sz="4" w:space="0" w:color="auto"/>
            </w:tcBorders>
          </w:tcPr>
          <w:p w14:paraId="4B6142F5" w14:textId="6ED98E00"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6D527D34" w14:textId="77777777" w:rsidR="0001206E" w:rsidRPr="00920004" w:rsidRDefault="0001206E" w:rsidP="00CF739D">
            <w:pPr>
              <w:rPr>
                <w:lang w:val="es-ES"/>
              </w:rPr>
            </w:pPr>
            <w:r w:rsidRPr="00920004">
              <w:rPr>
                <w:lang w:val="es-ES"/>
              </w:rPr>
              <w:t>- Cập nhật trong CSDL.</w:t>
            </w:r>
          </w:p>
          <w:p w14:paraId="109A29AE" w14:textId="77777777" w:rsidR="0001206E" w:rsidRPr="00920004" w:rsidRDefault="0001206E" w:rsidP="00CF739D">
            <w:pPr>
              <w:rPr>
                <w:lang w:val="es-ES"/>
              </w:rPr>
            </w:pPr>
            <w:r w:rsidRPr="00920004">
              <w:rPr>
                <w:lang w:val="es-ES"/>
              </w:rPr>
              <w:t>- Hiển thị lại chi tiết đơn hàng.</w:t>
            </w:r>
          </w:p>
          <w:p w14:paraId="669183EF" w14:textId="6B2C6BBF"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10262E" w14:textId="77777777"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44959FF5" w14:textId="77777777" w:rsidR="0001206E" w:rsidRPr="00920004" w:rsidRDefault="0001206E" w:rsidP="00CF739D">
            <w:pPr>
              <w:rPr>
                <w:lang w:val="es-ES"/>
              </w:rPr>
            </w:pPr>
            <w:r w:rsidRPr="00920004">
              <w:rPr>
                <w:lang w:val="es-ES"/>
              </w:rPr>
              <w:t>- Cập nhật trong CSDL.</w:t>
            </w:r>
          </w:p>
          <w:p w14:paraId="3B264D66" w14:textId="77777777" w:rsidR="0001206E" w:rsidRPr="00920004" w:rsidRDefault="0001206E" w:rsidP="00CF739D">
            <w:pPr>
              <w:rPr>
                <w:lang w:val="es-ES"/>
              </w:rPr>
            </w:pPr>
            <w:r w:rsidRPr="00920004">
              <w:rPr>
                <w:lang w:val="es-ES"/>
              </w:rPr>
              <w:t>- Hiển thị lại chi tiết đơn hàng.</w:t>
            </w:r>
          </w:p>
          <w:p w14:paraId="777F64A7" w14:textId="47742243"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6D454C08" w14:textId="5767A580" w:rsidR="00A4790A" w:rsidRPr="00920004" w:rsidRDefault="0001206E" w:rsidP="00CF739D">
            <w:pPr>
              <w:rPr>
                <w:lang w:val="es-ES"/>
              </w:rPr>
            </w:pPr>
            <w:r w:rsidRPr="00920004">
              <w:rPr>
                <w:lang w:val="es-ES"/>
              </w:rPr>
              <w:t>Thành công</w:t>
            </w:r>
          </w:p>
        </w:tc>
      </w:tr>
      <w:tr w:rsidR="0001206E" w:rsidRPr="00920004" w14:paraId="754D5A16"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458B1E6" w14:textId="3E44F598" w:rsidR="0001206E" w:rsidRPr="00920004" w:rsidRDefault="0001206E"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19AD95DB" w14:textId="1A93D89F" w:rsidR="0001206E" w:rsidRPr="00920004" w:rsidRDefault="0001206E" w:rsidP="00CF739D">
            <w:pPr>
              <w:rPr>
                <w:lang w:val="es-ES"/>
              </w:rPr>
            </w:pPr>
            <w:r w:rsidRPr="00920004">
              <w:rPr>
                <w:lang w:val="es-ES"/>
              </w:rPr>
              <w:t>- 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42AE286A" w14:textId="1D82623F" w:rsidR="0001206E" w:rsidRPr="00920004" w:rsidRDefault="0001206E" w:rsidP="00CF739D">
            <w:pPr>
              <w:rPr>
                <w:lang w:val="es-ES"/>
              </w:rPr>
            </w:pPr>
            <w:r w:rsidRPr="00920004">
              <w:rPr>
                <w:lang w:val="es-ES"/>
              </w:rPr>
              <w:t>- Trạng thái thay đổi thành “hoàn tất xử lí”.</w:t>
            </w:r>
          </w:p>
          <w:p w14:paraId="2E5130CB" w14:textId="30DB43C8" w:rsidR="0001206E" w:rsidRPr="00920004" w:rsidRDefault="0001206E" w:rsidP="00CF739D">
            <w:pPr>
              <w:rPr>
                <w:lang w:val="es-ES"/>
              </w:rPr>
            </w:pPr>
            <w:r w:rsidRPr="00920004">
              <w:rPr>
                <w:lang w:val="es-ES"/>
              </w:rPr>
              <w:t>- Cập nhật trong CSDL.</w:t>
            </w:r>
          </w:p>
          <w:p w14:paraId="66C40F6B" w14:textId="4748BCCC" w:rsidR="00C139B3" w:rsidRPr="00920004" w:rsidRDefault="00C139B3" w:rsidP="00CF739D">
            <w:pPr>
              <w:rPr>
                <w:lang w:val="es-ES"/>
              </w:rPr>
            </w:pPr>
            <w:r w:rsidRPr="00920004">
              <w:rPr>
                <w:lang w:val="es-ES"/>
              </w:rPr>
              <w:t>- Cập nhật biên nhận thành “đang chờ trả đồ”.</w:t>
            </w:r>
          </w:p>
          <w:p w14:paraId="7BC99DC1" w14:textId="77777777" w:rsidR="0001206E" w:rsidRPr="00920004" w:rsidRDefault="0001206E" w:rsidP="00CF739D">
            <w:pPr>
              <w:rPr>
                <w:lang w:val="es-ES"/>
              </w:rPr>
            </w:pPr>
            <w:r w:rsidRPr="00920004">
              <w:rPr>
                <w:lang w:val="es-ES"/>
              </w:rPr>
              <w:t>- Hiển thị lại chi tiết đơn hàng.</w:t>
            </w:r>
          </w:p>
          <w:p w14:paraId="335AA91C" w14:textId="1A7B21E6"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22505E3" w14:textId="77777777" w:rsidR="0001206E" w:rsidRPr="00920004" w:rsidRDefault="0001206E" w:rsidP="00CF739D">
            <w:pPr>
              <w:rPr>
                <w:lang w:val="es-ES"/>
              </w:rPr>
            </w:pPr>
            <w:r w:rsidRPr="00920004">
              <w:rPr>
                <w:lang w:val="es-ES"/>
              </w:rPr>
              <w:t>- Trạng thái thay đổi thành “</w:t>
            </w:r>
            <w:r w:rsidRPr="00CF739D">
              <w:rPr>
                <w:lang w:val="es-ES"/>
              </w:rPr>
              <w:t>hoàn tất xử lí</w:t>
            </w:r>
            <w:r w:rsidRPr="00920004">
              <w:rPr>
                <w:lang w:val="es-ES"/>
              </w:rPr>
              <w:t>”.</w:t>
            </w:r>
          </w:p>
          <w:p w14:paraId="415FC08A" w14:textId="5C86E284" w:rsidR="0001206E" w:rsidRPr="00920004" w:rsidRDefault="0001206E" w:rsidP="00CF739D">
            <w:pPr>
              <w:rPr>
                <w:lang w:val="es-ES"/>
              </w:rPr>
            </w:pPr>
            <w:r w:rsidRPr="00920004">
              <w:rPr>
                <w:lang w:val="es-ES"/>
              </w:rPr>
              <w:t>- Cập nhật trong CSDL.</w:t>
            </w:r>
          </w:p>
          <w:p w14:paraId="3DACBC64" w14:textId="4EC12D63" w:rsidR="00C139B3" w:rsidRPr="00920004" w:rsidRDefault="00C139B3" w:rsidP="00CF739D">
            <w:pPr>
              <w:rPr>
                <w:lang w:val="es-ES"/>
              </w:rPr>
            </w:pPr>
            <w:r w:rsidRPr="00920004">
              <w:rPr>
                <w:lang w:val="es-ES"/>
              </w:rPr>
              <w:t>- Cập nhật biên nhận thành “đang chờ trả đồ”.</w:t>
            </w:r>
          </w:p>
          <w:p w14:paraId="116A3744" w14:textId="77777777" w:rsidR="0001206E" w:rsidRPr="00920004" w:rsidRDefault="0001206E" w:rsidP="00CF739D">
            <w:pPr>
              <w:rPr>
                <w:lang w:val="es-ES"/>
              </w:rPr>
            </w:pPr>
            <w:r w:rsidRPr="00920004">
              <w:rPr>
                <w:lang w:val="es-ES"/>
              </w:rPr>
              <w:t>- Hiển thị lại chi tiết đơn hàng.</w:t>
            </w:r>
          </w:p>
          <w:p w14:paraId="381653A4" w14:textId="32D6E9F8"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B938475" w14:textId="7D6B97B7" w:rsidR="0001206E" w:rsidRPr="00920004" w:rsidRDefault="0001206E" w:rsidP="00CF739D">
            <w:pPr>
              <w:rPr>
                <w:lang w:val="es-ES"/>
              </w:rPr>
            </w:pPr>
            <w:r w:rsidRPr="00920004">
              <w:rPr>
                <w:lang w:val="es-ES"/>
              </w:rPr>
              <w:t>Thành công</w:t>
            </w:r>
          </w:p>
        </w:tc>
      </w:tr>
      <w:tr w:rsidR="0001206E" w:rsidRPr="00920004" w14:paraId="5A9014D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B5693AF" w14:textId="0B23271E" w:rsidR="0001206E" w:rsidRPr="00920004" w:rsidRDefault="0001206E" w:rsidP="00CF739D">
            <w:pPr>
              <w:spacing w:before="240" w:line="0" w:lineRule="atLeast"/>
              <w:jc w:val="center"/>
              <w:rPr>
                <w:bCs/>
                <w:lang w:val="es-ES"/>
              </w:rPr>
            </w:pPr>
            <w:r w:rsidRPr="00920004">
              <w:rPr>
                <w:bCs/>
                <w:lang w:val="es-ES"/>
              </w:rPr>
              <w:t>7</w:t>
            </w:r>
          </w:p>
        </w:tc>
        <w:tc>
          <w:tcPr>
            <w:tcW w:w="2676" w:type="dxa"/>
            <w:tcBorders>
              <w:top w:val="single" w:sz="4" w:space="0" w:color="auto"/>
              <w:left w:val="single" w:sz="4" w:space="0" w:color="auto"/>
              <w:bottom w:val="single" w:sz="4" w:space="0" w:color="auto"/>
              <w:right w:val="single" w:sz="4" w:space="0" w:color="auto"/>
            </w:tcBorders>
          </w:tcPr>
          <w:p w14:paraId="636C649B" w14:textId="72A00D96" w:rsidR="0001206E" w:rsidRPr="00920004" w:rsidRDefault="0001206E"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05C8BD0"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96C8DEC"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48D44AB" w14:textId="77777777" w:rsidR="0001206E" w:rsidRPr="00920004" w:rsidRDefault="0001206E" w:rsidP="00CF739D">
            <w:pPr>
              <w:rPr>
                <w:lang w:val="es-ES"/>
              </w:rPr>
            </w:pPr>
            <w:r w:rsidRPr="00920004">
              <w:rPr>
                <w:lang w:val="es-ES"/>
              </w:rPr>
              <w:t>Thành công</w:t>
            </w:r>
          </w:p>
        </w:tc>
      </w:tr>
      <w:tr w:rsidR="0001206E" w:rsidRPr="00920004" w14:paraId="0CF8BF2F"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AB02727" w14:textId="3DCB1A0F" w:rsidR="0001206E" w:rsidRPr="00920004" w:rsidRDefault="0001206E" w:rsidP="00CF739D">
            <w:pPr>
              <w:spacing w:before="240" w:line="0" w:lineRule="atLeast"/>
              <w:jc w:val="center"/>
              <w:rPr>
                <w:bCs/>
                <w:lang w:val="es-ES"/>
              </w:rPr>
            </w:pPr>
            <w:r w:rsidRPr="00920004">
              <w:rPr>
                <w:bCs/>
                <w:lang w:val="es-ES"/>
              </w:rPr>
              <w:t>8</w:t>
            </w:r>
          </w:p>
        </w:tc>
        <w:tc>
          <w:tcPr>
            <w:tcW w:w="2676" w:type="dxa"/>
            <w:tcBorders>
              <w:top w:val="single" w:sz="4" w:space="0" w:color="auto"/>
              <w:left w:val="single" w:sz="4" w:space="0" w:color="auto"/>
              <w:bottom w:val="single" w:sz="4" w:space="0" w:color="auto"/>
              <w:right w:val="single" w:sz="4" w:space="0" w:color="auto"/>
            </w:tcBorders>
          </w:tcPr>
          <w:p w14:paraId="62DAD836" w14:textId="3BA53306" w:rsidR="0001206E" w:rsidRPr="00920004" w:rsidRDefault="0001206E"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00A56FAE" w14:textId="7F947D55" w:rsidR="0001206E" w:rsidRPr="00920004" w:rsidRDefault="0001206E"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65BA1471" w14:textId="5200E046" w:rsidR="0001206E" w:rsidRPr="00920004" w:rsidRDefault="0001206E"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2EAF0FAA" w14:textId="7EE9E736" w:rsidR="0001206E" w:rsidRPr="00920004" w:rsidRDefault="0001206E" w:rsidP="00CF739D">
            <w:pPr>
              <w:rPr>
                <w:lang w:val="es-ES"/>
              </w:rPr>
            </w:pPr>
            <w:r w:rsidRPr="00920004">
              <w:rPr>
                <w:lang w:val="es-ES"/>
              </w:rPr>
              <w:t>Thành công</w:t>
            </w:r>
          </w:p>
        </w:tc>
      </w:tr>
    </w:tbl>
    <w:p w14:paraId="7E21D2FB" w14:textId="09854DF2" w:rsidR="00FA2022" w:rsidRPr="00CF739D" w:rsidRDefault="00FA2022">
      <w:pPr>
        <w:pStyle w:val="Caption"/>
        <w:rPr>
          <w:lang w:val="en-US"/>
        </w:rPr>
      </w:pPr>
      <w:bookmarkStart w:id="2510" w:name="_Toc53150459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Kiểm thử chức năng thay đổi trạng thái đơn hàng</w:t>
      </w:r>
      <w:bookmarkEnd w:id="2510"/>
    </w:p>
    <w:p w14:paraId="49AB012F" w14:textId="1D4EF7F9" w:rsidR="002219F0" w:rsidRPr="00920004" w:rsidRDefault="0001206E" w:rsidP="00CF739D">
      <w:pPr>
        <w:pStyle w:val="Heading4"/>
        <w:spacing w:before="240" w:line="0" w:lineRule="atLeast"/>
        <w:rPr>
          <w:lang w:val="en-US"/>
        </w:rPr>
      </w:pPr>
      <w:bookmarkStart w:id="2511" w:name="_Toc531502288"/>
      <w:r w:rsidRPr="00920004">
        <w:rPr>
          <w:lang w:val="en-US"/>
        </w:rPr>
        <w:t>Tạo hóa đơn đơn hàng</w:t>
      </w:r>
      <w:bookmarkEnd w:id="2511"/>
    </w:p>
    <w:p w14:paraId="695ADF2D" w14:textId="77777777" w:rsidR="0001206E" w:rsidRPr="00920004" w:rsidRDefault="0001206E"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E30ACDE" w14:textId="77777777" w:rsidR="0001206E" w:rsidRPr="00920004" w:rsidRDefault="0001206E"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C64B398" w14:textId="77777777" w:rsidR="0001206E" w:rsidRPr="00920004" w:rsidRDefault="0001206E" w:rsidP="00CF739D">
      <w:pPr>
        <w:ind w:left="720"/>
        <w:rPr>
          <w:b/>
          <w:lang w:val="en-US"/>
        </w:rPr>
      </w:pPr>
      <w:r w:rsidRPr="00920004">
        <w:rPr>
          <w:b/>
          <w:lang w:val="en-US"/>
        </w:rPr>
        <w:lastRenderedPageBreak/>
        <w:t>Mô tả:</w:t>
      </w:r>
    </w:p>
    <w:p w14:paraId="0E4A73C3" w14:textId="77777777" w:rsidR="0001206E" w:rsidRPr="00920004" w:rsidRDefault="0001206E" w:rsidP="00CF739D">
      <w:pPr>
        <w:ind w:left="720"/>
        <w:rPr>
          <w:lang w:val="en-US"/>
        </w:rPr>
      </w:pPr>
      <w:r w:rsidRPr="00920004">
        <w:rPr>
          <w:b/>
          <w:lang w:val="en-US"/>
        </w:rPr>
        <w:t xml:space="preserve">- </w:t>
      </w:r>
      <w:r w:rsidRPr="00920004">
        <w:rPr>
          <w:lang w:val="en-US"/>
        </w:rPr>
        <w:t>Bước 1: Mở trang web tại địa chỉ: localhost:3000.</w:t>
      </w:r>
    </w:p>
    <w:p w14:paraId="5947B364" w14:textId="77777777" w:rsidR="0001206E" w:rsidRPr="00920004" w:rsidRDefault="0001206E" w:rsidP="00CF739D">
      <w:pPr>
        <w:ind w:left="720"/>
        <w:rPr>
          <w:lang w:val="en-US"/>
        </w:rPr>
      </w:pPr>
      <w:r w:rsidRPr="00920004">
        <w:rPr>
          <w:lang w:val="en-US"/>
        </w:rPr>
        <w:t>- Bước 2: Đăng nhập thành công vào hệ thống.</w:t>
      </w:r>
    </w:p>
    <w:p w14:paraId="2EB9DBF8" w14:textId="77777777" w:rsidR="0001206E" w:rsidRPr="00920004" w:rsidRDefault="0001206E"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B388E5D" w14:textId="62B92342" w:rsidR="0001206E" w:rsidRPr="00920004" w:rsidRDefault="0001206E"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33BA5463" w14:textId="77777777" w:rsidR="0001206E" w:rsidRPr="00920004" w:rsidRDefault="0001206E" w:rsidP="00CF739D">
      <w:pPr>
        <w:ind w:left="720"/>
        <w:rPr>
          <w:lang w:val="en-US"/>
        </w:rPr>
      </w:pPr>
      <w:r w:rsidRPr="00920004">
        <w:rPr>
          <w:lang w:val="en-US"/>
        </w:rPr>
        <w:t>- Bước 5: Chọn đơn hàng bằng cách nhấn lên tên khách hàng.</w:t>
      </w:r>
    </w:p>
    <w:p w14:paraId="0E442233" w14:textId="3670D7D5" w:rsidR="0001206E" w:rsidRPr="00920004" w:rsidRDefault="0001206E" w:rsidP="00CF739D">
      <w:pPr>
        <w:ind w:left="720"/>
        <w:rPr>
          <w:lang w:val="en-US"/>
        </w:rPr>
      </w:pPr>
      <w:r w:rsidRPr="00920004">
        <w:rPr>
          <w:lang w:val="en-US"/>
        </w:rPr>
        <w:t>- Bước 6: Thực hiện tạo hóa đơn.</w:t>
      </w:r>
    </w:p>
    <w:p w14:paraId="2214C459" w14:textId="44B5196D" w:rsidR="00FB1C45" w:rsidRPr="00920004" w:rsidRDefault="00FB1C45" w:rsidP="00CF739D">
      <w:pPr>
        <w:ind w:left="720"/>
        <w:rPr>
          <w:lang w:val="en-US"/>
        </w:rPr>
      </w:pPr>
      <w:r w:rsidRPr="00920004">
        <w:rPr>
          <w:lang w:val="en-US"/>
        </w:rPr>
        <w:t>- Bước 7: Xem hóa đơn.</w:t>
      </w:r>
    </w:p>
    <w:p w14:paraId="66E0B5E6" w14:textId="13C3D361" w:rsidR="0001206E" w:rsidRPr="00920004" w:rsidRDefault="0001206E">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01206E" w:rsidRPr="00920004" w14:paraId="3CD93E3B"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04264D87" w14:textId="77777777" w:rsidR="0001206E" w:rsidRPr="00920004" w:rsidRDefault="0001206E"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C78DA1B" w14:textId="77777777" w:rsidR="0001206E" w:rsidRPr="00920004" w:rsidRDefault="0001206E"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542223" w14:textId="77777777" w:rsidR="0001206E" w:rsidRPr="00920004" w:rsidRDefault="0001206E"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DAE7ADF" w14:textId="77777777" w:rsidR="0001206E" w:rsidRPr="00920004" w:rsidRDefault="0001206E"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09AC94E8" w14:textId="77777777" w:rsidR="0001206E" w:rsidRPr="00920004" w:rsidRDefault="0001206E" w:rsidP="00CF739D">
            <w:pPr>
              <w:spacing w:before="240" w:line="0" w:lineRule="atLeast"/>
              <w:jc w:val="center"/>
              <w:rPr>
                <w:b/>
                <w:bCs/>
                <w:lang w:val="es-ES"/>
              </w:rPr>
            </w:pPr>
            <w:r w:rsidRPr="00920004">
              <w:rPr>
                <w:b/>
                <w:bCs/>
                <w:lang w:val="es-ES"/>
              </w:rPr>
              <w:t>Thành công/ Thât bại</w:t>
            </w:r>
          </w:p>
        </w:tc>
      </w:tr>
      <w:tr w:rsidR="0001206E" w:rsidRPr="00920004" w14:paraId="25A6FAB3"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5352EE1" w14:textId="77777777" w:rsidR="0001206E" w:rsidRPr="00920004" w:rsidRDefault="0001206E"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60F37152" w14:textId="77777777" w:rsidR="0001206E" w:rsidRPr="00920004" w:rsidRDefault="0001206E" w:rsidP="00CF739D">
            <w:pPr>
              <w:rPr>
                <w:lang w:val="es-ES"/>
              </w:rPr>
            </w:pPr>
            <w:r w:rsidRPr="00920004">
              <w:rPr>
                <w:lang w:val="es-ES"/>
              </w:rPr>
              <w:t>Mã đơn hàng: 85</w:t>
            </w:r>
          </w:p>
          <w:p w14:paraId="14545897" w14:textId="44E5D92B" w:rsidR="0001206E" w:rsidRPr="00920004" w:rsidRDefault="0001206E" w:rsidP="00CF739D">
            <w:pPr>
              <w:rPr>
                <w:lang w:val="es-ES"/>
              </w:rPr>
            </w:pPr>
            <w:r w:rsidRPr="00920004">
              <w:rPr>
                <w:lang w:val="es-ES"/>
              </w:rPr>
              <w:t>Trạng thái: Đã hoàn tất xử lí</w:t>
            </w:r>
          </w:p>
        </w:tc>
        <w:tc>
          <w:tcPr>
            <w:tcW w:w="1942" w:type="dxa"/>
            <w:tcBorders>
              <w:top w:val="single" w:sz="4" w:space="0" w:color="auto"/>
              <w:left w:val="single" w:sz="4" w:space="0" w:color="auto"/>
              <w:bottom w:val="single" w:sz="4" w:space="0" w:color="auto"/>
              <w:right w:val="single" w:sz="4" w:space="0" w:color="auto"/>
            </w:tcBorders>
          </w:tcPr>
          <w:p w14:paraId="4587FC4F" w14:textId="26A53185" w:rsidR="0001206E" w:rsidRPr="00920004" w:rsidRDefault="00FB1C45" w:rsidP="00CF739D">
            <w:pPr>
              <w:rPr>
                <w:lang w:val="es-ES"/>
              </w:rPr>
            </w:pPr>
            <w:r w:rsidRPr="00920004">
              <w:rPr>
                <w:lang w:val="es-ES"/>
              </w:rPr>
              <w:t>Tạo hóa đơn và lưu lại.</w:t>
            </w:r>
          </w:p>
          <w:p w14:paraId="339A1F0B" w14:textId="77777777" w:rsidR="00FB1C45" w:rsidRPr="00920004" w:rsidRDefault="00FB1C45" w:rsidP="00CF739D">
            <w:pPr>
              <w:rPr>
                <w:lang w:val="es-ES"/>
              </w:rPr>
            </w:pPr>
            <w:r w:rsidRPr="00920004">
              <w:rPr>
                <w:lang w:val="es-ES"/>
              </w:rPr>
              <w:t>Hiển thị nút xem hóa đơn.</w:t>
            </w:r>
          </w:p>
          <w:p w14:paraId="02D74D3C" w14:textId="6561AE0C" w:rsidR="00FB1C45" w:rsidRPr="00920004" w:rsidRDefault="00FB1C45" w:rsidP="00CF739D">
            <w:pPr>
              <w:rPr>
                <w:lang w:val="es-ES"/>
              </w:rPr>
            </w:pPr>
            <w:r w:rsidRPr="00920004">
              <w:rPr>
                <w:lang w:val="es-ES"/>
              </w:rPr>
              <w:t>Hiển thị thông báo thành công.</w:t>
            </w:r>
          </w:p>
        </w:tc>
        <w:tc>
          <w:tcPr>
            <w:tcW w:w="1713" w:type="dxa"/>
            <w:tcBorders>
              <w:top w:val="single" w:sz="4" w:space="0" w:color="auto"/>
              <w:left w:val="single" w:sz="4" w:space="0" w:color="auto"/>
              <w:bottom w:val="single" w:sz="4" w:space="0" w:color="auto"/>
              <w:right w:val="single" w:sz="4" w:space="0" w:color="auto"/>
            </w:tcBorders>
          </w:tcPr>
          <w:p w14:paraId="3594A485" w14:textId="77777777" w:rsidR="00FB1C45" w:rsidRPr="00920004" w:rsidRDefault="00FB1C45" w:rsidP="00CF739D">
            <w:pPr>
              <w:rPr>
                <w:lang w:val="es-ES"/>
              </w:rPr>
            </w:pPr>
            <w:r w:rsidRPr="00920004">
              <w:rPr>
                <w:lang w:val="es-ES"/>
              </w:rPr>
              <w:t>Tạo hóa đơn và lưu lại.</w:t>
            </w:r>
          </w:p>
          <w:p w14:paraId="22786094" w14:textId="77777777" w:rsidR="00FB1C45" w:rsidRPr="00920004" w:rsidRDefault="00FB1C45" w:rsidP="00CF739D">
            <w:pPr>
              <w:rPr>
                <w:lang w:val="es-ES"/>
              </w:rPr>
            </w:pPr>
            <w:r w:rsidRPr="00920004">
              <w:rPr>
                <w:lang w:val="es-ES"/>
              </w:rPr>
              <w:t>Hiển thị nút xem hóa đơn.</w:t>
            </w:r>
          </w:p>
          <w:p w14:paraId="18BAA900" w14:textId="7F1DD492" w:rsidR="0001206E" w:rsidRPr="00920004" w:rsidRDefault="00FB1C45" w:rsidP="00CF739D">
            <w:pPr>
              <w:rPr>
                <w:lang w:val="es-ES"/>
              </w:rPr>
            </w:pPr>
            <w:r w:rsidRPr="00920004">
              <w:rPr>
                <w:lang w:val="es-ES"/>
              </w:rPr>
              <w:t>Hiển thị thông báo thành công.</w:t>
            </w:r>
          </w:p>
        </w:tc>
        <w:tc>
          <w:tcPr>
            <w:tcW w:w="1738" w:type="dxa"/>
            <w:tcBorders>
              <w:top w:val="single" w:sz="4" w:space="0" w:color="auto"/>
              <w:left w:val="single" w:sz="4" w:space="0" w:color="auto"/>
              <w:bottom w:val="single" w:sz="4" w:space="0" w:color="auto"/>
              <w:right w:val="single" w:sz="4" w:space="0" w:color="auto"/>
            </w:tcBorders>
          </w:tcPr>
          <w:p w14:paraId="4BF2334D" w14:textId="77777777" w:rsidR="0001206E" w:rsidRPr="00920004" w:rsidRDefault="0001206E" w:rsidP="00CF739D">
            <w:pPr>
              <w:rPr>
                <w:lang w:val="es-ES"/>
              </w:rPr>
            </w:pPr>
            <w:r w:rsidRPr="00920004">
              <w:rPr>
                <w:lang w:val="es-ES"/>
              </w:rPr>
              <w:t>Thành công</w:t>
            </w:r>
          </w:p>
        </w:tc>
      </w:tr>
      <w:tr w:rsidR="0001206E" w:rsidRPr="00920004" w14:paraId="67A0A864"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1EC63D2" w14:textId="77777777" w:rsidR="0001206E" w:rsidRPr="00920004" w:rsidRDefault="0001206E"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21D2BE4A" w14:textId="77777777" w:rsidR="0001206E" w:rsidRPr="00920004" w:rsidRDefault="0001206E" w:rsidP="00CF739D">
            <w:pPr>
              <w:rPr>
                <w:lang w:val="es-ES"/>
              </w:rPr>
            </w:pPr>
            <w:r w:rsidRPr="00920004">
              <w:rPr>
                <w:lang w:val="es-ES"/>
              </w:rPr>
              <w:t>Mã đơn hàng: 89</w:t>
            </w:r>
          </w:p>
          <w:p w14:paraId="7E84BCA5" w14:textId="443B8D3F" w:rsidR="0001206E" w:rsidRPr="00920004" w:rsidRDefault="0001206E" w:rsidP="00CF739D">
            <w:pPr>
              <w:rPr>
                <w:lang w:val="es-ES"/>
              </w:rPr>
            </w:pPr>
            <w:r w:rsidRPr="00920004">
              <w:rPr>
                <w:lang w:val="es-ES"/>
              </w:rPr>
              <w:t>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2B637FCF" w14:textId="6468BD40" w:rsidR="0001206E" w:rsidRPr="00920004" w:rsidRDefault="0001206E" w:rsidP="00CF739D">
            <w:pPr>
              <w:rPr>
                <w:lang w:val="es-ES"/>
              </w:rPr>
            </w:pPr>
            <w:r w:rsidRPr="00920004">
              <w:rPr>
                <w:lang w:val="es-ES"/>
              </w:rPr>
              <w:t>Không hiển thị nút “Tạo hóa đơn”</w:t>
            </w:r>
          </w:p>
        </w:tc>
        <w:tc>
          <w:tcPr>
            <w:tcW w:w="1713" w:type="dxa"/>
            <w:tcBorders>
              <w:top w:val="single" w:sz="4" w:space="0" w:color="auto"/>
              <w:left w:val="single" w:sz="4" w:space="0" w:color="auto"/>
              <w:bottom w:val="single" w:sz="4" w:space="0" w:color="auto"/>
              <w:right w:val="single" w:sz="4" w:space="0" w:color="auto"/>
            </w:tcBorders>
          </w:tcPr>
          <w:p w14:paraId="42593E0F" w14:textId="249AB388" w:rsidR="0001206E" w:rsidRPr="00920004" w:rsidRDefault="0001206E" w:rsidP="00CF739D">
            <w:pPr>
              <w:rPr>
                <w:lang w:val="es-ES"/>
              </w:rPr>
            </w:pPr>
            <w:r w:rsidRPr="00920004">
              <w:rPr>
                <w:lang w:val="es-ES"/>
              </w:rPr>
              <w:t>Không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AE8E94" w14:textId="77777777" w:rsidR="0001206E" w:rsidRPr="00920004" w:rsidRDefault="0001206E" w:rsidP="00CF739D">
            <w:pPr>
              <w:rPr>
                <w:lang w:val="en-US"/>
              </w:rPr>
            </w:pPr>
            <w:r w:rsidRPr="00920004">
              <w:rPr>
                <w:lang w:val="en-US"/>
              </w:rPr>
              <w:t>Thành công</w:t>
            </w:r>
          </w:p>
        </w:tc>
      </w:tr>
      <w:tr w:rsidR="0001206E" w:rsidRPr="00920004" w14:paraId="1CB4E86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969026F" w14:textId="77777777" w:rsidR="0001206E" w:rsidRPr="00920004" w:rsidRDefault="0001206E"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B65EEB7" w14:textId="3A920012" w:rsidR="0001206E" w:rsidRPr="00920004" w:rsidRDefault="00FB1C45" w:rsidP="00CF739D">
            <w:pPr>
              <w:rPr>
                <w:lang w:val="es-ES"/>
              </w:rPr>
            </w:pPr>
            <w:r w:rsidRPr="00920004">
              <w:rPr>
                <w:lang w:val="es-ES"/>
              </w:rPr>
              <w:t>Hóa đơn: mã 14</w:t>
            </w:r>
          </w:p>
        </w:tc>
        <w:tc>
          <w:tcPr>
            <w:tcW w:w="1942" w:type="dxa"/>
            <w:tcBorders>
              <w:top w:val="single" w:sz="4" w:space="0" w:color="auto"/>
              <w:left w:val="single" w:sz="4" w:space="0" w:color="auto"/>
              <w:bottom w:val="single" w:sz="4" w:space="0" w:color="auto"/>
              <w:right w:val="single" w:sz="4" w:space="0" w:color="auto"/>
            </w:tcBorders>
          </w:tcPr>
          <w:p w14:paraId="72A48E8C" w14:textId="77777777" w:rsidR="0001206E" w:rsidRPr="00920004" w:rsidRDefault="00FB1C45" w:rsidP="00CF739D">
            <w:pPr>
              <w:rPr>
                <w:lang w:val="es-ES"/>
              </w:rPr>
            </w:pPr>
            <w:r w:rsidRPr="00920004">
              <w:rPr>
                <w:lang w:val="es-ES"/>
              </w:rPr>
              <w:t>Hiển thị chi tiết hóa đơn.</w:t>
            </w:r>
          </w:p>
          <w:p w14:paraId="7B4F0B44" w14:textId="5A27CE68" w:rsidR="00FB1C45" w:rsidRPr="00920004" w:rsidRDefault="00FB1C45" w:rsidP="00CF739D">
            <w:pPr>
              <w:rPr>
                <w:lang w:val="es-ES"/>
              </w:rPr>
            </w:pPr>
            <w:r w:rsidRPr="00920004">
              <w:rPr>
                <w:lang w:val="es-ES"/>
              </w:rPr>
              <w:t>Hiển thị nút “In hóa đơn” và “cập nhật hóa đơn”.</w:t>
            </w:r>
          </w:p>
        </w:tc>
        <w:tc>
          <w:tcPr>
            <w:tcW w:w="1713" w:type="dxa"/>
            <w:tcBorders>
              <w:top w:val="single" w:sz="4" w:space="0" w:color="auto"/>
              <w:left w:val="single" w:sz="4" w:space="0" w:color="auto"/>
              <w:bottom w:val="single" w:sz="4" w:space="0" w:color="auto"/>
              <w:right w:val="single" w:sz="4" w:space="0" w:color="auto"/>
            </w:tcBorders>
          </w:tcPr>
          <w:p w14:paraId="3151F219" w14:textId="77777777" w:rsidR="00FB1C45" w:rsidRPr="00920004" w:rsidRDefault="00FB1C45" w:rsidP="00CF739D">
            <w:pPr>
              <w:rPr>
                <w:lang w:val="es-ES"/>
              </w:rPr>
            </w:pPr>
            <w:r w:rsidRPr="00920004">
              <w:rPr>
                <w:lang w:val="es-ES"/>
              </w:rPr>
              <w:t>Hiển thị chi tiết hóa đơn.</w:t>
            </w:r>
          </w:p>
          <w:p w14:paraId="4272457B" w14:textId="2FC17B81" w:rsidR="0001206E" w:rsidRPr="00920004" w:rsidRDefault="00FB1C45" w:rsidP="00CF739D">
            <w:pPr>
              <w:rPr>
                <w:lang w:val="es-ES"/>
              </w:rPr>
            </w:pPr>
            <w:r w:rsidRPr="00920004">
              <w:rPr>
                <w:lang w:val="es-ES"/>
              </w:rPr>
              <w:t>Hiển thị nút “</w:t>
            </w:r>
            <w:r w:rsidRPr="00CF739D">
              <w:rPr>
                <w:lang w:val="es-ES"/>
              </w:rPr>
              <w:t>In</w:t>
            </w:r>
            <w:r w:rsidRPr="00920004">
              <w:rPr>
                <w:lang w:val="es-ES"/>
              </w:rPr>
              <w:t xml:space="preserve"> </w:t>
            </w:r>
            <w:r w:rsidRPr="00CF739D">
              <w:rPr>
                <w:lang w:val="es-ES"/>
              </w:rPr>
              <w:t>hóa đơn</w:t>
            </w:r>
            <w:r w:rsidRPr="00920004">
              <w:rPr>
                <w:lang w:val="es-ES"/>
              </w:rPr>
              <w:t>” và “</w:t>
            </w:r>
            <w:r w:rsidRPr="00CF739D">
              <w:rPr>
                <w:lang w:val="es-ES"/>
              </w:rPr>
              <w:t>cập nhật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4E051F5" w14:textId="77777777" w:rsidR="0001206E" w:rsidRPr="00920004" w:rsidRDefault="0001206E" w:rsidP="00CF739D">
            <w:pPr>
              <w:rPr>
                <w:lang w:val="es-ES"/>
              </w:rPr>
            </w:pPr>
            <w:r w:rsidRPr="00920004">
              <w:rPr>
                <w:lang w:val="es-ES"/>
              </w:rPr>
              <w:t>Thành công</w:t>
            </w:r>
          </w:p>
        </w:tc>
      </w:tr>
      <w:tr w:rsidR="0001206E" w:rsidRPr="00920004" w14:paraId="07CB860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6344FE20" w14:textId="77777777" w:rsidR="0001206E" w:rsidRPr="00920004" w:rsidRDefault="0001206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68D606BC" w14:textId="12E95959" w:rsidR="0001206E" w:rsidRPr="00920004" w:rsidRDefault="0001206E"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5CD56D3"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188D882"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9E6D6CE" w14:textId="77777777" w:rsidR="0001206E" w:rsidRPr="00920004" w:rsidRDefault="0001206E" w:rsidP="00CF739D">
            <w:pPr>
              <w:rPr>
                <w:lang w:val="es-ES"/>
              </w:rPr>
            </w:pPr>
            <w:r w:rsidRPr="00920004">
              <w:rPr>
                <w:lang w:val="es-ES"/>
              </w:rPr>
              <w:t>Thành công</w:t>
            </w:r>
          </w:p>
        </w:tc>
      </w:tr>
    </w:tbl>
    <w:p w14:paraId="5E21FD7F" w14:textId="66F89FC6" w:rsidR="00FA2022" w:rsidRPr="00CF739D" w:rsidRDefault="00FA2022">
      <w:pPr>
        <w:pStyle w:val="Caption"/>
        <w:rPr>
          <w:lang w:val="en-US"/>
        </w:rPr>
      </w:pPr>
      <w:bookmarkStart w:id="2512" w:name="_Toc53150459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6</w:t>
      </w:r>
      <w:r w:rsidR="00D632EE" w:rsidRPr="00CF739D">
        <w:fldChar w:fldCharType="end"/>
      </w:r>
      <w:r w:rsidRPr="00920004">
        <w:rPr>
          <w:lang w:val="en-US"/>
        </w:rPr>
        <w:t xml:space="preserve"> Kiểm thử chức năng tạo hóa đơn đơn hàng</w:t>
      </w:r>
      <w:bookmarkEnd w:id="2512"/>
    </w:p>
    <w:p w14:paraId="2F432260" w14:textId="609760B2" w:rsidR="0001206E" w:rsidRPr="00920004" w:rsidRDefault="00FB1C45" w:rsidP="00CF739D">
      <w:pPr>
        <w:pStyle w:val="Heading4"/>
        <w:spacing w:before="240" w:line="0" w:lineRule="atLeast"/>
        <w:rPr>
          <w:lang w:val="en-US"/>
        </w:rPr>
      </w:pPr>
      <w:bookmarkStart w:id="2513" w:name="_Toc531502289"/>
      <w:r w:rsidRPr="00920004">
        <w:rPr>
          <w:lang w:val="en-US"/>
        </w:rPr>
        <w:t>Cập nhật hóa đơn</w:t>
      </w:r>
      <w:bookmarkEnd w:id="2513"/>
    </w:p>
    <w:p w14:paraId="13ABE038" w14:textId="77777777" w:rsidR="00FB1C45" w:rsidRPr="00920004" w:rsidRDefault="00FB1C45"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3C57605" w14:textId="77777777" w:rsidR="00FB1C45" w:rsidRPr="00920004" w:rsidRDefault="00FB1C45"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94D8812" w14:textId="77777777" w:rsidR="00FB1C45" w:rsidRPr="00920004" w:rsidRDefault="00FB1C45" w:rsidP="00CF739D">
      <w:pPr>
        <w:ind w:left="720"/>
        <w:rPr>
          <w:b/>
          <w:lang w:val="en-US"/>
        </w:rPr>
      </w:pPr>
      <w:r w:rsidRPr="00920004">
        <w:rPr>
          <w:b/>
          <w:lang w:val="en-US"/>
        </w:rPr>
        <w:lastRenderedPageBreak/>
        <w:t>Mô tả:</w:t>
      </w:r>
    </w:p>
    <w:p w14:paraId="7E69BD61" w14:textId="77777777" w:rsidR="00FB1C45" w:rsidRPr="00920004" w:rsidRDefault="00FB1C45" w:rsidP="00CF739D">
      <w:pPr>
        <w:ind w:left="720"/>
        <w:rPr>
          <w:lang w:val="en-US"/>
        </w:rPr>
      </w:pPr>
      <w:r w:rsidRPr="00920004">
        <w:rPr>
          <w:b/>
          <w:lang w:val="en-US"/>
        </w:rPr>
        <w:t xml:space="preserve">- </w:t>
      </w:r>
      <w:r w:rsidRPr="00920004">
        <w:rPr>
          <w:lang w:val="en-US"/>
        </w:rPr>
        <w:t>Bước 1: Mở trang web tại địa chỉ: localhost:3000.</w:t>
      </w:r>
    </w:p>
    <w:p w14:paraId="39931DD6" w14:textId="77777777" w:rsidR="00FB1C45" w:rsidRPr="00920004" w:rsidRDefault="00FB1C45" w:rsidP="00CF739D">
      <w:pPr>
        <w:ind w:left="720"/>
        <w:rPr>
          <w:lang w:val="en-US"/>
        </w:rPr>
      </w:pPr>
      <w:r w:rsidRPr="00920004">
        <w:rPr>
          <w:lang w:val="en-US"/>
        </w:rPr>
        <w:t>- Bước 2: Đăng nhập thành công vào hệ thống.</w:t>
      </w:r>
    </w:p>
    <w:p w14:paraId="5BEC6E49" w14:textId="77777777" w:rsidR="00FB1C45" w:rsidRPr="00920004" w:rsidRDefault="00FB1C45"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84FD4AB" w14:textId="77777777" w:rsidR="00FB1C45" w:rsidRPr="00920004" w:rsidRDefault="00FB1C45"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499E580C" w14:textId="77777777" w:rsidR="00FB1C45" w:rsidRPr="00920004" w:rsidRDefault="00FB1C45" w:rsidP="00CF739D">
      <w:pPr>
        <w:ind w:left="720"/>
        <w:rPr>
          <w:lang w:val="en-US"/>
        </w:rPr>
      </w:pPr>
      <w:r w:rsidRPr="00920004">
        <w:rPr>
          <w:lang w:val="en-US"/>
        </w:rPr>
        <w:t>- Bước 5: Chọn đơn hàng bằng cách nhấn lên tên khách hàng.</w:t>
      </w:r>
    </w:p>
    <w:p w14:paraId="5AA4997A" w14:textId="77777777" w:rsidR="00FB1C45" w:rsidRPr="00920004" w:rsidRDefault="00FB1C45" w:rsidP="00CF739D">
      <w:pPr>
        <w:ind w:left="720"/>
        <w:rPr>
          <w:lang w:val="en-US"/>
        </w:rPr>
      </w:pPr>
      <w:r w:rsidRPr="00920004">
        <w:rPr>
          <w:lang w:val="en-US"/>
        </w:rPr>
        <w:t>- Bước 6: Thực hiện tạo hóa đơn.</w:t>
      </w:r>
    </w:p>
    <w:p w14:paraId="77A0C458" w14:textId="2F3D6DF9" w:rsidR="00FB1C45" w:rsidRPr="00920004" w:rsidRDefault="00FB1C45" w:rsidP="00CF739D">
      <w:pPr>
        <w:ind w:left="720"/>
        <w:rPr>
          <w:lang w:val="en-US"/>
        </w:rPr>
      </w:pPr>
      <w:r w:rsidRPr="00920004">
        <w:rPr>
          <w:lang w:val="en-US"/>
        </w:rPr>
        <w:t>- Bước 7: Xem hóa đơn.</w:t>
      </w:r>
    </w:p>
    <w:p w14:paraId="62B0BAE7" w14:textId="7F556AB4" w:rsidR="00FB1C45" w:rsidRPr="00920004" w:rsidRDefault="00FB1C45" w:rsidP="00CF739D">
      <w:pPr>
        <w:ind w:left="720"/>
        <w:rPr>
          <w:lang w:val="en-US"/>
        </w:rPr>
      </w:pPr>
      <w:r w:rsidRPr="00920004">
        <w:rPr>
          <w:lang w:val="en-US"/>
        </w:rPr>
        <w:t>- Bước 8: Chọn Cập nhật hóa đơn.</w:t>
      </w:r>
    </w:p>
    <w:p w14:paraId="6EF64A2E" w14:textId="77777777" w:rsidR="00FB1C45" w:rsidRPr="00920004" w:rsidRDefault="00FB1C45" w:rsidP="00CF739D">
      <w:pPr>
        <w:spacing w:before="240" w:line="0" w:lineRule="atLeast"/>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B1C45" w:rsidRPr="00920004" w14:paraId="43CBBEE7"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7988B0BB" w14:textId="77777777" w:rsidR="00FB1C45" w:rsidRPr="00CF739D" w:rsidRDefault="00FB1C45"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F0F70A" w14:textId="77777777" w:rsidR="00FB1C45" w:rsidRPr="00CF739D" w:rsidRDefault="00FB1C45"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641ECE9" w14:textId="77777777" w:rsidR="00FB1C45" w:rsidRPr="00CF739D" w:rsidRDefault="00FB1C45"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A2A7BEA" w14:textId="77777777" w:rsidR="00FB1C45" w:rsidRPr="00CF739D" w:rsidRDefault="00FB1C45"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AE08E9B" w14:textId="77777777" w:rsidR="00FB1C45" w:rsidRPr="00CF739D" w:rsidRDefault="00FB1C45" w:rsidP="00CF739D">
            <w:pPr>
              <w:jc w:val="center"/>
              <w:rPr>
                <w:b/>
                <w:lang w:val="es-ES"/>
              </w:rPr>
            </w:pPr>
            <w:r w:rsidRPr="00CF739D">
              <w:rPr>
                <w:b/>
                <w:lang w:val="es-ES"/>
              </w:rPr>
              <w:t>Thành công/ Thât bại</w:t>
            </w:r>
          </w:p>
        </w:tc>
      </w:tr>
      <w:tr w:rsidR="00FB1C45" w:rsidRPr="00920004" w14:paraId="29A9180F"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A6781A6" w14:textId="77777777" w:rsidR="00FB1C45" w:rsidRPr="00920004" w:rsidRDefault="00FB1C45"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CFA06A8" w14:textId="4707675A" w:rsidR="00FB1C45" w:rsidRPr="00920004" w:rsidRDefault="00FB1C45" w:rsidP="00CF739D">
            <w:pPr>
              <w:rPr>
                <w:lang w:val="es-ES"/>
              </w:rPr>
            </w:pPr>
            <w:r w:rsidRPr="00920004">
              <w:rPr>
                <w:lang w:val="es-ES"/>
              </w:rPr>
              <w:t xml:space="preserve">Không nhập số lượng </w:t>
            </w:r>
          </w:p>
        </w:tc>
        <w:tc>
          <w:tcPr>
            <w:tcW w:w="1942" w:type="dxa"/>
            <w:tcBorders>
              <w:top w:val="single" w:sz="4" w:space="0" w:color="auto"/>
              <w:left w:val="single" w:sz="4" w:space="0" w:color="auto"/>
              <w:bottom w:val="single" w:sz="4" w:space="0" w:color="auto"/>
              <w:right w:val="single" w:sz="4" w:space="0" w:color="auto"/>
            </w:tcBorders>
          </w:tcPr>
          <w:p w14:paraId="15067B31" w14:textId="0214B1BB" w:rsidR="00FB1C45" w:rsidRPr="00920004" w:rsidRDefault="00FB1C45" w:rsidP="00CF739D">
            <w:pPr>
              <w:rPr>
                <w:lang w:val="es-ES"/>
              </w:rPr>
            </w:pPr>
            <w:r w:rsidRPr="00920004">
              <w:rPr>
                <w:lang w:val="es-ES"/>
              </w:rPr>
              <w:t>Thông báo lỗi “bắt buộc</w:t>
            </w:r>
            <w:r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9B59C8B" w14:textId="79305F82" w:rsidR="00FB1C45" w:rsidRPr="00920004" w:rsidRDefault="00FB1C45"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37433DDD" w14:textId="77777777" w:rsidR="00FB1C45" w:rsidRPr="00920004" w:rsidRDefault="00FB1C45" w:rsidP="00CF739D">
            <w:pPr>
              <w:rPr>
                <w:lang w:val="es-ES"/>
              </w:rPr>
            </w:pPr>
            <w:r w:rsidRPr="00920004">
              <w:rPr>
                <w:lang w:val="es-ES"/>
              </w:rPr>
              <w:t>Thành công</w:t>
            </w:r>
          </w:p>
        </w:tc>
      </w:tr>
      <w:tr w:rsidR="00FB1C45" w:rsidRPr="00920004" w14:paraId="2BA0095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570CC9F2" w14:textId="77777777" w:rsidR="00FB1C45" w:rsidRPr="00920004" w:rsidRDefault="00FB1C45"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06A9F8B2" w14:textId="5F196911" w:rsidR="00FB1C45" w:rsidRPr="00920004" w:rsidRDefault="00FB1C45"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0B2E0266" w14:textId="77777777" w:rsidR="00FB1C45" w:rsidRPr="00920004" w:rsidRDefault="00FB1C45" w:rsidP="00CF739D">
            <w:pPr>
              <w:rPr>
                <w:lang w:val="es-ES"/>
              </w:rPr>
            </w:pPr>
            <w:r w:rsidRPr="00920004">
              <w:rPr>
                <w:lang w:val="es-ES"/>
              </w:rPr>
              <w:t xml:space="preserve">Thông báo lỗi </w:t>
            </w:r>
          </w:p>
          <w:p w14:paraId="41B66E2D" w14:textId="2F34FCBB" w:rsidR="00FB1C45" w:rsidRPr="00920004" w:rsidRDefault="00FB1C45" w:rsidP="00CF739D">
            <w:pPr>
              <w:rPr>
                <w:lang w:val="es-ES"/>
              </w:rPr>
            </w:pPr>
            <w:r w:rsidRPr="00920004">
              <w:rPr>
                <w:lang w:val="es-ES"/>
              </w:rPr>
              <w:t>“Nhập vào một số”.</w:t>
            </w:r>
          </w:p>
        </w:tc>
        <w:tc>
          <w:tcPr>
            <w:tcW w:w="1713" w:type="dxa"/>
            <w:tcBorders>
              <w:top w:val="single" w:sz="4" w:space="0" w:color="auto"/>
              <w:left w:val="single" w:sz="4" w:space="0" w:color="auto"/>
              <w:bottom w:val="single" w:sz="4" w:space="0" w:color="auto"/>
              <w:right w:val="single" w:sz="4" w:space="0" w:color="auto"/>
            </w:tcBorders>
          </w:tcPr>
          <w:p w14:paraId="3E93AD4A" w14:textId="77777777" w:rsidR="00FB1C45" w:rsidRPr="00920004" w:rsidRDefault="00FB1C45" w:rsidP="00CF739D">
            <w:pPr>
              <w:rPr>
                <w:lang w:val="es-ES"/>
              </w:rPr>
            </w:pPr>
            <w:r w:rsidRPr="00920004">
              <w:rPr>
                <w:lang w:val="es-ES"/>
              </w:rPr>
              <w:t xml:space="preserve">Thông báo lỗi </w:t>
            </w:r>
          </w:p>
          <w:p w14:paraId="0EAD7FF4" w14:textId="426BB74A" w:rsidR="00FB1C45" w:rsidRPr="00920004" w:rsidRDefault="00FB1C45"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11271AF" w14:textId="77777777" w:rsidR="00FB1C45" w:rsidRPr="00920004" w:rsidRDefault="00FB1C45" w:rsidP="00CF739D">
            <w:pPr>
              <w:rPr>
                <w:lang w:val="en-US"/>
              </w:rPr>
            </w:pPr>
            <w:r w:rsidRPr="00920004">
              <w:rPr>
                <w:lang w:val="en-US"/>
              </w:rPr>
              <w:t>Thành công</w:t>
            </w:r>
          </w:p>
        </w:tc>
      </w:tr>
      <w:tr w:rsidR="00FB1C45" w:rsidRPr="00920004" w14:paraId="2C4366A1"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592FC03" w14:textId="77777777" w:rsidR="00FB1C45" w:rsidRPr="00920004" w:rsidRDefault="00FB1C45"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62DADBC6" w14:textId="7FDF8079" w:rsidR="00FB1C45" w:rsidRPr="00920004" w:rsidRDefault="00FB1C45" w:rsidP="00CF739D">
            <w:pPr>
              <w:rPr>
                <w:lang w:val="es-ES"/>
              </w:rPr>
            </w:pPr>
            <w:r w:rsidRPr="00920004">
              <w:rPr>
                <w:lang w:val="es-ES"/>
              </w:rPr>
              <w:t xml:space="preserve">Số lượng là số </w:t>
            </w:r>
          </w:p>
        </w:tc>
        <w:tc>
          <w:tcPr>
            <w:tcW w:w="1942" w:type="dxa"/>
            <w:tcBorders>
              <w:top w:val="single" w:sz="4" w:space="0" w:color="auto"/>
              <w:left w:val="single" w:sz="4" w:space="0" w:color="auto"/>
              <w:bottom w:val="single" w:sz="4" w:space="0" w:color="auto"/>
              <w:right w:val="single" w:sz="4" w:space="0" w:color="auto"/>
            </w:tcBorders>
          </w:tcPr>
          <w:p w14:paraId="3854D27F" w14:textId="77777777" w:rsidR="00FB1C45" w:rsidRPr="00920004" w:rsidRDefault="00FB1C45" w:rsidP="00CF739D">
            <w:pPr>
              <w:rPr>
                <w:lang w:val="es-ES"/>
              </w:rPr>
            </w:pPr>
            <w:r w:rsidRPr="00920004">
              <w:rPr>
                <w:lang w:val="es-ES"/>
              </w:rPr>
              <w:t>Cập nhật thành công.</w:t>
            </w:r>
          </w:p>
          <w:p w14:paraId="63D64D96" w14:textId="0D30B3C4" w:rsidR="00FB1C45" w:rsidRPr="00920004" w:rsidRDefault="00FB1C45" w:rsidP="00CF739D">
            <w:pPr>
              <w:rPr>
                <w:lang w:val="es-ES"/>
              </w:rPr>
            </w:pPr>
            <w:r w:rsidRPr="00920004">
              <w:rPr>
                <w:lang w:val="es-ES"/>
              </w:rPr>
              <w:t>Hiển thị chi tiết hóa đơn.</w:t>
            </w:r>
          </w:p>
        </w:tc>
        <w:tc>
          <w:tcPr>
            <w:tcW w:w="1713" w:type="dxa"/>
            <w:tcBorders>
              <w:top w:val="single" w:sz="4" w:space="0" w:color="auto"/>
              <w:left w:val="single" w:sz="4" w:space="0" w:color="auto"/>
              <w:bottom w:val="single" w:sz="4" w:space="0" w:color="auto"/>
              <w:right w:val="single" w:sz="4" w:space="0" w:color="auto"/>
            </w:tcBorders>
          </w:tcPr>
          <w:p w14:paraId="167ACC72" w14:textId="77777777" w:rsidR="00FB1C45" w:rsidRPr="00920004" w:rsidRDefault="00FB1C45" w:rsidP="00CF739D">
            <w:pPr>
              <w:rPr>
                <w:lang w:val="es-ES"/>
              </w:rPr>
            </w:pPr>
            <w:r w:rsidRPr="00920004">
              <w:rPr>
                <w:lang w:val="es-ES"/>
              </w:rPr>
              <w:t>Cập nhật thành công.</w:t>
            </w:r>
          </w:p>
          <w:p w14:paraId="42E72E7D" w14:textId="0001E2CC" w:rsidR="00FB1C45" w:rsidRPr="00920004" w:rsidRDefault="00FB1C45" w:rsidP="00CF739D">
            <w:pPr>
              <w:rPr>
                <w:lang w:val="es-ES"/>
              </w:rPr>
            </w:pPr>
            <w:r w:rsidRPr="00920004">
              <w:rPr>
                <w:lang w:val="es-ES"/>
              </w:rPr>
              <w:t>Hiển thị chi tiết hóa đơn.</w:t>
            </w:r>
          </w:p>
        </w:tc>
        <w:tc>
          <w:tcPr>
            <w:tcW w:w="1738" w:type="dxa"/>
            <w:tcBorders>
              <w:top w:val="single" w:sz="4" w:space="0" w:color="auto"/>
              <w:left w:val="single" w:sz="4" w:space="0" w:color="auto"/>
              <w:bottom w:val="single" w:sz="4" w:space="0" w:color="auto"/>
              <w:right w:val="single" w:sz="4" w:space="0" w:color="auto"/>
            </w:tcBorders>
          </w:tcPr>
          <w:p w14:paraId="39EF4C00" w14:textId="77777777" w:rsidR="00FB1C45" w:rsidRPr="00920004" w:rsidRDefault="00FB1C45" w:rsidP="00CF739D">
            <w:pPr>
              <w:rPr>
                <w:lang w:val="es-ES"/>
              </w:rPr>
            </w:pPr>
            <w:r w:rsidRPr="00920004">
              <w:rPr>
                <w:lang w:val="es-ES"/>
              </w:rPr>
              <w:t>Thành công</w:t>
            </w:r>
          </w:p>
        </w:tc>
      </w:tr>
      <w:tr w:rsidR="00FB1C45" w:rsidRPr="00920004" w14:paraId="4166DAF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0C50508" w14:textId="77777777" w:rsidR="00FB1C45" w:rsidRPr="00920004" w:rsidRDefault="00FB1C45"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115ED5E2" w14:textId="5A588C0D" w:rsidR="00FB1C45" w:rsidRPr="00920004" w:rsidRDefault="00FB1C45"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E3FE7A2" w14:textId="77777777" w:rsidR="00FB1C45" w:rsidRPr="00920004" w:rsidRDefault="00FB1C45"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74A63C51" w14:textId="77777777" w:rsidR="00FB1C45" w:rsidRPr="00920004" w:rsidRDefault="00FB1C45"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864E30B" w14:textId="77777777" w:rsidR="00FB1C45" w:rsidRPr="00920004" w:rsidRDefault="00FB1C45" w:rsidP="00CF739D">
            <w:pPr>
              <w:rPr>
                <w:lang w:val="es-ES"/>
              </w:rPr>
            </w:pPr>
            <w:r w:rsidRPr="00920004">
              <w:rPr>
                <w:lang w:val="es-ES"/>
              </w:rPr>
              <w:t>Thành công</w:t>
            </w:r>
          </w:p>
        </w:tc>
      </w:tr>
    </w:tbl>
    <w:p w14:paraId="21F5BE03" w14:textId="112AA8AB" w:rsidR="00FB1C45" w:rsidRPr="00920004" w:rsidRDefault="00A31ABA">
      <w:pPr>
        <w:pStyle w:val="Caption"/>
        <w:rPr>
          <w:lang w:val="en-US"/>
        </w:rPr>
      </w:pPr>
      <w:bookmarkStart w:id="2514" w:name="_Toc53150459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7</w:t>
      </w:r>
      <w:r w:rsidR="00D632EE" w:rsidRPr="00CF739D">
        <w:fldChar w:fldCharType="end"/>
      </w:r>
      <w:r w:rsidRPr="00920004">
        <w:rPr>
          <w:lang w:val="en-US"/>
        </w:rPr>
        <w:t xml:space="preserve"> Kiểm thử </w:t>
      </w:r>
      <w:r w:rsidR="00FA2022" w:rsidRPr="00920004">
        <w:rPr>
          <w:lang w:val="en-US"/>
        </w:rPr>
        <w:t>chức năng cập nhật hóa đơn</w:t>
      </w:r>
      <w:bookmarkEnd w:id="2514"/>
    </w:p>
    <w:p w14:paraId="721C2128" w14:textId="3C30F5BD" w:rsidR="00C960CE" w:rsidRPr="00920004" w:rsidRDefault="00C960CE" w:rsidP="00C960CE">
      <w:pPr>
        <w:rPr>
          <w:lang w:val="en-US"/>
        </w:rPr>
      </w:pPr>
    </w:p>
    <w:p w14:paraId="3D503764" w14:textId="77777777" w:rsidR="00C960CE" w:rsidRPr="00CF739D" w:rsidRDefault="00C960CE" w:rsidP="00CF739D"/>
    <w:p w14:paraId="25E534AA" w14:textId="086A97C0" w:rsidR="00287281" w:rsidRPr="00920004" w:rsidRDefault="00287281" w:rsidP="00CF739D">
      <w:pPr>
        <w:pStyle w:val="Heading3"/>
      </w:pPr>
      <w:bookmarkStart w:id="2515" w:name="_Toc531502290"/>
      <w:r w:rsidRPr="00920004">
        <w:t>Quản lí biên nhận</w:t>
      </w:r>
      <w:bookmarkEnd w:id="2515"/>
    </w:p>
    <w:p w14:paraId="7C4C6216" w14:textId="4BAFC6AC" w:rsidR="00A31ABA" w:rsidRPr="00CF739D" w:rsidRDefault="00A31ABA" w:rsidP="00CF739D">
      <w:pPr>
        <w:pStyle w:val="Heading4"/>
        <w:spacing w:before="240" w:line="0" w:lineRule="atLeast"/>
      </w:pPr>
      <w:bookmarkStart w:id="2516" w:name="_Toc531502291"/>
      <w:r w:rsidRPr="00CF739D">
        <w:rPr>
          <w:lang w:val="en-US"/>
        </w:rPr>
        <w:t>Xem danh sách biên nhận theo trạng thái</w:t>
      </w:r>
      <w:bookmarkEnd w:id="2516"/>
    </w:p>
    <w:p w14:paraId="081943C3" w14:textId="7A755761" w:rsidR="008D1822" w:rsidRPr="00920004" w:rsidRDefault="008D182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w:t>
      </w:r>
      <w:r w:rsidR="00727C9A" w:rsidRPr="00920004">
        <w:rPr>
          <w:lang w:val="en-US"/>
        </w:rPr>
        <w:t xml:space="preserve"> </w:t>
      </w:r>
      <w:r w:rsidRPr="00920004">
        <w:rPr>
          <w:lang w:val="en-US"/>
        </w:rPr>
        <w:t>trang, hiển thị dữ liệu không đúng với mục đích.</w:t>
      </w:r>
    </w:p>
    <w:p w14:paraId="4C494C75" w14:textId="77777777" w:rsidR="008D1822" w:rsidRPr="00920004" w:rsidRDefault="008D1822"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3306FC52" w14:textId="77777777" w:rsidR="008D1822" w:rsidRPr="00920004" w:rsidRDefault="008D1822" w:rsidP="00CF739D">
      <w:pPr>
        <w:ind w:left="720"/>
        <w:rPr>
          <w:b/>
          <w:lang w:val="en-US"/>
        </w:rPr>
      </w:pPr>
      <w:r w:rsidRPr="00920004">
        <w:rPr>
          <w:b/>
          <w:lang w:val="en-US"/>
        </w:rPr>
        <w:t>Mô tả:</w:t>
      </w:r>
    </w:p>
    <w:p w14:paraId="2E0AAB22" w14:textId="77777777" w:rsidR="008D1822" w:rsidRPr="00920004" w:rsidRDefault="008D1822" w:rsidP="00CF739D">
      <w:pPr>
        <w:ind w:left="720"/>
        <w:rPr>
          <w:lang w:val="en-US"/>
        </w:rPr>
      </w:pPr>
      <w:r w:rsidRPr="00920004">
        <w:rPr>
          <w:b/>
          <w:lang w:val="en-US"/>
        </w:rPr>
        <w:t xml:space="preserve">- </w:t>
      </w:r>
      <w:r w:rsidRPr="00920004">
        <w:rPr>
          <w:lang w:val="en-US"/>
        </w:rPr>
        <w:t>Bước 1: Mở trang web tại địa chỉ: localhost:3000.</w:t>
      </w:r>
    </w:p>
    <w:p w14:paraId="6A540CEB" w14:textId="77777777" w:rsidR="008D1822" w:rsidRPr="00920004" w:rsidRDefault="008D1822" w:rsidP="00CF739D">
      <w:pPr>
        <w:ind w:left="720"/>
        <w:rPr>
          <w:lang w:val="en-US"/>
        </w:rPr>
      </w:pPr>
      <w:r w:rsidRPr="00920004">
        <w:rPr>
          <w:lang w:val="en-US"/>
        </w:rPr>
        <w:t>- Bước 2: Đăng nhập thành công vào hệ thống.</w:t>
      </w:r>
    </w:p>
    <w:p w14:paraId="35807DD8" w14:textId="1CF19B4B" w:rsidR="008D1822" w:rsidRPr="00920004" w:rsidRDefault="008D1822" w:rsidP="00CF739D">
      <w:pPr>
        <w:ind w:left="720"/>
        <w:rPr>
          <w:lang w:val="en-US"/>
        </w:rPr>
      </w:pPr>
      <w:r w:rsidRPr="00920004">
        <w:rPr>
          <w:lang w:val="en-US"/>
        </w:rPr>
        <w:lastRenderedPageBreak/>
        <w:t>- Bước 3: Chọn chức năng “</w:t>
      </w:r>
      <w:r w:rsidR="00F92702" w:rsidRPr="00CF739D">
        <w:rPr>
          <w:lang w:val="en-US"/>
        </w:rPr>
        <w:t>Biên nhận</w:t>
      </w:r>
      <w:r w:rsidRPr="00CF739D">
        <w:rPr>
          <w:lang w:val="en-US"/>
        </w:rPr>
        <w:t xml:space="preserve"> khách hàng</w:t>
      </w:r>
      <w:r w:rsidRPr="00920004">
        <w:rPr>
          <w:lang w:val="en-US"/>
        </w:rPr>
        <w:t>”.</w:t>
      </w:r>
    </w:p>
    <w:p w14:paraId="1D68A595" w14:textId="5EB24BE3" w:rsidR="008D1822" w:rsidRPr="00920004" w:rsidRDefault="008D1822" w:rsidP="00CF739D">
      <w:pPr>
        <w:ind w:left="720"/>
        <w:rPr>
          <w:lang w:val="en-US"/>
        </w:rPr>
      </w:pPr>
      <w:r w:rsidRPr="00920004">
        <w:rPr>
          <w:lang w:val="en-US"/>
        </w:rPr>
        <w:t xml:space="preserve">- Bước 4: Xem danh sách </w:t>
      </w:r>
      <w:r w:rsidR="00F92702" w:rsidRPr="00920004">
        <w:rPr>
          <w:lang w:val="en-US"/>
        </w:rPr>
        <w:t>biên nhận</w:t>
      </w:r>
      <w:r w:rsidRPr="00920004">
        <w:rPr>
          <w:lang w:val="en-US"/>
        </w:rPr>
        <w:t xml:space="preserve"> theo từng trạng thái.</w:t>
      </w:r>
    </w:p>
    <w:p w14:paraId="52A4FE00" w14:textId="77777777" w:rsidR="008D1822" w:rsidRPr="00920004" w:rsidRDefault="008D1822"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8D1822" w:rsidRPr="00920004" w14:paraId="124D2A61" w14:textId="77777777" w:rsidTr="00AD0E2E">
        <w:tc>
          <w:tcPr>
            <w:tcW w:w="708" w:type="dxa"/>
            <w:tcBorders>
              <w:top w:val="single" w:sz="4" w:space="0" w:color="auto"/>
              <w:left w:val="single" w:sz="4" w:space="0" w:color="auto"/>
              <w:bottom w:val="single" w:sz="4" w:space="0" w:color="auto"/>
              <w:right w:val="single" w:sz="4" w:space="0" w:color="auto"/>
            </w:tcBorders>
            <w:vAlign w:val="center"/>
            <w:hideMark/>
          </w:tcPr>
          <w:p w14:paraId="1EB11AAC" w14:textId="77777777" w:rsidR="008D1822" w:rsidRPr="00CF739D" w:rsidRDefault="008D182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58F5B4" w14:textId="77777777" w:rsidR="008D1822" w:rsidRPr="00CF739D" w:rsidRDefault="008D182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6ED6BD39" w14:textId="77777777" w:rsidR="008D1822" w:rsidRPr="00CF739D" w:rsidRDefault="008D182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2634CF" w14:textId="77777777" w:rsidR="008D1822" w:rsidRPr="00CF739D" w:rsidRDefault="008D182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7C4C1D7" w14:textId="77777777" w:rsidR="008D1822" w:rsidRPr="00CF739D" w:rsidRDefault="008D1822" w:rsidP="00CF739D">
            <w:pPr>
              <w:jc w:val="center"/>
              <w:rPr>
                <w:b/>
                <w:lang w:val="es-ES"/>
              </w:rPr>
            </w:pPr>
            <w:r w:rsidRPr="00CF739D">
              <w:rPr>
                <w:b/>
                <w:lang w:val="es-ES"/>
              </w:rPr>
              <w:t>Thành công/ Thât bại</w:t>
            </w:r>
          </w:p>
        </w:tc>
      </w:tr>
      <w:tr w:rsidR="008D1822" w:rsidRPr="00920004" w14:paraId="1349747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355F737A" w14:textId="77777777" w:rsidR="008D1822" w:rsidRPr="00920004" w:rsidRDefault="008D1822"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29DDD78E" w14:textId="5C733D56" w:rsidR="008D1822" w:rsidRPr="00920004" w:rsidRDefault="008D1822" w:rsidP="00CF739D">
            <w:pPr>
              <w:rPr>
                <w:lang w:val="es-ES"/>
              </w:rPr>
            </w:pPr>
            <w:r w:rsidRPr="00920004">
              <w:rPr>
                <w:lang w:val="es-ES"/>
              </w:rPr>
              <w:t>Trạng thái: Đang chờ</w:t>
            </w:r>
            <w:r w:rsidR="00461C23" w:rsidRPr="00920004">
              <w:rPr>
                <w:lang w:val="es-ES"/>
              </w:rPr>
              <w:t xml:space="preserve"> lấy đồ</w:t>
            </w:r>
          </w:p>
        </w:tc>
        <w:tc>
          <w:tcPr>
            <w:tcW w:w="1942" w:type="dxa"/>
            <w:tcBorders>
              <w:top w:val="single" w:sz="4" w:space="0" w:color="auto"/>
              <w:left w:val="single" w:sz="4" w:space="0" w:color="auto"/>
              <w:bottom w:val="single" w:sz="4" w:space="0" w:color="auto"/>
              <w:right w:val="single" w:sz="4" w:space="0" w:color="auto"/>
            </w:tcBorders>
          </w:tcPr>
          <w:p w14:paraId="3EA319F5" w14:textId="7AE5C20E"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1227AEC3" w14:textId="2092B1FB"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76831C1" w14:textId="77777777" w:rsidR="008D1822" w:rsidRPr="00920004" w:rsidRDefault="008D1822" w:rsidP="00CF739D">
            <w:pPr>
              <w:rPr>
                <w:lang w:val="es-ES"/>
              </w:rPr>
            </w:pPr>
            <w:r w:rsidRPr="00920004">
              <w:rPr>
                <w:lang w:val="es-ES"/>
              </w:rPr>
              <w:t>Thành công</w:t>
            </w:r>
          </w:p>
        </w:tc>
      </w:tr>
      <w:tr w:rsidR="008D1822" w:rsidRPr="00920004" w14:paraId="702F3A3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040580F4" w14:textId="77777777" w:rsidR="008D1822" w:rsidRPr="00920004" w:rsidRDefault="008D182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230B8F3" w14:textId="4E650863" w:rsidR="008D1822" w:rsidRPr="00920004" w:rsidRDefault="008D1822" w:rsidP="00CF739D">
            <w:pPr>
              <w:rPr>
                <w:lang w:val="es-ES"/>
              </w:rPr>
            </w:pPr>
            <w:r w:rsidRPr="00920004">
              <w:rPr>
                <w:lang w:val="es-ES"/>
              </w:rPr>
              <w:t xml:space="preserve">Trạng thái: Đã </w:t>
            </w:r>
            <w:r w:rsidR="00F92702" w:rsidRPr="00920004">
              <w:rPr>
                <w:lang w:val="es-ES"/>
              </w:rPr>
              <w:t>lấy đồ</w:t>
            </w:r>
          </w:p>
        </w:tc>
        <w:tc>
          <w:tcPr>
            <w:tcW w:w="1942" w:type="dxa"/>
            <w:tcBorders>
              <w:top w:val="single" w:sz="4" w:space="0" w:color="auto"/>
              <w:left w:val="single" w:sz="4" w:space="0" w:color="auto"/>
              <w:bottom w:val="single" w:sz="4" w:space="0" w:color="auto"/>
              <w:right w:val="single" w:sz="4" w:space="0" w:color="auto"/>
            </w:tcBorders>
          </w:tcPr>
          <w:p w14:paraId="023437D8" w14:textId="653BF817" w:rsidR="008D1822" w:rsidRPr="00920004" w:rsidRDefault="008D1822" w:rsidP="00CF739D">
            <w:pPr>
              <w:rPr>
                <w:lang w:val="es-ES"/>
              </w:rPr>
            </w:pPr>
            <w:r w:rsidRPr="00920004">
              <w:rPr>
                <w:lang w:val="es-ES"/>
              </w:rPr>
              <w:t xml:space="preserve">Danh sách </w:t>
            </w:r>
            <w:r w:rsidR="00461C23" w:rsidRPr="00920004">
              <w:rPr>
                <w:lang w:val="es-ES"/>
              </w:rPr>
              <w:t>biên</w:t>
            </w:r>
            <w:r w:rsidR="00F92702" w:rsidRPr="00920004">
              <w:rPr>
                <w:lang w:val="es-ES"/>
              </w:rPr>
              <w:t xml:space="preserve"> nhận </w:t>
            </w:r>
            <w:r w:rsidRPr="00920004">
              <w:rPr>
                <w:lang w:val="es-ES"/>
              </w:rPr>
              <w:t>có trạng thái “</w:t>
            </w:r>
            <w:r w:rsidRPr="00CF739D">
              <w:rPr>
                <w:lang w:val="es-ES"/>
              </w:rPr>
              <w:t xml:space="preserve">đã </w:t>
            </w:r>
            <w:r w:rsidR="00F92702" w:rsidRPr="00CF739D">
              <w:rPr>
                <w:lang w:val="es-ES"/>
              </w:rPr>
              <w:t>lấy đồ</w:t>
            </w:r>
            <w:r w:rsidRPr="00CF739D">
              <w:rPr>
                <w:lang w:val="es-ES"/>
              </w:rPr>
              <w:t>”</w:t>
            </w:r>
            <w:r w:rsidR="00F92702"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84F0CB9" w14:textId="2F0DE2A5" w:rsidR="008D1822" w:rsidRPr="00920004" w:rsidRDefault="00F92702" w:rsidP="00CF739D">
            <w:pPr>
              <w:rPr>
                <w:lang w:val="es-ES"/>
              </w:rPr>
            </w:pPr>
            <w:r w:rsidRPr="00920004">
              <w:rPr>
                <w:lang w:val="es-ES"/>
              </w:rPr>
              <w:t>Danh sách bi</w:t>
            </w:r>
            <w:r w:rsidR="00461C23" w:rsidRPr="00920004">
              <w:rPr>
                <w:lang w:val="es-ES"/>
              </w:rPr>
              <w:t>ê</w:t>
            </w:r>
            <w:r w:rsidRPr="00920004">
              <w:rPr>
                <w:lang w:val="es-ES"/>
              </w:rPr>
              <w:t>n nhận có trạng thái “</w:t>
            </w:r>
            <w:r w:rsidRPr="00CF739D">
              <w:rPr>
                <w:lang w:val="es-ES"/>
              </w:rPr>
              <w:t>đã lấy đồ”.</w:t>
            </w:r>
          </w:p>
        </w:tc>
        <w:tc>
          <w:tcPr>
            <w:tcW w:w="1738" w:type="dxa"/>
            <w:tcBorders>
              <w:top w:val="single" w:sz="4" w:space="0" w:color="auto"/>
              <w:left w:val="single" w:sz="4" w:space="0" w:color="auto"/>
              <w:bottom w:val="single" w:sz="4" w:space="0" w:color="auto"/>
              <w:right w:val="single" w:sz="4" w:space="0" w:color="auto"/>
            </w:tcBorders>
          </w:tcPr>
          <w:p w14:paraId="7BA7D1F9" w14:textId="77777777" w:rsidR="008D1822" w:rsidRPr="00920004" w:rsidRDefault="008D1822" w:rsidP="00CF739D">
            <w:pPr>
              <w:rPr>
                <w:lang w:val="en-US"/>
              </w:rPr>
            </w:pPr>
            <w:r w:rsidRPr="00920004">
              <w:rPr>
                <w:lang w:val="en-US"/>
              </w:rPr>
              <w:t>Thành công</w:t>
            </w:r>
          </w:p>
        </w:tc>
      </w:tr>
      <w:tr w:rsidR="008D1822" w:rsidRPr="00920004" w14:paraId="68A2F0EB"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ED91417" w14:textId="77777777" w:rsidR="008D1822" w:rsidRPr="00920004" w:rsidRDefault="008D1822"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8E4948A" w14:textId="080BE51D" w:rsidR="008D1822" w:rsidRPr="00920004" w:rsidRDefault="008D1822" w:rsidP="00CF739D">
            <w:pPr>
              <w:rPr>
                <w:lang w:val="es-ES"/>
              </w:rPr>
            </w:pPr>
            <w:r w:rsidRPr="00920004">
              <w:rPr>
                <w:lang w:val="es-ES"/>
              </w:rPr>
              <w:t xml:space="preserve">Trạng thái: </w:t>
            </w:r>
            <w:r w:rsidR="00F92702" w:rsidRPr="00920004">
              <w:rPr>
                <w:lang w:val="es-ES"/>
              </w:rPr>
              <w:t>Đang chờ trả đồ</w:t>
            </w:r>
          </w:p>
        </w:tc>
        <w:tc>
          <w:tcPr>
            <w:tcW w:w="1942" w:type="dxa"/>
            <w:tcBorders>
              <w:top w:val="single" w:sz="4" w:space="0" w:color="auto"/>
              <w:left w:val="single" w:sz="4" w:space="0" w:color="auto"/>
              <w:bottom w:val="single" w:sz="4" w:space="0" w:color="auto"/>
              <w:right w:val="single" w:sz="4" w:space="0" w:color="auto"/>
            </w:tcBorders>
          </w:tcPr>
          <w:p w14:paraId="04235857" w14:textId="770655CF" w:rsidR="008D1822" w:rsidRPr="00920004" w:rsidRDefault="008D1822" w:rsidP="00CF739D">
            <w:pPr>
              <w:rPr>
                <w:lang w:val="es-ES"/>
              </w:rPr>
            </w:pPr>
            <w:r w:rsidRPr="00920004">
              <w:rPr>
                <w:lang w:val="es-ES"/>
              </w:rPr>
              <w:t xml:space="preserve">Danh sách </w:t>
            </w:r>
            <w:r w:rsidR="00461C23" w:rsidRPr="00920004">
              <w:rPr>
                <w:lang w:val="es-ES"/>
              </w:rPr>
              <w:t xml:space="preserve">biên nhận </w:t>
            </w:r>
            <w:r w:rsidRPr="00920004">
              <w:rPr>
                <w:lang w:val="es-ES"/>
              </w:rPr>
              <w:t>có trạng thái “</w:t>
            </w:r>
            <w:r w:rsidR="00461C23" w:rsidRPr="00920004">
              <w:rPr>
                <w:lang w:val="es-ES"/>
              </w:rPr>
              <w:t>đang chờ trả đố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B00ABCA" w14:textId="70864FB6" w:rsidR="008D1822" w:rsidRPr="00920004" w:rsidRDefault="00461C23" w:rsidP="00CF739D">
            <w:pPr>
              <w:rPr>
                <w:lang w:val="es-ES"/>
              </w:rPr>
            </w:pPr>
            <w:r w:rsidRPr="00920004">
              <w:rPr>
                <w:lang w:val="es-ES"/>
              </w:rPr>
              <w:t>Danh sách biên nhận có trạng thái “</w:t>
            </w:r>
            <w:r w:rsidRPr="00CF739D">
              <w:rPr>
                <w:lang w:val="es-ES"/>
              </w:rPr>
              <w:t>đang chờ trả đố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3CB4856" w14:textId="77777777" w:rsidR="008D1822" w:rsidRPr="00920004" w:rsidRDefault="008D1822" w:rsidP="00CF739D">
            <w:pPr>
              <w:rPr>
                <w:lang w:val="es-ES"/>
              </w:rPr>
            </w:pPr>
            <w:r w:rsidRPr="00920004">
              <w:rPr>
                <w:lang w:val="es-ES"/>
              </w:rPr>
              <w:t>Thành công</w:t>
            </w:r>
          </w:p>
        </w:tc>
      </w:tr>
      <w:tr w:rsidR="008D1822" w:rsidRPr="00920004" w14:paraId="7496EF9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4E0153DE" w14:textId="77777777" w:rsidR="008D1822" w:rsidRPr="00920004" w:rsidRDefault="008D1822"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3FB4617" w14:textId="3565CB9B" w:rsidR="008D1822" w:rsidRPr="00920004" w:rsidRDefault="008D1822" w:rsidP="00CF739D">
            <w:pPr>
              <w:rPr>
                <w:lang w:val="es-ES"/>
              </w:rPr>
            </w:pPr>
            <w:r w:rsidRPr="00920004">
              <w:rPr>
                <w:lang w:val="es-ES"/>
              </w:rPr>
              <w:t xml:space="preserve">Trạng thái: </w:t>
            </w:r>
            <w:r w:rsidR="00461C23"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79BC9D0B"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3E1B425"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4C8C0BE" w14:textId="77777777" w:rsidR="008D1822" w:rsidRPr="00920004" w:rsidRDefault="008D1822" w:rsidP="00CF739D">
            <w:pPr>
              <w:rPr>
                <w:lang w:val="es-ES"/>
              </w:rPr>
            </w:pPr>
            <w:r w:rsidRPr="00920004">
              <w:rPr>
                <w:lang w:val="es-ES"/>
              </w:rPr>
              <w:t>Thành công</w:t>
            </w:r>
          </w:p>
        </w:tc>
      </w:tr>
      <w:tr w:rsidR="008D1822" w:rsidRPr="00920004" w14:paraId="4A2E9E5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D7196DE" w14:textId="77777777" w:rsidR="008D1822" w:rsidRPr="00920004" w:rsidRDefault="008D1822"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69B5B2F7" w14:textId="77777777" w:rsidR="008D1822" w:rsidRPr="00920004" w:rsidRDefault="008D1822" w:rsidP="00CF739D">
            <w:pPr>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7A9F9248"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BBCB37"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D6FEEF1" w14:textId="77777777" w:rsidR="008D1822" w:rsidRPr="00920004" w:rsidRDefault="008D1822" w:rsidP="00CF739D">
            <w:pPr>
              <w:rPr>
                <w:lang w:val="es-ES"/>
              </w:rPr>
            </w:pPr>
            <w:r w:rsidRPr="00920004">
              <w:rPr>
                <w:lang w:val="es-ES"/>
              </w:rPr>
              <w:t>Thành công</w:t>
            </w:r>
          </w:p>
        </w:tc>
      </w:tr>
      <w:tr w:rsidR="008D1822" w:rsidRPr="00920004" w14:paraId="22B7BC48"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797C728C" w14:textId="77777777" w:rsidR="008D1822" w:rsidRPr="00920004" w:rsidRDefault="008D1822"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36435EFE" w14:textId="63C7E83A" w:rsidR="008D1822" w:rsidRPr="00920004" w:rsidRDefault="008D1822"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1A0131C" w14:textId="77777777" w:rsidR="008D1822" w:rsidRPr="00920004" w:rsidRDefault="008D182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509F50A" w14:textId="77777777" w:rsidR="008D1822" w:rsidRPr="00920004" w:rsidRDefault="008D182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6A0A2845" w14:textId="77777777" w:rsidR="008D1822" w:rsidRPr="00920004" w:rsidRDefault="008D1822" w:rsidP="00CF739D">
            <w:pPr>
              <w:rPr>
                <w:lang w:val="es-ES"/>
              </w:rPr>
            </w:pPr>
            <w:r w:rsidRPr="00920004">
              <w:rPr>
                <w:lang w:val="es-ES"/>
              </w:rPr>
              <w:t>Thành công</w:t>
            </w:r>
          </w:p>
        </w:tc>
      </w:tr>
    </w:tbl>
    <w:p w14:paraId="37CF2242" w14:textId="4F0ECF46" w:rsidR="0077093A" w:rsidRPr="00CF739D" w:rsidRDefault="00477528" w:rsidP="00CF739D">
      <w:pPr>
        <w:pStyle w:val="Caption"/>
        <w:rPr>
          <w:lang w:val="en-US"/>
        </w:rPr>
      </w:pPr>
      <w:bookmarkStart w:id="2517" w:name="_Toc531504598"/>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8</w:t>
      </w:r>
      <w:r w:rsidR="00D632EE" w:rsidRPr="00CF739D">
        <w:fldChar w:fldCharType="end"/>
      </w:r>
      <w:r w:rsidRPr="00CF739D">
        <w:rPr>
          <w:lang w:val="en-US"/>
        </w:rPr>
        <w:t xml:space="preserve"> Kiểm thử chức năng xem danh sách biên nhận theo trạng thái</w:t>
      </w:r>
      <w:bookmarkEnd w:id="2517"/>
    </w:p>
    <w:p w14:paraId="3BAE1BC0" w14:textId="34C756CF" w:rsidR="00F92702" w:rsidRPr="00920004" w:rsidRDefault="00F92702" w:rsidP="00CF739D">
      <w:pPr>
        <w:pStyle w:val="Heading4"/>
        <w:spacing w:before="240" w:line="0" w:lineRule="atLeast"/>
        <w:rPr>
          <w:lang w:val="en-US"/>
        </w:rPr>
      </w:pPr>
      <w:bookmarkStart w:id="2518" w:name="_Toc531502292"/>
      <w:r w:rsidRPr="00920004">
        <w:rPr>
          <w:lang w:val="en-US"/>
        </w:rPr>
        <w:t>Thay đổi trạng thái biên nhận</w:t>
      </w:r>
      <w:bookmarkEnd w:id="2518"/>
    </w:p>
    <w:p w14:paraId="7609493C" w14:textId="77777777" w:rsidR="00F92702" w:rsidRPr="00920004" w:rsidRDefault="00F9270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D4B7955" w14:textId="7156A1F0" w:rsidR="00F92702" w:rsidRPr="00920004" w:rsidRDefault="00F92702" w:rsidP="00CF739D">
      <w:pPr>
        <w:ind w:firstLine="720"/>
        <w:rPr>
          <w:lang w:val="en-US"/>
        </w:rPr>
      </w:pPr>
      <w:r w:rsidRPr="00920004">
        <w:rPr>
          <w:b/>
          <w:lang w:val="en-US"/>
        </w:rPr>
        <w:lastRenderedPageBreak/>
        <w:t>Tiền điều kiện:</w:t>
      </w:r>
      <w:r w:rsidRPr="00920004">
        <w:rPr>
          <w:lang w:val="en-US"/>
        </w:rPr>
        <w:t xml:space="preserve"> Đăng nhập thành công vào trang quản lí dành cho nhân viên chi nhánh</w:t>
      </w:r>
      <w:r w:rsidR="008A01E1" w:rsidRPr="00920004">
        <w:rPr>
          <w:lang w:val="en-US"/>
        </w:rPr>
        <w:t xml:space="preserve"> với chức vụ nhân viên giao nhận quần áo</w:t>
      </w:r>
      <w:r w:rsidRPr="00920004">
        <w:rPr>
          <w:lang w:val="en-US"/>
        </w:rPr>
        <w:t>.</w:t>
      </w:r>
    </w:p>
    <w:p w14:paraId="337A9981" w14:textId="77777777" w:rsidR="00F92702" w:rsidRPr="00920004" w:rsidRDefault="00F92702" w:rsidP="00CF739D">
      <w:pPr>
        <w:ind w:left="720"/>
        <w:rPr>
          <w:b/>
          <w:lang w:val="en-US"/>
        </w:rPr>
      </w:pPr>
      <w:r w:rsidRPr="00920004">
        <w:rPr>
          <w:b/>
          <w:lang w:val="en-US"/>
        </w:rPr>
        <w:t>Mô tả:</w:t>
      </w:r>
    </w:p>
    <w:p w14:paraId="015FCBB9" w14:textId="77777777" w:rsidR="00F92702" w:rsidRPr="00920004" w:rsidRDefault="00F92702" w:rsidP="00CF739D">
      <w:pPr>
        <w:ind w:left="720"/>
        <w:rPr>
          <w:lang w:val="en-US"/>
        </w:rPr>
      </w:pPr>
      <w:r w:rsidRPr="00920004">
        <w:rPr>
          <w:b/>
          <w:lang w:val="en-US"/>
        </w:rPr>
        <w:t xml:space="preserve">- </w:t>
      </w:r>
      <w:r w:rsidRPr="00920004">
        <w:rPr>
          <w:lang w:val="en-US"/>
        </w:rPr>
        <w:t>Bước 1: Mở trang web tại địa chỉ: localhost:3000.</w:t>
      </w:r>
    </w:p>
    <w:p w14:paraId="53173439" w14:textId="77777777" w:rsidR="00F92702" w:rsidRPr="00920004" w:rsidRDefault="00F92702" w:rsidP="00CF739D">
      <w:pPr>
        <w:ind w:left="720"/>
        <w:rPr>
          <w:lang w:val="en-US"/>
        </w:rPr>
      </w:pPr>
      <w:r w:rsidRPr="00920004">
        <w:rPr>
          <w:lang w:val="en-US"/>
        </w:rPr>
        <w:t>- Bước 2: Đăng nhập thành công vào hệ thống.</w:t>
      </w:r>
    </w:p>
    <w:p w14:paraId="3C3B5B81" w14:textId="7047E404" w:rsidR="00F92702" w:rsidRPr="00920004" w:rsidRDefault="00F92702"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4C323F46" w14:textId="5CCBF76E" w:rsidR="00F92702" w:rsidRPr="00920004" w:rsidRDefault="00F92702"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theo từng trạng thái.</w:t>
      </w:r>
    </w:p>
    <w:p w14:paraId="3EB25159" w14:textId="76D576BB" w:rsidR="00F92702" w:rsidRPr="00920004" w:rsidRDefault="00F92702" w:rsidP="00CF739D">
      <w:pPr>
        <w:ind w:left="720"/>
        <w:rPr>
          <w:lang w:val="en-US"/>
        </w:rPr>
      </w:pPr>
      <w:r w:rsidRPr="00920004">
        <w:rPr>
          <w:lang w:val="en-US"/>
        </w:rPr>
        <w:t xml:space="preserve">- Bước 5: Chọn </w:t>
      </w:r>
      <w:r w:rsidR="008A01E1" w:rsidRPr="00920004">
        <w:rPr>
          <w:lang w:val="en-US"/>
        </w:rPr>
        <w:t>biên nhận</w:t>
      </w:r>
      <w:r w:rsidRPr="00920004">
        <w:rPr>
          <w:lang w:val="en-US"/>
        </w:rPr>
        <w:t xml:space="preserve"> bằng cách nhấn lên tên khách hàng.</w:t>
      </w:r>
    </w:p>
    <w:p w14:paraId="59E792E8" w14:textId="7F32B319" w:rsidR="00F92702" w:rsidRPr="00920004" w:rsidRDefault="00F92702" w:rsidP="00CF739D">
      <w:pPr>
        <w:ind w:left="720"/>
        <w:rPr>
          <w:lang w:val="en-US"/>
        </w:rPr>
      </w:pPr>
      <w:r w:rsidRPr="00920004">
        <w:rPr>
          <w:lang w:val="en-US"/>
        </w:rPr>
        <w:t xml:space="preserve">- Bước 6: Thực hiện chức năng thay đổi trạng thái </w:t>
      </w:r>
      <w:r w:rsidR="008A01E1" w:rsidRPr="00920004">
        <w:rPr>
          <w:lang w:val="en-US"/>
        </w:rPr>
        <w:t>biên nhận</w:t>
      </w:r>
      <w:r w:rsidRPr="00920004">
        <w:rPr>
          <w:lang w:val="en-US"/>
        </w:rPr>
        <w:t>.</w:t>
      </w:r>
    </w:p>
    <w:p w14:paraId="23FBA460" w14:textId="77777777" w:rsidR="00F92702" w:rsidRPr="00920004" w:rsidRDefault="00F92702">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92702" w:rsidRPr="00920004" w14:paraId="2A0D1B8D" w14:textId="77777777" w:rsidTr="00477528">
        <w:tc>
          <w:tcPr>
            <w:tcW w:w="708" w:type="dxa"/>
            <w:tcBorders>
              <w:top w:val="single" w:sz="4" w:space="0" w:color="auto"/>
              <w:left w:val="single" w:sz="4" w:space="0" w:color="auto"/>
              <w:bottom w:val="single" w:sz="4" w:space="0" w:color="auto"/>
              <w:right w:val="single" w:sz="4" w:space="0" w:color="auto"/>
            </w:tcBorders>
            <w:vAlign w:val="center"/>
            <w:hideMark/>
          </w:tcPr>
          <w:p w14:paraId="07DDC567" w14:textId="77777777" w:rsidR="00F92702" w:rsidRPr="00CF739D" w:rsidRDefault="00F9270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61EAC1AE" w14:textId="77777777" w:rsidR="00F92702" w:rsidRPr="00CF739D" w:rsidRDefault="00F9270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151212" w14:textId="77777777" w:rsidR="00F92702" w:rsidRPr="00CF739D" w:rsidRDefault="00F9270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62F88E" w14:textId="77777777" w:rsidR="00F92702" w:rsidRPr="00CF739D" w:rsidRDefault="00F9270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7CE64C61" w14:textId="77777777" w:rsidR="00F92702" w:rsidRPr="00CF739D" w:rsidRDefault="00F92702" w:rsidP="00CF739D">
            <w:pPr>
              <w:jc w:val="center"/>
              <w:rPr>
                <w:b/>
                <w:lang w:val="es-ES"/>
              </w:rPr>
            </w:pPr>
            <w:r w:rsidRPr="00CF739D">
              <w:rPr>
                <w:b/>
                <w:lang w:val="es-ES"/>
              </w:rPr>
              <w:t>Thành công/ Thât bại</w:t>
            </w:r>
          </w:p>
        </w:tc>
      </w:tr>
      <w:tr w:rsidR="00C139B3" w:rsidRPr="00920004" w14:paraId="060BD0DA"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3E6C2DE" w14:textId="77777777" w:rsidR="00C139B3" w:rsidRPr="00920004" w:rsidRDefault="00C139B3"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6CEA5E6" w14:textId="3C1A50FE" w:rsidR="00C139B3" w:rsidRPr="00920004" w:rsidRDefault="00C139B3" w:rsidP="00CF739D">
            <w:pPr>
              <w:rPr>
                <w:lang w:val="es-ES"/>
              </w:rPr>
            </w:pPr>
            <w:r w:rsidRPr="00920004">
              <w:rPr>
                <w:lang w:val="es-ES"/>
              </w:rPr>
              <w:t>- Trạng thái: Đã lấy đồ.</w:t>
            </w:r>
          </w:p>
        </w:tc>
        <w:tc>
          <w:tcPr>
            <w:tcW w:w="1942" w:type="dxa"/>
            <w:tcBorders>
              <w:top w:val="single" w:sz="4" w:space="0" w:color="auto"/>
              <w:left w:val="single" w:sz="4" w:space="0" w:color="auto"/>
              <w:bottom w:val="single" w:sz="4" w:space="0" w:color="auto"/>
              <w:right w:val="single" w:sz="4" w:space="0" w:color="auto"/>
            </w:tcBorders>
          </w:tcPr>
          <w:p w14:paraId="50BF4DEF" w14:textId="4D371C3E"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561D9A72" w14:textId="1713E2AA" w:rsidR="00C139B3" w:rsidRPr="00920004" w:rsidRDefault="00C139B3" w:rsidP="00CF739D">
            <w:pPr>
              <w:rPr>
                <w:lang w:val="es-ES"/>
              </w:rPr>
            </w:pPr>
            <w:r w:rsidRPr="00920004">
              <w:rPr>
                <w:lang w:val="es-ES"/>
              </w:rPr>
              <w:t>- Cập nhật trong CSDL.</w:t>
            </w:r>
          </w:p>
          <w:p w14:paraId="70EB511F" w14:textId="5FC32B82" w:rsidR="00C139B3" w:rsidRPr="00920004" w:rsidRDefault="00C139B3" w:rsidP="00CF739D">
            <w:pPr>
              <w:rPr>
                <w:lang w:val="es-ES"/>
              </w:rPr>
            </w:pPr>
            <w:r w:rsidRPr="00920004">
              <w:rPr>
                <w:lang w:val="es-ES"/>
              </w:rPr>
              <w:t>- Cập nhật trạng thái đơn hàng thành “đang chờ xử lí”</w:t>
            </w:r>
          </w:p>
          <w:p w14:paraId="48BAF256" w14:textId="6BEB751B" w:rsidR="00C139B3" w:rsidRPr="00920004" w:rsidRDefault="00C139B3" w:rsidP="00CF739D">
            <w:pPr>
              <w:rPr>
                <w:lang w:val="es-ES"/>
              </w:rPr>
            </w:pPr>
            <w:r w:rsidRPr="00920004">
              <w:rPr>
                <w:lang w:val="es-ES"/>
              </w:rPr>
              <w:t>- Hiển thị lại chi tiết biên nhận.</w:t>
            </w:r>
          </w:p>
        </w:tc>
        <w:tc>
          <w:tcPr>
            <w:tcW w:w="1713" w:type="dxa"/>
            <w:tcBorders>
              <w:top w:val="single" w:sz="4" w:space="0" w:color="auto"/>
              <w:left w:val="single" w:sz="4" w:space="0" w:color="auto"/>
              <w:bottom w:val="single" w:sz="4" w:space="0" w:color="auto"/>
              <w:right w:val="single" w:sz="4" w:space="0" w:color="auto"/>
            </w:tcBorders>
          </w:tcPr>
          <w:p w14:paraId="373B902B" w14:textId="77777777"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0316928C" w14:textId="77777777" w:rsidR="00C139B3" w:rsidRPr="00920004" w:rsidRDefault="00C139B3" w:rsidP="00CF739D">
            <w:pPr>
              <w:rPr>
                <w:lang w:val="es-ES"/>
              </w:rPr>
            </w:pPr>
            <w:r w:rsidRPr="00920004">
              <w:rPr>
                <w:lang w:val="es-ES"/>
              </w:rPr>
              <w:t>- Cập nhật trong CSDL.</w:t>
            </w:r>
          </w:p>
          <w:p w14:paraId="1400BEEF" w14:textId="77777777" w:rsidR="00C139B3" w:rsidRPr="00920004" w:rsidRDefault="00C139B3" w:rsidP="00CF739D">
            <w:pPr>
              <w:rPr>
                <w:lang w:val="es-ES"/>
              </w:rPr>
            </w:pPr>
            <w:r w:rsidRPr="00920004">
              <w:rPr>
                <w:lang w:val="es-ES"/>
              </w:rPr>
              <w:t>- Cập nhật trạng thái đơn hàng thành “</w:t>
            </w:r>
            <w:r w:rsidRPr="00CF739D">
              <w:rPr>
                <w:lang w:val="es-ES"/>
              </w:rPr>
              <w:t>đang chờ xử lí</w:t>
            </w:r>
            <w:r w:rsidRPr="00920004">
              <w:rPr>
                <w:lang w:val="es-ES"/>
              </w:rPr>
              <w:t>”</w:t>
            </w:r>
          </w:p>
          <w:p w14:paraId="6658D819" w14:textId="7BA98188" w:rsidR="00C139B3" w:rsidRPr="00920004" w:rsidRDefault="00C139B3"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79672BE4" w14:textId="77777777" w:rsidR="00C139B3" w:rsidRPr="00920004" w:rsidRDefault="00C139B3" w:rsidP="00CF739D">
            <w:pPr>
              <w:rPr>
                <w:lang w:val="es-ES"/>
              </w:rPr>
            </w:pPr>
            <w:r w:rsidRPr="00920004">
              <w:rPr>
                <w:lang w:val="es-ES"/>
              </w:rPr>
              <w:t>Thành công</w:t>
            </w:r>
          </w:p>
        </w:tc>
      </w:tr>
      <w:tr w:rsidR="00F92702" w:rsidRPr="00920004" w14:paraId="5A404663"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0E57FAF6" w14:textId="77777777" w:rsidR="00F92702" w:rsidRPr="00920004" w:rsidRDefault="00F9270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04378F2" w14:textId="1E4F6087" w:rsidR="00F92702" w:rsidRPr="00920004" w:rsidRDefault="00F92702" w:rsidP="00CF739D">
            <w:pPr>
              <w:rPr>
                <w:lang w:val="es-ES"/>
              </w:rPr>
            </w:pPr>
            <w:r w:rsidRPr="00920004">
              <w:rPr>
                <w:lang w:val="es-ES"/>
              </w:rPr>
              <w:t xml:space="preserve">- Trạng thái: </w:t>
            </w:r>
            <w:r w:rsidR="00176F49"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1783C3FE" w14:textId="0CA48EF7" w:rsidR="00F92702" w:rsidRPr="00920004" w:rsidRDefault="00F92702" w:rsidP="00CF739D">
            <w:pPr>
              <w:rPr>
                <w:lang w:val="es-ES"/>
              </w:rPr>
            </w:pPr>
            <w:r w:rsidRPr="00920004">
              <w:rPr>
                <w:lang w:val="es-ES"/>
              </w:rPr>
              <w:t>- Trạng thái thay đổi thành “</w:t>
            </w:r>
            <w:r w:rsidRPr="00CF739D">
              <w:rPr>
                <w:lang w:val="es-ES"/>
              </w:rPr>
              <w:t xml:space="preserve">đã </w:t>
            </w:r>
            <w:r w:rsidR="00176F49" w:rsidRPr="00CF739D">
              <w:rPr>
                <w:lang w:val="es-ES"/>
              </w:rPr>
              <w:t>trả đồ</w:t>
            </w:r>
            <w:r w:rsidRPr="00920004">
              <w:rPr>
                <w:lang w:val="es-ES"/>
              </w:rPr>
              <w:t>”.</w:t>
            </w:r>
          </w:p>
          <w:p w14:paraId="3502A637" w14:textId="200D4078" w:rsidR="00F92702" w:rsidRPr="00920004" w:rsidRDefault="00F92702" w:rsidP="00CF739D">
            <w:pPr>
              <w:rPr>
                <w:lang w:val="es-ES"/>
              </w:rPr>
            </w:pPr>
            <w:r w:rsidRPr="00920004">
              <w:rPr>
                <w:lang w:val="es-ES"/>
              </w:rPr>
              <w:t>- Cập nhật trong CSDL.</w:t>
            </w:r>
          </w:p>
          <w:p w14:paraId="376F11E9" w14:textId="5FB77B20" w:rsidR="00176F49" w:rsidRPr="00920004" w:rsidRDefault="00176F49" w:rsidP="00CF739D">
            <w:pPr>
              <w:rPr>
                <w:lang w:val="es-ES"/>
              </w:rPr>
            </w:pPr>
            <w:r w:rsidRPr="00920004">
              <w:rPr>
                <w:lang w:val="es-ES"/>
              </w:rPr>
              <w:t>- Cập nhật đơn hàng thành “thành công”.</w:t>
            </w:r>
          </w:p>
          <w:p w14:paraId="41AF55A3" w14:textId="084078DC" w:rsidR="00F92702" w:rsidRPr="00920004" w:rsidRDefault="00F92702" w:rsidP="00CF739D">
            <w:pPr>
              <w:rPr>
                <w:lang w:val="es-ES"/>
              </w:rPr>
            </w:pPr>
            <w:r w:rsidRPr="00920004">
              <w:rPr>
                <w:lang w:val="es-ES"/>
              </w:rPr>
              <w:t xml:space="preserve">- Hiển thị lại chi tiết </w:t>
            </w:r>
            <w:r w:rsidR="00176F49"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3AC7FCF" w14:textId="77777777" w:rsidR="00176F49" w:rsidRPr="00920004" w:rsidRDefault="00176F49" w:rsidP="00CF739D">
            <w:pPr>
              <w:rPr>
                <w:lang w:val="es-ES"/>
              </w:rPr>
            </w:pPr>
            <w:r w:rsidRPr="00920004">
              <w:rPr>
                <w:lang w:val="es-ES"/>
              </w:rPr>
              <w:t>- Trạng thái thay đổi thành “</w:t>
            </w:r>
            <w:r w:rsidRPr="00CF739D">
              <w:rPr>
                <w:lang w:val="es-ES"/>
              </w:rPr>
              <w:t>đã trả đồ</w:t>
            </w:r>
            <w:r w:rsidRPr="00920004">
              <w:rPr>
                <w:lang w:val="es-ES"/>
              </w:rPr>
              <w:t>”.</w:t>
            </w:r>
          </w:p>
          <w:p w14:paraId="7BB00542" w14:textId="77777777" w:rsidR="00176F49" w:rsidRPr="00920004" w:rsidRDefault="00176F49" w:rsidP="00CF739D">
            <w:pPr>
              <w:rPr>
                <w:lang w:val="es-ES"/>
              </w:rPr>
            </w:pPr>
            <w:r w:rsidRPr="00920004">
              <w:rPr>
                <w:lang w:val="es-ES"/>
              </w:rPr>
              <w:t>- Cập nhật trong CSDL.</w:t>
            </w:r>
          </w:p>
          <w:p w14:paraId="2AC6A5BF" w14:textId="77777777" w:rsidR="00176F49" w:rsidRPr="00920004" w:rsidRDefault="00176F49" w:rsidP="00CF739D">
            <w:pPr>
              <w:rPr>
                <w:lang w:val="es-ES"/>
              </w:rPr>
            </w:pPr>
            <w:r w:rsidRPr="00920004">
              <w:rPr>
                <w:lang w:val="es-ES"/>
              </w:rPr>
              <w:t>- Cập nhật đơn hàng thành “</w:t>
            </w:r>
            <w:r w:rsidRPr="00CF739D">
              <w:rPr>
                <w:lang w:val="es-ES"/>
              </w:rPr>
              <w:t>thành công</w:t>
            </w:r>
            <w:r w:rsidRPr="00920004">
              <w:rPr>
                <w:lang w:val="es-ES"/>
              </w:rPr>
              <w:t>”.</w:t>
            </w:r>
          </w:p>
          <w:p w14:paraId="21D89CFB" w14:textId="21D1521A" w:rsidR="00F92702" w:rsidRPr="00920004" w:rsidRDefault="00176F49"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0E0B1564" w14:textId="77777777" w:rsidR="00F92702" w:rsidRPr="00920004" w:rsidRDefault="00F92702" w:rsidP="00CF739D">
            <w:pPr>
              <w:rPr>
                <w:lang w:val="en-US"/>
              </w:rPr>
            </w:pPr>
            <w:r w:rsidRPr="00920004">
              <w:rPr>
                <w:lang w:val="en-US"/>
              </w:rPr>
              <w:t>Thành công</w:t>
            </w:r>
          </w:p>
        </w:tc>
      </w:tr>
      <w:tr w:rsidR="00F92702" w:rsidRPr="00920004" w14:paraId="7980BBEF"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2BC60A8D" w14:textId="4C0700E8" w:rsidR="00F92702" w:rsidRPr="00920004" w:rsidRDefault="00C960CE" w:rsidP="00CF739D">
            <w:pPr>
              <w:spacing w:before="240" w:line="0" w:lineRule="atLeast"/>
              <w:jc w:val="center"/>
              <w:rPr>
                <w:bCs/>
                <w:lang w:val="es-ES"/>
              </w:rPr>
            </w:pPr>
            <w:r w:rsidRPr="00920004">
              <w:rPr>
                <w:bCs/>
                <w:lang w:val="es-ES"/>
              </w:rPr>
              <w:lastRenderedPageBreak/>
              <w:t>3</w:t>
            </w:r>
          </w:p>
        </w:tc>
        <w:tc>
          <w:tcPr>
            <w:tcW w:w="2676" w:type="dxa"/>
            <w:tcBorders>
              <w:top w:val="single" w:sz="4" w:space="0" w:color="auto"/>
              <w:left w:val="single" w:sz="4" w:space="0" w:color="auto"/>
              <w:bottom w:val="single" w:sz="4" w:space="0" w:color="auto"/>
              <w:right w:val="single" w:sz="4" w:space="0" w:color="auto"/>
            </w:tcBorders>
          </w:tcPr>
          <w:p w14:paraId="678F9F88" w14:textId="2D3FE959" w:rsidR="00F92702" w:rsidRPr="00920004" w:rsidRDefault="00F92702"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0BE81C38" w14:textId="77777777" w:rsidR="00F92702" w:rsidRPr="00920004" w:rsidRDefault="00F9270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28F54D4" w14:textId="77777777" w:rsidR="00F92702" w:rsidRPr="00920004" w:rsidRDefault="00F9270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B6239B" w14:textId="77777777" w:rsidR="00F92702" w:rsidRPr="00920004" w:rsidRDefault="00F92702" w:rsidP="00CF739D">
            <w:pPr>
              <w:rPr>
                <w:lang w:val="es-ES"/>
              </w:rPr>
            </w:pPr>
            <w:r w:rsidRPr="00920004">
              <w:rPr>
                <w:lang w:val="es-ES"/>
              </w:rPr>
              <w:t>Thành công</w:t>
            </w:r>
          </w:p>
        </w:tc>
      </w:tr>
      <w:tr w:rsidR="00F92702" w:rsidRPr="00920004" w14:paraId="6E6316D7"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AB6BCBA" w14:textId="67D28E22" w:rsidR="00F92702" w:rsidRPr="00920004" w:rsidRDefault="00C960C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F7323FB" w14:textId="77777777" w:rsidR="00F92702" w:rsidRPr="00920004" w:rsidRDefault="00F92702"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6F382A0D" w14:textId="77777777" w:rsidR="00F92702" w:rsidRPr="00920004" w:rsidRDefault="00F92702"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58B214B4" w14:textId="77777777" w:rsidR="00F92702" w:rsidRPr="00920004" w:rsidRDefault="00F92702"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42D13174" w14:textId="77777777" w:rsidR="00F92702" w:rsidRPr="00920004" w:rsidRDefault="00F92702" w:rsidP="00CF739D">
            <w:pPr>
              <w:rPr>
                <w:lang w:val="es-ES"/>
              </w:rPr>
            </w:pPr>
            <w:r w:rsidRPr="00920004">
              <w:rPr>
                <w:lang w:val="es-ES"/>
              </w:rPr>
              <w:t>Thành công</w:t>
            </w:r>
          </w:p>
        </w:tc>
      </w:tr>
    </w:tbl>
    <w:p w14:paraId="3B20D7F3" w14:textId="3B2EDFDE" w:rsidR="00F92702" w:rsidRPr="00CF739D" w:rsidRDefault="00477528" w:rsidP="00CF739D">
      <w:pPr>
        <w:pStyle w:val="Caption"/>
        <w:rPr>
          <w:lang w:val="en-US"/>
        </w:rPr>
      </w:pPr>
      <w:bookmarkStart w:id="2519" w:name="_Toc531504599"/>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9</w:t>
      </w:r>
      <w:r w:rsidR="00D632EE" w:rsidRPr="00CF739D">
        <w:fldChar w:fldCharType="end"/>
      </w:r>
      <w:r w:rsidRPr="00CF739D">
        <w:rPr>
          <w:lang w:val="en-US"/>
        </w:rPr>
        <w:t xml:space="preserve"> Kiểm thử chức năng thay đổi trạng thái biên nhận</w:t>
      </w:r>
      <w:bookmarkEnd w:id="2519"/>
    </w:p>
    <w:p w14:paraId="338B5170" w14:textId="5D61783F" w:rsidR="00477528" w:rsidRPr="00920004" w:rsidRDefault="00477528" w:rsidP="00CF739D">
      <w:pPr>
        <w:pStyle w:val="Heading4"/>
        <w:spacing w:before="240" w:line="0" w:lineRule="atLeast"/>
        <w:rPr>
          <w:lang w:val="en-US"/>
        </w:rPr>
      </w:pPr>
      <w:bookmarkStart w:id="2520" w:name="_Toc531502293"/>
      <w:r w:rsidRPr="00920004">
        <w:rPr>
          <w:lang w:val="en-US"/>
        </w:rPr>
        <w:t>Cập nhật biên nhận</w:t>
      </w:r>
      <w:bookmarkEnd w:id="2520"/>
    </w:p>
    <w:p w14:paraId="3050D0EB" w14:textId="77777777" w:rsidR="00477528" w:rsidRPr="00920004" w:rsidRDefault="00477528"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E315D91" w14:textId="77777777" w:rsidR="008A01E1" w:rsidRPr="00920004" w:rsidRDefault="00477528" w:rsidP="00CF739D">
      <w:pPr>
        <w:ind w:firstLine="720"/>
        <w:rPr>
          <w:lang w:val="en-US"/>
        </w:rPr>
      </w:pPr>
      <w:r w:rsidRPr="00920004">
        <w:rPr>
          <w:b/>
          <w:lang w:val="en-US"/>
        </w:rPr>
        <w:t>Tiền điều kiện:</w:t>
      </w:r>
      <w:r w:rsidRPr="00920004">
        <w:rPr>
          <w:lang w:val="en-US"/>
        </w:rPr>
        <w:t xml:space="preserve"> </w:t>
      </w:r>
      <w:r w:rsidR="008A01E1" w:rsidRPr="00920004">
        <w:rPr>
          <w:lang w:val="en-US"/>
        </w:rPr>
        <w:t>Đăng nhập thành công vào trang quản lí dành cho nhân viên chi nhánh với chức vụ nhân viên giao nhận quần áo.</w:t>
      </w:r>
    </w:p>
    <w:p w14:paraId="65066975" w14:textId="1FD875F1" w:rsidR="00477528" w:rsidRPr="00920004" w:rsidRDefault="00477528" w:rsidP="00CF739D">
      <w:pPr>
        <w:ind w:firstLine="720"/>
        <w:rPr>
          <w:b/>
          <w:lang w:val="en-US"/>
        </w:rPr>
      </w:pPr>
      <w:r w:rsidRPr="00920004">
        <w:rPr>
          <w:b/>
          <w:lang w:val="en-US"/>
        </w:rPr>
        <w:t>Mô tả:</w:t>
      </w:r>
    </w:p>
    <w:p w14:paraId="4208886E" w14:textId="77777777" w:rsidR="00477528" w:rsidRPr="00920004" w:rsidRDefault="00477528" w:rsidP="00CF739D">
      <w:pPr>
        <w:ind w:left="720"/>
        <w:rPr>
          <w:lang w:val="en-US"/>
        </w:rPr>
      </w:pPr>
      <w:r w:rsidRPr="00920004">
        <w:rPr>
          <w:b/>
          <w:lang w:val="en-US"/>
        </w:rPr>
        <w:t xml:space="preserve">- </w:t>
      </w:r>
      <w:r w:rsidRPr="00920004">
        <w:rPr>
          <w:lang w:val="en-US"/>
        </w:rPr>
        <w:t>Bước 1: Mở trang web tại địa chỉ: localhost:3000.</w:t>
      </w:r>
    </w:p>
    <w:p w14:paraId="5C66BABA" w14:textId="77777777" w:rsidR="00477528" w:rsidRPr="00920004" w:rsidRDefault="00477528" w:rsidP="00CF739D">
      <w:pPr>
        <w:ind w:left="720"/>
        <w:rPr>
          <w:lang w:val="en-US"/>
        </w:rPr>
      </w:pPr>
      <w:r w:rsidRPr="00920004">
        <w:rPr>
          <w:lang w:val="en-US"/>
        </w:rPr>
        <w:t>- Bước 2: Đăng nhập thành công vào hệ thống.</w:t>
      </w:r>
    </w:p>
    <w:p w14:paraId="6C165872" w14:textId="7D1B3AB3" w:rsidR="00477528" w:rsidRPr="00920004" w:rsidRDefault="00477528"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304BF651" w14:textId="62283694" w:rsidR="00477528" w:rsidRPr="00920004" w:rsidRDefault="00477528"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trạng thái “</w:t>
      </w:r>
      <w:r w:rsidR="008A01E1" w:rsidRPr="00CF739D">
        <w:rPr>
          <w:lang w:val="en-US"/>
        </w:rPr>
        <w:t>đang chờ lấy đồ</w:t>
      </w:r>
      <w:r w:rsidRPr="00920004">
        <w:rPr>
          <w:lang w:val="en-US"/>
        </w:rPr>
        <w:t>”</w:t>
      </w:r>
      <w:r w:rsidR="008A01E1" w:rsidRPr="00920004">
        <w:rPr>
          <w:lang w:val="en-US"/>
        </w:rPr>
        <w:t>, “đang chờ giao đồ”</w:t>
      </w:r>
      <w:r w:rsidRPr="00920004">
        <w:rPr>
          <w:lang w:val="en-US"/>
        </w:rPr>
        <w:t>.</w:t>
      </w:r>
    </w:p>
    <w:p w14:paraId="51D180C6" w14:textId="7C8EBC5E" w:rsidR="00477528" w:rsidRPr="00920004" w:rsidRDefault="00477528" w:rsidP="00CF739D">
      <w:pPr>
        <w:ind w:left="720"/>
        <w:rPr>
          <w:lang w:val="en-US"/>
        </w:rPr>
      </w:pPr>
      <w:r w:rsidRPr="00920004">
        <w:rPr>
          <w:lang w:val="en-US"/>
        </w:rPr>
        <w:t>- Bước 5: Chọn đơn hàng bằng cách nhấn lên tên khách hàng.</w:t>
      </w:r>
    </w:p>
    <w:p w14:paraId="6D461AAC" w14:textId="245B8905" w:rsidR="00477528" w:rsidRPr="00920004" w:rsidRDefault="00477528" w:rsidP="00CF739D">
      <w:pPr>
        <w:ind w:left="720"/>
        <w:rPr>
          <w:lang w:val="en-US"/>
        </w:rPr>
      </w:pPr>
      <w:r w:rsidRPr="00920004">
        <w:rPr>
          <w:lang w:val="en-US"/>
        </w:rPr>
        <w:t xml:space="preserve">- Bước 8: Chọn Cập nhật </w:t>
      </w:r>
      <w:r w:rsidR="008A01E1" w:rsidRPr="00920004">
        <w:rPr>
          <w:lang w:val="en-US"/>
        </w:rPr>
        <w:t>đơn hàng</w:t>
      </w:r>
      <w:r w:rsidRPr="00920004">
        <w:rPr>
          <w:lang w:val="en-US"/>
        </w:rPr>
        <w:t>.</w:t>
      </w:r>
    </w:p>
    <w:p w14:paraId="357A2428" w14:textId="77777777" w:rsidR="00477528" w:rsidRPr="00CF739D" w:rsidRDefault="00477528">
      <w:pPr>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77528" w:rsidRPr="00920004" w14:paraId="72722A04"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29C9ED1F" w14:textId="77777777" w:rsidR="00477528" w:rsidRPr="00CF739D" w:rsidRDefault="00477528"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9A88E4" w14:textId="77777777" w:rsidR="00477528" w:rsidRPr="00CF739D" w:rsidRDefault="00477528"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D82695F" w14:textId="77777777" w:rsidR="00477528" w:rsidRPr="00CF739D" w:rsidRDefault="00477528"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4F11337C" w14:textId="77777777" w:rsidR="00477528" w:rsidRPr="00CF739D" w:rsidRDefault="00477528"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1F0EAF2" w14:textId="77777777" w:rsidR="00477528" w:rsidRPr="00CF739D" w:rsidRDefault="00477528" w:rsidP="00CF739D">
            <w:pPr>
              <w:jc w:val="center"/>
              <w:rPr>
                <w:b/>
                <w:lang w:val="es-ES"/>
              </w:rPr>
            </w:pPr>
            <w:r w:rsidRPr="00CF739D">
              <w:rPr>
                <w:b/>
                <w:lang w:val="es-ES"/>
              </w:rPr>
              <w:t>Thành công/ Thât bại</w:t>
            </w:r>
          </w:p>
        </w:tc>
      </w:tr>
      <w:tr w:rsidR="00477528" w:rsidRPr="00920004" w14:paraId="1F52726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0C2CF12" w14:textId="77777777" w:rsidR="00477528" w:rsidRPr="00920004" w:rsidRDefault="00477528"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6C8EA381" w14:textId="27A5EDC3" w:rsidR="00477528" w:rsidRPr="00920004" w:rsidRDefault="00477528" w:rsidP="00CF739D">
            <w:pPr>
              <w:rPr>
                <w:lang w:val="es-ES"/>
              </w:rPr>
            </w:pPr>
            <w:r w:rsidRPr="00920004">
              <w:rPr>
                <w:lang w:val="es-ES"/>
              </w:rPr>
              <w:t xml:space="preserve">Không nhập </w:t>
            </w:r>
            <w:r w:rsidR="008A01E1" w:rsidRPr="00920004">
              <w:rPr>
                <w:lang w:val="es-ES"/>
              </w:rPr>
              <w:t>thông tin</w:t>
            </w:r>
            <w:r w:rsidRPr="00920004">
              <w:rPr>
                <w:lang w:val="es-ES"/>
              </w:rPr>
              <w:t xml:space="preserve"> </w:t>
            </w:r>
          </w:p>
        </w:tc>
        <w:tc>
          <w:tcPr>
            <w:tcW w:w="1942" w:type="dxa"/>
            <w:tcBorders>
              <w:top w:val="single" w:sz="4" w:space="0" w:color="auto"/>
              <w:left w:val="single" w:sz="4" w:space="0" w:color="auto"/>
              <w:bottom w:val="single" w:sz="4" w:space="0" w:color="auto"/>
              <w:right w:val="single" w:sz="4" w:space="0" w:color="auto"/>
            </w:tcBorders>
          </w:tcPr>
          <w:p w14:paraId="37236E05"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408DDB"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788EF4CE" w14:textId="77777777" w:rsidR="00477528" w:rsidRPr="00920004" w:rsidRDefault="00477528" w:rsidP="00CF739D">
            <w:pPr>
              <w:rPr>
                <w:lang w:val="es-ES"/>
              </w:rPr>
            </w:pPr>
            <w:r w:rsidRPr="00920004">
              <w:rPr>
                <w:lang w:val="es-ES"/>
              </w:rPr>
              <w:t>Thành công</w:t>
            </w:r>
          </w:p>
        </w:tc>
      </w:tr>
      <w:tr w:rsidR="00477528" w:rsidRPr="00920004" w14:paraId="23590DD1"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38FBC517" w14:textId="77777777" w:rsidR="00477528" w:rsidRPr="00920004" w:rsidRDefault="00477528"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DC4DDDF" w14:textId="77777777" w:rsidR="00477528" w:rsidRPr="00920004" w:rsidRDefault="00477528"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748077AB" w14:textId="77777777" w:rsidR="00477528" w:rsidRPr="00920004" w:rsidRDefault="00477528" w:rsidP="00CF739D">
            <w:pPr>
              <w:rPr>
                <w:lang w:val="es-ES"/>
              </w:rPr>
            </w:pPr>
            <w:r w:rsidRPr="00920004">
              <w:rPr>
                <w:lang w:val="es-ES"/>
              </w:rPr>
              <w:t xml:space="preserve">Thông báo lỗi </w:t>
            </w:r>
          </w:p>
          <w:p w14:paraId="7F7BDC25"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DB96F8D" w14:textId="77777777" w:rsidR="00477528" w:rsidRPr="00920004" w:rsidRDefault="00477528" w:rsidP="00CF739D">
            <w:pPr>
              <w:rPr>
                <w:lang w:val="es-ES"/>
              </w:rPr>
            </w:pPr>
            <w:r w:rsidRPr="00920004">
              <w:rPr>
                <w:lang w:val="es-ES"/>
              </w:rPr>
              <w:t xml:space="preserve">Thông báo lỗi </w:t>
            </w:r>
          </w:p>
          <w:p w14:paraId="5DF954A7"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131821B" w14:textId="77777777" w:rsidR="00477528" w:rsidRPr="00920004" w:rsidRDefault="00477528" w:rsidP="00CF739D">
            <w:pPr>
              <w:rPr>
                <w:lang w:val="en-US"/>
              </w:rPr>
            </w:pPr>
            <w:r w:rsidRPr="00920004">
              <w:rPr>
                <w:lang w:val="en-US"/>
              </w:rPr>
              <w:t>Thành công</w:t>
            </w:r>
          </w:p>
        </w:tc>
      </w:tr>
      <w:tr w:rsidR="00477528" w:rsidRPr="00920004" w14:paraId="53706824"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A73D3C2" w14:textId="77777777" w:rsidR="00477528" w:rsidRPr="00920004" w:rsidRDefault="00477528"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808D5AD" w14:textId="597E92F8" w:rsidR="008A01E1" w:rsidRPr="00920004" w:rsidRDefault="008A01E1" w:rsidP="00CF739D">
            <w:pPr>
              <w:rPr>
                <w:lang w:val="es-ES"/>
              </w:rPr>
            </w:pPr>
            <w:r w:rsidRPr="00920004">
              <w:rPr>
                <w:lang w:val="es-ES"/>
              </w:rPr>
              <w:t>Nhập ngày và thời gian.</w:t>
            </w:r>
          </w:p>
          <w:p w14:paraId="388F823C" w14:textId="0D66ACAC" w:rsidR="00477528" w:rsidRPr="00920004" w:rsidRDefault="00477528" w:rsidP="00CF739D">
            <w:pPr>
              <w:rPr>
                <w:lang w:val="es-ES"/>
              </w:rPr>
            </w:pPr>
            <w:r w:rsidRPr="00920004">
              <w:rPr>
                <w:lang w:val="es-ES"/>
              </w:rPr>
              <w:t>Số lượng là số</w:t>
            </w:r>
            <w:r w:rsidR="008A01E1"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7483F995" w14:textId="77777777" w:rsidR="00477528" w:rsidRPr="00920004" w:rsidRDefault="00477528" w:rsidP="00CF739D">
            <w:pPr>
              <w:rPr>
                <w:lang w:val="es-ES"/>
              </w:rPr>
            </w:pPr>
            <w:r w:rsidRPr="00920004">
              <w:rPr>
                <w:lang w:val="es-ES"/>
              </w:rPr>
              <w:t>Cập nhật thành công.</w:t>
            </w:r>
          </w:p>
          <w:p w14:paraId="060AB567" w14:textId="39F6D5A4"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3DDF606" w14:textId="77777777" w:rsidR="00477528" w:rsidRPr="00920004" w:rsidRDefault="00477528" w:rsidP="00CF739D">
            <w:pPr>
              <w:rPr>
                <w:lang w:val="es-ES"/>
              </w:rPr>
            </w:pPr>
            <w:r w:rsidRPr="00920004">
              <w:rPr>
                <w:lang w:val="es-ES"/>
              </w:rPr>
              <w:t>Cập nhật thành công.</w:t>
            </w:r>
          </w:p>
          <w:p w14:paraId="55343A91" w14:textId="4E030D42"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FB7A637" w14:textId="77777777" w:rsidR="00477528" w:rsidRPr="00920004" w:rsidRDefault="00477528" w:rsidP="00CF739D">
            <w:pPr>
              <w:rPr>
                <w:lang w:val="es-ES"/>
              </w:rPr>
            </w:pPr>
            <w:r w:rsidRPr="00920004">
              <w:rPr>
                <w:lang w:val="es-ES"/>
              </w:rPr>
              <w:t>Thành công</w:t>
            </w:r>
          </w:p>
        </w:tc>
      </w:tr>
      <w:tr w:rsidR="00477528" w:rsidRPr="00920004" w14:paraId="4A2A9E4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1A5816F4" w14:textId="77777777" w:rsidR="00477528" w:rsidRPr="00920004" w:rsidRDefault="00477528" w:rsidP="00CF739D">
            <w:pPr>
              <w:jc w:val="cente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40755B5E" w14:textId="637C8F92" w:rsidR="00477528" w:rsidRPr="00920004" w:rsidRDefault="00477528"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13EFEFC" w14:textId="77777777" w:rsidR="00477528" w:rsidRPr="00920004" w:rsidRDefault="00477528"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18C90196" w14:textId="77777777" w:rsidR="00477528" w:rsidRPr="00920004" w:rsidRDefault="00477528"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724E8AAA" w14:textId="77777777" w:rsidR="00477528" w:rsidRPr="00920004" w:rsidRDefault="00477528" w:rsidP="00CF739D">
            <w:pPr>
              <w:rPr>
                <w:lang w:val="es-ES"/>
              </w:rPr>
            </w:pPr>
            <w:r w:rsidRPr="00920004">
              <w:rPr>
                <w:lang w:val="es-ES"/>
              </w:rPr>
              <w:t>Thành công</w:t>
            </w:r>
          </w:p>
        </w:tc>
      </w:tr>
    </w:tbl>
    <w:p w14:paraId="6759B276" w14:textId="68BB2DDC" w:rsidR="00477528" w:rsidRPr="00CF739D" w:rsidRDefault="00B81AB4" w:rsidP="00CF739D">
      <w:pPr>
        <w:pStyle w:val="Caption"/>
      </w:pPr>
      <w:bookmarkStart w:id="2521" w:name="_Toc531504600"/>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10</w:t>
      </w:r>
      <w:r w:rsidR="00D632EE" w:rsidRPr="00CF739D">
        <w:fldChar w:fldCharType="end"/>
      </w:r>
      <w:r w:rsidRPr="00CF739D">
        <w:t xml:space="preserve"> Kiểm thử chức năng cập nhật biên nhận</w:t>
      </w:r>
      <w:bookmarkEnd w:id="2521"/>
    </w:p>
    <w:p w14:paraId="1D9E6C81" w14:textId="50D22D4F" w:rsidR="00287281" w:rsidRPr="00920004" w:rsidRDefault="00287281">
      <w:pPr>
        <w:pStyle w:val="Heading3"/>
      </w:pPr>
      <w:bookmarkStart w:id="2522" w:name="_Toc531502294"/>
      <w:r w:rsidRPr="00920004">
        <w:lastRenderedPageBreak/>
        <w:t>Quản lí phân công xử lí đơn hàng</w:t>
      </w:r>
      <w:bookmarkEnd w:id="2522"/>
    </w:p>
    <w:p w14:paraId="37FA0E72" w14:textId="77777777" w:rsidR="005F0591" w:rsidRPr="00920004" w:rsidRDefault="005F0591"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0F090BB3" w14:textId="4539512A" w:rsidR="005F0591" w:rsidRPr="00920004" w:rsidRDefault="005F0591"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w:t>
      </w:r>
      <w:r w:rsidR="00404CBA" w:rsidRPr="00920004">
        <w:rPr>
          <w:lang w:val="en-US"/>
        </w:rPr>
        <w:t>hoặc</w:t>
      </w:r>
      <w:r w:rsidRPr="00920004">
        <w:rPr>
          <w:lang w:val="en-US"/>
        </w:rPr>
        <w:t xml:space="preserve"> nhân viên xử lí đơn hàng.</w:t>
      </w:r>
    </w:p>
    <w:p w14:paraId="69129529" w14:textId="2B80B3E5" w:rsidR="005F0591" w:rsidRPr="00920004" w:rsidRDefault="005F0591" w:rsidP="00CF739D">
      <w:pPr>
        <w:ind w:left="720"/>
        <w:rPr>
          <w:b/>
          <w:lang w:val="en-US"/>
        </w:rPr>
      </w:pPr>
      <w:r w:rsidRPr="00920004">
        <w:rPr>
          <w:b/>
          <w:lang w:val="en-US"/>
        </w:rPr>
        <w:t>Mô tả:</w:t>
      </w:r>
    </w:p>
    <w:p w14:paraId="038212DD" w14:textId="752E287E" w:rsidR="005F0591" w:rsidRPr="00920004" w:rsidRDefault="005F0591" w:rsidP="00CF739D">
      <w:pPr>
        <w:ind w:left="720" w:firstLine="720"/>
        <w:rPr>
          <w:b/>
          <w:lang w:val="en-US"/>
        </w:rPr>
      </w:pPr>
      <w:r w:rsidRPr="00920004">
        <w:rPr>
          <w:b/>
          <w:lang w:val="en-US"/>
        </w:rPr>
        <w:t>Trường hợp 1:</w:t>
      </w:r>
    </w:p>
    <w:p w14:paraId="08F13C82"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29AB0F4F" w14:textId="77777777" w:rsidR="005F0591" w:rsidRPr="00920004" w:rsidRDefault="005F0591" w:rsidP="00CF739D">
      <w:pPr>
        <w:ind w:left="1440"/>
        <w:rPr>
          <w:lang w:val="en-US"/>
        </w:rPr>
      </w:pPr>
      <w:r w:rsidRPr="00920004">
        <w:rPr>
          <w:lang w:val="en-US"/>
        </w:rPr>
        <w:t>- Bước 2: Đăng nhập thành công vào hệ thống.</w:t>
      </w:r>
    </w:p>
    <w:p w14:paraId="4E1A0822" w14:textId="13DA1AB3" w:rsidR="005F0591" w:rsidRPr="00920004" w:rsidRDefault="005F0591" w:rsidP="00CF739D">
      <w:pPr>
        <w:ind w:left="1440"/>
        <w:rPr>
          <w:lang w:val="en-US"/>
        </w:rPr>
      </w:pPr>
      <w:r w:rsidRPr="00920004">
        <w:rPr>
          <w:lang w:val="en-US"/>
        </w:rPr>
        <w:t>- Bước 3: Chọn chức năng “</w:t>
      </w:r>
      <w:r w:rsidRPr="00CF739D">
        <w:rPr>
          <w:lang w:val="en-US"/>
        </w:rPr>
        <w:t>Phân công đơn hàng</w:t>
      </w:r>
      <w:r w:rsidRPr="00920004">
        <w:rPr>
          <w:lang w:val="en-US"/>
        </w:rPr>
        <w:t>”.</w:t>
      </w:r>
    </w:p>
    <w:p w14:paraId="313EF7FB" w14:textId="06D471D9" w:rsidR="005F0591" w:rsidRPr="00920004" w:rsidRDefault="005F0591" w:rsidP="00CF739D">
      <w:pPr>
        <w:ind w:left="1440"/>
        <w:rPr>
          <w:lang w:val="en-US"/>
        </w:rPr>
      </w:pPr>
      <w:r w:rsidRPr="00920004">
        <w:rPr>
          <w:lang w:val="en-US"/>
        </w:rPr>
        <w:t>- Bước 4: Chọn chức năng “Phân công lại”.</w:t>
      </w:r>
    </w:p>
    <w:p w14:paraId="50FA89A0" w14:textId="7DB7040F" w:rsidR="005F0591" w:rsidRPr="00920004" w:rsidRDefault="005F0591" w:rsidP="00CF739D">
      <w:pPr>
        <w:ind w:left="1440"/>
        <w:rPr>
          <w:b/>
          <w:lang w:val="en-US"/>
        </w:rPr>
      </w:pPr>
      <w:r w:rsidRPr="00920004">
        <w:rPr>
          <w:b/>
          <w:lang w:val="en-US"/>
        </w:rPr>
        <w:t>Trường hợp 2:</w:t>
      </w:r>
    </w:p>
    <w:p w14:paraId="367EA195"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33099E88" w14:textId="77777777" w:rsidR="005F0591" w:rsidRPr="00920004" w:rsidRDefault="005F0591" w:rsidP="00CF739D">
      <w:pPr>
        <w:ind w:left="1440"/>
        <w:rPr>
          <w:lang w:val="en-US"/>
        </w:rPr>
      </w:pPr>
      <w:r w:rsidRPr="00920004">
        <w:rPr>
          <w:lang w:val="en-US"/>
        </w:rPr>
        <w:t>- Bước 2: Đăng nhập thành công vào hệ thống.</w:t>
      </w:r>
    </w:p>
    <w:p w14:paraId="1313933D" w14:textId="3DB41FF7" w:rsidR="005F0591" w:rsidRPr="00920004" w:rsidRDefault="005F0591" w:rsidP="00CF739D">
      <w:pPr>
        <w:ind w:left="1440"/>
        <w:rPr>
          <w:lang w:val="en-US"/>
        </w:rPr>
      </w:pPr>
      <w:r w:rsidRPr="00920004">
        <w:rPr>
          <w:lang w:val="en-US"/>
        </w:rPr>
        <w:t>- Bước 3: Chọn chức năng “</w:t>
      </w:r>
      <w:r w:rsidRPr="00CF739D">
        <w:rPr>
          <w:lang w:val="en-US"/>
        </w:rPr>
        <w:t>Máy giặt</w:t>
      </w:r>
      <w:r w:rsidRPr="00920004">
        <w:rPr>
          <w:lang w:val="en-US"/>
        </w:rPr>
        <w:t>”.</w:t>
      </w:r>
    </w:p>
    <w:p w14:paraId="1F204B74" w14:textId="4754F7A9" w:rsidR="005F0591" w:rsidRPr="00920004" w:rsidRDefault="005F0591" w:rsidP="00CF739D">
      <w:pPr>
        <w:ind w:left="1440"/>
        <w:rPr>
          <w:lang w:val="en-US"/>
        </w:rPr>
      </w:pPr>
      <w:r w:rsidRPr="00920004">
        <w:rPr>
          <w:lang w:val="en-US"/>
        </w:rPr>
        <w:t>- Bước 4: Thay đổi trạng thái máy giặt.</w:t>
      </w:r>
    </w:p>
    <w:p w14:paraId="21ADF413" w14:textId="45C5E712" w:rsidR="005F0591" w:rsidRPr="00920004" w:rsidRDefault="005F0591" w:rsidP="00CF739D">
      <w:pPr>
        <w:ind w:left="1440"/>
        <w:rPr>
          <w:lang w:val="en-US"/>
        </w:rPr>
      </w:pPr>
      <w:r w:rsidRPr="00920004">
        <w:rPr>
          <w:lang w:val="en-US"/>
        </w:rPr>
        <w:t>- Bước 5: Kiểm tra phân công đơn hàng.</w:t>
      </w:r>
    </w:p>
    <w:p w14:paraId="60F41CEA" w14:textId="5D6B67CA" w:rsidR="005F0591" w:rsidRPr="00920004" w:rsidRDefault="005F0591"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F0591" w:rsidRPr="00920004" w14:paraId="514C459D"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10062E4D" w14:textId="77777777" w:rsidR="005F0591" w:rsidRPr="00CF739D" w:rsidRDefault="005F0591"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582B0C06" w14:textId="77777777" w:rsidR="005F0591" w:rsidRPr="00CF739D" w:rsidRDefault="005F0591"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792A09" w14:textId="77777777" w:rsidR="005F0591" w:rsidRPr="00CF739D" w:rsidRDefault="005F0591"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4E454D" w14:textId="77777777" w:rsidR="005F0591" w:rsidRPr="00CF739D" w:rsidRDefault="005F0591"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2C5975A" w14:textId="77777777" w:rsidR="005F0591" w:rsidRPr="00CF739D" w:rsidRDefault="005F0591" w:rsidP="00CF739D">
            <w:pPr>
              <w:jc w:val="center"/>
              <w:rPr>
                <w:b/>
                <w:lang w:val="es-ES"/>
              </w:rPr>
            </w:pPr>
            <w:r w:rsidRPr="00CF739D">
              <w:rPr>
                <w:b/>
                <w:lang w:val="es-ES"/>
              </w:rPr>
              <w:t>Thành công/ Thât bại</w:t>
            </w:r>
          </w:p>
        </w:tc>
      </w:tr>
      <w:tr w:rsidR="005F0591" w:rsidRPr="00920004" w14:paraId="192689EB"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127B2426" w14:textId="5282BFE7" w:rsidR="005F0591" w:rsidRPr="00CF739D" w:rsidRDefault="005F0591" w:rsidP="00CF739D">
            <w:pPr>
              <w:jc w:val="left"/>
              <w:rPr>
                <w:b/>
                <w:lang w:val="es-ES"/>
              </w:rPr>
            </w:pPr>
            <w:r w:rsidRPr="00CF739D">
              <w:rPr>
                <w:b/>
                <w:lang w:val="es-ES"/>
              </w:rPr>
              <w:t>Trường hợp 1</w:t>
            </w:r>
          </w:p>
        </w:tc>
      </w:tr>
      <w:tr w:rsidR="005F0591" w:rsidRPr="00920004" w14:paraId="37FC121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761783C7" w14:textId="77777777"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7F277122" w14:textId="500C5995" w:rsidR="005F0591" w:rsidRPr="00920004" w:rsidRDefault="005F0591" w:rsidP="00CF739D">
            <w:pPr>
              <w:rPr>
                <w:lang w:val="es-ES"/>
              </w:rPr>
            </w:pPr>
            <w:r w:rsidRPr="00920004">
              <w:rPr>
                <w:lang w:val="es-ES"/>
              </w:rPr>
              <w:t>Không chọn máy giặt</w:t>
            </w:r>
          </w:p>
        </w:tc>
        <w:tc>
          <w:tcPr>
            <w:tcW w:w="1942" w:type="dxa"/>
            <w:tcBorders>
              <w:top w:val="single" w:sz="4" w:space="0" w:color="auto"/>
              <w:left w:val="single" w:sz="4" w:space="0" w:color="auto"/>
              <w:bottom w:val="single" w:sz="4" w:space="0" w:color="auto"/>
              <w:right w:val="single" w:sz="4" w:space="0" w:color="auto"/>
            </w:tcBorders>
          </w:tcPr>
          <w:p w14:paraId="272C31B2"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7B3561"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42BBC186" w14:textId="77777777" w:rsidR="005F0591" w:rsidRPr="00920004" w:rsidRDefault="005F0591" w:rsidP="00CF739D">
            <w:pPr>
              <w:rPr>
                <w:lang w:val="es-ES"/>
              </w:rPr>
            </w:pPr>
            <w:r w:rsidRPr="00920004">
              <w:rPr>
                <w:lang w:val="es-ES"/>
              </w:rPr>
              <w:t>Thành công</w:t>
            </w:r>
          </w:p>
        </w:tc>
      </w:tr>
      <w:tr w:rsidR="005F0591" w:rsidRPr="00920004" w14:paraId="49723947"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C4FB39B" w14:textId="77777777"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78AA2FAD" w14:textId="47EF553E" w:rsidR="005F0591" w:rsidRPr="00920004" w:rsidRDefault="005F0591" w:rsidP="00CF739D">
            <w:pPr>
              <w:rPr>
                <w:lang w:val="es-ES"/>
              </w:rPr>
            </w:pPr>
            <w:r w:rsidRPr="00920004">
              <w:rPr>
                <w:lang w:val="es-ES"/>
              </w:rPr>
              <w:t>Chọn một máy giặt</w:t>
            </w:r>
          </w:p>
        </w:tc>
        <w:tc>
          <w:tcPr>
            <w:tcW w:w="1942" w:type="dxa"/>
            <w:tcBorders>
              <w:top w:val="single" w:sz="4" w:space="0" w:color="auto"/>
              <w:left w:val="single" w:sz="4" w:space="0" w:color="auto"/>
              <w:bottom w:val="single" w:sz="4" w:space="0" w:color="auto"/>
              <w:right w:val="single" w:sz="4" w:space="0" w:color="auto"/>
            </w:tcBorders>
          </w:tcPr>
          <w:p w14:paraId="05982477" w14:textId="77777777" w:rsidR="005F0591" w:rsidRPr="00920004" w:rsidRDefault="005F0591" w:rsidP="00CF739D">
            <w:pPr>
              <w:rPr>
                <w:lang w:val="es-ES"/>
              </w:rPr>
            </w:pPr>
            <w:r w:rsidRPr="00920004">
              <w:rPr>
                <w:lang w:val="es-ES"/>
              </w:rPr>
              <w:t>Cập nhật thành công.</w:t>
            </w:r>
          </w:p>
          <w:p w14:paraId="302641C1" w14:textId="281D42CB" w:rsidR="005F0591" w:rsidRPr="00920004" w:rsidRDefault="005F0591" w:rsidP="00CF739D">
            <w:pPr>
              <w:rPr>
                <w:lang w:val="es-ES"/>
              </w:rPr>
            </w:pPr>
          </w:p>
        </w:tc>
        <w:tc>
          <w:tcPr>
            <w:tcW w:w="1713" w:type="dxa"/>
            <w:tcBorders>
              <w:top w:val="single" w:sz="4" w:space="0" w:color="auto"/>
              <w:left w:val="single" w:sz="4" w:space="0" w:color="auto"/>
              <w:bottom w:val="single" w:sz="4" w:space="0" w:color="auto"/>
              <w:right w:val="single" w:sz="4" w:space="0" w:color="auto"/>
            </w:tcBorders>
          </w:tcPr>
          <w:p w14:paraId="2A98D566" w14:textId="77777777" w:rsidR="005F0591" w:rsidRPr="00920004" w:rsidRDefault="005F0591" w:rsidP="00CF739D">
            <w:pPr>
              <w:rPr>
                <w:lang w:val="es-ES"/>
              </w:rPr>
            </w:pPr>
            <w:r w:rsidRPr="00920004">
              <w:rPr>
                <w:lang w:val="es-ES"/>
              </w:rPr>
              <w:t>Cập nhật thành công.</w:t>
            </w:r>
          </w:p>
          <w:p w14:paraId="340745D4" w14:textId="19AA0545" w:rsidR="005F0591" w:rsidRPr="00920004" w:rsidRDefault="005F0591" w:rsidP="00CF739D">
            <w:pPr>
              <w:rPr>
                <w:lang w:val="es-ES"/>
              </w:rPr>
            </w:pPr>
          </w:p>
        </w:tc>
        <w:tc>
          <w:tcPr>
            <w:tcW w:w="1738" w:type="dxa"/>
            <w:tcBorders>
              <w:top w:val="single" w:sz="4" w:space="0" w:color="auto"/>
              <w:left w:val="single" w:sz="4" w:space="0" w:color="auto"/>
              <w:bottom w:val="single" w:sz="4" w:space="0" w:color="auto"/>
              <w:right w:val="single" w:sz="4" w:space="0" w:color="auto"/>
            </w:tcBorders>
          </w:tcPr>
          <w:p w14:paraId="160E9B8D" w14:textId="77777777" w:rsidR="005F0591" w:rsidRPr="00920004" w:rsidRDefault="005F0591" w:rsidP="00CF739D">
            <w:pPr>
              <w:rPr>
                <w:lang w:val="en-US"/>
              </w:rPr>
            </w:pPr>
            <w:r w:rsidRPr="00920004">
              <w:rPr>
                <w:lang w:val="en-US"/>
              </w:rPr>
              <w:t>Thành công</w:t>
            </w:r>
          </w:p>
        </w:tc>
      </w:tr>
      <w:tr w:rsidR="005F0591" w:rsidRPr="00920004" w14:paraId="13D327AF"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DC93D01" w14:textId="5315A0FA" w:rsidR="005F0591" w:rsidRPr="00920004" w:rsidRDefault="005F0591"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0C3630A0" w14:textId="622EDDC1" w:rsidR="005F0591" w:rsidRPr="00920004" w:rsidRDefault="005F0591"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15F414C3" w14:textId="77777777" w:rsidR="005F0591" w:rsidRPr="00920004" w:rsidRDefault="005F0591"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FCD3DE1" w14:textId="77777777" w:rsidR="005F0591" w:rsidRPr="00920004" w:rsidRDefault="005F0591"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0FCBADB1" w14:textId="77777777" w:rsidR="005F0591" w:rsidRPr="00920004" w:rsidRDefault="005F0591" w:rsidP="00CF739D">
            <w:pPr>
              <w:rPr>
                <w:lang w:val="es-ES"/>
              </w:rPr>
            </w:pPr>
            <w:r w:rsidRPr="00920004">
              <w:rPr>
                <w:lang w:val="es-ES"/>
              </w:rPr>
              <w:t>Thành công</w:t>
            </w:r>
          </w:p>
        </w:tc>
      </w:tr>
      <w:tr w:rsidR="005F0591" w:rsidRPr="00920004" w14:paraId="46F17DE7"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6FD12E7E" w14:textId="17255188" w:rsidR="005F0591" w:rsidRPr="00CF739D" w:rsidRDefault="005F0591" w:rsidP="00CF739D">
            <w:pPr>
              <w:jc w:val="left"/>
              <w:rPr>
                <w:b/>
                <w:lang w:val="es-ES"/>
              </w:rPr>
            </w:pPr>
            <w:r w:rsidRPr="00CF739D">
              <w:rPr>
                <w:b/>
                <w:lang w:val="es-ES"/>
              </w:rPr>
              <w:t>Trường hợp 2</w:t>
            </w:r>
          </w:p>
        </w:tc>
      </w:tr>
      <w:tr w:rsidR="005F0591" w:rsidRPr="00920004" w14:paraId="240E749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674EF48" w14:textId="0DB5797E"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4F0C3F19" w14:textId="7C0729EA" w:rsidR="005F0591" w:rsidRPr="00920004" w:rsidRDefault="005F0591" w:rsidP="00CF739D">
            <w:pPr>
              <w:rPr>
                <w:lang w:val="es-ES"/>
              </w:rPr>
            </w:pPr>
            <w:r w:rsidRPr="00920004">
              <w:rPr>
                <w:lang w:val="es-ES"/>
              </w:rPr>
              <w:t>Tắt tất cả máy giặt</w:t>
            </w:r>
          </w:p>
        </w:tc>
        <w:tc>
          <w:tcPr>
            <w:tcW w:w="1942" w:type="dxa"/>
            <w:tcBorders>
              <w:top w:val="single" w:sz="4" w:space="0" w:color="auto"/>
              <w:left w:val="single" w:sz="4" w:space="0" w:color="auto"/>
              <w:bottom w:val="single" w:sz="4" w:space="0" w:color="auto"/>
              <w:right w:val="single" w:sz="4" w:space="0" w:color="auto"/>
            </w:tcBorders>
          </w:tcPr>
          <w:p w14:paraId="617B7B41" w14:textId="4562E31B" w:rsidR="002B2334" w:rsidRPr="00920004" w:rsidRDefault="002B2334" w:rsidP="00CF739D">
            <w:pPr>
              <w:rPr>
                <w:lang w:val="es-ES"/>
              </w:rPr>
            </w:pPr>
            <w:r w:rsidRPr="00920004">
              <w:rPr>
                <w:lang w:val="es-ES"/>
              </w:rPr>
              <w:t>- Thông báo lỗi “không có dữ liệu máy giặt”.</w:t>
            </w:r>
          </w:p>
          <w:p w14:paraId="23DD86CA" w14:textId="495CDD36" w:rsidR="002B2334" w:rsidRPr="00920004" w:rsidRDefault="002B2334" w:rsidP="00CF739D">
            <w:pPr>
              <w:rPr>
                <w:lang w:val="es-ES"/>
              </w:rPr>
            </w:pPr>
            <w:r w:rsidRPr="00920004">
              <w:rPr>
                <w:lang w:val="es-ES"/>
              </w:rPr>
              <w:t xml:space="preserve">- Chức năng phân công </w:t>
            </w:r>
            <w:r w:rsidRPr="00920004">
              <w:rPr>
                <w:lang w:val="es-ES"/>
              </w:rPr>
              <w:lastRenderedPageBreak/>
              <w:t>không hoạt động.</w:t>
            </w:r>
          </w:p>
        </w:tc>
        <w:tc>
          <w:tcPr>
            <w:tcW w:w="1713" w:type="dxa"/>
            <w:tcBorders>
              <w:top w:val="single" w:sz="4" w:space="0" w:color="auto"/>
              <w:left w:val="single" w:sz="4" w:space="0" w:color="auto"/>
              <w:bottom w:val="single" w:sz="4" w:space="0" w:color="auto"/>
              <w:right w:val="single" w:sz="4" w:space="0" w:color="auto"/>
            </w:tcBorders>
          </w:tcPr>
          <w:p w14:paraId="29D57884" w14:textId="77777777" w:rsidR="002B2334" w:rsidRPr="00920004" w:rsidRDefault="002B2334" w:rsidP="00CF739D">
            <w:pPr>
              <w:rPr>
                <w:lang w:val="es-ES"/>
              </w:rPr>
            </w:pPr>
            <w:r w:rsidRPr="00920004">
              <w:rPr>
                <w:lang w:val="es-ES"/>
              </w:rPr>
              <w:lastRenderedPageBreak/>
              <w:t>- Thông báo lỗi “k</w:t>
            </w:r>
            <w:r w:rsidRPr="00CF739D">
              <w:rPr>
                <w:lang w:val="es-ES"/>
              </w:rPr>
              <w:t>hông có dữ liệu máy giặt</w:t>
            </w:r>
            <w:r w:rsidRPr="00920004">
              <w:rPr>
                <w:lang w:val="es-ES"/>
              </w:rPr>
              <w:t>”.</w:t>
            </w:r>
          </w:p>
          <w:p w14:paraId="0488ABA8" w14:textId="7D7D179F" w:rsidR="005F0591" w:rsidRPr="00920004" w:rsidRDefault="002B2334" w:rsidP="00CF739D">
            <w:pPr>
              <w:rPr>
                <w:lang w:val="es-ES"/>
              </w:rPr>
            </w:pPr>
            <w:r w:rsidRPr="00920004">
              <w:rPr>
                <w:lang w:val="es-ES"/>
              </w:rPr>
              <w:lastRenderedPageBreak/>
              <w:t>- Chức năng phân công không hoạt động.</w:t>
            </w:r>
          </w:p>
        </w:tc>
        <w:tc>
          <w:tcPr>
            <w:tcW w:w="1738" w:type="dxa"/>
            <w:tcBorders>
              <w:top w:val="single" w:sz="4" w:space="0" w:color="auto"/>
              <w:left w:val="single" w:sz="4" w:space="0" w:color="auto"/>
              <w:bottom w:val="single" w:sz="4" w:space="0" w:color="auto"/>
              <w:right w:val="single" w:sz="4" w:space="0" w:color="auto"/>
            </w:tcBorders>
          </w:tcPr>
          <w:p w14:paraId="0A2E0F52" w14:textId="04018B89" w:rsidR="005F0591" w:rsidRPr="00920004" w:rsidRDefault="002B2334" w:rsidP="00CF739D">
            <w:pPr>
              <w:rPr>
                <w:lang w:val="es-ES"/>
              </w:rPr>
            </w:pPr>
            <w:r w:rsidRPr="00920004">
              <w:rPr>
                <w:lang w:val="es-ES"/>
              </w:rPr>
              <w:lastRenderedPageBreak/>
              <w:t>Thành công</w:t>
            </w:r>
          </w:p>
        </w:tc>
      </w:tr>
      <w:tr w:rsidR="005F0591" w:rsidRPr="00920004" w14:paraId="59C7DDA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43CCAB4A" w14:textId="06029B43"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1DD4010A" w14:textId="1888870D" w:rsidR="005F0591" w:rsidRPr="00920004" w:rsidRDefault="002B2334" w:rsidP="00CF739D">
            <w:pPr>
              <w:rPr>
                <w:lang w:val="es-ES"/>
              </w:rPr>
            </w:pPr>
            <w:r w:rsidRPr="00920004">
              <w:rPr>
                <w:lang w:val="es-ES"/>
              </w:rPr>
              <w:t>Tắt một vài máy giặt</w:t>
            </w:r>
          </w:p>
        </w:tc>
        <w:tc>
          <w:tcPr>
            <w:tcW w:w="1942" w:type="dxa"/>
            <w:tcBorders>
              <w:top w:val="single" w:sz="4" w:space="0" w:color="auto"/>
              <w:left w:val="single" w:sz="4" w:space="0" w:color="auto"/>
              <w:bottom w:val="single" w:sz="4" w:space="0" w:color="auto"/>
              <w:right w:val="single" w:sz="4" w:space="0" w:color="auto"/>
            </w:tcBorders>
          </w:tcPr>
          <w:p w14:paraId="6938AE3A" w14:textId="70D7B6CE" w:rsidR="005F0591" w:rsidRPr="00920004" w:rsidRDefault="002B2334" w:rsidP="00CF739D">
            <w:pPr>
              <w:rPr>
                <w:lang w:val="es-ES"/>
              </w:rPr>
            </w:pPr>
            <w:r w:rsidRPr="00920004">
              <w:rPr>
                <w:lang w:val="es-ES"/>
              </w:rPr>
              <w:t>Đơn hàng phân công lại vào những máy hoạt động.</w:t>
            </w:r>
          </w:p>
        </w:tc>
        <w:tc>
          <w:tcPr>
            <w:tcW w:w="1713" w:type="dxa"/>
            <w:tcBorders>
              <w:top w:val="single" w:sz="4" w:space="0" w:color="auto"/>
              <w:left w:val="single" w:sz="4" w:space="0" w:color="auto"/>
              <w:bottom w:val="single" w:sz="4" w:space="0" w:color="auto"/>
              <w:right w:val="single" w:sz="4" w:space="0" w:color="auto"/>
            </w:tcBorders>
          </w:tcPr>
          <w:p w14:paraId="3E80DFDB" w14:textId="52A995FB" w:rsidR="005F0591" w:rsidRPr="00920004" w:rsidRDefault="002B2334" w:rsidP="00CF739D">
            <w:pPr>
              <w:rPr>
                <w:lang w:val="es-ES"/>
              </w:rPr>
            </w:pPr>
            <w:r w:rsidRPr="00920004">
              <w:rPr>
                <w:lang w:val="es-ES"/>
              </w:rPr>
              <w:t>Đơn hàng phân công lại vào những máy hoạt động.</w:t>
            </w:r>
          </w:p>
        </w:tc>
        <w:tc>
          <w:tcPr>
            <w:tcW w:w="1738" w:type="dxa"/>
            <w:tcBorders>
              <w:top w:val="single" w:sz="4" w:space="0" w:color="auto"/>
              <w:left w:val="single" w:sz="4" w:space="0" w:color="auto"/>
              <w:bottom w:val="single" w:sz="4" w:space="0" w:color="auto"/>
              <w:right w:val="single" w:sz="4" w:space="0" w:color="auto"/>
            </w:tcBorders>
          </w:tcPr>
          <w:p w14:paraId="7118A6E7" w14:textId="6F3FF636" w:rsidR="005F0591" w:rsidRPr="00920004" w:rsidRDefault="002B2334" w:rsidP="00CF739D">
            <w:pPr>
              <w:rPr>
                <w:lang w:val="es-ES"/>
              </w:rPr>
            </w:pPr>
            <w:r w:rsidRPr="00920004">
              <w:rPr>
                <w:lang w:val="es-ES"/>
              </w:rPr>
              <w:t>Thành công</w:t>
            </w:r>
          </w:p>
        </w:tc>
      </w:tr>
      <w:tr w:rsidR="002B2334" w:rsidRPr="00920004" w14:paraId="47038715"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9F90CD2" w14:textId="2D0B0D91" w:rsidR="002B2334" w:rsidRPr="00920004" w:rsidRDefault="002B2334"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326D79D4" w14:textId="4042B04B" w:rsidR="002B2334" w:rsidRPr="00920004" w:rsidRDefault="002B2334"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CE793EE" w14:textId="58D3AF27" w:rsidR="002B2334" w:rsidRPr="00920004" w:rsidRDefault="002B2334"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B22EA1A" w14:textId="4BF35AA9" w:rsidR="002B2334" w:rsidRPr="00920004" w:rsidRDefault="002B2334"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57BBCB7" w14:textId="51E9EA06" w:rsidR="002B2334" w:rsidRPr="00920004" w:rsidRDefault="002B2334" w:rsidP="00CF739D">
            <w:pPr>
              <w:rPr>
                <w:lang w:val="es-ES"/>
              </w:rPr>
            </w:pPr>
            <w:r w:rsidRPr="00920004">
              <w:rPr>
                <w:lang w:val="es-ES"/>
              </w:rPr>
              <w:t>Thành công</w:t>
            </w:r>
          </w:p>
        </w:tc>
      </w:tr>
    </w:tbl>
    <w:p w14:paraId="77E7CC19" w14:textId="4AF4C9DD" w:rsidR="0077093A" w:rsidRPr="00CF739D" w:rsidRDefault="002B2334" w:rsidP="00CF739D">
      <w:pPr>
        <w:pStyle w:val="Caption"/>
      </w:pPr>
      <w:bookmarkStart w:id="2523" w:name="_Toc531504601"/>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11</w:t>
      </w:r>
      <w:r w:rsidR="00D632EE" w:rsidRPr="00CF739D">
        <w:fldChar w:fldCharType="end"/>
      </w:r>
      <w:r w:rsidRPr="00CF739D">
        <w:t xml:space="preserve"> Kiểm thử chức năng quản lí phân công xử lí đơn hàng</w:t>
      </w:r>
      <w:bookmarkEnd w:id="2523"/>
    </w:p>
    <w:p w14:paraId="08D9CF24" w14:textId="0833DFAB" w:rsidR="00287281" w:rsidRPr="00920004" w:rsidRDefault="00287281">
      <w:pPr>
        <w:pStyle w:val="Heading3"/>
      </w:pPr>
      <w:bookmarkStart w:id="2524" w:name="_Toc531502295"/>
      <w:r w:rsidRPr="00920004">
        <w:t>Quản lí trạng thái máy giặt</w:t>
      </w:r>
      <w:bookmarkEnd w:id="2524"/>
    </w:p>
    <w:p w14:paraId="3A51F40D" w14:textId="77777777" w:rsidR="00404CBA" w:rsidRPr="00920004" w:rsidRDefault="00404CBA"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750C5CA1" w14:textId="0A02EF53" w:rsidR="00404CBA" w:rsidRPr="00920004" w:rsidRDefault="00404CBA"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hoặc nhân viên xử lí đơn hàng.</w:t>
      </w:r>
    </w:p>
    <w:p w14:paraId="764A7862" w14:textId="77777777" w:rsidR="00404CBA" w:rsidRPr="00920004" w:rsidRDefault="00404CBA" w:rsidP="00CF739D">
      <w:pPr>
        <w:ind w:left="720"/>
        <w:rPr>
          <w:b/>
          <w:lang w:val="en-US"/>
        </w:rPr>
      </w:pPr>
      <w:r w:rsidRPr="00920004">
        <w:rPr>
          <w:b/>
          <w:lang w:val="en-US"/>
        </w:rPr>
        <w:t>Mô tả:</w:t>
      </w:r>
    </w:p>
    <w:p w14:paraId="1A5F2C14" w14:textId="77777777" w:rsidR="00404CBA" w:rsidRPr="00920004" w:rsidRDefault="00404CBA" w:rsidP="00CF739D">
      <w:pPr>
        <w:ind w:left="720"/>
        <w:rPr>
          <w:lang w:val="en-US"/>
        </w:rPr>
      </w:pPr>
      <w:r w:rsidRPr="00920004">
        <w:rPr>
          <w:b/>
          <w:lang w:val="en-US"/>
        </w:rPr>
        <w:t xml:space="preserve">- </w:t>
      </w:r>
      <w:r w:rsidRPr="00920004">
        <w:rPr>
          <w:lang w:val="en-US"/>
        </w:rPr>
        <w:t>Bước 1: Mở trang web tại địa chỉ: localhost:3000.</w:t>
      </w:r>
    </w:p>
    <w:p w14:paraId="502AC36C" w14:textId="77777777" w:rsidR="00404CBA" w:rsidRPr="00920004" w:rsidRDefault="00404CBA" w:rsidP="00CF739D">
      <w:pPr>
        <w:ind w:left="720"/>
        <w:rPr>
          <w:lang w:val="en-US"/>
        </w:rPr>
      </w:pPr>
      <w:r w:rsidRPr="00920004">
        <w:rPr>
          <w:lang w:val="en-US"/>
        </w:rPr>
        <w:t>- Bước 2: Đăng nhập thành công vào hệ thống.</w:t>
      </w:r>
    </w:p>
    <w:p w14:paraId="1397DD01" w14:textId="77777777" w:rsidR="00404CBA" w:rsidRPr="00920004" w:rsidRDefault="00404CBA" w:rsidP="00CF739D">
      <w:pPr>
        <w:ind w:left="720"/>
        <w:rPr>
          <w:lang w:val="en-US"/>
        </w:rPr>
      </w:pPr>
      <w:r w:rsidRPr="00920004">
        <w:rPr>
          <w:lang w:val="en-US"/>
        </w:rPr>
        <w:t>- Bước 3: Chọn chức năng “</w:t>
      </w:r>
      <w:r w:rsidRPr="00CF739D">
        <w:rPr>
          <w:lang w:val="en-US"/>
        </w:rPr>
        <w:t>Máy giặt</w:t>
      </w:r>
      <w:r w:rsidRPr="00920004">
        <w:rPr>
          <w:lang w:val="en-US"/>
        </w:rPr>
        <w:t>”.</w:t>
      </w:r>
    </w:p>
    <w:p w14:paraId="44062FE0" w14:textId="77777777" w:rsidR="00404CBA" w:rsidRPr="00920004" w:rsidRDefault="00404CBA" w:rsidP="00CF739D">
      <w:pPr>
        <w:ind w:left="720"/>
        <w:rPr>
          <w:lang w:val="en-US"/>
        </w:rPr>
      </w:pPr>
      <w:r w:rsidRPr="00920004">
        <w:rPr>
          <w:lang w:val="en-US"/>
        </w:rPr>
        <w:t>- Bước 4: Thay đổi trạng thái máy giặt.</w:t>
      </w:r>
    </w:p>
    <w:p w14:paraId="3C678D46" w14:textId="01453158" w:rsidR="00404CBA" w:rsidRDefault="00404CBA" w:rsidP="00CF739D">
      <w:pPr>
        <w:ind w:left="720"/>
        <w:rPr>
          <w:ins w:id="2525" w:author="phuong vu" w:date="2018-12-02T09:07:00Z"/>
          <w:lang w:val="en-US"/>
        </w:rPr>
      </w:pPr>
      <w:r w:rsidRPr="00920004">
        <w:rPr>
          <w:lang w:val="en-US"/>
        </w:rPr>
        <w:t>- Bước 5: Kiểm tra phân công đơn hàng.</w:t>
      </w:r>
    </w:p>
    <w:p w14:paraId="5682B35E" w14:textId="6F27F20A" w:rsidR="00373334" w:rsidRDefault="00373334" w:rsidP="00CF739D">
      <w:pPr>
        <w:ind w:left="720"/>
        <w:rPr>
          <w:ins w:id="2526" w:author="phuong vu" w:date="2018-12-02T09:07:00Z"/>
          <w:lang w:val="en-US"/>
        </w:rPr>
      </w:pPr>
    </w:p>
    <w:p w14:paraId="6A7D6D94" w14:textId="77777777" w:rsidR="00373334" w:rsidRPr="00920004" w:rsidRDefault="00373334" w:rsidP="00CF739D">
      <w:pPr>
        <w:ind w:left="720"/>
        <w:rPr>
          <w:lang w:val="en-US"/>
        </w:rPr>
      </w:pPr>
    </w:p>
    <w:p w14:paraId="6BA39BA8" w14:textId="767AD381" w:rsidR="00404CBA" w:rsidRPr="00920004" w:rsidRDefault="00404CBA"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04CBA" w:rsidRPr="00920004" w14:paraId="28BD4567"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7E976514" w14:textId="77777777" w:rsidR="00404CBA" w:rsidRPr="00CF739D" w:rsidRDefault="00404CBA"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110DA395" w14:textId="77777777" w:rsidR="00404CBA" w:rsidRPr="00CF739D" w:rsidRDefault="00404CBA"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495395" w14:textId="77777777" w:rsidR="00404CBA" w:rsidRPr="00CF739D" w:rsidRDefault="00404CBA"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186DC5" w14:textId="77777777" w:rsidR="00404CBA" w:rsidRPr="00CF739D" w:rsidRDefault="00404CBA"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2737F4F6" w14:textId="77777777" w:rsidR="00404CBA" w:rsidRPr="00CF739D" w:rsidRDefault="00404CBA" w:rsidP="00CF739D">
            <w:pPr>
              <w:jc w:val="center"/>
              <w:rPr>
                <w:b/>
                <w:lang w:val="es-ES"/>
              </w:rPr>
            </w:pPr>
            <w:r w:rsidRPr="00CF739D">
              <w:rPr>
                <w:b/>
                <w:lang w:val="es-ES"/>
              </w:rPr>
              <w:t>Thành công/ Thât bại</w:t>
            </w:r>
          </w:p>
        </w:tc>
      </w:tr>
      <w:tr w:rsidR="00404CBA" w:rsidRPr="00920004" w14:paraId="4E8F62CF"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BCB7551" w14:textId="77777777" w:rsidR="00404CBA" w:rsidRPr="00920004" w:rsidRDefault="00404CBA"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076071AE" w14:textId="706C6936" w:rsidR="00404CBA" w:rsidRPr="00920004" w:rsidRDefault="00404CBA" w:rsidP="00CF739D">
            <w:pPr>
              <w:rPr>
                <w:lang w:val="es-ES"/>
              </w:rPr>
            </w:pPr>
            <w:r w:rsidRPr="00920004">
              <w:rPr>
                <w:lang w:val="es-ES"/>
              </w:rPr>
              <w:t>Tắt máy giặt</w:t>
            </w:r>
          </w:p>
        </w:tc>
        <w:tc>
          <w:tcPr>
            <w:tcW w:w="1942" w:type="dxa"/>
            <w:tcBorders>
              <w:top w:val="single" w:sz="4" w:space="0" w:color="auto"/>
              <w:left w:val="single" w:sz="4" w:space="0" w:color="auto"/>
              <w:bottom w:val="single" w:sz="4" w:space="0" w:color="auto"/>
              <w:right w:val="single" w:sz="4" w:space="0" w:color="auto"/>
            </w:tcBorders>
          </w:tcPr>
          <w:p w14:paraId="2007C5FA" w14:textId="77777777" w:rsidR="00404CBA" w:rsidRPr="00920004" w:rsidRDefault="00404CBA" w:rsidP="00CF739D">
            <w:pPr>
              <w:rPr>
                <w:lang w:val="es-ES"/>
              </w:rPr>
            </w:pPr>
            <w:r w:rsidRPr="00920004">
              <w:rPr>
                <w:lang w:val="es-ES"/>
              </w:rPr>
              <w:t>Thông báo thành công.</w:t>
            </w:r>
          </w:p>
          <w:p w14:paraId="107F8738" w14:textId="77777777" w:rsidR="00404CBA" w:rsidRPr="00920004" w:rsidRDefault="00404CBA" w:rsidP="00CF739D">
            <w:pPr>
              <w:rPr>
                <w:lang w:val="es-ES"/>
              </w:rPr>
            </w:pPr>
            <w:r w:rsidRPr="00920004">
              <w:rPr>
                <w:lang w:val="es-ES"/>
              </w:rPr>
              <w:t>- Cập nhật trạng thái mới.</w:t>
            </w:r>
          </w:p>
          <w:p w14:paraId="085666A3" w14:textId="2C6413C7" w:rsidR="00404CBA" w:rsidRPr="00920004" w:rsidRDefault="00404CBA" w:rsidP="00CF739D">
            <w:pPr>
              <w:rPr>
                <w:lang w:val="es-ES"/>
              </w:rPr>
            </w:pPr>
            <w:r w:rsidRPr="00920004">
              <w:rPr>
                <w:lang w:val="es-ES"/>
              </w:rPr>
              <w:lastRenderedPageBreak/>
              <w:t>- Đơn hàng ứng với máy được phân công lại.</w:t>
            </w:r>
          </w:p>
        </w:tc>
        <w:tc>
          <w:tcPr>
            <w:tcW w:w="1713" w:type="dxa"/>
            <w:tcBorders>
              <w:top w:val="single" w:sz="4" w:space="0" w:color="auto"/>
              <w:left w:val="single" w:sz="4" w:space="0" w:color="auto"/>
              <w:bottom w:val="single" w:sz="4" w:space="0" w:color="auto"/>
              <w:right w:val="single" w:sz="4" w:space="0" w:color="auto"/>
            </w:tcBorders>
          </w:tcPr>
          <w:p w14:paraId="70CB3161" w14:textId="77777777" w:rsidR="00404CBA" w:rsidRPr="00920004" w:rsidRDefault="00404CBA" w:rsidP="00CF739D">
            <w:pPr>
              <w:rPr>
                <w:lang w:val="es-ES"/>
              </w:rPr>
            </w:pPr>
            <w:r w:rsidRPr="00920004">
              <w:rPr>
                <w:lang w:val="es-ES"/>
              </w:rPr>
              <w:lastRenderedPageBreak/>
              <w:t>Thông báo thành công.</w:t>
            </w:r>
          </w:p>
          <w:p w14:paraId="3E32389F" w14:textId="77777777" w:rsidR="00404CBA" w:rsidRPr="00920004" w:rsidRDefault="00404CBA" w:rsidP="00CF739D">
            <w:pPr>
              <w:rPr>
                <w:lang w:val="es-ES"/>
              </w:rPr>
            </w:pPr>
            <w:r w:rsidRPr="00920004">
              <w:rPr>
                <w:lang w:val="es-ES"/>
              </w:rPr>
              <w:t>- Cập nhật trạng thái mới.</w:t>
            </w:r>
          </w:p>
          <w:p w14:paraId="69DB6A38" w14:textId="27B2F245" w:rsidR="00404CBA" w:rsidRPr="00920004" w:rsidRDefault="00404CBA" w:rsidP="00CF739D">
            <w:pPr>
              <w:rPr>
                <w:lang w:val="es-ES"/>
              </w:rPr>
            </w:pPr>
            <w:r w:rsidRPr="00920004">
              <w:rPr>
                <w:lang w:val="es-ES"/>
              </w:rPr>
              <w:lastRenderedPageBreak/>
              <w:t>- Đơn hàng ứng với máy được phân công lại.</w:t>
            </w:r>
          </w:p>
        </w:tc>
        <w:tc>
          <w:tcPr>
            <w:tcW w:w="1738" w:type="dxa"/>
            <w:tcBorders>
              <w:top w:val="single" w:sz="4" w:space="0" w:color="auto"/>
              <w:left w:val="single" w:sz="4" w:space="0" w:color="auto"/>
              <w:bottom w:val="single" w:sz="4" w:space="0" w:color="auto"/>
              <w:right w:val="single" w:sz="4" w:space="0" w:color="auto"/>
            </w:tcBorders>
          </w:tcPr>
          <w:p w14:paraId="2186E1C1" w14:textId="77777777" w:rsidR="00404CBA" w:rsidRPr="00920004" w:rsidRDefault="00404CBA" w:rsidP="00CF739D">
            <w:pPr>
              <w:rPr>
                <w:lang w:val="es-ES"/>
              </w:rPr>
            </w:pPr>
            <w:r w:rsidRPr="00920004">
              <w:rPr>
                <w:lang w:val="es-ES"/>
              </w:rPr>
              <w:lastRenderedPageBreak/>
              <w:t>Thành công</w:t>
            </w:r>
          </w:p>
        </w:tc>
      </w:tr>
      <w:tr w:rsidR="00404CBA" w:rsidRPr="00920004" w14:paraId="293B0FD0"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DCE73CA" w14:textId="77777777" w:rsidR="00404CBA" w:rsidRPr="00920004" w:rsidRDefault="00404CBA"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43D0F5C" w14:textId="02EA8095" w:rsidR="00404CBA" w:rsidRPr="00920004" w:rsidRDefault="00404CBA" w:rsidP="00CF739D">
            <w:pPr>
              <w:rPr>
                <w:lang w:val="es-ES"/>
              </w:rPr>
            </w:pPr>
            <w:r w:rsidRPr="00920004">
              <w:rPr>
                <w:lang w:val="es-ES"/>
              </w:rPr>
              <w:t xml:space="preserve">Bật máy giặt </w:t>
            </w:r>
          </w:p>
        </w:tc>
        <w:tc>
          <w:tcPr>
            <w:tcW w:w="1942" w:type="dxa"/>
            <w:tcBorders>
              <w:top w:val="single" w:sz="4" w:space="0" w:color="auto"/>
              <w:left w:val="single" w:sz="4" w:space="0" w:color="auto"/>
              <w:bottom w:val="single" w:sz="4" w:space="0" w:color="auto"/>
              <w:right w:val="single" w:sz="4" w:space="0" w:color="auto"/>
            </w:tcBorders>
          </w:tcPr>
          <w:p w14:paraId="396EB76E" w14:textId="77777777" w:rsidR="00404CBA" w:rsidRPr="00920004" w:rsidRDefault="00404CBA" w:rsidP="00CF739D">
            <w:pPr>
              <w:rPr>
                <w:lang w:val="es-ES"/>
              </w:rPr>
            </w:pPr>
            <w:r w:rsidRPr="00920004">
              <w:rPr>
                <w:lang w:val="es-ES"/>
              </w:rPr>
              <w:t>Thông báo thành công.</w:t>
            </w:r>
          </w:p>
          <w:p w14:paraId="677FC0C3" w14:textId="77777777" w:rsidR="00404CBA" w:rsidRPr="00920004" w:rsidRDefault="00404CBA" w:rsidP="00CF739D">
            <w:pPr>
              <w:rPr>
                <w:lang w:val="es-ES"/>
              </w:rPr>
            </w:pPr>
            <w:r w:rsidRPr="00920004">
              <w:rPr>
                <w:lang w:val="es-ES"/>
              </w:rPr>
              <w:t>- Cập nhật trạng thái mới.</w:t>
            </w:r>
          </w:p>
          <w:p w14:paraId="55830361" w14:textId="7BBDBDFE" w:rsidR="00404CBA" w:rsidRPr="00920004" w:rsidRDefault="00404CBA" w:rsidP="00CF739D">
            <w:pPr>
              <w:rPr>
                <w:lang w:val="es-ES"/>
              </w:rPr>
            </w:pPr>
            <w:r w:rsidRPr="00920004">
              <w:rPr>
                <w:lang w:val="es-ES"/>
              </w:rPr>
              <w:t>- Đơn hàng đang chờ xử lí được phân công lại.</w:t>
            </w:r>
          </w:p>
        </w:tc>
        <w:tc>
          <w:tcPr>
            <w:tcW w:w="1713" w:type="dxa"/>
            <w:tcBorders>
              <w:top w:val="single" w:sz="4" w:space="0" w:color="auto"/>
              <w:left w:val="single" w:sz="4" w:space="0" w:color="auto"/>
              <w:bottom w:val="single" w:sz="4" w:space="0" w:color="auto"/>
              <w:right w:val="single" w:sz="4" w:space="0" w:color="auto"/>
            </w:tcBorders>
          </w:tcPr>
          <w:p w14:paraId="4B1F0A8B" w14:textId="77777777" w:rsidR="00404CBA" w:rsidRPr="00920004" w:rsidRDefault="00404CBA" w:rsidP="00CF739D">
            <w:pPr>
              <w:rPr>
                <w:lang w:val="es-ES"/>
              </w:rPr>
            </w:pPr>
            <w:r w:rsidRPr="00920004">
              <w:rPr>
                <w:lang w:val="es-ES"/>
              </w:rPr>
              <w:t>Thông báo thành công.</w:t>
            </w:r>
          </w:p>
          <w:p w14:paraId="00E44147" w14:textId="77777777" w:rsidR="00404CBA" w:rsidRPr="00920004" w:rsidRDefault="00404CBA" w:rsidP="00CF739D">
            <w:pPr>
              <w:rPr>
                <w:lang w:val="es-ES"/>
              </w:rPr>
            </w:pPr>
            <w:r w:rsidRPr="00920004">
              <w:rPr>
                <w:lang w:val="es-ES"/>
              </w:rPr>
              <w:t>- Cập nhật trạng thái mới.</w:t>
            </w:r>
          </w:p>
          <w:p w14:paraId="1E257A9B" w14:textId="4FA8FEE8" w:rsidR="00404CBA" w:rsidRPr="00920004" w:rsidRDefault="00404CBA" w:rsidP="00CF739D">
            <w:pPr>
              <w:rPr>
                <w:lang w:val="es-ES"/>
              </w:rPr>
            </w:pPr>
            <w:r w:rsidRPr="00920004">
              <w:rPr>
                <w:lang w:val="es-ES"/>
              </w:rPr>
              <w:t>- Đơn hàng đang chờ xử lí được phân công lại.</w:t>
            </w:r>
          </w:p>
        </w:tc>
        <w:tc>
          <w:tcPr>
            <w:tcW w:w="1738" w:type="dxa"/>
            <w:tcBorders>
              <w:top w:val="single" w:sz="4" w:space="0" w:color="auto"/>
              <w:left w:val="single" w:sz="4" w:space="0" w:color="auto"/>
              <w:bottom w:val="single" w:sz="4" w:space="0" w:color="auto"/>
              <w:right w:val="single" w:sz="4" w:space="0" w:color="auto"/>
            </w:tcBorders>
          </w:tcPr>
          <w:p w14:paraId="1EDD4209" w14:textId="77777777" w:rsidR="00404CBA" w:rsidRPr="00920004" w:rsidRDefault="00404CBA" w:rsidP="00CF739D">
            <w:pPr>
              <w:rPr>
                <w:lang w:val="es-ES"/>
              </w:rPr>
            </w:pPr>
            <w:r w:rsidRPr="00920004">
              <w:rPr>
                <w:lang w:val="es-ES"/>
              </w:rPr>
              <w:t>Thành công</w:t>
            </w:r>
          </w:p>
        </w:tc>
      </w:tr>
      <w:tr w:rsidR="00404CBA" w:rsidRPr="00920004" w14:paraId="0A1BB397"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59DA6F69" w14:textId="77777777" w:rsidR="00404CBA" w:rsidRPr="00920004" w:rsidRDefault="00404CBA"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BF0E89C" w14:textId="086992F1" w:rsidR="00404CBA" w:rsidRPr="00920004" w:rsidRDefault="00404CBA"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4187DDD" w14:textId="77777777" w:rsidR="00404CBA" w:rsidRPr="00920004" w:rsidRDefault="00404CBA"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AA17548" w14:textId="77777777" w:rsidR="00404CBA" w:rsidRPr="00920004" w:rsidRDefault="00404CBA"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1D1782" w14:textId="77777777" w:rsidR="00404CBA" w:rsidRPr="00920004" w:rsidRDefault="00404CBA" w:rsidP="00CF739D">
            <w:pPr>
              <w:rPr>
                <w:lang w:val="es-ES"/>
              </w:rPr>
            </w:pPr>
            <w:r w:rsidRPr="00920004">
              <w:rPr>
                <w:lang w:val="es-ES"/>
              </w:rPr>
              <w:t>Thành công</w:t>
            </w:r>
          </w:p>
        </w:tc>
      </w:tr>
    </w:tbl>
    <w:p w14:paraId="57DC8824" w14:textId="3FD5C0F7" w:rsidR="0077093A" w:rsidRPr="00CF739D" w:rsidRDefault="00404CBA" w:rsidP="00CF739D">
      <w:pPr>
        <w:pStyle w:val="Caption"/>
      </w:pPr>
      <w:bookmarkStart w:id="2527" w:name="_Toc531504602"/>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12</w:t>
      </w:r>
      <w:r w:rsidR="00D632EE" w:rsidRPr="00CF739D">
        <w:fldChar w:fldCharType="end"/>
      </w:r>
      <w:r w:rsidRPr="00CF739D">
        <w:rPr>
          <w:lang w:val="en-US"/>
        </w:rPr>
        <w:t xml:space="preserve"> Kiểm thử chức năng quản lí trạng thái máy giặt</w:t>
      </w:r>
      <w:bookmarkEnd w:id="2527"/>
    </w:p>
    <w:p w14:paraId="09E0E175" w14:textId="1BFA0DED" w:rsidR="00287281" w:rsidRPr="00920004" w:rsidRDefault="00287281">
      <w:pPr>
        <w:pStyle w:val="Heading3"/>
      </w:pPr>
      <w:bookmarkStart w:id="2528" w:name="_Toc531502296"/>
      <w:r w:rsidRPr="00920004">
        <w:t>Tìm kiếm đơn hàng</w:t>
      </w:r>
      <w:bookmarkEnd w:id="2528"/>
    </w:p>
    <w:p w14:paraId="4DE8C7F6" w14:textId="4E0EBD00" w:rsidR="0033025D" w:rsidRPr="00920004" w:rsidRDefault="0033025D"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r w:rsidR="00D6420A" w:rsidRPr="00920004">
        <w:rPr>
          <w:lang w:val="en-US"/>
        </w:rPr>
        <w:t xml:space="preserve"> </w:t>
      </w:r>
    </w:p>
    <w:p w14:paraId="764C19A8" w14:textId="61AC042F" w:rsidR="0033025D" w:rsidRPr="00920004" w:rsidRDefault="0033025D"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w:t>
      </w:r>
      <w:r w:rsidR="00D6420A" w:rsidRPr="00920004">
        <w:rPr>
          <w:lang w:val="en-US"/>
        </w:rPr>
        <w:t>.</w:t>
      </w:r>
    </w:p>
    <w:p w14:paraId="60813472" w14:textId="77777777" w:rsidR="0033025D" w:rsidRPr="00920004" w:rsidRDefault="0033025D" w:rsidP="00CF739D">
      <w:pPr>
        <w:ind w:left="720"/>
        <w:rPr>
          <w:b/>
          <w:lang w:val="en-US"/>
        </w:rPr>
      </w:pPr>
      <w:r w:rsidRPr="00920004">
        <w:rPr>
          <w:b/>
          <w:lang w:val="en-US"/>
        </w:rPr>
        <w:t>Mô tả:</w:t>
      </w:r>
    </w:p>
    <w:p w14:paraId="57C5E157" w14:textId="77777777" w:rsidR="0033025D" w:rsidRPr="00920004" w:rsidRDefault="0033025D" w:rsidP="00CF739D">
      <w:pPr>
        <w:ind w:left="720"/>
        <w:rPr>
          <w:lang w:val="en-US"/>
        </w:rPr>
      </w:pPr>
      <w:r w:rsidRPr="00920004">
        <w:rPr>
          <w:b/>
          <w:lang w:val="en-US"/>
        </w:rPr>
        <w:t xml:space="preserve">- </w:t>
      </w:r>
      <w:r w:rsidRPr="00920004">
        <w:rPr>
          <w:lang w:val="en-US"/>
        </w:rPr>
        <w:t>Bước 1: Mở trang web tại địa chỉ: localhost:3000.</w:t>
      </w:r>
    </w:p>
    <w:p w14:paraId="5D629DF8" w14:textId="77777777" w:rsidR="0033025D" w:rsidRPr="00920004" w:rsidRDefault="0033025D" w:rsidP="00CF739D">
      <w:pPr>
        <w:ind w:left="720"/>
        <w:rPr>
          <w:lang w:val="en-US"/>
        </w:rPr>
      </w:pPr>
      <w:r w:rsidRPr="00920004">
        <w:rPr>
          <w:lang w:val="en-US"/>
        </w:rPr>
        <w:t>- Bước 2: Đăng nhập thành công vào hệ thống.</w:t>
      </w:r>
    </w:p>
    <w:p w14:paraId="2B532B5B" w14:textId="363A2630" w:rsidR="0033025D" w:rsidRPr="00920004" w:rsidRDefault="0033025D" w:rsidP="00CF739D">
      <w:pPr>
        <w:ind w:left="720"/>
        <w:rPr>
          <w:lang w:val="en-US"/>
        </w:rPr>
      </w:pPr>
      <w:r w:rsidRPr="00920004">
        <w:rPr>
          <w:lang w:val="en-US"/>
        </w:rPr>
        <w:t>- Bước 3: Chọn chức năng “</w:t>
      </w:r>
      <w:r w:rsidR="00D6420A" w:rsidRPr="00CF739D">
        <w:rPr>
          <w:lang w:val="en-US"/>
        </w:rPr>
        <w:t>Tổng quan</w:t>
      </w:r>
      <w:r w:rsidRPr="00920004">
        <w:rPr>
          <w:lang w:val="en-US"/>
        </w:rPr>
        <w:t>”.</w:t>
      </w:r>
    </w:p>
    <w:p w14:paraId="30B309FE" w14:textId="4E49BA1D" w:rsidR="0033025D" w:rsidRPr="00920004" w:rsidRDefault="0033025D" w:rsidP="00CF739D">
      <w:pPr>
        <w:ind w:left="720"/>
        <w:rPr>
          <w:lang w:val="en-US"/>
        </w:rPr>
      </w:pPr>
      <w:r w:rsidRPr="00920004">
        <w:rPr>
          <w:lang w:val="en-US"/>
        </w:rPr>
        <w:t xml:space="preserve">- Bước 4: </w:t>
      </w:r>
      <w:r w:rsidR="00D6420A" w:rsidRPr="00920004">
        <w:rPr>
          <w:lang w:val="en-US"/>
        </w:rPr>
        <w:t>Sử dụng quét QRCode hoặc điền thông tin theo yêu cầu</w:t>
      </w:r>
      <w:r w:rsidRPr="00920004">
        <w:rPr>
          <w:lang w:val="en-US"/>
        </w:rPr>
        <w:t>.</w:t>
      </w:r>
    </w:p>
    <w:p w14:paraId="5F931722" w14:textId="6110F82B" w:rsidR="0033025D" w:rsidRPr="00920004" w:rsidRDefault="0033025D" w:rsidP="00941ED9">
      <w:pPr>
        <w:ind w:left="720"/>
        <w:rPr>
          <w:lang w:val="en-US"/>
        </w:rPr>
      </w:pPr>
      <w:r w:rsidRPr="00920004">
        <w:rPr>
          <w:lang w:val="en-US"/>
        </w:rPr>
        <w:t>- Bước 5:</w:t>
      </w:r>
      <w:r w:rsidR="00D6420A" w:rsidRPr="00920004">
        <w:rPr>
          <w:lang w:val="en-US"/>
        </w:rPr>
        <w:t xml:space="preserve"> Chọn nút Tìm kiếm</w:t>
      </w:r>
      <w:r w:rsidRPr="00920004">
        <w:rPr>
          <w:lang w:val="en-US"/>
        </w:rPr>
        <w:t>.</w:t>
      </w:r>
    </w:p>
    <w:p w14:paraId="630D70A5" w14:textId="15A760C8" w:rsidR="00941ED9" w:rsidRPr="00920004" w:rsidRDefault="00941ED9" w:rsidP="00941ED9">
      <w:pPr>
        <w:ind w:left="720"/>
        <w:rPr>
          <w:lang w:val="en-US"/>
        </w:rPr>
      </w:pPr>
    </w:p>
    <w:p w14:paraId="51388F47" w14:textId="01DD8099" w:rsidR="00941ED9" w:rsidRPr="00920004" w:rsidRDefault="00941ED9" w:rsidP="00941ED9">
      <w:pPr>
        <w:ind w:left="720"/>
        <w:rPr>
          <w:lang w:val="en-US"/>
        </w:rPr>
      </w:pPr>
    </w:p>
    <w:p w14:paraId="299B0CFB" w14:textId="3C4DB0C9" w:rsidR="00941ED9" w:rsidRPr="00920004" w:rsidRDefault="00941ED9" w:rsidP="00941ED9">
      <w:pPr>
        <w:ind w:left="720"/>
        <w:rPr>
          <w:lang w:val="en-US"/>
        </w:rPr>
      </w:pPr>
    </w:p>
    <w:p w14:paraId="0B83D0F6" w14:textId="5AF41AD9" w:rsidR="00941ED9" w:rsidRPr="00920004" w:rsidRDefault="00941ED9" w:rsidP="00941ED9">
      <w:pPr>
        <w:ind w:left="720"/>
        <w:rPr>
          <w:lang w:val="en-US"/>
        </w:rPr>
      </w:pPr>
    </w:p>
    <w:p w14:paraId="61B6DA7C" w14:textId="77777777" w:rsidR="00941ED9" w:rsidRPr="00920004" w:rsidRDefault="00941ED9" w:rsidP="00CF739D">
      <w:pPr>
        <w:ind w:left="720"/>
        <w:rPr>
          <w:lang w:val="en-US"/>
        </w:rPr>
      </w:pPr>
    </w:p>
    <w:p w14:paraId="28EB6698" w14:textId="77777777" w:rsidR="0033025D" w:rsidRPr="00920004" w:rsidRDefault="0033025D">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33025D" w:rsidRPr="00920004" w14:paraId="7C74D663"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69CB96A1" w14:textId="77777777" w:rsidR="0033025D" w:rsidRPr="00CF739D" w:rsidRDefault="0033025D"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5E8E48" w14:textId="77777777" w:rsidR="0033025D" w:rsidRPr="00CF739D" w:rsidRDefault="0033025D"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0853A4C" w14:textId="77777777" w:rsidR="0033025D" w:rsidRPr="00CF739D" w:rsidRDefault="0033025D"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21A3CCA" w14:textId="77777777" w:rsidR="0033025D" w:rsidRPr="00CF739D" w:rsidRDefault="0033025D"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539B00A7" w14:textId="77777777" w:rsidR="0033025D" w:rsidRPr="00CF739D" w:rsidRDefault="0033025D" w:rsidP="00CF739D">
            <w:pPr>
              <w:jc w:val="center"/>
              <w:rPr>
                <w:b/>
                <w:lang w:val="es-ES"/>
              </w:rPr>
            </w:pPr>
            <w:r w:rsidRPr="00CF739D">
              <w:rPr>
                <w:b/>
                <w:lang w:val="es-ES"/>
              </w:rPr>
              <w:t>Thành công/ Thât bại</w:t>
            </w:r>
          </w:p>
        </w:tc>
      </w:tr>
      <w:tr w:rsidR="0033025D" w:rsidRPr="00920004" w14:paraId="498DFF08"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29519E5C" w14:textId="77777777" w:rsidR="0033025D" w:rsidRPr="00920004" w:rsidRDefault="0033025D" w:rsidP="00CF739D">
            <w:pPr>
              <w:rPr>
                <w:lang w:val="es-ES"/>
              </w:rPr>
            </w:pPr>
            <w:r w:rsidRPr="00920004">
              <w:rPr>
                <w:lang w:val="es-ES"/>
              </w:rPr>
              <w:lastRenderedPageBreak/>
              <w:t>1</w:t>
            </w:r>
          </w:p>
        </w:tc>
        <w:tc>
          <w:tcPr>
            <w:tcW w:w="2676" w:type="dxa"/>
            <w:tcBorders>
              <w:top w:val="single" w:sz="4" w:space="0" w:color="auto"/>
              <w:left w:val="single" w:sz="4" w:space="0" w:color="auto"/>
              <w:bottom w:val="single" w:sz="4" w:space="0" w:color="auto"/>
              <w:right w:val="single" w:sz="4" w:space="0" w:color="auto"/>
            </w:tcBorders>
          </w:tcPr>
          <w:p w14:paraId="5234C47B" w14:textId="77777777" w:rsidR="0033025D" w:rsidRPr="00920004" w:rsidRDefault="00D6420A" w:rsidP="00CF739D">
            <w:pPr>
              <w:rPr>
                <w:lang w:val="es-ES"/>
              </w:rPr>
            </w:pPr>
            <w:r w:rsidRPr="00920004">
              <w:rPr>
                <w:lang w:val="es-ES"/>
              </w:rPr>
              <w:t>Mã QRCode: 88.</w:t>
            </w:r>
          </w:p>
          <w:p w14:paraId="3B34F5C8" w14:textId="5C5304D0" w:rsidR="00D6420A" w:rsidRPr="00920004" w:rsidRDefault="00D6420A" w:rsidP="00CF739D">
            <w:pPr>
              <w:rPr>
                <w:lang w:val="es-ES"/>
              </w:rPr>
            </w:pPr>
            <w:r w:rsidRPr="00920004">
              <w:rPr>
                <w:lang w:val="es-ES"/>
              </w:rPr>
              <w:t>Không tồn tại trong hệ thống</w:t>
            </w:r>
          </w:p>
        </w:tc>
        <w:tc>
          <w:tcPr>
            <w:tcW w:w="1942" w:type="dxa"/>
            <w:tcBorders>
              <w:top w:val="single" w:sz="4" w:space="0" w:color="auto"/>
              <w:left w:val="single" w:sz="4" w:space="0" w:color="auto"/>
              <w:bottom w:val="single" w:sz="4" w:space="0" w:color="auto"/>
              <w:right w:val="single" w:sz="4" w:space="0" w:color="auto"/>
            </w:tcBorders>
          </w:tcPr>
          <w:p w14:paraId="5A2A4D43" w14:textId="2C63DD06" w:rsidR="0033025D" w:rsidRPr="00920004" w:rsidRDefault="00D6420A" w:rsidP="00CF739D">
            <w:pPr>
              <w:rPr>
                <w:lang w:val="es-ES"/>
              </w:rPr>
            </w:pPr>
            <w:r w:rsidRPr="00920004">
              <w:rPr>
                <w:lang w:val="es-ES"/>
              </w:rPr>
              <w:t>Hiển thị “không có kết quả”.</w:t>
            </w:r>
          </w:p>
        </w:tc>
        <w:tc>
          <w:tcPr>
            <w:tcW w:w="1713" w:type="dxa"/>
            <w:tcBorders>
              <w:top w:val="single" w:sz="4" w:space="0" w:color="auto"/>
              <w:left w:val="single" w:sz="4" w:space="0" w:color="auto"/>
              <w:bottom w:val="single" w:sz="4" w:space="0" w:color="auto"/>
              <w:right w:val="single" w:sz="4" w:space="0" w:color="auto"/>
            </w:tcBorders>
          </w:tcPr>
          <w:p w14:paraId="418F87D5" w14:textId="6F072E8A" w:rsidR="0033025D" w:rsidRPr="00920004" w:rsidRDefault="00D6420A" w:rsidP="00CF739D">
            <w:pPr>
              <w:rPr>
                <w:lang w:val="es-ES"/>
              </w:rPr>
            </w:pPr>
            <w:r w:rsidRPr="00920004">
              <w:rPr>
                <w:lang w:val="es-ES"/>
              </w:rPr>
              <w:t>Hiển thị “</w:t>
            </w:r>
            <w:r w:rsidRPr="00CF739D">
              <w:rPr>
                <w:lang w:val="es-ES"/>
              </w:rPr>
              <w:t>không có kết quả</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A5AD444" w14:textId="77777777" w:rsidR="0033025D" w:rsidRPr="00920004" w:rsidRDefault="0033025D" w:rsidP="00CF739D">
            <w:pPr>
              <w:rPr>
                <w:lang w:val="es-ES"/>
              </w:rPr>
            </w:pPr>
            <w:r w:rsidRPr="00920004">
              <w:rPr>
                <w:lang w:val="es-ES"/>
              </w:rPr>
              <w:t>Thành công</w:t>
            </w:r>
          </w:p>
        </w:tc>
      </w:tr>
      <w:tr w:rsidR="0033025D" w:rsidRPr="00920004" w14:paraId="3350DAFC"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77DB6F0" w14:textId="77777777" w:rsidR="0033025D" w:rsidRPr="00920004" w:rsidRDefault="0033025D" w:rsidP="00CF739D">
            <w:pP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5CDFF7A4" w14:textId="050181B4" w:rsidR="0033025D" w:rsidRPr="00920004" w:rsidRDefault="00D6420A" w:rsidP="00CF739D">
            <w:pPr>
              <w:rPr>
                <w:lang w:val="es-ES"/>
              </w:rPr>
            </w:pPr>
            <w:r w:rsidRPr="00920004">
              <w:rPr>
                <w:lang w:val="es-ES"/>
              </w:rPr>
              <w:t>Tên khách hàng: Phương</w:t>
            </w:r>
          </w:p>
        </w:tc>
        <w:tc>
          <w:tcPr>
            <w:tcW w:w="1942" w:type="dxa"/>
            <w:tcBorders>
              <w:top w:val="single" w:sz="4" w:space="0" w:color="auto"/>
              <w:left w:val="single" w:sz="4" w:space="0" w:color="auto"/>
              <w:bottom w:val="single" w:sz="4" w:space="0" w:color="auto"/>
              <w:right w:val="single" w:sz="4" w:space="0" w:color="auto"/>
            </w:tcBorders>
          </w:tcPr>
          <w:p w14:paraId="6B57660D" w14:textId="33BB024A" w:rsidR="0033025D" w:rsidRPr="00920004" w:rsidRDefault="00D6420A" w:rsidP="00CF739D">
            <w:pPr>
              <w:rPr>
                <w:lang w:val="es-ES"/>
              </w:rPr>
            </w:pPr>
            <w:r w:rsidRPr="00920004">
              <w:rPr>
                <w:lang w:val="es-ES"/>
              </w:rPr>
              <w:t>Hiển thị tất cả đơn hàng có khách hàng tên gồm từ “phuong”.</w:t>
            </w:r>
          </w:p>
        </w:tc>
        <w:tc>
          <w:tcPr>
            <w:tcW w:w="1713" w:type="dxa"/>
            <w:tcBorders>
              <w:top w:val="single" w:sz="4" w:space="0" w:color="auto"/>
              <w:left w:val="single" w:sz="4" w:space="0" w:color="auto"/>
              <w:bottom w:val="single" w:sz="4" w:space="0" w:color="auto"/>
              <w:right w:val="single" w:sz="4" w:space="0" w:color="auto"/>
            </w:tcBorders>
          </w:tcPr>
          <w:p w14:paraId="3CE2216F" w14:textId="1A5638C9" w:rsidR="0033025D" w:rsidRPr="00920004" w:rsidRDefault="00D6420A" w:rsidP="00CF739D">
            <w:pPr>
              <w:rPr>
                <w:lang w:val="es-ES"/>
              </w:rPr>
            </w:pPr>
            <w:r w:rsidRPr="00920004">
              <w:rPr>
                <w:lang w:val="es-ES"/>
              </w:rPr>
              <w:t>Hiển thị tất cả đơn hàng có khách hàng tên gồm từ “phuong”.</w:t>
            </w:r>
          </w:p>
        </w:tc>
        <w:tc>
          <w:tcPr>
            <w:tcW w:w="1738" w:type="dxa"/>
            <w:tcBorders>
              <w:top w:val="single" w:sz="4" w:space="0" w:color="auto"/>
              <w:left w:val="single" w:sz="4" w:space="0" w:color="auto"/>
              <w:bottom w:val="single" w:sz="4" w:space="0" w:color="auto"/>
              <w:right w:val="single" w:sz="4" w:space="0" w:color="auto"/>
            </w:tcBorders>
          </w:tcPr>
          <w:p w14:paraId="4A2973EB" w14:textId="77777777" w:rsidR="0033025D" w:rsidRPr="00920004" w:rsidRDefault="0033025D" w:rsidP="00CF739D">
            <w:pPr>
              <w:rPr>
                <w:lang w:val="es-ES"/>
              </w:rPr>
            </w:pPr>
            <w:r w:rsidRPr="00920004">
              <w:rPr>
                <w:lang w:val="es-ES"/>
              </w:rPr>
              <w:t>Thành công</w:t>
            </w:r>
          </w:p>
        </w:tc>
      </w:tr>
      <w:tr w:rsidR="00D6420A" w:rsidRPr="00920004" w14:paraId="28F4E819"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C321F04" w14:textId="5678CEF0" w:rsidR="00D6420A" w:rsidRPr="00920004" w:rsidRDefault="00D6420A" w:rsidP="00CF739D">
            <w:pP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59DCC74D" w14:textId="5CC1A17E" w:rsidR="00D6420A" w:rsidRPr="00920004" w:rsidRDefault="00D6420A" w:rsidP="00CF739D">
            <w:pPr>
              <w:rPr>
                <w:lang w:val="es-ES"/>
              </w:rPr>
            </w:pPr>
            <w:r w:rsidRPr="00920004">
              <w:rPr>
                <w:lang w:val="es-ES"/>
              </w:rPr>
              <w:t>Không có dữ liệu</w:t>
            </w:r>
          </w:p>
        </w:tc>
        <w:tc>
          <w:tcPr>
            <w:tcW w:w="1942" w:type="dxa"/>
            <w:tcBorders>
              <w:top w:val="single" w:sz="4" w:space="0" w:color="auto"/>
              <w:left w:val="single" w:sz="4" w:space="0" w:color="auto"/>
              <w:bottom w:val="single" w:sz="4" w:space="0" w:color="auto"/>
              <w:right w:val="single" w:sz="4" w:space="0" w:color="auto"/>
            </w:tcBorders>
          </w:tcPr>
          <w:p w14:paraId="05D6AFB7" w14:textId="44A0DCD5" w:rsidR="00D6420A" w:rsidRPr="00920004" w:rsidRDefault="00D6420A" w:rsidP="00CF739D">
            <w:pPr>
              <w:rPr>
                <w:lang w:val="es-ES"/>
              </w:rPr>
            </w:pPr>
            <w:r w:rsidRPr="00920004">
              <w:rPr>
                <w:lang w:val="es-ES"/>
              </w:rPr>
              <w:t>Hiển thị tất cả đơn hàng.</w:t>
            </w:r>
          </w:p>
        </w:tc>
        <w:tc>
          <w:tcPr>
            <w:tcW w:w="1713" w:type="dxa"/>
            <w:tcBorders>
              <w:top w:val="single" w:sz="4" w:space="0" w:color="auto"/>
              <w:left w:val="single" w:sz="4" w:space="0" w:color="auto"/>
              <w:bottom w:val="single" w:sz="4" w:space="0" w:color="auto"/>
              <w:right w:val="single" w:sz="4" w:space="0" w:color="auto"/>
            </w:tcBorders>
          </w:tcPr>
          <w:p w14:paraId="181FB1AF" w14:textId="3E0BCC3A" w:rsidR="00D6420A" w:rsidRPr="00920004" w:rsidRDefault="00D6420A" w:rsidP="00CF739D">
            <w:pPr>
              <w:rPr>
                <w:lang w:val="es-ES"/>
              </w:rPr>
            </w:pPr>
            <w:r w:rsidRPr="00920004">
              <w:rPr>
                <w:lang w:val="es-ES"/>
              </w:rPr>
              <w:t>Hiển thị tất cả đơn hàng.</w:t>
            </w:r>
          </w:p>
        </w:tc>
        <w:tc>
          <w:tcPr>
            <w:tcW w:w="1738" w:type="dxa"/>
            <w:tcBorders>
              <w:top w:val="single" w:sz="4" w:space="0" w:color="auto"/>
              <w:left w:val="single" w:sz="4" w:space="0" w:color="auto"/>
              <w:bottom w:val="single" w:sz="4" w:space="0" w:color="auto"/>
              <w:right w:val="single" w:sz="4" w:space="0" w:color="auto"/>
            </w:tcBorders>
          </w:tcPr>
          <w:p w14:paraId="12F054E1" w14:textId="430DE972" w:rsidR="00D6420A" w:rsidRPr="00920004" w:rsidRDefault="00D6420A" w:rsidP="00CF739D">
            <w:pPr>
              <w:rPr>
                <w:lang w:val="es-ES"/>
              </w:rPr>
            </w:pPr>
            <w:r w:rsidRPr="00920004">
              <w:rPr>
                <w:lang w:val="es-ES"/>
              </w:rPr>
              <w:t>Thành công</w:t>
            </w:r>
          </w:p>
        </w:tc>
      </w:tr>
      <w:tr w:rsidR="00D6420A" w:rsidRPr="00920004" w14:paraId="1869911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419213D3" w14:textId="24F0C78D" w:rsidR="00D6420A" w:rsidRPr="00920004" w:rsidRDefault="00D6420A" w:rsidP="00CF739D">
            <w:pP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126862D7" w14:textId="77777777" w:rsidR="00D6420A" w:rsidRPr="00920004" w:rsidRDefault="00D6420A" w:rsidP="00CF739D">
            <w:pPr>
              <w:rPr>
                <w:lang w:val="es-ES"/>
              </w:rPr>
            </w:pPr>
            <w:r w:rsidRPr="00920004">
              <w:rPr>
                <w:lang w:val="es-ES"/>
              </w:rPr>
              <w:t>Tên khách hàng:</w:t>
            </w:r>
          </w:p>
          <w:p w14:paraId="287F57B7" w14:textId="77777777" w:rsidR="00D6420A" w:rsidRPr="00920004" w:rsidRDefault="00D6420A" w:rsidP="00CF739D">
            <w:pPr>
              <w:rPr>
                <w:lang w:val="es-ES"/>
              </w:rPr>
            </w:pPr>
            <w:r w:rsidRPr="00920004">
              <w:rPr>
                <w:lang w:val="es-ES"/>
              </w:rPr>
              <w:t>Phương</w:t>
            </w:r>
          </w:p>
          <w:p w14:paraId="1C0F620B" w14:textId="7FD32A0F" w:rsidR="00D6420A" w:rsidRPr="00920004" w:rsidRDefault="00D6420A" w:rsidP="00CF739D">
            <w:pPr>
              <w:rPr>
                <w:lang w:val="es-ES"/>
              </w:rPr>
            </w:pPr>
            <w:r w:rsidRPr="00920004">
              <w:rPr>
                <w:lang w:val="es-ES"/>
              </w:rPr>
              <w:t>Mã đơn hàng: 89</w:t>
            </w:r>
          </w:p>
        </w:tc>
        <w:tc>
          <w:tcPr>
            <w:tcW w:w="1942" w:type="dxa"/>
            <w:tcBorders>
              <w:top w:val="single" w:sz="4" w:space="0" w:color="auto"/>
              <w:left w:val="single" w:sz="4" w:space="0" w:color="auto"/>
              <w:bottom w:val="single" w:sz="4" w:space="0" w:color="auto"/>
              <w:right w:val="single" w:sz="4" w:space="0" w:color="auto"/>
            </w:tcBorders>
          </w:tcPr>
          <w:p w14:paraId="1530F20D" w14:textId="6FCB0493" w:rsidR="00D6420A" w:rsidRPr="00920004" w:rsidRDefault="00D6420A" w:rsidP="00CF739D">
            <w:pPr>
              <w:rPr>
                <w:lang w:val="es-ES"/>
              </w:rPr>
            </w:pPr>
            <w:r w:rsidRPr="00920004">
              <w:rPr>
                <w:lang w:val="es-ES"/>
              </w:rPr>
              <w:t>Hiển thị đơn hàng với mã 89 và có tên khách hàng gồm từ “phuong”.</w:t>
            </w:r>
          </w:p>
        </w:tc>
        <w:tc>
          <w:tcPr>
            <w:tcW w:w="1713" w:type="dxa"/>
            <w:tcBorders>
              <w:top w:val="single" w:sz="4" w:space="0" w:color="auto"/>
              <w:left w:val="single" w:sz="4" w:space="0" w:color="auto"/>
              <w:bottom w:val="single" w:sz="4" w:space="0" w:color="auto"/>
              <w:right w:val="single" w:sz="4" w:space="0" w:color="auto"/>
            </w:tcBorders>
          </w:tcPr>
          <w:p w14:paraId="11C29D17" w14:textId="11D67B19" w:rsidR="00D6420A" w:rsidRPr="00920004" w:rsidRDefault="00D6420A" w:rsidP="00CF739D">
            <w:pPr>
              <w:rPr>
                <w:lang w:val="es-ES"/>
              </w:rPr>
            </w:pPr>
            <w:r w:rsidRPr="00920004">
              <w:rPr>
                <w:lang w:val="es-ES"/>
              </w:rPr>
              <w:t>Hiển thị đơn hàng với mã 89 và có tên khách hàng gồm từ “phuong”.</w:t>
            </w:r>
          </w:p>
        </w:tc>
        <w:tc>
          <w:tcPr>
            <w:tcW w:w="1738" w:type="dxa"/>
            <w:tcBorders>
              <w:top w:val="single" w:sz="4" w:space="0" w:color="auto"/>
              <w:left w:val="single" w:sz="4" w:space="0" w:color="auto"/>
              <w:bottom w:val="single" w:sz="4" w:space="0" w:color="auto"/>
              <w:right w:val="single" w:sz="4" w:space="0" w:color="auto"/>
            </w:tcBorders>
          </w:tcPr>
          <w:p w14:paraId="72112FF4" w14:textId="736F012C" w:rsidR="00D6420A" w:rsidRPr="00920004" w:rsidRDefault="00D6420A" w:rsidP="00CF739D">
            <w:pPr>
              <w:rPr>
                <w:lang w:val="es-ES"/>
              </w:rPr>
            </w:pPr>
            <w:r w:rsidRPr="00920004">
              <w:rPr>
                <w:lang w:val="es-ES"/>
              </w:rPr>
              <w:t>Thành công</w:t>
            </w:r>
          </w:p>
        </w:tc>
      </w:tr>
      <w:tr w:rsidR="00D6420A" w:rsidRPr="00920004" w14:paraId="42DD8F92"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7ED77E88" w14:textId="48D9A7E2" w:rsidR="00D6420A" w:rsidRPr="00920004" w:rsidRDefault="00D6420A" w:rsidP="00CF739D">
            <w:pPr>
              <w:rPr>
                <w:lang w:val="es-ES"/>
              </w:rPr>
            </w:pPr>
            <w:r w:rsidRPr="00920004">
              <w:rPr>
                <w:lang w:val="es-ES"/>
              </w:rPr>
              <w:t>5</w:t>
            </w:r>
          </w:p>
        </w:tc>
        <w:tc>
          <w:tcPr>
            <w:tcW w:w="2676" w:type="dxa"/>
            <w:tcBorders>
              <w:top w:val="single" w:sz="4" w:space="0" w:color="auto"/>
              <w:left w:val="single" w:sz="4" w:space="0" w:color="auto"/>
              <w:bottom w:val="single" w:sz="4" w:space="0" w:color="auto"/>
              <w:right w:val="single" w:sz="4" w:space="0" w:color="auto"/>
            </w:tcBorders>
          </w:tcPr>
          <w:p w14:paraId="2C1E27D6" w14:textId="6613498F" w:rsidR="00D6420A" w:rsidRPr="00920004" w:rsidRDefault="00D6420A" w:rsidP="00CF739D">
            <w:pPr>
              <w:rPr>
                <w:lang w:val="es-ES"/>
              </w:rPr>
            </w:pPr>
            <w:r w:rsidRPr="00920004">
              <w:rPr>
                <w:lang w:val="es-ES"/>
              </w:rPr>
              <w:t>Các trường hợp còn lại</w:t>
            </w:r>
          </w:p>
        </w:tc>
        <w:tc>
          <w:tcPr>
            <w:tcW w:w="1942" w:type="dxa"/>
            <w:tcBorders>
              <w:top w:val="single" w:sz="4" w:space="0" w:color="auto"/>
              <w:left w:val="single" w:sz="4" w:space="0" w:color="auto"/>
              <w:bottom w:val="single" w:sz="4" w:space="0" w:color="auto"/>
              <w:right w:val="single" w:sz="4" w:space="0" w:color="auto"/>
            </w:tcBorders>
          </w:tcPr>
          <w:p w14:paraId="1BEAFD1C" w14:textId="67135931" w:rsidR="00D6420A" w:rsidRPr="00920004" w:rsidRDefault="00D6420A" w:rsidP="00CF739D">
            <w:pPr>
              <w:rPr>
                <w:lang w:val="es-ES"/>
              </w:rPr>
            </w:pPr>
            <w:r w:rsidRPr="00920004">
              <w:rPr>
                <w:lang w:val="es-ES"/>
              </w:rPr>
              <w:t>Hiển thị đúng các đơn hàng.</w:t>
            </w:r>
          </w:p>
        </w:tc>
        <w:tc>
          <w:tcPr>
            <w:tcW w:w="1713" w:type="dxa"/>
            <w:tcBorders>
              <w:top w:val="single" w:sz="4" w:space="0" w:color="auto"/>
              <w:left w:val="single" w:sz="4" w:space="0" w:color="auto"/>
              <w:bottom w:val="single" w:sz="4" w:space="0" w:color="auto"/>
              <w:right w:val="single" w:sz="4" w:space="0" w:color="auto"/>
            </w:tcBorders>
          </w:tcPr>
          <w:p w14:paraId="20FCCFC6" w14:textId="6C519B3E" w:rsidR="00D6420A" w:rsidRPr="00920004" w:rsidRDefault="00D6420A" w:rsidP="00CF739D">
            <w:pPr>
              <w:rPr>
                <w:lang w:val="es-ES"/>
              </w:rPr>
            </w:pPr>
            <w:r w:rsidRPr="00920004">
              <w:rPr>
                <w:lang w:val="es-ES"/>
              </w:rPr>
              <w:t>Hiển thị đúng các đơn hàng.</w:t>
            </w:r>
          </w:p>
        </w:tc>
        <w:tc>
          <w:tcPr>
            <w:tcW w:w="1738" w:type="dxa"/>
            <w:tcBorders>
              <w:top w:val="single" w:sz="4" w:space="0" w:color="auto"/>
              <w:left w:val="single" w:sz="4" w:space="0" w:color="auto"/>
              <w:bottom w:val="single" w:sz="4" w:space="0" w:color="auto"/>
              <w:right w:val="single" w:sz="4" w:space="0" w:color="auto"/>
            </w:tcBorders>
          </w:tcPr>
          <w:p w14:paraId="1DBBA60A" w14:textId="6D8FFF42" w:rsidR="00D6420A" w:rsidRPr="00920004" w:rsidRDefault="00D6420A" w:rsidP="00CF739D">
            <w:pPr>
              <w:rPr>
                <w:lang w:val="es-ES"/>
              </w:rPr>
            </w:pPr>
            <w:r w:rsidRPr="00920004">
              <w:rPr>
                <w:lang w:val="es-ES"/>
              </w:rPr>
              <w:t>Thành công</w:t>
            </w:r>
          </w:p>
        </w:tc>
      </w:tr>
      <w:tr w:rsidR="0033025D" w:rsidRPr="00920004" w14:paraId="0471CB3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FEDBC81" w14:textId="6D135287" w:rsidR="0033025D" w:rsidRPr="00920004" w:rsidRDefault="00D6420A" w:rsidP="00CF739D">
            <w:pPr>
              <w:rPr>
                <w:lang w:val="es-ES"/>
              </w:rPr>
            </w:pPr>
            <w:r w:rsidRPr="00920004">
              <w:rPr>
                <w:lang w:val="es-ES"/>
              </w:rPr>
              <w:t>6</w:t>
            </w:r>
          </w:p>
        </w:tc>
        <w:tc>
          <w:tcPr>
            <w:tcW w:w="2676" w:type="dxa"/>
            <w:tcBorders>
              <w:top w:val="single" w:sz="4" w:space="0" w:color="auto"/>
              <w:left w:val="single" w:sz="4" w:space="0" w:color="auto"/>
              <w:bottom w:val="single" w:sz="4" w:space="0" w:color="auto"/>
              <w:right w:val="single" w:sz="4" w:space="0" w:color="auto"/>
            </w:tcBorders>
          </w:tcPr>
          <w:p w14:paraId="1E657B3B" w14:textId="34273118" w:rsidR="0033025D" w:rsidRPr="00920004" w:rsidRDefault="0033025D"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36353C28" w14:textId="77777777" w:rsidR="0033025D" w:rsidRPr="00920004" w:rsidRDefault="0033025D"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3351AD70" w14:textId="77777777" w:rsidR="0033025D" w:rsidRPr="00920004" w:rsidRDefault="0033025D"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F777289" w14:textId="77777777" w:rsidR="0033025D" w:rsidRPr="00920004" w:rsidRDefault="0033025D" w:rsidP="00CF739D">
            <w:pPr>
              <w:rPr>
                <w:lang w:val="es-ES"/>
              </w:rPr>
            </w:pPr>
            <w:r w:rsidRPr="00920004">
              <w:rPr>
                <w:lang w:val="es-ES"/>
              </w:rPr>
              <w:t>Thành công</w:t>
            </w:r>
          </w:p>
        </w:tc>
      </w:tr>
    </w:tbl>
    <w:p w14:paraId="5656ED31" w14:textId="25078983" w:rsidR="0077093A" w:rsidRPr="00CF739D" w:rsidRDefault="00D6420A" w:rsidP="00CF739D">
      <w:pPr>
        <w:pStyle w:val="Caption"/>
      </w:pPr>
      <w:bookmarkStart w:id="2529" w:name="_Toc531504603"/>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13</w:t>
      </w:r>
      <w:r w:rsidR="00D632EE" w:rsidRPr="00CF739D">
        <w:fldChar w:fldCharType="end"/>
      </w:r>
      <w:r w:rsidRPr="00CF739D">
        <w:rPr>
          <w:lang w:val="en-US"/>
        </w:rPr>
        <w:t xml:space="preserve"> Kiểm thử chức năng tìm kiếm đơn hàng</w:t>
      </w:r>
      <w:bookmarkEnd w:id="2529"/>
    </w:p>
    <w:p w14:paraId="711C6080" w14:textId="545E5763" w:rsidR="00287281" w:rsidRPr="00920004" w:rsidRDefault="00287281">
      <w:pPr>
        <w:pStyle w:val="Heading3"/>
      </w:pPr>
      <w:bookmarkStart w:id="2530" w:name="_Toc531502297"/>
      <w:r w:rsidRPr="00920004">
        <w:t>Đăng nhập, đăng xuất</w:t>
      </w:r>
      <w:bookmarkEnd w:id="2530"/>
    </w:p>
    <w:p w14:paraId="737CEAA5" w14:textId="77777777" w:rsidR="000777D4" w:rsidRPr="00920004" w:rsidRDefault="000777D4" w:rsidP="00CF739D">
      <w:pPr>
        <w:ind w:firstLine="720"/>
        <w:rPr>
          <w:lang w:val="en-US"/>
        </w:rPr>
      </w:pPr>
      <w:r w:rsidRPr="00920004">
        <w:rPr>
          <w:b/>
          <w:lang w:val="en-US"/>
        </w:rPr>
        <w:t>Mục đích</w:t>
      </w:r>
      <w:r w:rsidRPr="00920004">
        <w:rPr>
          <w:lang w:val="en-US"/>
        </w:rPr>
        <w:t>: Kiểm tra chức năng đăng nhập, đăng xuất có hoạt động tốt hay không.</w:t>
      </w:r>
    </w:p>
    <w:p w14:paraId="1A42A8AA" w14:textId="77777777" w:rsidR="000777D4" w:rsidRPr="00920004" w:rsidRDefault="000777D4" w:rsidP="00CF739D">
      <w:pPr>
        <w:ind w:firstLine="720"/>
        <w:rPr>
          <w:lang w:val="en-US"/>
        </w:rPr>
      </w:pPr>
      <w:r w:rsidRPr="00CF739D">
        <w:rPr>
          <w:b/>
          <w:lang w:val="en-US"/>
        </w:rPr>
        <w:t>Tiền điều kiện:</w:t>
      </w:r>
      <w:r w:rsidRPr="00920004">
        <w:rPr>
          <w:lang w:val="en-US"/>
        </w:rPr>
        <w:t xml:space="preserve"> Phải đăng nhập thành công (Đối với đăng xuất)</w:t>
      </w:r>
    </w:p>
    <w:p w14:paraId="0A4D4AD1" w14:textId="77777777" w:rsidR="000777D4" w:rsidRPr="00920004" w:rsidRDefault="000777D4" w:rsidP="00CF739D">
      <w:pPr>
        <w:ind w:left="720"/>
        <w:rPr>
          <w:b/>
          <w:lang w:val="en-US"/>
        </w:rPr>
      </w:pPr>
      <w:r w:rsidRPr="00920004">
        <w:rPr>
          <w:b/>
          <w:lang w:val="en-US"/>
        </w:rPr>
        <w:t xml:space="preserve">Mô tả: </w:t>
      </w:r>
    </w:p>
    <w:p w14:paraId="523BEB39" w14:textId="2795B92E" w:rsidR="000777D4" w:rsidRPr="00920004" w:rsidRDefault="00343A9F" w:rsidP="00CF739D">
      <w:pPr>
        <w:ind w:left="720"/>
        <w:rPr>
          <w:lang w:val="en-US"/>
        </w:rPr>
      </w:pPr>
      <w:r w:rsidRPr="00920004">
        <w:rPr>
          <w:lang w:val="en-US"/>
        </w:rPr>
        <w:t xml:space="preserve">- </w:t>
      </w:r>
      <w:r w:rsidR="000777D4" w:rsidRPr="00920004">
        <w:rPr>
          <w:lang w:val="en-US"/>
        </w:rPr>
        <w:t>Đăng nhập: nhập email và password</w:t>
      </w:r>
    </w:p>
    <w:p w14:paraId="5FBBC57E" w14:textId="01C83AE0" w:rsidR="000777D4" w:rsidRPr="00920004" w:rsidRDefault="00343A9F" w:rsidP="00CF739D">
      <w:pPr>
        <w:ind w:left="720"/>
        <w:rPr>
          <w:lang w:val="en-US"/>
        </w:rPr>
      </w:pPr>
      <w:r w:rsidRPr="00920004">
        <w:rPr>
          <w:lang w:val="en-US"/>
        </w:rPr>
        <w:t xml:space="preserve">- </w:t>
      </w:r>
      <w:r w:rsidR="000777D4" w:rsidRPr="00920004">
        <w:rPr>
          <w:lang w:val="en-US"/>
        </w:rPr>
        <w:t>Đăng xuất: Chọn đăng xuất ở màn hình tài khoản của tôi.</w:t>
      </w:r>
    </w:p>
    <w:p w14:paraId="4194602B" w14:textId="77777777" w:rsidR="000777D4" w:rsidRPr="00920004" w:rsidRDefault="000777D4" w:rsidP="00CF739D">
      <w:pPr>
        <w:spacing w:before="240" w:line="0" w:lineRule="atLeast"/>
        <w:ind w:firstLine="720"/>
        <w:rPr>
          <w:b/>
          <w:lang w:val="en-US"/>
        </w:rPr>
      </w:pPr>
      <w:r w:rsidRPr="00920004">
        <w:rPr>
          <w:b/>
          <w:lang w:val="en-US"/>
        </w:rPr>
        <w:t>Kịch bản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3"/>
        <w:gridCol w:w="1859"/>
        <w:gridCol w:w="1985"/>
        <w:gridCol w:w="1701"/>
      </w:tblGrid>
      <w:tr w:rsidR="000777D4" w:rsidRPr="00920004" w14:paraId="6C26062F" w14:textId="77777777" w:rsidTr="000777D4">
        <w:tc>
          <w:tcPr>
            <w:tcW w:w="708" w:type="dxa"/>
            <w:tcBorders>
              <w:top w:val="single" w:sz="4" w:space="0" w:color="auto"/>
              <w:left w:val="single" w:sz="4" w:space="0" w:color="auto"/>
              <w:bottom w:val="single" w:sz="4" w:space="0" w:color="auto"/>
              <w:right w:val="single" w:sz="4" w:space="0" w:color="auto"/>
            </w:tcBorders>
            <w:vAlign w:val="center"/>
            <w:hideMark/>
          </w:tcPr>
          <w:p w14:paraId="743A32F3" w14:textId="77777777" w:rsidR="000777D4" w:rsidRPr="00920004" w:rsidRDefault="000777D4" w:rsidP="00CF739D">
            <w:pPr>
              <w:spacing w:before="240" w:line="0" w:lineRule="atLeast"/>
              <w:jc w:val="center"/>
              <w:rPr>
                <w:rFonts w:ascii="Times New Roman" w:hAnsi="Times New Roman" w:cs="Times New Roman"/>
                <w:b/>
                <w:bCs/>
                <w:lang w:val="es-ES"/>
              </w:rPr>
            </w:pPr>
            <w:r w:rsidRPr="00920004">
              <w:rPr>
                <w:b/>
                <w:bCs/>
                <w:lang w:val="es-ES"/>
              </w:rPr>
              <w:t>STT</w:t>
            </w:r>
          </w:p>
        </w:tc>
        <w:tc>
          <w:tcPr>
            <w:tcW w:w="2673" w:type="dxa"/>
            <w:tcBorders>
              <w:top w:val="single" w:sz="4" w:space="0" w:color="auto"/>
              <w:left w:val="single" w:sz="4" w:space="0" w:color="auto"/>
              <w:bottom w:val="single" w:sz="4" w:space="0" w:color="auto"/>
              <w:right w:val="single" w:sz="4" w:space="0" w:color="auto"/>
            </w:tcBorders>
            <w:vAlign w:val="center"/>
            <w:hideMark/>
          </w:tcPr>
          <w:p w14:paraId="77C1929A" w14:textId="77777777" w:rsidR="000777D4" w:rsidRPr="00920004" w:rsidRDefault="000777D4" w:rsidP="00CF739D">
            <w:pPr>
              <w:spacing w:before="240" w:line="0" w:lineRule="atLeast"/>
              <w:jc w:val="center"/>
              <w:rPr>
                <w:b/>
                <w:bCs/>
                <w:lang w:val="es-ES"/>
              </w:rPr>
            </w:pPr>
            <w:r w:rsidRPr="00920004">
              <w:rPr>
                <w:b/>
                <w:bCs/>
                <w:lang w:val="es-ES"/>
              </w:rPr>
              <w:t>Mô tả dữ liệu kiểm thử</w:t>
            </w:r>
          </w:p>
        </w:tc>
        <w:tc>
          <w:tcPr>
            <w:tcW w:w="1859" w:type="dxa"/>
            <w:tcBorders>
              <w:top w:val="single" w:sz="4" w:space="0" w:color="auto"/>
              <w:left w:val="single" w:sz="4" w:space="0" w:color="auto"/>
              <w:bottom w:val="single" w:sz="4" w:space="0" w:color="auto"/>
              <w:right w:val="single" w:sz="4" w:space="0" w:color="auto"/>
            </w:tcBorders>
            <w:vAlign w:val="center"/>
            <w:hideMark/>
          </w:tcPr>
          <w:p w14:paraId="582227BD" w14:textId="77777777" w:rsidR="000777D4" w:rsidRPr="00920004" w:rsidRDefault="000777D4" w:rsidP="00CF739D">
            <w:pPr>
              <w:spacing w:before="240" w:line="0" w:lineRule="atLeast"/>
              <w:jc w:val="center"/>
              <w:rPr>
                <w:b/>
                <w:bCs/>
                <w:lang w:val="es-ES"/>
              </w:rPr>
            </w:pPr>
            <w:r w:rsidRPr="00920004">
              <w:rPr>
                <w:b/>
                <w:bCs/>
                <w:lang w:val="es-ES"/>
              </w:rPr>
              <w:t>Kết quả mong đợi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15B5900" w14:textId="77777777" w:rsidR="000777D4" w:rsidRPr="00920004" w:rsidRDefault="000777D4" w:rsidP="00CF739D">
            <w:pPr>
              <w:spacing w:before="240" w:line="0" w:lineRule="atLeast"/>
              <w:jc w:val="center"/>
              <w:rPr>
                <w:b/>
                <w:bCs/>
                <w:lang w:val="es-ES"/>
              </w:rPr>
            </w:pPr>
            <w:r w:rsidRPr="00920004">
              <w:rPr>
                <w:b/>
                <w:bCs/>
                <w:lang w:val="es-ES"/>
              </w:rPr>
              <w:t>Kết quả thực tế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721897" w14:textId="77777777" w:rsidR="000777D4" w:rsidRPr="00920004" w:rsidRDefault="000777D4" w:rsidP="00CF739D">
            <w:pPr>
              <w:spacing w:before="240" w:line="0" w:lineRule="atLeast"/>
              <w:jc w:val="center"/>
              <w:rPr>
                <w:b/>
                <w:bCs/>
                <w:lang w:val="es-ES"/>
              </w:rPr>
            </w:pPr>
            <w:r w:rsidRPr="00920004">
              <w:rPr>
                <w:b/>
                <w:bCs/>
                <w:lang w:val="es-ES"/>
              </w:rPr>
              <w:t>Thành công/ Thât bại</w:t>
            </w:r>
          </w:p>
        </w:tc>
      </w:tr>
      <w:tr w:rsidR="000777D4" w:rsidRPr="00920004" w14:paraId="335807A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09C83529" w14:textId="77777777" w:rsidR="000777D4" w:rsidRPr="00CF739D" w:rsidRDefault="000777D4" w:rsidP="00CF739D">
            <w:pPr>
              <w:spacing w:before="240" w:line="0" w:lineRule="atLeast"/>
              <w:jc w:val="center"/>
              <w:rPr>
                <w:bCs/>
                <w:lang w:val="es-ES"/>
              </w:rPr>
            </w:pPr>
            <w:r w:rsidRPr="00CF739D">
              <w:rPr>
                <w:bCs/>
                <w:lang w:val="es-ES"/>
              </w:rPr>
              <w:t>1</w:t>
            </w:r>
          </w:p>
        </w:tc>
        <w:tc>
          <w:tcPr>
            <w:tcW w:w="2673" w:type="dxa"/>
            <w:tcBorders>
              <w:top w:val="single" w:sz="4" w:space="0" w:color="auto"/>
              <w:left w:val="single" w:sz="4" w:space="0" w:color="auto"/>
              <w:bottom w:val="single" w:sz="4" w:space="0" w:color="auto"/>
              <w:right w:val="single" w:sz="4" w:space="0" w:color="auto"/>
            </w:tcBorders>
            <w:vAlign w:val="center"/>
          </w:tcPr>
          <w:p w14:paraId="60AC1193" w14:textId="77777777" w:rsidR="000777D4" w:rsidRPr="00920004" w:rsidRDefault="000777D4" w:rsidP="00CF739D">
            <w:pPr>
              <w:rPr>
                <w:lang w:val="es-ES"/>
              </w:rPr>
            </w:pPr>
            <w:r w:rsidRPr="00920004">
              <w:rPr>
                <w:lang w:val="es-ES"/>
              </w:rPr>
              <w:t>email: “</w:t>
            </w:r>
            <w:r w:rsidRPr="00920004">
              <w:t>test1234@gmail.com</w:t>
            </w:r>
            <w:r w:rsidRPr="00920004">
              <w:rPr>
                <w:lang w:val="es-ES"/>
              </w:rPr>
              <w:t>”</w:t>
            </w:r>
          </w:p>
          <w:p w14:paraId="442B30A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7F596D6" w14:textId="77777777" w:rsidR="000777D4" w:rsidRPr="00920004" w:rsidRDefault="000777D4" w:rsidP="00CF739D">
            <w:pPr>
              <w:rPr>
                <w:lang w:val="es-ES"/>
              </w:rPr>
            </w:pPr>
            <w:r w:rsidRPr="00920004">
              <w:rPr>
                <w:lang w:val="es-ES"/>
              </w:rPr>
              <w:t>Thông báo: “email hoặc mật khẩu không đúng”</w:t>
            </w:r>
          </w:p>
        </w:tc>
        <w:tc>
          <w:tcPr>
            <w:tcW w:w="1985" w:type="dxa"/>
            <w:tcBorders>
              <w:top w:val="single" w:sz="4" w:space="0" w:color="auto"/>
              <w:left w:val="single" w:sz="4" w:space="0" w:color="auto"/>
              <w:bottom w:val="single" w:sz="4" w:space="0" w:color="auto"/>
              <w:right w:val="single" w:sz="4" w:space="0" w:color="auto"/>
            </w:tcBorders>
            <w:vAlign w:val="center"/>
          </w:tcPr>
          <w:p w14:paraId="33A85D5E" w14:textId="77777777" w:rsidR="000777D4" w:rsidRPr="00920004" w:rsidRDefault="000777D4" w:rsidP="00CF739D">
            <w:pPr>
              <w:rPr>
                <w:lang w:val="es-ES"/>
              </w:rPr>
            </w:pPr>
            <w:r w:rsidRPr="00920004">
              <w:rPr>
                <w:lang w:val="es-ES"/>
              </w:rPr>
              <w:t>Thông báo: “email hoặc mật khẩu không đúng”</w:t>
            </w:r>
          </w:p>
        </w:tc>
        <w:tc>
          <w:tcPr>
            <w:tcW w:w="1701" w:type="dxa"/>
            <w:tcBorders>
              <w:top w:val="single" w:sz="4" w:space="0" w:color="auto"/>
              <w:left w:val="single" w:sz="4" w:space="0" w:color="auto"/>
              <w:bottom w:val="single" w:sz="4" w:space="0" w:color="auto"/>
              <w:right w:val="single" w:sz="4" w:space="0" w:color="auto"/>
            </w:tcBorders>
            <w:vAlign w:val="center"/>
          </w:tcPr>
          <w:p w14:paraId="5D12BFE1" w14:textId="77777777" w:rsidR="000777D4" w:rsidRPr="00920004" w:rsidRDefault="000777D4" w:rsidP="00CF739D">
            <w:pPr>
              <w:rPr>
                <w:lang w:val="es-ES"/>
              </w:rPr>
            </w:pPr>
            <w:r w:rsidRPr="00920004">
              <w:rPr>
                <w:lang w:val="es-ES"/>
              </w:rPr>
              <w:t>Thành công</w:t>
            </w:r>
          </w:p>
        </w:tc>
      </w:tr>
      <w:tr w:rsidR="000777D4" w:rsidRPr="00920004" w14:paraId="773E28E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532BA275" w14:textId="77777777" w:rsidR="000777D4" w:rsidRPr="00CF739D" w:rsidRDefault="000777D4" w:rsidP="00CF739D">
            <w:pPr>
              <w:spacing w:before="240" w:line="0" w:lineRule="atLeast"/>
              <w:jc w:val="center"/>
              <w:rPr>
                <w:bCs/>
                <w:lang w:val="es-ES"/>
              </w:rPr>
            </w:pPr>
            <w:r w:rsidRPr="00CF739D">
              <w:rPr>
                <w:bCs/>
                <w:lang w:val="es-ES"/>
              </w:rPr>
              <w:lastRenderedPageBreak/>
              <w:t>2</w:t>
            </w:r>
          </w:p>
        </w:tc>
        <w:tc>
          <w:tcPr>
            <w:tcW w:w="2673" w:type="dxa"/>
            <w:tcBorders>
              <w:top w:val="single" w:sz="4" w:space="0" w:color="auto"/>
              <w:left w:val="single" w:sz="4" w:space="0" w:color="auto"/>
              <w:bottom w:val="single" w:sz="4" w:space="0" w:color="auto"/>
              <w:right w:val="single" w:sz="4" w:space="0" w:color="auto"/>
            </w:tcBorders>
            <w:vAlign w:val="center"/>
          </w:tcPr>
          <w:p w14:paraId="4C045332" w14:textId="77777777" w:rsidR="000777D4" w:rsidRPr="00920004" w:rsidRDefault="000777D4" w:rsidP="00CF739D">
            <w:pPr>
              <w:rPr>
                <w:lang w:val="es-ES"/>
              </w:rPr>
            </w:pPr>
            <w:r w:rsidRPr="00920004">
              <w:rPr>
                <w:lang w:val="es-ES"/>
              </w:rPr>
              <w:t>email: “</w:t>
            </w:r>
            <w:r w:rsidRPr="00920004">
              <w:t>hua</w:t>
            </w:r>
            <w:r w:rsidRPr="00920004">
              <w:rPr>
                <w:lang w:val="es-ES"/>
              </w:rPr>
              <w:t>n@gmail.com”</w:t>
            </w:r>
          </w:p>
          <w:p w14:paraId="5CF8863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5410E9F" w14:textId="77777777" w:rsidR="000777D4" w:rsidRPr="00920004" w:rsidRDefault="000777D4" w:rsidP="00CF739D">
            <w:pPr>
              <w:rPr>
                <w:lang w:val="es-ES"/>
              </w:rPr>
            </w:pPr>
            <w:r w:rsidRPr="00920004">
              <w:rPr>
                <w:lang w:val="es-ES"/>
              </w:rPr>
              <w:t>Thông báo “đăng nhập thành công”</w:t>
            </w:r>
          </w:p>
        </w:tc>
        <w:tc>
          <w:tcPr>
            <w:tcW w:w="1985" w:type="dxa"/>
            <w:tcBorders>
              <w:top w:val="single" w:sz="4" w:space="0" w:color="auto"/>
              <w:left w:val="single" w:sz="4" w:space="0" w:color="auto"/>
              <w:bottom w:val="single" w:sz="4" w:space="0" w:color="auto"/>
              <w:right w:val="single" w:sz="4" w:space="0" w:color="auto"/>
            </w:tcBorders>
            <w:vAlign w:val="center"/>
          </w:tcPr>
          <w:p w14:paraId="6BDAB729" w14:textId="77777777" w:rsidR="000777D4" w:rsidRPr="00920004" w:rsidRDefault="000777D4" w:rsidP="00CF739D">
            <w:pPr>
              <w:rPr>
                <w:lang w:val="es-ES"/>
              </w:rPr>
            </w:pPr>
            <w:r w:rsidRPr="00920004">
              <w:rPr>
                <w:lang w:val="es-E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vAlign w:val="center"/>
          </w:tcPr>
          <w:p w14:paraId="40B19216" w14:textId="77777777" w:rsidR="000777D4" w:rsidRPr="00920004" w:rsidRDefault="000777D4" w:rsidP="00CF739D">
            <w:pPr>
              <w:rPr>
                <w:lang w:val="es-ES"/>
              </w:rPr>
            </w:pPr>
            <w:r w:rsidRPr="00920004">
              <w:rPr>
                <w:lang w:val="es-ES"/>
              </w:rPr>
              <w:t>Thành công</w:t>
            </w:r>
          </w:p>
        </w:tc>
      </w:tr>
      <w:tr w:rsidR="000777D4" w:rsidRPr="00920004" w14:paraId="3F3B4472"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26B55BF3" w14:textId="77777777" w:rsidR="000777D4" w:rsidRPr="00CF739D" w:rsidRDefault="000777D4" w:rsidP="00CF739D">
            <w:pPr>
              <w:spacing w:before="240" w:line="0" w:lineRule="atLeast"/>
              <w:jc w:val="center"/>
              <w:rPr>
                <w:bCs/>
                <w:lang w:val="es-ES"/>
              </w:rPr>
            </w:pPr>
            <w:r w:rsidRPr="00CF739D">
              <w:rPr>
                <w:bCs/>
                <w:lang w:val="es-ES"/>
              </w:rPr>
              <w:t>3</w:t>
            </w:r>
          </w:p>
        </w:tc>
        <w:tc>
          <w:tcPr>
            <w:tcW w:w="2673" w:type="dxa"/>
            <w:tcBorders>
              <w:top w:val="single" w:sz="4" w:space="0" w:color="auto"/>
              <w:left w:val="single" w:sz="4" w:space="0" w:color="auto"/>
              <w:bottom w:val="single" w:sz="4" w:space="0" w:color="auto"/>
              <w:right w:val="single" w:sz="4" w:space="0" w:color="auto"/>
            </w:tcBorders>
            <w:vAlign w:val="center"/>
          </w:tcPr>
          <w:p w14:paraId="16954E53" w14:textId="329D583C" w:rsidR="000777D4" w:rsidRPr="00920004" w:rsidRDefault="000777D4" w:rsidP="00CF739D">
            <w:pPr>
              <w:rPr>
                <w:lang w:val="es-ES"/>
              </w:rPr>
            </w:pPr>
            <w:r w:rsidRPr="00920004">
              <w:rPr>
                <w:lang w:val="es-ES"/>
              </w:rPr>
              <w:t>Nhấn vào nút đăng xuất góc phải trên màn hình</w:t>
            </w:r>
          </w:p>
        </w:tc>
        <w:tc>
          <w:tcPr>
            <w:tcW w:w="1859" w:type="dxa"/>
            <w:tcBorders>
              <w:top w:val="single" w:sz="4" w:space="0" w:color="auto"/>
              <w:left w:val="single" w:sz="4" w:space="0" w:color="auto"/>
              <w:bottom w:val="single" w:sz="4" w:space="0" w:color="auto"/>
              <w:right w:val="single" w:sz="4" w:space="0" w:color="auto"/>
            </w:tcBorders>
            <w:vAlign w:val="center"/>
          </w:tcPr>
          <w:p w14:paraId="78EA7FD8" w14:textId="6BEE6F13" w:rsidR="000777D4" w:rsidRPr="00920004" w:rsidRDefault="000777D4" w:rsidP="00CF739D">
            <w:pPr>
              <w:rPr>
                <w:lang w:val="es-ES"/>
              </w:rPr>
            </w:pPr>
            <w:r w:rsidRPr="00920004">
              <w:rPr>
                <w:lang w:val="es-ES"/>
              </w:rPr>
              <w:t>Chuyển sang màn hình đăng nhập, xóa dữ liệu trong Local Storage</w:t>
            </w:r>
          </w:p>
        </w:tc>
        <w:tc>
          <w:tcPr>
            <w:tcW w:w="1985" w:type="dxa"/>
            <w:tcBorders>
              <w:top w:val="single" w:sz="4" w:space="0" w:color="auto"/>
              <w:left w:val="single" w:sz="4" w:space="0" w:color="auto"/>
              <w:bottom w:val="single" w:sz="4" w:space="0" w:color="auto"/>
              <w:right w:val="single" w:sz="4" w:space="0" w:color="auto"/>
            </w:tcBorders>
            <w:vAlign w:val="center"/>
          </w:tcPr>
          <w:p w14:paraId="57377C6D" w14:textId="58284964" w:rsidR="000777D4" w:rsidRPr="00920004" w:rsidRDefault="000777D4" w:rsidP="00CF739D">
            <w:pPr>
              <w:rPr>
                <w:lang w:val="es-ES"/>
              </w:rPr>
            </w:pPr>
            <w:r w:rsidRPr="00920004">
              <w:rPr>
                <w:lang w:val="es-ES"/>
              </w:rPr>
              <w:t>Chuyển sang màn hình đăng nhập, xóa dữ liệu trong Local Storage</w:t>
            </w:r>
          </w:p>
        </w:tc>
        <w:tc>
          <w:tcPr>
            <w:tcW w:w="1701" w:type="dxa"/>
            <w:tcBorders>
              <w:top w:val="single" w:sz="4" w:space="0" w:color="auto"/>
              <w:left w:val="single" w:sz="4" w:space="0" w:color="auto"/>
              <w:bottom w:val="single" w:sz="4" w:space="0" w:color="auto"/>
              <w:right w:val="single" w:sz="4" w:space="0" w:color="auto"/>
            </w:tcBorders>
            <w:vAlign w:val="center"/>
          </w:tcPr>
          <w:p w14:paraId="06AD3E4A" w14:textId="77777777" w:rsidR="000777D4" w:rsidRPr="00920004" w:rsidRDefault="000777D4" w:rsidP="00CF739D">
            <w:pPr>
              <w:rPr>
                <w:lang w:val="es-ES"/>
              </w:rPr>
            </w:pPr>
            <w:r w:rsidRPr="00920004">
              <w:rPr>
                <w:lang w:val="es-ES"/>
              </w:rPr>
              <w:t>Thành công</w:t>
            </w:r>
          </w:p>
        </w:tc>
      </w:tr>
    </w:tbl>
    <w:p w14:paraId="7BF573C0" w14:textId="2B2013DC" w:rsidR="00343A9F" w:rsidRPr="00CF739D" w:rsidRDefault="00343A9F" w:rsidP="00CF739D">
      <w:pPr>
        <w:pStyle w:val="Caption"/>
        <w:rPr>
          <w:lang w:val="en-US"/>
        </w:rPr>
      </w:pPr>
      <w:bookmarkStart w:id="2531" w:name="_Toc531504604"/>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14</w:t>
      </w:r>
      <w:r w:rsidR="00D632EE" w:rsidRPr="00CF739D">
        <w:fldChar w:fldCharType="end"/>
      </w:r>
      <w:r w:rsidRPr="00CF739D">
        <w:rPr>
          <w:lang w:val="en-US"/>
        </w:rPr>
        <w:t xml:space="preserve"> Kiểm thử chức năng đăng nhập, đăng xuất</w:t>
      </w:r>
      <w:bookmarkEnd w:id="2531"/>
    </w:p>
    <w:p w14:paraId="234BE87E" w14:textId="39E20788" w:rsidR="0077093A" w:rsidRPr="00CF739D" w:rsidRDefault="00343A9F" w:rsidP="00CF739D">
      <w:pPr>
        <w:spacing w:before="240" w:line="0" w:lineRule="atLeast"/>
        <w:jc w:val="left"/>
      </w:pPr>
      <w:r w:rsidRPr="00CF739D">
        <w:br w:type="page"/>
      </w:r>
    </w:p>
    <w:p w14:paraId="6494A66F" w14:textId="74621840" w:rsidR="00C557CE" w:rsidRPr="00CF739D" w:rsidRDefault="006871B5" w:rsidP="00CF739D">
      <w:pPr>
        <w:pStyle w:val="Style1"/>
        <w:spacing w:before="240" w:line="0" w:lineRule="atLeast"/>
      </w:pPr>
      <w:bookmarkStart w:id="2532" w:name="_Toc531009967"/>
      <w:bookmarkStart w:id="2533" w:name="_Toc531102542"/>
      <w:bookmarkStart w:id="2534" w:name="_Toc531103490"/>
      <w:bookmarkStart w:id="2535" w:name="_Toc484566666"/>
      <w:bookmarkStart w:id="2536" w:name="_Toc531502298"/>
      <w:bookmarkEnd w:id="2532"/>
      <w:bookmarkEnd w:id="2533"/>
      <w:bookmarkEnd w:id="2534"/>
      <w:r w:rsidRPr="00CF739D">
        <w:lastRenderedPageBreak/>
        <w:t xml:space="preserve">PHẦN </w:t>
      </w:r>
      <w:r w:rsidR="00C557CE" w:rsidRPr="00CF739D">
        <w:t xml:space="preserve">KẾT </w:t>
      </w:r>
      <w:r w:rsidR="00463867" w:rsidRPr="00CF739D">
        <w:t>LUẬN</w:t>
      </w:r>
      <w:bookmarkEnd w:id="2536"/>
    </w:p>
    <w:p w14:paraId="13905E6D" w14:textId="36C2B663" w:rsidR="00EB1083" w:rsidRPr="00CF739D" w:rsidRDefault="00775F06" w:rsidP="0070761D">
      <w:pPr>
        <w:pStyle w:val="Heading2"/>
        <w:numPr>
          <w:ilvl w:val="1"/>
          <w:numId w:val="76"/>
        </w:numPr>
        <w:spacing w:line="240" w:lineRule="auto"/>
      </w:pPr>
      <w:bookmarkStart w:id="2537" w:name="_Toc531502299"/>
      <w:bookmarkEnd w:id="2535"/>
      <w:r w:rsidRPr="00CF739D">
        <w:t>Kết quả đạt được</w:t>
      </w:r>
      <w:bookmarkEnd w:id="2537"/>
    </w:p>
    <w:p w14:paraId="34E4B2E8" w14:textId="16E8E102" w:rsidR="0001325D" w:rsidRPr="0001325D" w:rsidRDefault="0077093A" w:rsidP="0001325D">
      <w:pPr>
        <w:pStyle w:val="Heading3"/>
        <w:rPr>
          <w:rPrChange w:id="2538" w:author="phuong vu" w:date="2018-12-02T22:46:00Z">
            <w:rPr/>
          </w:rPrChange>
        </w:rPr>
        <w:pPrChange w:id="2539" w:author="phuong vu" w:date="2018-12-02T22:45:00Z">
          <w:pPr>
            <w:pStyle w:val="Heading3"/>
          </w:pPr>
        </w:pPrChange>
      </w:pPr>
      <w:bookmarkStart w:id="2540" w:name="_Toc531502300"/>
      <w:r w:rsidRPr="0070761D">
        <w:t>Về lí thuyết</w:t>
      </w:r>
      <w:bookmarkEnd w:id="2540"/>
    </w:p>
    <w:p w14:paraId="13A572C0" w14:textId="72E769DD" w:rsidR="0077093A" w:rsidRPr="00920004" w:rsidRDefault="0070761D" w:rsidP="0070761D">
      <w:pPr>
        <w:rPr>
          <w:lang w:val="en-US"/>
        </w:rPr>
      </w:pPr>
      <w:ins w:id="2541" w:author="phuong vu" w:date="2018-12-02T09:14:00Z">
        <w:r>
          <w:rPr>
            <w:lang w:val="en-US"/>
          </w:rPr>
          <w:tab/>
        </w:r>
      </w:ins>
      <w:ins w:id="2542" w:author="phuong vu" w:date="2018-12-02T09:29:00Z">
        <w:r w:rsidR="00615357">
          <w:rPr>
            <w:lang w:val="en-US"/>
          </w:rPr>
          <w:t xml:space="preserve">- </w:t>
        </w:r>
      </w:ins>
      <w:del w:id="2543" w:author="phuong vu" w:date="2018-12-02T09:11:00Z">
        <w:r w:rsidR="0077093A" w:rsidRPr="00920004" w:rsidDel="00373334">
          <w:rPr>
            <w:lang w:val="en-US"/>
          </w:rPr>
          <w:tab/>
        </w:r>
      </w:del>
      <w:r w:rsidR="0077093A" w:rsidRPr="00920004">
        <w:rPr>
          <w:lang w:val="en-US"/>
        </w:rPr>
        <w:t>Bổ sung các kiến thức về phân tích, thiết kế phần mềm. Nhận biết được những vấn đề cần giải quyết khi có bài toán đặt ra và nhắm được vấn đề trọng tâm của cả bài toán.</w:t>
      </w:r>
    </w:p>
    <w:p w14:paraId="664D4E42" w14:textId="3AA1E31F" w:rsidR="0077093A" w:rsidRPr="00920004" w:rsidRDefault="0077093A" w:rsidP="0070761D">
      <w:pPr>
        <w:rPr>
          <w:lang w:val="en-US"/>
        </w:rPr>
      </w:pPr>
      <w:r w:rsidRPr="00920004">
        <w:rPr>
          <w:lang w:val="en-US"/>
        </w:rPr>
        <w:tab/>
      </w:r>
      <w:ins w:id="2544" w:author="phuong vu" w:date="2018-12-02T09:29:00Z">
        <w:r w:rsidR="00615357">
          <w:rPr>
            <w:lang w:val="en-US"/>
          </w:rPr>
          <w:t xml:space="preserve">- </w:t>
        </w:r>
      </w:ins>
      <w:r w:rsidRPr="00920004">
        <w:rPr>
          <w:lang w:val="en-US"/>
        </w:rPr>
        <w:t xml:space="preserve">Củng cố các kiến thức về lập trình ứng dụng </w:t>
      </w:r>
      <w:r w:rsidR="001E6F11" w:rsidRPr="00920004">
        <w:rPr>
          <w:lang w:val="en-US"/>
        </w:rPr>
        <w:t>di động</w:t>
      </w:r>
      <w:r w:rsidRPr="00920004">
        <w:rPr>
          <w:lang w:val="en-US"/>
        </w:rPr>
        <w:t>, lập trình web cũng như sử dụng cơ sở dữ liệu</w:t>
      </w:r>
      <w:ins w:id="2545" w:author="phuong vu" w:date="2018-12-02T09:14:00Z">
        <w:r w:rsidR="0070761D">
          <w:rPr>
            <w:lang w:val="en-US"/>
          </w:rPr>
          <w:t>. Đặc biệt,</w:t>
        </w:r>
      </w:ins>
      <w:ins w:id="2546" w:author="phuong vu" w:date="2018-12-02T09:16:00Z">
        <w:r w:rsidR="0070761D">
          <w:rPr>
            <w:lang w:val="en-US"/>
          </w:rPr>
          <w:t xml:space="preserve"> tìm hiểu và sử dụng một hệ quản trị cơ sở dữ liệu mới là PostgreSQL</w:t>
        </w:r>
      </w:ins>
      <w:ins w:id="2547" w:author="phuong vu" w:date="2018-12-02T09:18:00Z">
        <w:r w:rsidR="008F2054">
          <w:rPr>
            <w:lang w:val="en-US"/>
          </w:rPr>
          <w:t>.</w:t>
        </w:r>
      </w:ins>
      <w:del w:id="2548" w:author="phuong vu" w:date="2018-12-02T09:14:00Z">
        <w:r w:rsidRPr="00920004" w:rsidDel="0070761D">
          <w:rPr>
            <w:lang w:val="en-US"/>
          </w:rPr>
          <w:delText>.</w:delText>
        </w:r>
      </w:del>
    </w:p>
    <w:p w14:paraId="7A3EF874" w14:textId="46AD8736" w:rsidR="0077093A" w:rsidRDefault="0077093A" w:rsidP="0070761D">
      <w:pPr>
        <w:rPr>
          <w:ins w:id="2549" w:author="phuong vu" w:date="2018-12-02T09:35:00Z"/>
          <w:lang w:val="en-US"/>
        </w:rPr>
      </w:pPr>
      <w:r w:rsidRPr="00920004">
        <w:rPr>
          <w:lang w:val="en-US"/>
        </w:rPr>
        <w:tab/>
      </w:r>
      <w:ins w:id="2550" w:author="phuong vu" w:date="2018-12-02T09:29:00Z">
        <w:r w:rsidR="00615357">
          <w:rPr>
            <w:lang w:val="en-US"/>
          </w:rPr>
          <w:t xml:space="preserve">- </w:t>
        </w:r>
      </w:ins>
      <w:r w:rsidRPr="00920004">
        <w:rPr>
          <w:lang w:val="en-US"/>
        </w:rPr>
        <w:t>Bổ sung các kiến thức mới về xây dựng API một endpoint</w:t>
      </w:r>
      <w:ins w:id="2551" w:author="phuong vu" w:date="2018-12-02T09:18:00Z">
        <w:r w:rsidR="008F2054">
          <w:rPr>
            <w:lang w:val="en-US"/>
          </w:rPr>
          <w:t xml:space="preserve"> với GraphQL</w:t>
        </w:r>
      </w:ins>
      <w:r w:rsidR="001E6F11" w:rsidRPr="00920004">
        <w:rPr>
          <w:lang w:val="en-US"/>
        </w:rPr>
        <w:t>, xây dựng website bằng ReactJS.</w:t>
      </w:r>
    </w:p>
    <w:p w14:paraId="0A28F14C" w14:textId="651E2737" w:rsidR="00615357" w:rsidRPr="00920004" w:rsidRDefault="00615357" w:rsidP="0070761D">
      <w:pPr>
        <w:rPr>
          <w:lang w:val="en-US"/>
        </w:rPr>
      </w:pPr>
      <w:ins w:id="2552" w:author="phuong vu" w:date="2018-12-02T09:35:00Z">
        <w:r>
          <w:rPr>
            <w:lang w:val="en-US"/>
          </w:rPr>
          <w:tab/>
          <w:t>- Áp dụng được giải thuật hàng đợi nhiều trạm phục vụ vào xử l</w:t>
        </w:r>
      </w:ins>
      <w:ins w:id="2553" w:author="phuong vu" w:date="2018-12-02T09:36:00Z">
        <w:r>
          <w:rPr>
            <w:lang w:val="en-US"/>
          </w:rPr>
          <w:t>í phân công đơn hàng.</w:t>
        </w:r>
      </w:ins>
    </w:p>
    <w:p w14:paraId="40652FFF" w14:textId="0CF84206" w:rsidR="001E6F11" w:rsidRDefault="001E6F11" w:rsidP="00D72BF9">
      <w:pPr>
        <w:pStyle w:val="Heading3"/>
      </w:pPr>
      <w:bookmarkStart w:id="2554" w:name="_Toc531502301"/>
      <w:r w:rsidRPr="00920004">
        <w:t>Về chức năng</w:t>
      </w:r>
      <w:bookmarkEnd w:id="2554"/>
    </w:p>
    <w:p w14:paraId="2B098B44" w14:textId="05BD6521" w:rsidR="00D252BC" w:rsidRDefault="00615357" w:rsidP="00615357">
      <w:pPr>
        <w:ind w:firstLine="720"/>
        <w:rPr>
          <w:ins w:id="2555" w:author="phuong vu" w:date="2018-12-02T09:25:00Z"/>
          <w:lang w:val="en-US"/>
        </w:rPr>
        <w:pPrChange w:id="2556" w:author="phuong vu" w:date="2018-12-02T09:33:00Z">
          <w:pPr>
            <w:ind w:left="720"/>
          </w:pPr>
        </w:pPrChange>
      </w:pPr>
      <w:ins w:id="2557" w:author="phuong vu" w:date="2018-12-02T09:33:00Z">
        <w:r>
          <w:rPr>
            <w:lang w:val="en-US"/>
          </w:rPr>
          <w:t xml:space="preserve">- </w:t>
        </w:r>
      </w:ins>
      <w:ins w:id="2558" w:author="phuong vu" w:date="2018-12-02T09:23:00Z">
        <w:r w:rsidR="008F2054">
          <w:rPr>
            <w:lang w:val="en-US"/>
          </w:rPr>
          <w:t>Xây dựng hoàn tất một hệ thống hoạt động</w:t>
        </w:r>
      </w:ins>
      <w:ins w:id="2559" w:author="phuong vu" w:date="2018-12-02T09:24:00Z">
        <w:r w:rsidR="008F2054">
          <w:rPr>
            <w:lang w:val="en-US"/>
          </w:rPr>
          <w:t xml:space="preserve"> có thể hoạt động riêng lẻ với nhau nhưng cần kết hợp để có một hệ thống hoạt động hoàn chỉnh bao gồm: 1 máy chủ API, 1 trang web quản lí, 1 ứng dụng đi</w:t>
        </w:r>
      </w:ins>
      <w:ins w:id="2560" w:author="phuong vu" w:date="2018-12-02T09:25:00Z">
        <w:r w:rsidR="008F2054">
          <w:rPr>
            <w:lang w:val="en-US"/>
          </w:rPr>
          <w:t>ện thoại.</w:t>
        </w:r>
      </w:ins>
    </w:p>
    <w:p w14:paraId="5D0387A3" w14:textId="651BB9B1" w:rsidR="008F2054" w:rsidRDefault="00615357" w:rsidP="00615357">
      <w:pPr>
        <w:ind w:firstLine="720"/>
        <w:rPr>
          <w:ins w:id="2561" w:author="phuong vu" w:date="2018-12-02T09:28:00Z"/>
          <w:lang w:val="en-US"/>
        </w:rPr>
        <w:pPrChange w:id="2562" w:author="phuong vu" w:date="2018-12-02T09:33:00Z">
          <w:pPr>
            <w:ind w:left="720"/>
          </w:pPr>
        </w:pPrChange>
      </w:pPr>
      <w:ins w:id="2563" w:author="phuong vu" w:date="2018-12-02T09:33:00Z">
        <w:r>
          <w:rPr>
            <w:lang w:val="en-US"/>
          </w:rPr>
          <w:t xml:space="preserve">- </w:t>
        </w:r>
      </w:ins>
      <w:ins w:id="2564" w:author="phuong vu" w:date="2018-12-02T09:25:00Z">
        <w:r w:rsidR="008F2054">
          <w:rPr>
            <w:lang w:val="en-US"/>
          </w:rPr>
          <w:t>Trang web quản lí hoàn thiện</w:t>
        </w:r>
      </w:ins>
      <w:ins w:id="2565" w:author="phuong vu" w:date="2018-12-02T09:26:00Z">
        <w:r w:rsidR="008F2054">
          <w:rPr>
            <w:lang w:val="en-US"/>
          </w:rPr>
          <w:t xml:space="preserve"> với 3 </w:t>
        </w:r>
      </w:ins>
      <w:ins w:id="2566" w:author="phuong vu" w:date="2018-12-02T09:36:00Z">
        <w:r>
          <w:rPr>
            <w:lang w:val="en-US"/>
          </w:rPr>
          <w:t>chức năng</w:t>
        </w:r>
      </w:ins>
      <w:ins w:id="2567" w:author="phuong vu" w:date="2018-12-02T09:26:00Z">
        <w:r w:rsidR="008F2054">
          <w:rPr>
            <w:lang w:val="en-US"/>
          </w:rPr>
          <w:t xml:space="preserve"> chính</w:t>
        </w:r>
      </w:ins>
      <w:ins w:id="2568" w:author="phuong vu" w:date="2018-12-02T09:28:00Z">
        <w:r>
          <w:rPr>
            <w:lang w:val="en-US"/>
          </w:rPr>
          <w:t>: Quản lí đơn hàng, quản lí biên nh</w:t>
        </w:r>
      </w:ins>
      <w:ins w:id="2569" w:author="phuong vu" w:date="2018-12-02T09:31:00Z">
        <w:r>
          <w:rPr>
            <w:lang w:val="en-US"/>
          </w:rPr>
          <w:t>ậ</w:t>
        </w:r>
      </w:ins>
      <w:ins w:id="2570" w:author="phuong vu" w:date="2018-12-02T09:28:00Z">
        <w:r>
          <w:rPr>
            <w:lang w:val="en-US"/>
          </w:rPr>
          <w:t xml:space="preserve">n và quản lí phân công </w:t>
        </w:r>
      </w:ins>
      <w:ins w:id="2571" w:author="phuong vu" w:date="2018-12-02T09:29:00Z">
        <w:r>
          <w:rPr>
            <w:lang w:val="en-US"/>
          </w:rPr>
          <w:t>xử lí đơn hàng</w:t>
        </w:r>
      </w:ins>
      <w:ins w:id="2572" w:author="phuong vu" w:date="2018-12-02T09:28:00Z">
        <w:r>
          <w:rPr>
            <w:lang w:val="en-US"/>
          </w:rPr>
          <w:t>.</w:t>
        </w:r>
      </w:ins>
    </w:p>
    <w:p w14:paraId="11BBE37E" w14:textId="32552E79" w:rsidR="00615357" w:rsidRPr="00CF739D" w:rsidRDefault="00615357" w:rsidP="001F4C8C">
      <w:pPr>
        <w:ind w:firstLine="666"/>
        <w:rPr>
          <w:lang w:val="en-US"/>
        </w:rPr>
        <w:pPrChange w:id="2573" w:author="phuong vu" w:date="2018-12-02T21:52:00Z">
          <w:pPr>
            <w:ind w:left="720"/>
          </w:pPr>
        </w:pPrChange>
      </w:pPr>
      <w:ins w:id="2574" w:author="phuong vu" w:date="2018-12-02T09:33:00Z">
        <w:r>
          <w:rPr>
            <w:lang w:val="en-US"/>
          </w:rPr>
          <w:t xml:space="preserve">- </w:t>
        </w:r>
      </w:ins>
      <w:ins w:id="2575" w:author="phuong vu" w:date="2018-12-02T09:32:00Z">
        <w:r>
          <w:rPr>
            <w:lang w:val="en-US"/>
          </w:rPr>
          <w:t xml:space="preserve">Các chức năng dành cho nhóm người </w:t>
        </w:r>
      </w:ins>
      <w:ins w:id="2576" w:author="phuong vu" w:date="2018-12-02T09:33:00Z">
        <w:r>
          <w:rPr>
            <w:lang w:val="en-US"/>
          </w:rPr>
          <w:t>dùng nhân viên cửa hàng được phân rõ ràng, tách biệt.</w:t>
        </w:r>
      </w:ins>
    </w:p>
    <w:p w14:paraId="15C5F6AB" w14:textId="7A0058F4" w:rsidR="00FC2F88" w:rsidRDefault="00EB1083" w:rsidP="001F4C8C">
      <w:pPr>
        <w:pStyle w:val="Heading2"/>
        <w:rPr>
          <w:ins w:id="2577" w:author="phuong vu" w:date="2018-12-02T21:54:00Z"/>
        </w:rPr>
      </w:pPr>
      <w:bookmarkStart w:id="2578" w:name="_Toc531502302"/>
      <w:r w:rsidRPr="0070761D">
        <w:t>Hạn chế</w:t>
      </w:r>
      <w:bookmarkEnd w:id="2578"/>
    </w:p>
    <w:p w14:paraId="7A617DAD" w14:textId="188E831B" w:rsidR="001F4C8C" w:rsidRDefault="001F4C8C" w:rsidP="00147226">
      <w:pPr>
        <w:ind w:left="86" w:firstLine="576"/>
        <w:rPr>
          <w:ins w:id="2579" w:author="phuong vu" w:date="2018-12-02T22:01:00Z"/>
          <w:lang w:val="en-US"/>
        </w:rPr>
        <w:pPrChange w:id="2580" w:author="phuong vu" w:date="2018-12-02T22:18:00Z">
          <w:pPr>
            <w:ind w:left="662"/>
          </w:pPr>
        </w:pPrChange>
      </w:pPr>
      <w:ins w:id="2581" w:author="phuong vu" w:date="2018-12-02T21:55:00Z">
        <w:r>
          <w:rPr>
            <w:lang w:val="en-US"/>
          </w:rPr>
          <w:t xml:space="preserve">- Giao diện xây </w:t>
        </w:r>
      </w:ins>
      <w:ins w:id="2582" w:author="phuong vu" w:date="2018-12-02T21:57:00Z">
        <w:r>
          <w:rPr>
            <w:lang w:val="en-US"/>
          </w:rPr>
          <w:t>dựng chủ yếu sử dụng bảng</w:t>
        </w:r>
      </w:ins>
      <w:ins w:id="2583" w:author="phuong vu" w:date="2018-12-02T22:11:00Z">
        <w:r w:rsidR="00147226">
          <w:rPr>
            <w:lang w:val="en-US"/>
          </w:rPr>
          <w:t xml:space="preserve"> để hiển thị dữ liệu</w:t>
        </w:r>
      </w:ins>
      <w:ins w:id="2584" w:author="phuong vu" w:date="2018-12-02T21:57:00Z">
        <w:r>
          <w:rPr>
            <w:lang w:val="en-US"/>
          </w:rPr>
          <w:t xml:space="preserve"> nên việc hiển thị trên </w:t>
        </w:r>
      </w:ins>
      <w:ins w:id="2585" w:author="phuong vu" w:date="2018-12-02T22:00:00Z">
        <w:r w:rsidR="007A26F3">
          <w:rPr>
            <w:lang w:val="en-US"/>
          </w:rPr>
          <w:t xml:space="preserve">các thiết bị có màn hình </w:t>
        </w:r>
      </w:ins>
      <w:ins w:id="2586" w:author="phuong vu" w:date="2018-12-02T22:01:00Z">
        <w:r w:rsidR="007A26F3">
          <w:rPr>
            <w:lang w:val="en-US"/>
          </w:rPr>
          <w:t>nhỏ chưa được tối ưu</w:t>
        </w:r>
      </w:ins>
      <w:ins w:id="2587" w:author="phuong vu" w:date="2018-12-02T22:12:00Z">
        <w:r w:rsidR="00147226">
          <w:rPr>
            <w:lang w:val="en-US"/>
          </w:rPr>
          <w:t xml:space="preserve"> hóa</w:t>
        </w:r>
      </w:ins>
      <w:ins w:id="2588" w:author="phuong vu" w:date="2018-12-02T22:01:00Z">
        <w:r w:rsidR="007A26F3">
          <w:rPr>
            <w:lang w:val="en-US"/>
          </w:rPr>
          <w:t>.</w:t>
        </w:r>
      </w:ins>
    </w:p>
    <w:p w14:paraId="6983D398" w14:textId="15C76B3E" w:rsidR="007A26F3" w:rsidRPr="001F4C8C" w:rsidRDefault="007A26F3" w:rsidP="00D77C41">
      <w:pPr>
        <w:ind w:firstLine="662"/>
        <w:rPr>
          <w:lang w:val="en-US"/>
          <w:rPrChange w:id="2589" w:author="phuong vu" w:date="2018-12-02T21:55:00Z">
            <w:rPr/>
          </w:rPrChange>
        </w:rPr>
        <w:pPrChange w:id="2590" w:author="phuong vu" w:date="2018-12-02T22:23:00Z">
          <w:pPr>
            <w:pStyle w:val="Heading2"/>
            <w:spacing w:before="240" w:line="0" w:lineRule="atLeast"/>
          </w:pPr>
        </w:pPrChange>
      </w:pPr>
      <w:ins w:id="2591" w:author="phuong vu" w:date="2018-12-02T22:01:00Z">
        <w:r>
          <w:rPr>
            <w:lang w:val="en-US"/>
          </w:rPr>
          <w:t xml:space="preserve">- </w:t>
        </w:r>
      </w:ins>
      <w:ins w:id="2592" w:author="phuong vu" w:date="2018-12-02T22:20:00Z">
        <w:r w:rsidR="00D77C41">
          <w:rPr>
            <w:lang w:val="en-US"/>
          </w:rPr>
          <w:t>Giải thuật hàng đợi nhiều trạm phục vụ</w:t>
        </w:r>
      </w:ins>
      <w:ins w:id="2593" w:author="phuong vu" w:date="2018-12-02T22:21:00Z">
        <w:r w:rsidR="00D77C41">
          <w:rPr>
            <w:lang w:val="en-US"/>
          </w:rPr>
          <w:t xml:space="preserve"> chỉ hỗ trợ xử lí </w:t>
        </w:r>
      </w:ins>
      <w:ins w:id="2594" w:author="phuong vu" w:date="2018-12-02T22:23:00Z">
        <w:r w:rsidR="00D77C41">
          <w:rPr>
            <w:lang w:val="en-US"/>
          </w:rPr>
          <w:t>cho mỗi đơn hàng</w:t>
        </w:r>
      </w:ins>
      <w:ins w:id="2595" w:author="phuong vu" w:date="2018-12-02T22:24:00Z">
        <w:r w:rsidR="00D77C41">
          <w:rPr>
            <w:lang w:val="en-US"/>
          </w:rPr>
          <w:t xml:space="preserve"> </w:t>
        </w:r>
        <w:r w:rsidR="00D77C41">
          <w:rPr>
            <w:lang w:val="en-US"/>
          </w:rPr>
          <w:t>với thời gian cố định</w:t>
        </w:r>
      </w:ins>
      <w:ins w:id="2596" w:author="phuong vu" w:date="2018-12-02T22:21:00Z">
        <w:r w:rsidR="00D77C41">
          <w:rPr>
            <w:lang w:val="en-US"/>
          </w:rPr>
          <w:t>.</w:t>
        </w:r>
      </w:ins>
    </w:p>
    <w:p w14:paraId="1517ACD6" w14:textId="455DA820" w:rsidR="00C51F17" w:rsidRDefault="00EB1083" w:rsidP="00373334">
      <w:pPr>
        <w:pStyle w:val="Heading2"/>
        <w:rPr>
          <w:ins w:id="2597" w:author="phuong vu" w:date="2018-12-02T22:33:00Z"/>
        </w:rPr>
      </w:pPr>
      <w:bookmarkStart w:id="2598" w:name="_Toc531502303"/>
      <w:r w:rsidRPr="00CF739D">
        <w:t>Hướng phát triển</w:t>
      </w:r>
      <w:bookmarkEnd w:id="2598"/>
    </w:p>
    <w:p w14:paraId="3507A17A" w14:textId="06921365" w:rsidR="00E918EE" w:rsidRPr="00E918EE" w:rsidRDefault="00E918EE" w:rsidP="00E918EE">
      <w:pPr>
        <w:ind w:firstLine="662"/>
        <w:rPr>
          <w:lang w:val="en-US"/>
          <w:rPrChange w:id="2599" w:author="phuong vu" w:date="2018-12-02T22:33:00Z">
            <w:rPr/>
          </w:rPrChange>
        </w:rPr>
        <w:pPrChange w:id="2600" w:author="phuong vu" w:date="2018-12-02T22:35:00Z">
          <w:pPr>
            <w:pStyle w:val="Heading2"/>
            <w:spacing w:before="240" w:line="0" w:lineRule="atLeast"/>
          </w:pPr>
        </w:pPrChange>
      </w:pPr>
      <w:ins w:id="2601" w:author="phuong vu" w:date="2018-12-02T22:33:00Z">
        <w:r>
          <w:rPr>
            <w:lang w:val="en-US"/>
          </w:rPr>
          <w:t>Do hạn chế về thời gian cũng như kiến thức nên đề tài chỉ phát những chức năng theo yêu cầu, phát triển thêm một vài chức năng nh</w:t>
        </w:r>
      </w:ins>
      <w:ins w:id="2602" w:author="phuong vu" w:date="2018-12-02T22:34:00Z">
        <w:r>
          <w:rPr>
            <w:lang w:val="en-US"/>
          </w:rPr>
          <w:t>ỏ. Đề tài còn khá nhiều hạn chế, chỉ ở mức nghiên cứu và xây dựng, bổ trợ cho người. Vì vậy, đ</w:t>
        </w:r>
      </w:ins>
      <w:ins w:id="2603" w:author="phuong vu" w:date="2018-12-02T22:35:00Z">
        <w:r>
          <w:rPr>
            <w:lang w:val="en-US"/>
          </w:rPr>
          <w:t>ề tài sẽ được tiếp tục nghiên cứu và mở rộng theo các hướng sau:</w:t>
        </w:r>
      </w:ins>
    </w:p>
    <w:p w14:paraId="63FF4C17" w14:textId="63BE924B" w:rsidR="00D77C41" w:rsidRDefault="00147226" w:rsidP="00D77C41">
      <w:pPr>
        <w:ind w:firstLine="662"/>
        <w:rPr>
          <w:ins w:id="2604" w:author="phuong vu" w:date="2018-12-02T22:22:00Z"/>
          <w:lang w:val="en-US"/>
        </w:rPr>
        <w:pPrChange w:id="2605" w:author="phuong vu" w:date="2018-12-02T22:27:00Z">
          <w:pPr>
            <w:spacing w:before="240" w:line="0" w:lineRule="atLeast"/>
            <w:ind w:left="86" w:firstLine="576"/>
            <w:jc w:val="left"/>
          </w:pPr>
        </w:pPrChange>
      </w:pPr>
      <w:ins w:id="2606" w:author="phuong vu" w:date="2018-12-02T22:17:00Z">
        <w:r>
          <w:rPr>
            <w:lang w:val="en-US"/>
          </w:rPr>
          <w:t xml:space="preserve">- </w:t>
        </w:r>
      </w:ins>
      <w:ins w:id="2607" w:author="phuong vu" w:date="2018-12-02T22:18:00Z">
        <w:r>
          <w:rPr>
            <w:lang w:val="en-US"/>
          </w:rPr>
          <w:t>Tối ưu hóa giao diện trang web để hỗ trợ trên các thiết bị di động màn hình nhỏ để dễ d</w:t>
        </w:r>
        <w:r w:rsidR="00D77C41">
          <w:rPr>
            <w:lang w:val="en-US"/>
          </w:rPr>
          <w:t>àng</w:t>
        </w:r>
        <w:r>
          <w:rPr>
            <w:lang w:val="en-US"/>
          </w:rPr>
          <w:t>.</w:t>
        </w:r>
      </w:ins>
    </w:p>
    <w:p w14:paraId="39387141" w14:textId="2CFEB9F2" w:rsidR="00E918EE" w:rsidRDefault="00D77C41" w:rsidP="00D77C41">
      <w:pPr>
        <w:rPr>
          <w:ins w:id="2608" w:author="phuong vu" w:date="2018-12-02T22:35:00Z"/>
          <w:lang w:val="en-US"/>
        </w:rPr>
      </w:pPr>
      <w:ins w:id="2609" w:author="phuong vu" w:date="2018-12-02T22:22:00Z">
        <w:r>
          <w:lastRenderedPageBreak/>
          <w:tab/>
        </w:r>
        <w:r>
          <w:rPr>
            <w:lang w:val="en-US"/>
          </w:rPr>
          <w:t xml:space="preserve">- </w:t>
        </w:r>
      </w:ins>
      <w:ins w:id="2610" w:author="phuong vu" w:date="2018-12-02T22:24:00Z">
        <w:r>
          <w:rPr>
            <w:lang w:val="en-US"/>
          </w:rPr>
          <w:t xml:space="preserve">Cải thiện giải </w:t>
        </w:r>
        <w:r>
          <w:rPr>
            <w:lang w:val="en-US"/>
          </w:rPr>
          <w:t xml:space="preserve">thuật hàng đợi nhiều trạm phục vụ </w:t>
        </w:r>
        <w:r>
          <w:rPr>
            <w:lang w:val="en-US"/>
          </w:rPr>
          <w:t xml:space="preserve">hỗ trợ cho mỗi </w:t>
        </w:r>
      </w:ins>
      <w:ins w:id="2611" w:author="phuong vu" w:date="2018-12-02T22:25:00Z">
        <w:r>
          <w:rPr>
            <w:lang w:val="en-US"/>
          </w:rPr>
          <w:t>đơn hàng có thời gian không đồng nhất.</w:t>
        </w:r>
      </w:ins>
    </w:p>
    <w:p w14:paraId="433051DB" w14:textId="18A00309" w:rsidR="00E918EE" w:rsidRDefault="00E918EE" w:rsidP="00D77C41">
      <w:pPr>
        <w:rPr>
          <w:ins w:id="2612" w:author="phuong vu" w:date="2018-12-02T22:36:00Z"/>
          <w:lang w:val="en-US"/>
        </w:rPr>
      </w:pPr>
      <w:ins w:id="2613" w:author="phuong vu" w:date="2018-12-02T22:35:00Z">
        <w:r>
          <w:rPr>
            <w:lang w:val="en-US"/>
          </w:rPr>
          <w:tab/>
          <w:t>- Triển khai tran</w:t>
        </w:r>
      </w:ins>
      <w:ins w:id="2614" w:author="phuong vu" w:date="2018-12-02T22:36:00Z">
        <w:r>
          <w:rPr>
            <w:lang w:val="en-US"/>
          </w:rPr>
          <w:t>g web lên internet.</w:t>
        </w:r>
      </w:ins>
    </w:p>
    <w:p w14:paraId="4DA13FD8" w14:textId="2B86DC69" w:rsidR="00E918EE" w:rsidRDefault="00E918EE" w:rsidP="00D77C41">
      <w:pPr>
        <w:rPr>
          <w:ins w:id="2615" w:author="phuong vu" w:date="2018-12-02T22:32:00Z"/>
          <w:lang w:val="en-US"/>
        </w:rPr>
      </w:pPr>
      <w:ins w:id="2616" w:author="phuong vu" w:date="2018-12-02T22:36:00Z">
        <w:r>
          <w:rPr>
            <w:lang w:val="en-US"/>
          </w:rPr>
          <w:tab/>
          <w:t>- Kết xuất báo cáo thống kê số lượng truy c</w:t>
        </w:r>
      </w:ins>
      <w:ins w:id="2617" w:author="phuong vu" w:date="2018-12-02T22:37:00Z">
        <w:r>
          <w:rPr>
            <w:lang w:val="en-US"/>
          </w:rPr>
          <w:t>ập, thống kê đơn hàng, thống kê doanh thu theo các tiêu chí khác nhau.</w:t>
        </w:r>
      </w:ins>
    </w:p>
    <w:p w14:paraId="17EDC801" w14:textId="277B1DF1" w:rsidR="00AE5480" w:rsidRPr="00920004" w:rsidRDefault="00AE5480" w:rsidP="00D77C41">
      <w:pPr>
        <w:pPrChange w:id="2618" w:author="phuong vu" w:date="2018-12-02T22:27:00Z">
          <w:pPr>
            <w:spacing w:before="240" w:line="0" w:lineRule="atLeast"/>
            <w:jc w:val="left"/>
          </w:pPr>
        </w:pPrChange>
      </w:pPr>
      <w:r w:rsidRPr="00920004">
        <w:br w:type="page"/>
      </w:r>
    </w:p>
    <w:p w14:paraId="3694A0A6" w14:textId="4057B3B5" w:rsidR="00AE5480" w:rsidRPr="00CF739D" w:rsidRDefault="00AE5480" w:rsidP="00CF739D">
      <w:pPr>
        <w:pStyle w:val="Style1"/>
        <w:spacing w:before="240" w:line="0" w:lineRule="atLeast"/>
        <w:rPr>
          <w:rFonts w:cstheme="majorHAnsi"/>
        </w:rPr>
      </w:pPr>
      <w:bookmarkStart w:id="2619" w:name="_Toc531502304"/>
      <w:r w:rsidRPr="00CF739D">
        <w:rPr>
          <w:rFonts w:cstheme="majorHAnsi"/>
        </w:rPr>
        <w:lastRenderedPageBreak/>
        <w:t>PHỤ LỤC</w:t>
      </w:r>
      <w:bookmarkEnd w:id="2619"/>
    </w:p>
    <w:p w14:paraId="33921320" w14:textId="66DBCA0E" w:rsidR="008904F6" w:rsidRPr="00CF739D" w:rsidRDefault="008904F6" w:rsidP="00373334">
      <w:pPr>
        <w:pStyle w:val="Style2"/>
        <w:pPrChange w:id="2620" w:author="phuong vu" w:date="2018-12-02T09:08:00Z">
          <w:pPr>
            <w:pStyle w:val="Style2"/>
            <w:ind w:left="360"/>
          </w:pPr>
        </w:pPrChange>
      </w:pPr>
      <w:bookmarkStart w:id="2621" w:name="sá"/>
      <w:bookmarkStart w:id="2622" w:name="_Toc531502305"/>
      <w:bookmarkStart w:id="2623" w:name="_Ref531504049"/>
      <w:bookmarkStart w:id="2624" w:name="_Ref531504051"/>
      <w:bookmarkStart w:id="2625" w:name="_Ref531504057"/>
      <w:bookmarkEnd w:id="2621"/>
      <w:r w:rsidRPr="00CF739D">
        <w:t xml:space="preserve">Sơ đồ </w:t>
      </w:r>
      <w:r w:rsidR="006871B5" w:rsidRPr="00CF739D">
        <w:t>PDM</w:t>
      </w:r>
      <w:bookmarkEnd w:id="2622"/>
      <w:bookmarkEnd w:id="2623"/>
      <w:bookmarkEnd w:id="2624"/>
      <w:bookmarkEnd w:id="2625"/>
    </w:p>
    <w:p w14:paraId="6806F71E" w14:textId="77777777" w:rsidR="006871B5" w:rsidRPr="00CF739D" w:rsidRDefault="006871B5" w:rsidP="00CF739D">
      <w:pPr>
        <w:rPr>
          <w:b/>
          <w:lang w:val="en-US"/>
        </w:rPr>
      </w:pPr>
      <w:r w:rsidRPr="00CF739D">
        <w:rPr>
          <w:b/>
          <w:lang w:val="en-US"/>
        </w:rPr>
        <w:t>BẢNG BILL</w:t>
      </w:r>
    </w:p>
    <w:tbl>
      <w:tblPr>
        <w:tblStyle w:val="TableGrid"/>
        <w:tblW w:w="8815" w:type="dxa"/>
        <w:tblLook w:val="04A0" w:firstRow="1" w:lastRow="0" w:firstColumn="1" w:lastColumn="0" w:noHBand="0" w:noVBand="1"/>
      </w:tblPr>
      <w:tblGrid>
        <w:gridCol w:w="708"/>
        <w:gridCol w:w="1646"/>
        <w:gridCol w:w="1414"/>
        <w:gridCol w:w="1188"/>
        <w:gridCol w:w="838"/>
        <w:gridCol w:w="823"/>
        <w:gridCol w:w="2198"/>
      </w:tblGrid>
      <w:tr w:rsidR="006871B5" w:rsidRPr="00920004" w14:paraId="4F86F5F3" w14:textId="77777777" w:rsidTr="00CF739D">
        <w:trPr>
          <w:trHeight w:val="300"/>
        </w:trPr>
        <w:tc>
          <w:tcPr>
            <w:tcW w:w="708" w:type="dxa"/>
            <w:noWrap/>
            <w:vAlign w:val="center"/>
            <w:hideMark/>
          </w:tcPr>
          <w:p w14:paraId="6E4327D1" w14:textId="77777777" w:rsidR="006871B5" w:rsidRPr="00920004" w:rsidRDefault="006871B5" w:rsidP="00CF739D">
            <w:pPr>
              <w:spacing w:before="240" w:line="0" w:lineRule="atLeast"/>
              <w:jc w:val="center"/>
              <w:rPr>
                <w:b/>
                <w:bCs/>
              </w:rPr>
            </w:pPr>
            <w:r w:rsidRPr="00920004">
              <w:rPr>
                <w:b/>
                <w:bCs/>
                <w:lang w:val="da-DK"/>
              </w:rPr>
              <w:t>STT</w:t>
            </w:r>
          </w:p>
        </w:tc>
        <w:tc>
          <w:tcPr>
            <w:tcW w:w="1646" w:type="dxa"/>
            <w:noWrap/>
            <w:vAlign w:val="center"/>
            <w:hideMark/>
          </w:tcPr>
          <w:p w14:paraId="215B68AD" w14:textId="77777777" w:rsidR="006871B5" w:rsidRPr="00920004" w:rsidRDefault="006871B5" w:rsidP="00CF739D">
            <w:pPr>
              <w:spacing w:before="240" w:line="0" w:lineRule="atLeast"/>
              <w:jc w:val="center"/>
              <w:rPr>
                <w:b/>
                <w:bCs/>
              </w:rPr>
            </w:pPr>
            <w:r w:rsidRPr="00920004">
              <w:rPr>
                <w:b/>
                <w:bCs/>
                <w:lang w:val="da-DK"/>
              </w:rPr>
              <w:t>Tên trường</w:t>
            </w:r>
          </w:p>
        </w:tc>
        <w:tc>
          <w:tcPr>
            <w:tcW w:w="1414" w:type="dxa"/>
            <w:noWrap/>
            <w:vAlign w:val="center"/>
            <w:hideMark/>
          </w:tcPr>
          <w:p w14:paraId="4ACB701E" w14:textId="77777777" w:rsidR="006871B5" w:rsidRPr="00920004" w:rsidRDefault="006871B5" w:rsidP="00CF739D">
            <w:pPr>
              <w:spacing w:before="240" w:line="0" w:lineRule="atLeast"/>
              <w:jc w:val="center"/>
              <w:rPr>
                <w:b/>
                <w:bCs/>
              </w:rPr>
            </w:pPr>
            <w:r w:rsidRPr="00920004">
              <w:rPr>
                <w:b/>
                <w:bCs/>
                <w:lang w:val="da-DK"/>
              </w:rPr>
              <w:t>Kiểu</w:t>
            </w:r>
          </w:p>
        </w:tc>
        <w:tc>
          <w:tcPr>
            <w:tcW w:w="1188" w:type="dxa"/>
            <w:noWrap/>
            <w:vAlign w:val="center"/>
            <w:hideMark/>
          </w:tcPr>
          <w:p w14:paraId="7998FC5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D16C1A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D10B262" w14:textId="77777777" w:rsidR="006871B5" w:rsidRPr="00920004" w:rsidRDefault="006871B5" w:rsidP="00CF739D">
            <w:pPr>
              <w:spacing w:before="240" w:line="0" w:lineRule="atLeast"/>
              <w:jc w:val="center"/>
              <w:rPr>
                <w:b/>
                <w:bCs/>
              </w:rPr>
            </w:pPr>
            <w:r w:rsidRPr="00920004">
              <w:rPr>
                <w:b/>
                <w:bCs/>
                <w:lang w:val="da-DK"/>
              </w:rPr>
              <w:t>Khóa ngoại</w:t>
            </w:r>
          </w:p>
        </w:tc>
        <w:tc>
          <w:tcPr>
            <w:tcW w:w="2198" w:type="dxa"/>
            <w:noWrap/>
            <w:vAlign w:val="center"/>
            <w:hideMark/>
          </w:tcPr>
          <w:p w14:paraId="34983DC8"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B6EAA42" w14:textId="77777777" w:rsidTr="00CF739D">
        <w:trPr>
          <w:trHeight w:val="300"/>
        </w:trPr>
        <w:tc>
          <w:tcPr>
            <w:tcW w:w="708" w:type="dxa"/>
            <w:noWrap/>
            <w:vAlign w:val="center"/>
            <w:hideMark/>
          </w:tcPr>
          <w:p w14:paraId="07965262" w14:textId="77777777" w:rsidR="006871B5" w:rsidRPr="00920004" w:rsidRDefault="006871B5" w:rsidP="00CF739D">
            <w:pPr>
              <w:jc w:val="center"/>
            </w:pPr>
            <w:r w:rsidRPr="00920004">
              <w:t>1</w:t>
            </w:r>
          </w:p>
        </w:tc>
        <w:tc>
          <w:tcPr>
            <w:tcW w:w="1646" w:type="dxa"/>
            <w:noWrap/>
            <w:hideMark/>
          </w:tcPr>
          <w:p w14:paraId="2CE32AAE" w14:textId="77777777" w:rsidR="006871B5" w:rsidRPr="00920004" w:rsidRDefault="006871B5" w:rsidP="00CF739D">
            <w:r w:rsidRPr="00920004">
              <w:t>id</w:t>
            </w:r>
          </w:p>
        </w:tc>
        <w:tc>
          <w:tcPr>
            <w:tcW w:w="1414" w:type="dxa"/>
            <w:noWrap/>
            <w:hideMark/>
          </w:tcPr>
          <w:p w14:paraId="21E92E14" w14:textId="77777777" w:rsidR="006871B5" w:rsidRPr="00920004" w:rsidRDefault="006871B5" w:rsidP="00CF739D">
            <w:r w:rsidRPr="00920004">
              <w:t>numeric</w:t>
            </w:r>
          </w:p>
        </w:tc>
        <w:tc>
          <w:tcPr>
            <w:tcW w:w="1188" w:type="dxa"/>
            <w:noWrap/>
            <w:hideMark/>
          </w:tcPr>
          <w:p w14:paraId="09997914" w14:textId="77777777" w:rsidR="006871B5" w:rsidRPr="00920004" w:rsidRDefault="006871B5" w:rsidP="00CF739D"/>
        </w:tc>
        <w:tc>
          <w:tcPr>
            <w:tcW w:w="838" w:type="dxa"/>
            <w:noWrap/>
            <w:hideMark/>
          </w:tcPr>
          <w:p w14:paraId="5FC6B680" w14:textId="77777777" w:rsidR="006871B5" w:rsidRPr="00920004" w:rsidRDefault="006871B5" w:rsidP="00CF739D">
            <w:r w:rsidRPr="00920004">
              <w:t>X</w:t>
            </w:r>
          </w:p>
        </w:tc>
        <w:tc>
          <w:tcPr>
            <w:tcW w:w="823" w:type="dxa"/>
            <w:noWrap/>
            <w:hideMark/>
          </w:tcPr>
          <w:p w14:paraId="65543C37" w14:textId="77777777" w:rsidR="006871B5" w:rsidRPr="00920004" w:rsidRDefault="006871B5" w:rsidP="00CF739D"/>
        </w:tc>
        <w:tc>
          <w:tcPr>
            <w:tcW w:w="2198" w:type="dxa"/>
            <w:noWrap/>
            <w:hideMark/>
          </w:tcPr>
          <w:p w14:paraId="6B970383" w14:textId="77777777" w:rsidR="006871B5" w:rsidRPr="00920004" w:rsidRDefault="006871B5" w:rsidP="00CF739D">
            <w:r w:rsidRPr="00920004">
              <w:t>ID hóa đơn</w:t>
            </w:r>
          </w:p>
        </w:tc>
      </w:tr>
      <w:tr w:rsidR="006871B5" w:rsidRPr="00920004" w14:paraId="42D4CC3D" w14:textId="77777777" w:rsidTr="00CF739D">
        <w:trPr>
          <w:trHeight w:val="300"/>
        </w:trPr>
        <w:tc>
          <w:tcPr>
            <w:tcW w:w="708" w:type="dxa"/>
            <w:noWrap/>
            <w:vAlign w:val="center"/>
            <w:hideMark/>
          </w:tcPr>
          <w:p w14:paraId="7F866E94" w14:textId="77777777" w:rsidR="006871B5" w:rsidRPr="00920004" w:rsidRDefault="006871B5" w:rsidP="00CF739D">
            <w:pPr>
              <w:jc w:val="center"/>
            </w:pPr>
            <w:r w:rsidRPr="00920004">
              <w:t>2</w:t>
            </w:r>
          </w:p>
        </w:tc>
        <w:tc>
          <w:tcPr>
            <w:tcW w:w="1646" w:type="dxa"/>
            <w:noWrap/>
            <w:hideMark/>
          </w:tcPr>
          <w:p w14:paraId="634D2457" w14:textId="77777777" w:rsidR="006871B5" w:rsidRPr="00920004" w:rsidRDefault="006871B5" w:rsidP="00CF739D">
            <w:r w:rsidRPr="00920004">
              <w:t>receipt_id</w:t>
            </w:r>
          </w:p>
        </w:tc>
        <w:tc>
          <w:tcPr>
            <w:tcW w:w="1414" w:type="dxa"/>
            <w:noWrap/>
            <w:hideMark/>
          </w:tcPr>
          <w:p w14:paraId="2178121F" w14:textId="77777777" w:rsidR="006871B5" w:rsidRPr="00920004" w:rsidRDefault="006871B5" w:rsidP="00CF739D">
            <w:r w:rsidRPr="00920004">
              <w:t>numeric</w:t>
            </w:r>
          </w:p>
        </w:tc>
        <w:tc>
          <w:tcPr>
            <w:tcW w:w="1188" w:type="dxa"/>
            <w:noWrap/>
            <w:hideMark/>
          </w:tcPr>
          <w:p w14:paraId="165BF40C" w14:textId="77777777" w:rsidR="006871B5" w:rsidRPr="00920004" w:rsidRDefault="006871B5" w:rsidP="00CF739D">
            <w:pPr>
              <w:jc w:val="center"/>
            </w:pPr>
            <w:r w:rsidRPr="00920004">
              <w:t>X</w:t>
            </w:r>
          </w:p>
        </w:tc>
        <w:tc>
          <w:tcPr>
            <w:tcW w:w="838" w:type="dxa"/>
            <w:noWrap/>
            <w:hideMark/>
          </w:tcPr>
          <w:p w14:paraId="60AE4075" w14:textId="77777777" w:rsidR="006871B5" w:rsidRPr="00920004" w:rsidRDefault="006871B5" w:rsidP="00CF739D"/>
        </w:tc>
        <w:tc>
          <w:tcPr>
            <w:tcW w:w="823" w:type="dxa"/>
            <w:noWrap/>
            <w:hideMark/>
          </w:tcPr>
          <w:p w14:paraId="17EBA904" w14:textId="77777777" w:rsidR="006871B5" w:rsidRPr="00920004" w:rsidRDefault="006871B5" w:rsidP="00CF739D">
            <w:r w:rsidRPr="00920004">
              <w:t>X</w:t>
            </w:r>
          </w:p>
        </w:tc>
        <w:tc>
          <w:tcPr>
            <w:tcW w:w="2198" w:type="dxa"/>
            <w:noWrap/>
            <w:hideMark/>
          </w:tcPr>
          <w:p w14:paraId="46BFB021" w14:textId="77777777" w:rsidR="006871B5" w:rsidRPr="00920004" w:rsidRDefault="006871B5" w:rsidP="00CF739D">
            <w:r w:rsidRPr="00920004">
              <w:t>ID biên nhận. Liên kết với bảng RECEIPT</w:t>
            </w:r>
          </w:p>
        </w:tc>
      </w:tr>
      <w:tr w:rsidR="006871B5" w:rsidRPr="00920004" w14:paraId="4B1D31D8" w14:textId="77777777" w:rsidTr="00CF739D">
        <w:trPr>
          <w:trHeight w:val="300"/>
        </w:trPr>
        <w:tc>
          <w:tcPr>
            <w:tcW w:w="708" w:type="dxa"/>
            <w:noWrap/>
            <w:vAlign w:val="center"/>
            <w:hideMark/>
          </w:tcPr>
          <w:p w14:paraId="78AC095D" w14:textId="77777777" w:rsidR="006871B5" w:rsidRPr="00920004" w:rsidRDefault="006871B5" w:rsidP="00CF739D">
            <w:pPr>
              <w:jc w:val="center"/>
            </w:pPr>
            <w:r w:rsidRPr="00920004">
              <w:t>3</w:t>
            </w:r>
          </w:p>
        </w:tc>
        <w:tc>
          <w:tcPr>
            <w:tcW w:w="1646" w:type="dxa"/>
            <w:noWrap/>
            <w:hideMark/>
          </w:tcPr>
          <w:p w14:paraId="7AF02061" w14:textId="77777777" w:rsidR="006871B5" w:rsidRPr="00920004" w:rsidRDefault="006871B5" w:rsidP="00CF739D">
            <w:r w:rsidRPr="00920004">
              <w:t>create_by</w:t>
            </w:r>
          </w:p>
        </w:tc>
        <w:tc>
          <w:tcPr>
            <w:tcW w:w="1414" w:type="dxa"/>
            <w:noWrap/>
            <w:hideMark/>
          </w:tcPr>
          <w:p w14:paraId="69172325" w14:textId="77777777" w:rsidR="006871B5" w:rsidRPr="00920004" w:rsidRDefault="006871B5" w:rsidP="00CF739D">
            <w:r w:rsidRPr="00920004">
              <w:t>numeric</w:t>
            </w:r>
          </w:p>
        </w:tc>
        <w:tc>
          <w:tcPr>
            <w:tcW w:w="1188" w:type="dxa"/>
            <w:noWrap/>
            <w:hideMark/>
          </w:tcPr>
          <w:p w14:paraId="37AC30A9" w14:textId="77777777" w:rsidR="006871B5" w:rsidRPr="00920004" w:rsidRDefault="006871B5" w:rsidP="00CF739D">
            <w:pPr>
              <w:jc w:val="center"/>
            </w:pPr>
            <w:r w:rsidRPr="00920004">
              <w:t>X</w:t>
            </w:r>
          </w:p>
        </w:tc>
        <w:tc>
          <w:tcPr>
            <w:tcW w:w="838" w:type="dxa"/>
            <w:noWrap/>
            <w:hideMark/>
          </w:tcPr>
          <w:p w14:paraId="63D3A4A6" w14:textId="77777777" w:rsidR="006871B5" w:rsidRPr="00920004" w:rsidRDefault="006871B5" w:rsidP="00CF739D"/>
        </w:tc>
        <w:tc>
          <w:tcPr>
            <w:tcW w:w="823" w:type="dxa"/>
            <w:noWrap/>
            <w:hideMark/>
          </w:tcPr>
          <w:p w14:paraId="49606BAA" w14:textId="77777777" w:rsidR="006871B5" w:rsidRPr="00920004" w:rsidRDefault="006871B5" w:rsidP="00CF739D">
            <w:r w:rsidRPr="00920004">
              <w:t>X</w:t>
            </w:r>
          </w:p>
        </w:tc>
        <w:tc>
          <w:tcPr>
            <w:tcW w:w="2198" w:type="dxa"/>
            <w:noWrap/>
            <w:hideMark/>
          </w:tcPr>
          <w:p w14:paraId="130F4029" w14:textId="77777777" w:rsidR="006871B5" w:rsidRPr="00920004" w:rsidRDefault="006871B5" w:rsidP="00CF739D">
            <w:r w:rsidRPr="00920004">
              <w:t xml:space="preserve">Người tạo hóa đơn. </w:t>
            </w:r>
          </w:p>
        </w:tc>
      </w:tr>
      <w:tr w:rsidR="006871B5" w:rsidRPr="00920004" w14:paraId="109BC3B7" w14:textId="77777777" w:rsidTr="00CF739D">
        <w:trPr>
          <w:trHeight w:val="300"/>
        </w:trPr>
        <w:tc>
          <w:tcPr>
            <w:tcW w:w="708" w:type="dxa"/>
            <w:noWrap/>
            <w:vAlign w:val="center"/>
            <w:hideMark/>
          </w:tcPr>
          <w:p w14:paraId="3A0E1A37" w14:textId="77777777" w:rsidR="006871B5" w:rsidRPr="00920004" w:rsidRDefault="006871B5" w:rsidP="00CF739D">
            <w:pPr>
              <w:jc w:val="center"/>
            </w:pPr>
            <w:r w:rsidRPr="00920004">
              <w:t>4</w:t>
            </w:r>
          </w:p>
        </w:tc>
        <w:tc>
          <w:tcPr>
            <w:tcW w:w="1646" w:type="dxa"/>
            <w:noWrap/>
            <w:hideMark/>
          </w:tcPr>
          <w:p w14:paraId="4A10754A" w14:textId="77777777" w:rsidR="006871B5" w:rsidRPr="00920004" w:rsidRDefault="006871B5" w:rsidP="00CF739D">
            <w:r w:rsidRPr="00920004">
              <w:t>update_by</w:t>
            </w:r>
          </w:p>
        </w:tc>
        <w:tc>
          <w:tcPr>
            <w:tcW w:w="1414" w:type="dxa"/>
            <w:noWrap/>
            <w:hideMark/>
          </w:tcPr>
          <w:p w14:paraId="74707265" w14:textId="77777777" w:rsidR="006871B5" w:rsidRPr="00920004" w:rsidRDefault="006871B5" w:rsidP="00CF739D">
            <w:r w:rsidRPr="00920004">
              <w:t>numeric</w:t>
            </w:r>
          </w:p>
        </w:tc>
        <w:tc>
          <w:tcPr>
            <w:tcW w:w="1188" w:type="dxa"/>
            <w:noWrap/>
            <w:hideMark/>
          </w:tcPr>
          <w:p w14:paraId="18E176B8" w14:textId="77777777" w:rsidR="006871B5" w:rsidRPr="00920004" w:rsidRDefault="006871B5" w:rsidP="00CF739D">
            <w:pPr>
              <w:jc w:val="center"/>
            </w:pPr>
            <w:r w:rsidRPr="00920004">
              <w:t>X</w:t>
            </w:r>
          </w:p>
        </w:tc>
        <w:tc>
          <w:tcPr>
            <w:tcW w:w="838" w:type="dxa"/>
            <w:noWrap/>
            <w:hideMark/>
          </w:tcPr>
          <w:p w14:paraId="1C942539" w14:textId="77777777" w:rsidR="006871B5" w:rsidRPr="00920004" w:rsidRDefault="006871B5" w:rsidP="00CF739D"/>
        </w:tc>
        <w:tc>
          <w:tcPr>
            <w:tcW w:w="823" w:type="dxa"/>
            <w:noWrap/>
            <w:hideMark/>
          </w:tcPr>
          <w:p w14:paraId="7A64ADE8" w14:textId="77777777" w:rsidR="006871B5" w:rsidRPr="00920004" w:rsidRDefault="006871B5" w:rsidP="00CF739D">
            <w:r w:rsidRPr="00920004">
              <w:t>X</w:t>
            </w:r>
          </w:p>
        </w:tc>
        <w:tc>
          <w:tcPr>
            <w:tcW w:w="2198" w:type="dxa"/>
            <w:noWrap/>
            <w:hideMark/>
          </w:tcPr>
          <w:p w14:paraId="037091F3" w14:textId="77777777" w:rsidR="006871B5" w:rsidRPr="00920004" w:rsidRDefault="006871B5" w:rsidP="00CF739D">
            <w:r w:rsidRPr="00920004">
              <w:t>Người cập nhật hóa đơn.</w:t>
            </w:r>
          </w:p>
        </w:tc>
      </w:tr>
      <w:tr w:rsidR="006871B5" w:rsidRPr="00920004" w14:paraId="4A566D8C" w14:textId="77777777" w:rsidTr="00CF739D">
        <w:trPr>
          <w:trHeight w:val="300"/>
        </w:trPr>
        <w:tc>
          <w:tcPr>
            <w:tcW w:w="708" w:type="dxa"/>
            <w:noWrap/>
            <w:vAlign w:val="center"/>
            <w:hideMark/>
          </w:tcPr>
          <w:p w14:paraId="42AFEBF1" w14:textId="77777777" w:rsidR="006871B5" w:rsidRPr="00920004" w:rsidRDefault="006871B5" w:rsidP="00CF739D">
            <w:pPr>
              <w:jc w:val="center"/>
            </w:pPr>
            <w:r w:rsidRPr="00920004">
              <w:t>5</w:t>
            </w:r>
          </w:p>
        </w:tc>
        <w:tc>
          <w:tcPr>
            <w:tcW w:w="1646" w:type="dxa"/>
            <w:noWrap/>
            <w:hideMark/>
          </w:tcPr>
          <w:p w14:paraId="71FB59AF" w14:textId="77777777" w:rsidR="006871B5" w:rsidRPr="00920004" w:rsidRDefault="006871B5" w:rsidP="00CF739D">
            <w:r w:rsidRPr="00920004">
              <w:t>create_date</w:t>
            </w:r>
          </w:p>
        </w:tc>
        <w:tc>
          <w:tcPr>
            <w:tcW w:w="1414" w:type="dxa"/>
            <w:noWrap/>
            <w:hideMark/>
          </w:tcPr>
          <w:p w14:paraId="52AC864F" w14:textId="77777777" w:rsidR="006871B5" w:rsidRPr="00920004" w:rsidRDefault="006871B5" w:rsidP="00CF739D">
            <w:r w:rsidRPr="00920004">
              <w:t xml:space="preserve">timestamp </w:t>
            </w:r>
          </w:p>
        </w:tc>
        <w:tc>
          <w:tcPr>
            <w:tcW w:w="1188" w:type="dxa"/>
            <w:noWrap/>
            <w:hideMark/>
          </w:tcPr>
          <w:p w14:paraId="3FA968BB" w14:textId="77777777" w:rsidR="006871B5" w:rsidRPr="00920004" w:rsidRDefault="006871B5" w:rsidP="00CF739D">
            <w:pPr>
              <w:jc w:val="center"/>
            </w:pPr>
            <w:r w:rsidRPr="00920004">
              <w:t>X</w:t>
            </w:r>
          </w:p>
        </w:tc>
        <w:tc>
          <w:tcPr>
            <w:tcW w:w="838" w:type="dxa"/>
            <w:noWrap/>
            <w:hideMark/>
          </w:tcPr>
          <w:p w14:paraId="61239437" w14:textId="77777777" w:rsidR="006871B5" w:rsidRPr="00920004" w:rsidRDefault="006871B5" w:rsidP="00CF739D"/>
        </w:tc>
        <w:tc>
          <w:tcPr>
            <w:tcW w:w="823" w:type="dxa"/>
            <w:noWrap/>
            <w:hideMark/>
          </w:tcPr>
          <w:p w14:paraId="2CF9EA5B" w14:textId="77777777" w:rsidR="006871B5" w:rsidRPr="00920004" w:rsidRDefault="006871B5" w:rsidP="00CF739D"/>
        </w:tc>
        <w:tc>
          <w:tcPr>
            <w:tcW w:w="2198" w:type="dxa"/>
            <w:noWrap/>
            <w:hideMark/>
          </w:tcPr>
          <w:p w14:paraId="0AA07FE0" w14:textId="77777777" w:rsidR="006871B5" w:rsidRPr="00920004" w:rsidRDefault="006871B5" w:rsidP="00CF739D">
            <w:r w:rsidRPr="00920004">
              <w:t>Ngày tạo hóa đơn</w:t>
            </w:r>
          </w:p>
        </w:tc>
      </w:tr>
      <w:tr w:rsidR="006871B5" w:rsidRPr="00920004" w14:paraId="216762E7" w14:textId="77777777" w:rsidTr="00CF739D">
        <w:trPr>
          <w:trHeight w:val="300"/>
        </w:trPr>
        <w:tc>
          <w:tcPr>
            <w:tcW w:w="708" w:type="dxa"/>
            <w:noWrap/>
            <w:vAlign w:val="center"/>
            <w:hideMark/>
          </w:tcPr>
          <w:p w14:paraId="70B55E09" w14:textId="77777777" w:rsidR="006871B5" w:rsidRPr="00920004" w:rsidRDefault="006871B5" w:rsidP="00CF739D">
            <w:pPr>
              <w:jc w:val="center"/>
            </w:pPr>
            <w:r w:rsidRPr="00920004">
              <w:t>6</w:t>
            </w:r>
          </w:p>
        </w:tc>
        <w:tc>
          <w:tcPr>
            <w:tcW w:w="1646" w:type="dxa"/>
            <w:noWrap/>
            <w:hideMark/>
          </w:tcPr>
          <w:p w14:paraId="78E578BA" w14:textId="77777777" w:rsidR="006871B5" w:rsidRPr="00920004" w:rsidRDefault="006871B5" w:rsidP="00CF739D">
            <w:r w:rsidRPr="00920004">
              <w:t>update_date</w:t>
            </w:r>
          </w:p>
        </w:tc>
        <w:tc>
          <w:tcPr>
            <w:tcW w:w="1414" w:type="dxa"/>
            <w:noWrap/>
            <w:hideMark/>
          </w:tcPr>
          <w:p w14:paraId="16556259" w14:textId="77777777" w:rsidR="006871B5" w:rsidRPr="00920004" w:rsidRDefault="006871B5" w:rsidP="00CF739D">
            <w:r w:rsidRPr="00920004">
              <w:t xml:space="preserve">timestamp </w:t>
            </w:r>
          </w:p>
        </w:tc>
        <w:tc>
          <w:tcPr>
            <w:tcW w:w="1188" w:type="dxa"/>
            <w:noWrap/>
            <w:hideMark/>
          </w:tcPr>
          <w:p w14:paraId="64AA9DA9" w14:textId="77777777" w:rsidR="006871B5" w:rsidRPr="00920004" w:rsidRDefault="006871B5" w:rsidP="00CF739D">
            <w:pPr>
              <w:jc w:val="center"/>
            </w:pPr>
            <w:r w:rsidRPr="00920004">
              <w:t>X</w:t>
            </w:r>
          </w:p>
        </w:tc>
        <w:tc>
          <w:tcPr>
            <w:tcW w:w="838" w:type="dxa"/>
            <w:noWrap/>
            <w:hideMark/>
          </w:tcPr>
          <w:p w14:paraId="006F587B" w14:textId="77777777" w:rsidR="006871B5" w:rsidRPr="00920004" w:rsidRDefault="006871B5" w:rsidP="00CF739D"/>
        </w:tc>
        <w:tc>
          <w:tcPr>
            <w:tcW w:w="823" w:type="dxa"/>
            <w:noWrap/>
            <w:hideMark/>
          </w:tcPr>
          <w:p w14:paraId="4AA2125E" w14:textId="77777777" w:rsidR="006871B5" w:rsidRPr="00920004" w:rsidRDefault="006871B5" w:rsidP="00CF739D"/>
        </w:tc>
        <w:tc>
          <w:tcPr>
            <w:tcW w:w="2198" w:type="dxa"/>
            <w:noWrap/>
            <w:hideMark/>
          </w:tcPr>
          <w:p w14:paraId="46A77604" w14:textId="77777777" w:rsidR="006871B5" w:rsidRPr="00920004" w:rsidRDefault="006871B5" w:rsidP="00CF739D">
            <w:r w:rsidRPr="00920004">
              <w:t>Ngày cập nhật hóa đơn</w:t>
            </w:r>
          </w:p>
        </w:tc>
      </w:tr>
      <w:tr w:rsidR="006871B5" w:rsidRPr="00920004" w14:paraId="51F61F15" w14:textId="77777777" w:rsidTr="00CF739D">
        <w:trPr>
          <w:trHeight w:val="300"/>
        </w:trPr>
        <w:tc>
          <w:tcPr>
            <w:tcW w:w="708" w:type="dxa"/>
            <w:noWrap/>
            <w:vAlign w:val="center"/>
            <w:hideMark/>
          </w:tcPr>
          <w:p w14:paraId="1649FD87" w14:textId="77777777" w:rsidR="006871B5" w:rsidRPr="00920004" w:rsidRDefault="006871B5" w:rsidP="00CF739D">
            <w:pPr>
              <w:jc w:val="center"/>
            </w:pPr>
            <w:r w:rsidRPr="00920004">
              <w:t>7</w:t>
            </w:r>
          </w:p>
        </w:tc>
        <w:tc>
          <w:tcPr>
            <w:tcW w:w="1646" w:type="dxa"/>
            <w:noWrap/>
            <w:hideMark/>
          </w:tcPr>
          <w:p w14:paraId="2F8FF411" w14:textId="77777777" w:rsidR="006871B5" w:rsidRPr="00920004" w:rsidRDefault="006871B5" w:rsidP="00CF739D">
            <w:r w:rsidRPr="00920004">
              <w:t>status</w:t>
            </w:r>
          </w:p>
        </w:tc>
        <w:tc>
          <w:tcPr>
            <w:tcW w:w="1414" w:type="dxa"/>
            <w:noWrap/>
            <w:hideMark/>
          </w:tcPr>
          <w:p w14:paraId="409309B7" w14:textId="533022C6" w:rsidR="006871B5" w:rsidRPr="00920004" w:rsidRDefault="00E452E5" w:rsidP="00CF739D">
            <w:pPr>
              <w:rPr>
                <w:lang w:val="en-US"/>
              </w:rPr>
            </w:pPr>
            <w:r w:rsidRPr="00920004">
              <w:t>varchar</w:t>
            </w:r>
          </w:p>
        </w:tc>
        <w:tc>
          <w:tcPr>
            <w:tcW w:w="1188" w:type="dxa"/>
            <w:noWrap/>
            <w:hideMark/>
          </w:tcPr>
          <w:p w14:paraId="63E88DA4" w14:textId="77777777" w:rsidR="006871B5" w:rsidRPr="00920004" w:rsidRDefault="006871B5" w:rsidP="00CF739D">
            <w:pPr>
              <w:jc w:val="center"/>
            </w:pPr>
            <w:r w:rsidRPr="00920004">
              <w:t>X</w:t>
            </w:r>
          </w:p>
        </w:tc>
        <w:tc>
          <w:tcPr>
            <w:tcW w:w="838" w:type="dxa"/>
            <w:noWrap/>
            <w:hideMark/>
          </w:tcPr>
          <w:p w14:paraId="6B8EB673" w14:textId="77777777" w:rsidR="006871B5" w:rsidRPr="00920004" w:rsidRDefault="006871B5" w:rsidP="00CF739D"/>
        </w:tc>
        <w:tc>
          <w:tcPr>
            <w:tcW w:w="823" w:type="dxa"/>
            <w:noWrap/>
            <w:hideMark/>
          </w:tcPr>
          <w:p w14:paraId="5CFA4CDE" w14:textId="77777777" w:rsidR="006871B5" w:rsidRPr="00920004" w:rsidRDefault="006871B5" w:rsidP="00CF739D"/>
        </w:tc>
        <w:tc>
          <w:tcPr>
            <w:tcW w:w="2198" w:type="dxa"/>
            <w:noWrap/>
            <w:hideMark/>
          </w:tcPr>
          <w:p w14:paraId="0963BA7E" w14:textId="77777777" w:rsidR="006871B5" w:rsidRPr="00920004" w:rsidRDefault="006871B5" w:rsidP="00CF739D">
            <w:r w:rsidRPr="00920004">
              <w:t>Trạng thái hóa đơn</w:t>
            </w:r>
          </w:p>
        </w:tc>
      </w:tr>
    </w:tbl>
    <w:p w14:paraId="6A134204" w14:textId="4911EAE9" w:rsidR="006871B5" w:rsidRPr="00CF739D" w:rsidRDefault="006871B5" w:rsidP="00CF739D">
      <w:pPr>
        <w:pStyle w:val="Caption"/>
      </w:pPr>
      <w:bookmarkStart w:id="2626" w:name="_Toc53150460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15</w:t>
      </w:r>
      <w:r w:rsidR="00D632EE" w:rsidRPr="00CF739D">
        <w:fldChar w:fldCharType="end"/>
      </w:r>
      <w:r w:rsidRPr="00920004">
        <w:t xml:space="preserve"> </w:t>
      </w:r>
      <w:r w:rsidRPr="00CF739D">
        <w:t>Bảng dữ liệu hóa đơn</w:t>
      </w:r>
      <w:bookmarkEnd w:id="2626"/>
    </w:p>
    <w:p w14:paraId="7FD8880A" w14:textId="77777777" w:rsidR="006871B5" w:rsidRPr="00CF739D" w:rsidRDefault="006871B5" w:rsidP="00CF739D">
      <w:pPr>
        <w:rPr>
          <w:b/>
          <w:lang w:val="en-US"/>
        </w:rPr>
      </w:pPr>
      <w:r w:rsidRPr="00CF739D">
        <w:rPr>
          <w:b/>
          <w:lang w:val="en-US"/>
        </w:rPr>
        <w:t>BẢNG BILL_DETAIL</w:t>
      </w:r>
    </w:p>
    <w:tbl>
      <w:tblPr>
        <w:tblStyle w:val="TableGrid"/>
        <w:tblW w:w="8725" w:type="dxa"/>
        <w:tblLook w:val="04A0" w:firstRow="1" w:lastRow="0" w:firstColumn="1" w:lastColumn="0" w:noHBand="0" w:noVBand="1"/>
      </w:tblPr>
      <w:tblGrid>
        <w:gridCol w:w="708"/>
        <w:gridCol w:w="1863"/>
        <w:gridCol w:w="1300"/>
        <w:gridCol w:w="991"/>
        <w:gridCol w:w="838"/>
        <w:gridCol w:w="1414"/>
        <w:gridCol w:w="1611"/>
      </w:tblGrid>
      <w:tr w:rsidR="006871B5" w:rsidRPr="00920004" w14:paraId="7A15DE70" w14:textId="77777777" w:rsidTr="00CF739D">
        <w:trPr>
          <w:trHeight w:val="300"/>
        </w:trPr>
        <w:tc>
          <w:tcPr>
            <w:tcW w:w="708" w:type="dxa"/>
            <w:noWrap/>
            <w:vAlign w:val="center"/>
            <w:hideMark/>
          </w:tcPr>
          <w:p w14:paraId="30E7D9C0" w14:textId="77777777" w:rsidR="006871B5" w:rsidRPr="00920004" w:rsidRDefault="006871B5" w:rsidP="00CF739D">
            <w:pPr>
              <w:spacing w:before="240" w:line="0" w:lineRule="atLeast"/>
              <w:jc w:val="center"/>
              <w:rPr>
                <w:b/>
                <w:bCs/>
              </w:rPr>
            </w:pPr>
            <w:r w:rsidRPr="00920004">
              <w:rPr>
                <w:b/>
                <w:bCs/>
                <w:lang w:val="da-DK"/>
              </w:rPr>
              <w:t>STT</w:t>
            </w:r>
          </w:p>
        </w:tc>
        <w:tc>
          <w:tcPr>
            <w:tcW w:w="1863" w:type="dxa"/>
            <w:noWrap/>
            <w:vAlign w:val="center"/>
            <w:hideMark/>
          </w:tcPr>
          <w:p w14:paraId="499966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D09AE53" w14:textId="77777777" w:rsidR="006871B5" w:rsidRPr="00920004" w:rsidRDefault="006871B5" w:rsidP="00CF739D">
            <w:pPr>
              <w:spacing w:before="240" w:line="0" w:lineRule="atLeast"/>
              <w:jc w:val="center"/>
              <w:rPr>
                <w:b/>
                <w:bCs/>
              </w:rPr>
            </w:pPr>
            <w:r w:rsidRPr="00920004">
              <w:rPr>
                <w:b/>
                <w:bCs/>
                <w:lang w:val="da-DK"/>
              </w:rPr>
              <w:t>Kiểu</w:t>
            </w:r>
          </w:p>
        </w:tc>
        <w:tc>
          <w:tcPr>
            <w:tcW w:w="991" w:type="dxa"/>
            <w:noWrap/>
            <w:vAlign w:val="center"/>
            <w:hideMark/>
          </w:tcPr>
          <w:p w14:paraId="1771768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6DDD53D" w14:textId="77777777" w:rsidR="006871B5" w:rsidRPr="00920004" w:rsidRDefault="006871B5" w:rsidP="00CF739D">
            <w:pPr>
              <w:spacing w:before="240" w:line="0" w:lineRule="atLeast"/>
              <w:jc w:val="center"/>
              <w:rPr>
                <w:b/>
                <w:bCs/>
              </w:rPr>
            </w:pPr>
            <w:r w:rsidRPr="00920004">
              <w:rPr>
                <w:b/>
                <w:bCs/>
                <w:lang w:val="da-DK"/>
              </w:rPr>
              <w:t>Khóa chính</w:t>
            </w:r>
          </w:p>
        </w:tc>
        <w:tc>
          <w:tcPr>
            <w:tcW w:w="1414" w:type="dxa"/>
            <w:noWrap/>
            <w:vAlign w:val="center"/>
            <w:hideMark/>
          </w:tcPr>
          <w:p w14:paraId="374A7315" w14:textId="77777777" w:rsidR="006871B5" w:rsidRPr="00920004" w:rsidRDefault="006871B5" w:rsidP="00CF739D">
            <w:pPr>
              <w:spacing w:before="240" w:line="0" w:lineRule="atLeast"/>
              <w:jc w:val="center"/>
              <w:rPr>
                <w:b/>
                <w:bCs/>
              </w:rPr>
            </w:pPr>
            <w:r w:rsidRPr="00920004">
              <w:rPr>
                <w:b/>
                <w:bCs/>
                <w:lang w:val="da-DK"/>
              </w:rPr>
              <w:t>Khóa ngoại</w:t>
            </w:r>
          </w:p>
        </w:tc>
        <w:tc>
          <w:tcPr>
            <w:tcW w:w="1611" w:type="dxa"/>
            <w:noWrap/>
            <w:vAlign w:val="center"/>
            <w:hideMark/>
          </w:tcPr>
          <w:p w14:paraId="3E2DB216"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302FC1D" w14:textId="77777777" w:rsidTr="00CF739D">
        <w:trPr>
          <w:trHeight w:val="300"/>
        </w:trPr>
        <w:tc>
          <w:tcPr>
            <w:tcW w:w="708" w:type="dxa"/>
            <w:noWrap/>
            <w:vAlign w:val="center"/>
            <w:hideMark/>
          </w:tcPr>
          <w:p w14:paraId="340376D5" w14:textId="77777777" w:rsidR="006871B5" w:rsidRPr="00920004" w:rsidRDefault="006871B5" w:rsidP="00CF739D">
            <w:pPr>
              <w:jc w:val="center"/>
            </w:pPr>
            <w:r w:rsidRPr="00920004">
              <w:t>1</w:t>
            </w:r>
          </w:p>
        </w:tc>
        <w:tc>
          <w:tcPr>
            <w:tcW w:w="1863" w:type="dxa"/>
            <w:noWrap/>
            <w:hideMark/>
          </w:tcPr>
          <w:p w14:paraId="03F2A4DF" w14:textId="77777777" w:rsidR="006871B5" w:rsidRPr="00920004" w:rsidRDefault="006871B5" w:rsidP="00CF739D">
            <w:r w:rsidRPr="00920004">
              <w:t>id</w:t>
            </w:r>
          </w:p>
        </w:tc>
        <w:tc>
          <w:tcPr>
            <w:tcW w:w="1300" w:type="dxa"/>
            <w:noWrap/>
            <w:hideMark/>
          </w:tcPr>
          <w:p w14:paraId="0EABAA2C" w14:textId="77777777" w:rsidR="006871B5" w:rsidRPr="00920004" w:rsidRDefault="006871B5" w:rsidP="00CF739D">
            <w:r w:rsidRPr="00920004">
              <w:t>numeric</w:t>
            </w:r>
          </w:p>
        </w:tc>
        <w:tc>
          <w:tcPr>
            <w:tcW w:w="991" w:type="dxa"/>
            <w:noWrap/>
            <w:vAlign w:val="center"/>
            <w:hideMark/>
          </w:tcPr>
          <w:p w14:paraId="6AAC256F" w14:textId="77777777" w:rsidR="006871B5" w:rsidRPr="00920004" w:rsidRDefault="006871B5" w:rsidP="00CF739D"/>
        </w:tc>
        <w:tc>
          <w:tcPr>
            <w:tcW w:w="838" w:type="dxa"/>
            <w:noWrap/>
            <w:vAlign w:val="center"/>
            <w:hideMark/>
          </w:tcPr>
          <w:p w14:paraId="69251027" w14:textId="77777777" w:rsidR="006871B5" w:rsidRPr="00920004" w:rsidRDefault="006871B5" w:rsidP="00CF739D">
            <w:r w:rsidRPr="00920004">
              <w:t>X</w:t>
            </w:r>
          </w:p>
        </w:tc>
        <w:tc>
          <w:tcPr>
            <w:tcW w:w="1414" w:type="dxa"/>
            <w:noWrap/>
            <w:vAlign w:val="center"/>
            <w:hideMark/>
          </w:tcPr>
          <w:p w14:paraId="4DE99989" w14:textId="77777777" w:rsidR="006871B5" w:rsidRPr="00920004" w:rsidRDefault="006871B5" w:rsidP="00CF739D"/>
        </w:tc>
        <w:tc>
          <w:tcPr>
            <w:tcW w:w="1611" w:type="dxa"/>
            <w:noWrap/>
            <w:hideMark/>
          </w:tcPr>
          <w:p w14:paraId="15B3EFCB" w14:textId="77777777" w:rsidR="006871B5" w:rsidRPr="00920004" w:rsidRDefault="006871B5" w:rsidP="00CF739D">
            <w:r w:rsidRPr="00920004">
              <w:t>ID chi tiết hóa đơn</w:t>
            </w:r>
          </w:p>
        </w:tc>
      </w:tr>
      <w:tr w:rsidR="006871B5" w:rsidRPr="00920004" w14:paraId="2BFCAF96" w14:textId="77777777" w:rsidTr="00CF739D">
        <w:trPr>
          <w:trHeight w:val="300"/>
        </w:trPr>
        <w:tc>
          <w:tcPr>
            <w:tcW w:w="708" w:type="dxa"/>
            <w:noWrap/>
            <w:vAlign w:val="center"/>
            <w:hideMark/>
          </w:tcPr>
          <w:p w14:paraId="148EB550" w14:textId="77777777" w:rsidR="006871B5" w:rsidRPr="00920004" w:rsidRDefault="006871B5" w:rsidP="00CF739D">
            <w:pPr>
              <w:jc w:val="center"/>
            </w:pPr>
            <w:r w:rsidRPr="00920004">
              <w:t>2</w:t>
            </w:r>
          </w:p>
        </w:tc>
        <w:tc>
          <w:tcPr>
            <w:tcW w:w="1863" w:type="dxa"/>
            <w:noWrap/>
            <w:hideMark/>
          </w:tcPr>
          <w:p w14:paraId="41CE6A32" w14:textId="77777777" w:rsidR="006871B5" w:rsidRPr="00920004" w:rsidRDefault="006871B5" w:rsidP="00CF739D">
            <w:r w:rsidRPr="00920004">
              <w:t>bill_id</w:t>
            </w:r>
          </w:p>
        </w:tc>
        <w:tc>
          <w:tcPr>
            <w:tcW w:w="1300" w:type="dxa"/>
            <w:noWrap/>
            <w:hideMark/>
          </w:tcPr>
          <w:p w14:paraId="26CCD97B" w14:textId="77777777" w:rsidR="006871B5" w:rsidRPr="00920004" w:rsidRDefault="006871B5" w:rsidP="00CF739D">
            <w:r w:rsidRPr="00920004">
              <w:t>numeric</w:t>
            </w:r>
          </w:p>
        </w:tc>
        <w:tc>
          <w:tcPr>
            <w:tcW w:w="991" w:type="dxa"/>
            <w:noWrap/>
            <w:vAlign w:val="center"/>
            <w:hideMark/>
          </w:tcPr>
          <w:p w14:paraId="1BC00AF1" w14:textId="77777777" w:rsidR="006871B5" w:rsidRPr="00920004" w:rsidRDefault="006871B5" w:rsidP="00CF739D"/>
        </w:tc>
        <w:tc>
          <w:tcPr>
            <w:tcW w:w="838" w:type="dxa"/>
            <w:noWrap/>
            <w:vAlign w:val="center"/>
            <w:hideMark/>
          </w:tcPr>
          <w:p w14:paraId="31708F6D" w14:textId="77777777" w:rsidR="006871B5" w:rsidRPr="00920004" w:rsidRDefault="006871B5" w:rsidP="00CF739D"/>
        </w:tc>
        <w:tc>
          <w:tcPr>
            <w:tcW w:w="1414" w:type="dxa"/>
            <w:noWrap/>
            <w:vAlign w:val="center"/>
            <w:hideMark/>
          </w:tcPr>
          <w:p w14:paraId="463B1433" w14:textId="77777777" w:rsidR="006871B5" w:rsidRPr="00920004" w:rsidRDefault="006871B5" w:rsidP="00CF739D">
            <w:r w:rsidRPr="00920004">
              <w:t>X</w:t>
            </w:r>
          </w:p>
        </w:tc>
        <w:tc>
          <w:tcPr>
            <w:tcW w:w="1611" w:type="dxa"/>
            <w:noWrap/>
            <w:hideMark/>
          </w:tcPr>
          <w:p w14:paraId="6382CCEE" w14:textId="77777777" w:rsidR="006871B5" w:rsidRPr="00920004" w:rsidRDefault="006871B5" w:rsidP="00CF739D">
            <w:r w:rsidRPr="00920004">
              <w:t>ID hóa đơn</w:t>
            </w:r>
          </w:p>
        </w:tc>
      </w:tr>
      <w:tr w:rsidR="006871B5" w:rsidRPr="00920004" w14:paraId="3A44FBE3" w14:textId="77777777" w:rsidTr="00CF739D">
        <w:trPr>
          <w:trHeight w:val="300"/>
        </w:trPr>
        <w:tc>
          <w:tcPr>
            <w:tcW w:w="708" w:type="dxa"/>
            <w:noWrap/>
            <w:vAlign w:val="center"/>
            <w:hideMark/>
          </w:tcPr>
          <w:p w14:paraId="17E8E144" w14:textId="77777777" w:rsidR="006871B5" w:rsidRPr="00920004" w:rsidRDefault="006871B5" w:rsidP="00CF739D">
            <w:pPr>
              <w:jc w:val="center"/>
            </w:pPr>
            <w:r w:rsidRPr="00920004">
              <w:t>3</w:t>
            </w:r>
          </w:p>
        </w:tc>
        <w:tc>
          <w:tcPr>
            <w:tcW w:w="1863" w:type="dxa"/>
            <w:noWrap/>
            <w:hideMark/>
          </w:tcPr>
          <w:p w14:paraId="5C16A406" w14:textId="77777777" w:rsidR="006871B5" w:rsidRPr="00920004" w:rsidRDefault="006871B5" w:rsidP="00CF739D">
            <w:r w:rsidRPr="00920004">
              <w:t>service_type_id</w:t>
            </w:r>
          </w:p>
        </w:tc>
        <w:tc>
          <w:tcPr>
            <w:tcW w:w="1300" w:type="dxa"/>
            <w:noWrap/>
            <w:hideMark/>
          </w:tcPr>
          <w:p w14:paraId="6B9F6E77" w14:textId="77777777" w:rsidR="006871B5" w:rsidRPr="00920004" w:rsidRDefault="006871B5" w:rsidP="00CF739D">
            <w:r w:rsidRPr="00920004">
              <w:t>numeric</w:t>
            </w:r>
          </w:p>
        </w:tc>
        <w:tc>
          <w:tcPr>
            <w:tcW w:w="991" w:type="dxa"/>
            <w:noWrap/>
            <w:vAlign w:val="center"/>
            <w:hideMark/>
          </w:tcPr>
          <w:p w14:paraId="5E5DC7D6" w14:textId="77777777" w:rsidR="006871B5" w:rsidRPr="00920004" w:rsidRDefault="006871B5" w:rsidP="00CF739D"/>
        </w:tc>
        <w:tc>
          <w:tcPr>
            <w:tcW w:w="838" w:type="dxa"/>
            <w:noWrap/>
            <w:vAlign w:val="center"/>
            <w:hideMark/>
          </w:tcPr>
          <w:p w14:paraId="4EC83947" w14:textId="77777777" w:rsidR="006871B5" w:rsidRPr="00920004" w:rsidRDefault="006871B5" w:rsidP="00CF739D"/>
        </w:tc>
        <w:tc>
          <w:tcPr>
            <w:tcW w:w="1414" w:type="dxa"/>
            <w:noWrap/>
            <w:vAlign w:val="center"/>
            <w:hideMark/>
          </w:tcPr>
          <w:p w14:paraId="724A3F24" w14:textId="77777777" w:rsidR="006871B5" w:rsidRPr="00920004" w:rsidRDefault="006871B5" w:rsidP="00CF739D">
            <w:r w:rsidRPr="00920004">
              <w:t>X</w:t>
            </w:r>
          </w:p>
        </w:tc>
        <w:tc>
          <w:tcPr>
            <w:tcW w:w="1611" w:type="dxa"/>
            <w:noWrap/>
            <w:hideMark/>
          </w:tcPr>
          <w:p w14:paraId="25654CEE" w14:textId="77777777" w:rsidR="006871B5" w:rsidRPr="00920004" w:rsidRDefault="006871B5" w:rsidP="00CF739D">
            <w:r w:rsidRPr="00920004">
              <w:t xml:space="preserve">ID loại dịch vụ. </w:t>
            </w:r>
          </w:p>
        </w:tc>
      </w:tr>
      <w:tr w:rsidR="006871B5" w:rsidRPr="00920004" w14:paraId="377A1B4F" w14:textId="77777777" w:rsidTr="00CF739D">
        <w:trPr>
          <w:trHeight w:val="300"/>
        </w:trPr>
        <w:tc>
          <w:tcPr>
            <w:tcW w:w="708" w:type="dxa"/>
            <w:noWrap/>
            <w:vAlign w:val="center"/>
            <w:hideMark/>
          </w:tcPr>
          <w:p w14:paraId="037FFA80" w14:textId="77777777" w:rsidR="006871B5" w:rsidRPr="00920004" w:rsidRDefault="006871B5" w:rsidP="00CF739D">
            <w:pPr>
              <w:jc w:val="center"/>
            </w:pPr>
            <w:r w:rsidRPr="00920004">
              <w:t>4</w:t>
            </w:r>
          </w:p>
        </w:tc>
        <w:tc>
          <w:tcPr>
            <w:tcW w:w="1863" w:type="dxa"/>
            <w:noWrap/>
            <w:hideMark/>
          </w:tcPr>
          <w:p w14:paraId="5FB9BB78" w14:textId="77777777" w:rsidR="006871B5" w:rsidRPr="00920004" w:rsidRDefault="006871B5" w:rsidP="00CF739D">
            <w:r w:rsidRPr="00920004">
              <w:t>unit_id</w:t>
            </w:r>
          </w:p>
        </w:tc>
        <w:tc>
          <w:tcPr>
            <w:tcW w:w="1300" w:type="dxa"/>
            <w:noWrap/>
            <w:hideMark/>
          </w:tcPr>
          <w:p w14:paraId="7359C28F" w14:textId="77777777" w:rsidR="006871B5" w:rsidRPr="00920004" w:rsidRDefault="006871B5" w:rsidP="00CF739D">
            <w:r w:rsidRPr="00920004">
              <w:t>numeric</w:t>
            </w:r>
          </w:p>
        </w:tc>
        <w:tc>
          <w:tcPr>
            <w:tcW w:w="991" w:type="dxa"/>
            <w:noWrap/>
            <w:vAlign w:val="center"/>
            <w:hideMark/>
          </w:tcPr>
          <w:p w14:paraId="5589CB3A" w14:textId="77777777" w:rsidR="006871B5" w:rsidRPr="00920004" w:rsidRDefault="006871B5" w:rsidP="00CF739D"/>
        </w:tc>
        <w:tc>
          <w:tcPr>
            <w:tcW w:w="838" w:type="dxa"/>
            <w:noWrap/>
            <w:vAlign w:val="center"/>
            <w:hideMark/>
          </w:tcPr>
          <w:p w14:paraId="224663D6" w14:textId="77777777" w:rsidR="006871B5" w:rsidRPr="00920004" w:rsidRDefault="006871B5" w:rsidP="00CF739D"/>
        </w:tc>
        <w:tc>
          <w:tcPr>
            <w:tcW w:w="1414" w:type="dxa"/>
            <w:noWrap/>
            <w:vAlign w:val="center"/>
            <w:hideMark/>
          </w:tcPr>
          <w:p w14:paraId="0170D493" w14:textId="77777777" w:rsidR="006871B5" w:rsidRPr="00920004" w:rsidRDefault="006871B5" w:rsidP="00CF739D">
            <w:r w:rsidRPr="00920004">
              <w:t>X</w:t>
            </w:r>
          </w:p>
        </w:tc>
        <w:tc>
          <w:tcPr>
            <w:tcW w:w="1611" w:type="dxa"/>
            <w:noWrap/>
            <w:hideMark/>
          </w:tcPr>
          <w:p w14:paraId="6097B7FC" w14:textId="77777777" w:rsidR="006871B5" w:rsidRPr="00920004" w:rsidRDefault="006871B5" w:rsidP="00CF739D">
            <w:r w:rsidRPr="00920004">
              <w:t xml:space="preserve">ID đơn vị tính. </w:t>
            </w:r>
          </w:p>
        </w:tc>
      </w:tr>
      <w:tr w:rsidR="006871B5" w:rsidRPr="00920004" w14:paraId="63A44E3D" w14:textId="77777777" w:rsidTr="00CF739D">
        <w:trPr>
          <w:trHeight w:val="300"/>
        </w:trPr>
        <w:tc>
          <w:tcPr>
            <w:tcW w:w="708" w:type="dxa"/>
            <w:noWrap/>
            <w:vAlign w:val="center"/>
            <w:hideMark/>
          </w:tcPr>
          <w:p w14:paraId="6276860E" w14:textId="77777777" w:rsidR="006871B5" w:rsidRPr="00920004" w:rsidRDefault="006871B5" w:rsidP="00CF739D">
            <w:pPr>
              <w:jc w:val="center"/>
            </w:pPr>
            <w:r w:rsidRPr="00920004">
              <w:t>5</w:t>
            </w:r>
          </w:p>
        </w:tc>
        <w:tc>
          <w:tcPr>
            <w:tcW w:w="1863" w:type="dxa"/>
            <w:noWrap/>
            <w:hideMark/>
          </w:tcPr>
          <w:p w14:paraId="7801B78D" w14:textId="77777777" w:rsidR="006871B5" w:rsidRPr="00920004" w:rsidRDefault="006871B5" w:rsidP="00CF739D">
            <w:r w:rsidRPr="00920004">
              <w:t>label_id</w:t>
            </w:r>
          </w:p>
        </w:tc>
        <w:tc>
          <w:tcPr>
            <w:tcW w:w="1300" w:type="dxa"/>
            <w:noWrap/>
            <w:hideMark/>
          </w:tcPr>
          <w:p w14:paraId="74EB8EB6" w14:textId="77777777" w:rsidR="006871B5" w:rsidRPr="00920004" w:rsidRDefault="006871B5" w:rsidP="00CF739D">
            <w:r w:rsidRPr="00920004">
              <w:t>numeric</w:t>
            </w:r>
          </w:p>
        </w:tc>
        <w:tc>
          <w:tcPr>
            <w:tcW w:w="991" w:type="dxa"/>
            <w:noWrap/>
            <w:vAlign w:val="center"/>
            <w:hideMark/>
          </w:tcPr>
          <w:p w14:paraId="0BCECAF1" w14:textId="77777777" w:rsidR="006871B5" w:rsidRPr="00920004" w:rsidRDefault="006871B5" w:rsidP="00CF739D"/>
        </w:tc>
        <w:tc>
          <w:tcPr>
            <w:tcW w:w="838" w:type="dxa"/>
            <w:noWrap/>
            <w:vAlign w:val="center"/>
            <w:hideMark/>
          </w:tcPr>
          <w:p w14:paraId="174C258B" w14:textId="77777777" w:rsidR="006871B5" w:rsidRPr="00920004" w:rsidRDefault="006871B5" w:rsidP="00CF739D"/>
        </w:tc>
        <w:tc>
          <w:tcPr>
            <w:tcW w:w="1414" w:type="dxa"/>
            <w:noWrap/>
            <w:vAlign w:val="center"/>
            <w:hideMark/>
          </w:tcPr>
          <w:p w14:paraId="5F48FC7E" w14:textId="77777777" w:rsidR="006871B5" w:rsidRPr="00920004" w:rsidRDefault="006871B5" w:rsidP="00CF739D">
            <w:r w:rsidRPr="00920004">
              <w:t>X</w:t>
            </w:r>
          </w:p>
        </w:tc>
        <w:tc>
          <w:tcPr>
            <w:tcW w:w="1611" w:type="dxa"/>
            <w:noWrap/>
            <w:hideMark/>
          </w:tcPr>
          <w:p w14:paraId="0E0B540E" w14:textId="77777777" w:rsidR="006871B5" w:rsidRPr="00920004" w:rsidRDefault="006871B5" w:rsidP="00CF739D">
            <w:r w:rsidRPr="00920004">
              <w:t>ID nhãn hiệu.</w:t>
            </w:r>
          </w:p>
        </w:tc>
      </w:tr>
      <w:tr w:rsidR="006871B5" w:rsidRPr="00920004" w14:paraId="41CBF2A0" w14:textId="77777777" w:rsidTr="00CF739D">
        <w:trPr>
          <w:trHeight w:val="300"/>
        </w:trPr>
        <w:tc>
          <w:tcPr>
            <w:tcW w:w="708" w:type="dxa"/>
            <w:noWrap/>
            <w:vAlign w:val="center"/>
            <w:hideMark/>
          </w:tcPr>
          <w:p w14:paraId="315A59FF" w14:textId="77777777" w:rsidR="006871B5" w:rsidRPr="00920004" w:rsidRDefault="006871B5" w:rsidP="00CF739D">
            <w:pPr>
              <w:jc w:val="center"/>
            </w:pPr>
            <w:r w:rsidRPr="00920004">
              <w:t>6</w:t>
            </w:r>
          </w:p>
        </w:tc>
        <w:tc>
          <w:tcPr>
            <w:tcW w:w="1863" w:type="dxa"/>
            <w:noWrap/>
            <w:hideMark/>
          </w:tcPr>
          <w:p w14:paraId="723B4B53" w14:textId="77777777" w:rsidR="006871B5" w:rsidRPr="00920004" w:rsidRDefault="006871B5" w:rsidP="00CF739D">
            <w:r w:rsidRPr="00920004">
              <w:t>color_id</w:t>
            </w:r>
          </w:p>
        </w:tc>
        <w:tc>
          <w:tcPr>
            <w:tcW w:w="1300" w:type="dxa"/>
            <w:noWrap/>
            <w:hideMark/>
          </w:tcPr>
          <w:p w14:paraId="67C59820" w14:textId="77777777" w:rsidR="006871B5" w:rsidRPr="00920004" w:rsidRDefault="006871B5" w:rsidP="00CF739D">
            <w:r w:rsidRPr="00920004">
              <w:t>numeric</w:t>
            </w:r>
          </w:p>
        </w:tc>
        <w:tc>
          <w:tcPr>
            <w:tcW w:w="991" w:type="dxa"/>
            <w:noWrap/>
            <w:vAlign w:val="center"/>
            <w:hideMark/>
          </w:tcPr>
          <w:p w14:paraId="2269EFE6" w14:textId="77777777" w:rsidR="006871B5" w:rsidRPr="00920004" w:rsidRDefault="006871B5" w:rsidP="00CF739D"/>
        </w:tc>
        <w:tc>
          <w:tcPr>
            <w:tcW w:w="838" w:type="dxa"/>
            <w:noWrap/>
            <w:vAlign w:val="center"/>
            <w:hideMark/>
          </w:tcPr>
          <w:p w14:paraId="55251016" w14:textId="77777777" w:rsidR="006871B5" w:rsidRPr="00920004" w:rsidRDefault="006871B5" w:rsidP="00CF739D"/>
        </w:tc>
        <w:tc>
          <w:tcPr>
            <w:tcW w:w="1414" w:type="dxa"/>
            <w:noWrap/>
            <w:vAlign w:val="center"/>
            <w:hideMark/>
          </w:tcPr>
          <w:p w14:paraId="09E70B6A" w14:textId="77777777" w:rsidR="006871B5" w:rsidRPr="00920004" w:rsidRDefault="006871B5" w:rsidP="00CF739D">
            <w:r w:rsidRPr="00920004">
              <w:t>X</w:t>
            </w:r>
          </w:p>
        </w:tc>
        <w:tc>
          <w:tcPr>
            <w:tcW w:w="1611" w:type="dxa"/>
            <w:noWrap/>
            <w:hideMark/>
          </w:tcPr>
          <w:p w14:paraId="7FAD98CD" w14:textId="77777777" w:rsidR="006871B5" w:rsidRPr="00920004" w:rsidRDefault="006871B5" w:rsidP="00CF739D">
            <w:r w:rsidRPr="00920004">
              <w:t xml:space="preserve">ID màu sắc. </w:t>
            </w:r>
          </w:p>
        </w:tc>
      </w:tr>
      <w:tr w:rsidR="006871B5" w:rsidRPr="00920004" w14:paraId="46031CF7" w14:textId="77777777" w:rsidTr="00CF739D">
        <w:trPr>
          <w:trHeight w:val="300"/>
        </w:trPr>
        <w:tc>
          <w:tcPr>
            <w:tcW w:w="708" w:type="dxa"/>
            <w:noWrap/>
            <w:vAlign w:val="center"/>
            <w:hideMark/>
          </w:tcPr>
          <w:p w14:paraId="4827AB3B" w14:textId="77777777" w:rsidR="006871B5" w:rsidRPr="00920004" w:rsidRDefault="006871B5" w:rsidP="00CF739D">
            <w:pPr>
              <w:jc w:val="center"/>
            </w:pPr>
            <w:r w:rsidRPr="00920004">
              <w:t>7</w:t>
            </w:r>
          </w:p>
        </w:tc>
        <w:tc>
          <w:tcPr>
            <w:tcW w:w="1863" w:type="dxa"/>
            <w:noWrap/>
            <w:hideMark/>
          </w:tcPr>
          <w:p w14:paraId="34E0DEBC" w14:textId="77777777" w:rsidR="006871B5" w:rsidRPr="00920004" w:rsidRDefault="006871B5" w:rsidP="00CF739D">
            <w:r w:rsidRPr="00920004">
              <w:t>product_id</w:t>
            </w:r>
          </w:p>
        </w:tc>
        <w:tc>
          <w:tcPr>
            <w:tcW w:w="1300" w:type="dxa"/>
            <w:noWrap/>
            <w:hideMark/>
          </w:tcPr>
          <w:p w14:paraId="31CDA625" w14:textId="77777777" w:rsidR="006871B5" w:rsidRPr="00920004" w:rsidRDefault="006871B5" w:rsidP="00CF739D">
            <w:r w:rsidRPr="00920004">
              <w:t>numeric</w:t>
            </w:r>
          </w:p>
        </w:tc>
        <w:tc>
          <w:tcPr>
            <w:tcW w:w="991" w:type="dxa"/>
            <w:noWrap/>
            <w:vAlign w:val="center"/>
            <w:hideMark/>
          </w:tcPr>
          <w:p w14:paraId="396B96BC" w14:textId="77777777" w:rsidR="006871B5" w:rsidRPr="00920004" w:rsidRDefault="006871B5" w:rsidP="00CF739D"/>
        </w:tc>
        <w:tc>
          <w:tcPr>
            <w:tcW w:w="838" w:type="dxa"/>
            <w:noWrap/>
            <w:vAlign w:val="center"/>
            <w:hideMark/>
          </w:tcPr>
          <w:p w14:paraId="6F827419" w14:textId="77777777" w:rsidR="006871B5" w:rsidRPr="00920004" w:rsidRDefault="006871B5" w:rsidP="00CF739D"/>
        </w:tc>
        <w:tc>
          <w:tcPr>
            <w:tcW w:w="1414" w:type="dxa"/>
            <w:noWrap/>
            <w:vAlign w:val="center"/>
            <w:hideMark/>
          </w:tcPr>
          <w:p w14:paraId="7AACE00F" w14:textId="77777777" w:rsidR="006871B5" w:rsidRPr="00920004" w:rsidRDefault="006871B5" w:rsidP="00CF739D">
            <w:r w:rsidRPr="00920004">
              <w:t>X</w:t>
            </w:r>
          </w:p>
        </w:tc>
        <w:tc>
          <w:tcPr>
            <w:tcW w:w="1611" w:type="dxa"/>
            <w:noWrap/>
            <w:hideMark/>
          </w:tcPr>
          <w:p w14:paraId="551C9EC0" w14:textId="77777777" w:rsidR="006871B5" w:rsidRPr="00920004" w:rsidRDefault="006871B5" w:rsidP="00CF739D">
            <w:r w:rsidRPr="00920004">
              <w:t>ID quần áo</w:t>
            </w:r>
          </w:p>
        </w:tc>
      </w:tr>
      <w:tr w:rsidR="006871B5" w:rsidRPr="00920004" w14:paraId="29770C8E" w14:textId="77777777" w:rsidTr="00CF739D">
        <w:trPr>
          <w:trHeight w:val="300"/>
        </w:trPr>
        <w:tc>
          <w:tcPr>
            <w:tcW w:w="708" w:type="dxa"/>
            <w:noWrap/>
            <w:vAlign w:val="center"/>
            <w:hideMark/>
          </w:tcPr>
          <w:p w14:paraId="007B1B2F" w14:textId="77777777" w:rsidR="006871B5" w:rsidRPr="00920004" w:rsidRDefault="006871B5" w:rsidP="00CF739D">
            <w:pPr>
              <w:jc w:val="center"/>
            </w:pPr>
            <w:r w:rsidRPr="00920004">
              <w:t>8</w:t>
            </w:r>
          </w:p>
        </w:tc>
        <w:tc>
          <w:tcPr>
            <w:tcW w:w="1863" w:type="dxa"/>
            <w:noWrap/>
            <w:hideMark/>
          </w:tcPr>
          <w:p w14:paraId="0DCE7953" w14:textId="77777777" w:rsidR="006871B5" w:rsidRPr="00920004" w:rsidRDefault="006871B5" w:rsidP="00CF739D">
            <w:r w:rsidRPr="00920004">
              <w:t>material_id</w:t>
            </w:r>
          </w:p>
        </w:tc>
        <w:tc>
          <w:tcPr>
            <w:tcW w:w="1300" w:type="dxa"/>
            <w:noWrap/>
            <w:hideMark/>
          </w:tcPr>
          <w:p w14:paraId="45110ED0" w14:textId="77777777" w:rsidR="006871B5" w:rsidRPr="00920004" w:rsidRDefault="006871B5" w:rsidP="00CF739D">
            <w:r w:rsidRPr="00920004">
              <w:t>numeric</w:t>
            </w:r>
          </w:p>
        </w:tc>
        <w:tc>
          <w:tcPr>
            <w:tcW w:w="991" w:type="dxa"/>
            <w:noWrap/>
            <w:vAlign w:val="center"/>
            <w:hideMark/>
          </w:tcPr>
          <w:p w14:paraId="3A72269B" w14:textId="77777777" w:rsidR="006871B5" w:rsidRPr="00920004" w:rsidRDefault="006871B5" w:rsidP="00CF739D"/>
        </w:tc>
        <w:tc>
          <w:tcPr>
            <w:tcW w:w="838" w:type="dxa"/>
            <w:noWrap/>
            <w:vAlign w:val="center"/>
            <w:hideMark/>
          </w:tcPr>
          <w:p w14:paraId="483FCCCB" w14:textId="77777777" w:rsidR="006871B5" w:rsidRPr="00920004" w:rsidRDefault="006871B5" w:rsidP="00CF739D"/>
        </w:tc>
        <w:tc>
          <w:tcPr>
            <w:tcW w:w="1414" w:type="dxa"/>
            <w:noWrap/>
            <w:vAlign w:val="center"/>
            <w:hideMark/>
          </w:tcPr>
          <w:p w14:paraId="52A06255" w14:textId="77777777" w:rsidR="006871B5" w:rsidRPr="00920004" w:rsidRDefault="006871B5" w:rsidP="00CF739D">
            <w:r w:rsidRPr="00920004">
              <w:t>X</w:t>
            </w:r>
          </w:p>
        </w:tc>
        <w:tc>
          <w:tcPr>
            <w:tcW w:w="1611" w:type="dxa"/>
            <w:noWrap/>
            <w:hideMark/>
          </w:tcPr>
          <w:p w14:paraId="6DE947DE" w14:textId="77777777" w:rsidR="006871B5" w:rsidRPr="00920004" w:rsidRDefault="006871B5" w:rsidP="00CF739D">
            <w:r w:rsidRPr="00920004">
              <w:t xml:space="preserve">ID chất liệu. </w:t>
            </w:r>
          </w:p>
        </w:tc>
      </w:tr>
      <w:tr w:rsidR="006871B5" w:rsidRPr="00920004" w14:paraId="01CEB1DE" w14:textId="77777777" w:rsidTr="00CF739D">
        <w:trPr>
          <w:trHeight w:val="300"/>
        </w:trPr>
        <w:tc>
          <w:tcPr>
            <w:tcW w:w="708" w:type="dxa"/>
            <w:noWrap/>
            <w:vAlign w:val="center"/>
            <w:hideMark/>
          </w:tcPr>
          <w:p w14:paraId="572975A2" w14:textId="77777777" w:rsidR="006871B5" w:rsidRPr="00920004" w:rsidRDefault="006871B5" w:rsidP="00CF739D">
            <w:pPr>
              <w:jc w:val="center"/>
            </w:pPr>
            <w:r w:rsidRPr="00920004">
              <w:t>9</w:t>
            </w:r>
          </w:p>
        </w:tc>
        <w:tc>
          <w:tcPr>
            <w:tcW w:w="1863" w:type="dxa"/>
            <w:noWrap/>
            <w:hideMark/>
          </w:tcPr>
          <w:p w14:paraId="6C929DB8" w14:textId="77777777" w:rsidR="006871B5" w:rsidRPr="00920004" w:rsidRDefault="006871B5" w:rsidP="00CF739D">
            <w:r w:rsidRPr="00920004">
              <w:t>amount</w:t>
            </w:r>
          </w:p>
        </w:tc>
        <w:tc>
          <w:tcPr>
            <w:tcW w:w="1300" w:type="dxa"/>
            <w:noWrap/>
            <w:hideMark/>
          </w:tcPr>
          <w:p w14:paraId="4FB97BD4" w14:textId="77777777" w:rsidR="006871B5" w:rsidRPr="00920004" w:rsidRDefault="006871B5" w:rsidP="00CF739D">
            <w:r w:rsidRPr="00920004">
              <w:rPr>
                <w:lang w:val="en-US"/>
              </w:rPr>
              <w:t>double</w:t>
            </w:r>
          </w:p>
        </w:tc>
        <w:tc>
          <w:tcPr>
            <w:tcW w:w="991" w:type="dxa"/>
            <w:noWrap/>
            <w:vAlign w:val="center"/>
            <w:hideMark/>
          </w:tcPr>
          <w:p w14:paraId="19D041B8" w14:textId="77777777" w:rsidR="006871B5" w:rsidRPr="00920004" w:rsidRDefault="006871B5" w:rsidP="00CF739D"/>
        </w:tc>
        <w:tc>
          <w:tcPr>
            <w:tcW w:w="838" w:type="dxa"/>
            <w:noWrap/>
            <w:vAlign w:val="center"/>
            <w:hideMark/>
          </w:tcPr>
          <w:p w14:paraId="6575F12E" w14:textId="77777777" w:rsidR="006871B5" w:rsidRPr="00920004" w:rsidRDefault="006871B5" w:rsidP="00CF739D"/>
        </w:tc>
        <w:tc>
          <w:tcPr>
            <w:tcW w:w="1414" w:type="dxa"/>
            <w:noWrap/>
            <w:vAlign w:val="center"/>
            <w:hideMark/>
          </w:tcPr>
          <w:p w14:paraId="78B25A88" w14:textId="77777777" w:rsidR="006871B5" w:rsidRPr="00920004" w:rsidRDefault="006871B5" w:rsidP="00CF739D"/>
        </w:tc>
        <w:tc>
          <w:tcPr>
            <w:tcW w:w="1611" w:type="dxa"/>
            <w:noWrap/>
            <w:hideMark/>
          </w:tcPr>
          <w:p w14:paraId="6D481807" w14:textId="77777777" w:rsidR="006871B5" w:rsidRPr="00920004" w:rsidRDefault="006871B5" w:rsidP="00CF739D">
            <w:r w:rsidRPr="00920004">
              <w:t>Số lượng quần</w:t>
            </w:r>
          </w:p>
        </w:tc>
      </w:tr>
      <w:tr w:rsidR="006871B5" w:rsidRPr="00920004" w14:paraId="79229F99" w14:textId="77777777" w:rsidTr="00CF739D">
        <w:trPr>
          <w:trHeight w:val="300"/>
        </w:trPr>
        <w:tc>
          <w:tcPr>
            <w:tcW w:w="708" w:type="dxa"/>
            <w:noWrap/>
            <w:vAlign w:val="center"/>
            <w:hideMark/>
          </w:tcPr>
          <w:p w14:paraId="718A45B9" w14:textId="77777777" w:rsidR="006871B5" w:rsidRPr="00920004" w:rsidRDefault="006871B5" w:rsidP="00CF739D">
            <w:pPr>
              <w:spacing w:before="240" w:line="0" w:lineRule="atLeast"/>
              <w:jc w:val="center"/>
            </w:pPr>
            <w:r w:rsidRPr="00920004">
              <w:t>10</w:t>
            </w:r>
          </w:p>
        </w:tc>
        <w:tc>
          <w:tcPr>
            <w:tcW w:w="1863" w:type="dxa"/>
            <w:noWrap/>
            <w:hideMark/>
          </w:tcPr>
          <w:p w14:paraId="60A1AD43" w14:textId="77777777" w:rsidR="006871B5" w:rsidRPr="00920004" w:rsidRDefault="006871B5" w:rsidP="00CF739D">
            <w:pPr>
              <w:spacing w:before="240" w:line="0" w:lineRule="atLeast"/>
            </w:pPr>
            <w:r w:rsidRPr="00920004">
              <w:t>note</w:t>
            </w:r>
          </w:p>
        </w:tc>
        <w:tc>
          <w:tcPr>
            <w:tcW w:w="1300" w:type="dxa"/>
            <w:noWrap/>
            <w:hideMark/>
          </w:tcPr>
          <w:p w14:paraId="3580D934" w14:textId="785C93C3" w:rsidR="006871B5" w:rsidRPr="00920004" w:rsidRDefault="00E452E5" w:rsidP="00CF739D">
            <w:pPr>
              <w:spacing w:before="240" w:line="0" w:lineRule="atLeast"/>
            </w:pPr>
            <w:r w:rsidRPr="00920004">
              <w:t>varchar</w:t>
            </w:r>
          </w:p>
        </w:tc>
        <w:tc>
          <w:tcPr>
            <w:tcW w:w="991" w:type="dxa"/>
            <w:noWrap/>
            <w:vAlign w:val="center"/>
            <w:hideMark/>
          </w:tcPr>
          <w:p w14:paraId="2B196F04" w14:textId="77777777" w:rsidR="006871B5" w:rsidRPr="00920004" w:rsidRDefault="006871B5" w:rsidP="00CF739D">
            <w:pPr>
              <w:spacing w:before="240" w:line="0" w:lineRule="atLeast"/>
              <w:jc w:val="center"/>
            </w:pPr>
            <w:r w:rsidRPr="00920004">
              <w:t>X</w:t>
            </w:r>
          </w:p>
        </w:tc>
        <w:tc>
          <w:tcPr>
            <w:tcW w:w="838" w:type="dxa"/>
            <w:noWrap/>
            <w:vAlign w:val="center"/>
            <w:hideMark/>
          </w:tcPr>
          <w:p w14:paraId="09C4BF1A" w14:textId="77777777" w:rsidR="006871B5" w:rsidRPr="00920004" w:rsidRDefault="006871B5" w:rsidP="00CF739D">
            <w:pPr>
              <w:spacing w:before="240" w:line="0" w:lineRule="atLeast"/>
              <w:jc w:val="center"/>
            </w:pPr>
          </w:p>
        </w:tc>
        <w:tc>
          <w:tcPr>
            <w:tcW w:w="1414" w:type="dxa"/>
            <w:noWrap/>
            <w:vAlign w:val="center"/>
            <w:hideMark/>
          </w:tcPr>
          <w:p w14:paraId="5BE40955" w14:textId="77777777" w:rsidR="006871B5" w:rsidRPr="00920004" w:rsidRDefault="006871B5" w:rsidP="00CF739D">
            <w:pPr>
              <w:spacing w:before="240" w:line="0" w:lineRule="atLeast"/>
              <w:jc w:val="center"/>
            </w:pPr>
          </w:p>
        </w:tc>
        <w:tc>
          <w:tcPr>
            <w:tcW w:w="1611" w:type="dxa"/>
            <w:noWrap/>
            <w:hideMark/>
          </w:tcPr>
          <w:p w14:paraId="5646E741" w14:textId="77777777" w:rsidR="006871B5" w:rsidRPr="00920004" w:rsidRDefault="006871B5" w:rsidP="00CF739D">
            <w:pPr>
              <w:spacing w:before="240" w:line="0" w:lineRule="atLeast"/>
            </w:pPr>
            <w:r w:rsidRPr="00920004">
              <w:t>Ghi chú</w:t>
            </w:r>
          </w:p>
        </w:tc>
      </w:tr>
      <w:tr w:rsidR="006871B5" w:rsidRPr="00920004" w14:paraId="21657EC3" w14:textId="77777777" w:rsidTr="00CF739D">
        <w:trPr>
          <w:trHeight w:val="300"/>
        </w:trPr>
        <w:tc>
          <w:tcPr>
            <w:tcW w:w="708" w:type="dxa"/>
            <w:noWrap/>
            <w:vAlign w:val="center"/>
            <w:hideMark/>
          </w:tcPr>
          <w:p w14:paraId="40519B81" w14:textId="77777777" w:rsidR="006871B5" w:rsidRPr="00920004" w:rsidRDefault="006871B5" w:rsidP="00CF739D">
            <w:pPr>
              <w:spacing w:before="240" w:line="0" w:lineRule="atLeast"/>
              <w:jc w:val="center"/>
              <w:rPr>
                <w:lang w:val="en-US"/>
              </w:rPr>
            </w:pPr>
            <w:r w:rsidRPr="00920004">
              <w:rPr>
                <w:lang w:val="en-US"/>
              </w:rPr>
              <w:lastRenderedPageBreak/>
              <w:t>11</w:t>
            </w:r>
          </w:p>
        </w:tc>
        <w:tc>
          <w:tcPr>
            <w:tcW w:w="1863" w:type="dxa"/>
            <w:noWrap/>
            <w:hideMark/>
          </w:tcPr>
          <w:p w14:paraId="15C7857F" w14:textId="77777777" w:rsidR="006871B5" w:rsidRPr="00920004" w:rsidRDefault="006871B5" w:rsidP="00CF739D">
            <w:pPr>
              <w:spacing w:before="240" w:line="0" w:lineRule="atLeast"/>
            </w:pPr>
            <w:r w:rsidRPr="00920004">
              <w:t>unit_price</w:t>
            </w:r>
          </w:p>
        </w:tc>
        <w:tc>
          <w:tcPr>
            <w:tcW w:w="1300" w:type="dxa"/>
            <w:noWrap/>
            <w:hideMark/>
          </w:tcPr>
          <w:p w14:paraId="2259269D" w14:textId="77777777" w:rsidR="006871B5" w:rsidRPr="00920004" w:rsidRDefault="006871B5" w:rsidP="00CF739D">
            <w:pPr>
              <w:spacing w:before="240" w:line="0" w:lineRule="atLeast"/>
            </w:pPr>
            <w:r w:rsidRPr="00920004">
              <w:t>numeric</w:t>
            </w:r>
          </w:p>
        </w:tc>
        <w:tc>
          <w:tcPr>
            <w:tcW w:w="991" w:type="dxa"/>
            <w:noWrap/>
            <w:vAlign w:val="center"/>
            <w:hideMark/>
          </w:tcPr>
          <w:p w14:paraId="512B27D5" w14:textId="77777777" w:rsidR="006871B5" w:rsidRPr="00920004" w:rsidRDefault="006871B5" w:rsidP="00CF739D">
            <w:pPr>
              <w:spacing w:before="240" w:line="0" w:lineRule="atLeast"/>
              <w:jc w:val="center"/>
            </w:pPr>
          </w:p>
        </w:tc>
        <w:tc>
          <w:tcPr>
            <w:tcW w:w="838" w:type="dxa"/>
            <w:noWrap/>
            <w:vAlign w:val="center"/>
            <w:hideMark/>
          </w:tcPr>
          <w:p w14:paraId="7FA3E533" w14:textId="77777777" w:rsidR="006871B5" w:rsidRPr="00920004" w:rsidRDefault="006871B5" w:rsidP="00CF739D">
            <w:pPr>
              <w:spacing w:before="240" w:line="0" w:lineRule="atLeast"/>
              <w:jc w:val="center"/>
            </w:pPr>
          </w:p>
        </w:tc>
        <w:tc>
          <w:tcPr>
            <w:tcW w:w="1414" w:type="dxa"/>
            <w:noWrap/>
            <w:vAlign w:val="center"/>
            <w:hideMark/>
          </w:tcPr>
          <w:p w14:paraId="4D9CD907" w14:textId="77777777" w:rsidR="006871B5" w:rsidRPr="00920004" w:rsidRDefault="006871B5" w:rsidP="00CF739D">
            <w:pPr>
              <w:spacing w:before="240" w:line="0" w:lineRule="atLeast"/>
              <w:jc w:val="center"/>
            </w:pPr>
            <w:r w:rsidRPr="00920004">
              <w:t>X</w:t>
            </w:r>
          </w:p>
        </w:tc>
        <w:tc>
          <w:tcPr>
            <w:tcW w:w="1611" w:type="dxa"/>
            <w:noWrap/>
            <w:hideMark/>
          </w:tcPr>
          <w:p w14:paraId="153EB2FE" w14:textId="77777777" w:rsidR="006871B5" w:rsidRPr="00920004" w:rsidRDefault="006871B5" w:rsidP="00CF739D">
            <w:pPr>
              <w:keepNext/>
              <w:spacing w:before="240" w:line="0" w:lineRule="atLeast"/>
            </w:pPr>
            <w:r w:rsidRPr="00920004">
              <w:t>ID đơn giá</w:t>
            </w:r>
          </w:p>
        </w:tc>
      </w:tr>
    </w:tbl>
    <w:p w14:paraId="4DBCB310" w14:textId="67D58AA9" w:rsidR="006871B5" w:rsidRPr="00CF739D" w:rsidRDefault="006871B5" w:rsidP="00CF739D">
      <w:pPr>
        <w:pStyle w:val="Caption"/>
      </w:pPr>
      <w:bookmarkStart w:id="2627" w:name="_Toc53150460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16</w:t>
      </w:r>
      <w:r w:rsidR="00D632EE" w:rsidRPr="00CF739D">
        <w:fldChar w:fldCharType="end"/>
      </w:r>
      <w:r w:rsidRPr="00920004">
        <w:t xml:space="preserve"> Bảng dữ liệu chi tiết hóa đơn</w:t>
      </w:r>
      <w:bookmarkEnd w:id="2627"/>
    </w:p>
    <w:p w14:paraId="5B2E5DCE" w14:textId="77777777" w:rsidR="006871B5" w:rsidRPr="00CF739D" w:rsidRDefault="006871B5" w:rsidP="00CF739D">
      <w:pPr>
        <w:rPr>
          <w:b/>
        </w:rPr>
      </w:pPr>
      <w:r w:rsidRPr="00CF739D">
        <w:rPr>
          <w:b/>
          <w:lang w:val="en-US"/>
        </w:rPr>
        <w:t xml:space="preserve">BẢNG </w:t>
      </w:r>
      <w:r w:rsidRPr="00CF739D">
        <w:rPr>
          <w:b/>
        </w:rPr>
        <w:t>BRANCH</w:t>
      </w:r>
    </w:p>
    <w:tbl>
      <w:tblPr>
        <w:tblStyle w:val="TableGrid"/>
        <w:tblW w:w="8725" w:type="dxa"/>
        <w:tblLook w:val="04A0" w:firstRow="1" w:lastRow="0" w:firstColumn="1" w:lastColumn="0" w:noHBand="0" w:noVBand="1"/>
      </w:tblPr>
      <w:tblGrid>
        <w:gridCol w:w="708"/>
        <w:gridCol w:w="1689"/>
        <w:gridCol w:w="1300"/>
        <w:gridCol w:w="1098"/>
        <w:gridCol w:w="838"/>
        <w:gridCol w:w="823"/>
        <w:gridCol w:w="2269"/>
      </w:tblGrid>
      <w:tr w:rsidR="006871B5" w:rsidRPr="00920004" w14:paraId="04FE5B6A" w14:textId="77777777" w:rsidTr="006871B5">
        <w:trPr>
          <w:trHeight w:val="300"/>
        </w:trPr>
        <w:tc>
          <w:tcPr>
            <w:tcW w:w="708" w:type="dxa"/>
            <w:noWrap/>
            <w:vAlign w:val="center"/>
            <w:hideMark/>
          </w:tcPr>
          <w:p w14:paraId="1CD17E61" w14:textId="77777777" w:rsidR="006871B5" w:rsidRPr="00920004" w:rsidRDefault="006871B5" w:rsidP="00CF739D">
            <w:pPr>
              <w:spacing w:before="240" w:line="0" w:lineRule="atLeast"/>
              <w:jc w:val="center"/>
              <w:rPr>
                <w:b/>
                <w:bCs/>
              </w:rPr>
            </w:pPr>
            <w:r w:rsidRPr="00920004">
              <w:rPr>
                <w:b/>
                <w:bCs/>
                <w:lang w:val="da-DK"/>
              </w:rPr>
              <w:t>STT</w:t>
            </w:r>
          </w:p>
        </w:tc>
        <w:tc>
          <w:tcPr>
            <w:tcW w:w="1689" w:type="dxa"/>
            <w:noWrap/>
            <w:vAlign w:val="center"/>
            <w:hideMark/>
          </w:tcPr>
          <w:p w14:paraId="2BEA213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008E384"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00D231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06C3B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58E8E49" w14:textId="77777777" w:rsidR="006871B5" w:rsidRPr="00920004" w:rsidRDefault="006871B5" w:rsidP="00CF739D">
            <w:pPr>
              <w:spacing w:before="240" w:line="0" w:lineRule="atLeast"/>
              <w:jc w:val="center"/>
              <w:rPr>
                <w:b/>
                <w:bCs/>
              </w:rPr>
            </w:pPr>
            <w:r w:rsidRPr="00920004">
              <w:rPr>
                <w:b/>
                <w:bCs/>
                <w:lang w:val="da-DK"/>
              </w:rPr>
              <w:t>Khóa ngoại</w:t>
            </w:r>
          </w:p>
        </w:tc>
        <w:tc>
          <w:tcPr>
            <w:tcW w:w="2269" w:type="dxa"/>
            <w:noWrap/>
            <w:vAlign w:val="center"/>
            <w:hideMark/>
          </w:tcPr>
          <w:p w14:paraId="48F54900"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66AD529" w14:textId="77777777" w:rsidTr="006871B5">
        <w:trPr>
          <w:trHeight w:val="300"/>
        </w:trPr>
        <w:tc>
          <w:tcPr>
            <w:tcW w:w="708" w:type="dxa"/>
            <w:noWrap/>
            <w:vAlign w:val="center"/>
            <w:hideMark/>
          </w:tcPr>
          <w:p w14:paraId="2D05ADAD" w14:textId="77777777" w:rsidR="006871B5" w:rsidRPr="00920004" w:rsidRDefault="006871B5" w:rsidP="00CF739D">
            <w:pPr>
              <w:jc w:val="center"/>
            </w:pPr>
            <w:r w:rsidRPr="00920004">
              <w:t>1</w:t>
            </w:r>
          </w:p>
        </w:tc>
        <w:tc>
          <w:tcPr>
            <w:tcW w:w="1689" w:type="dxa"/>
            <w:noWrap/>
            <w:hideMark/>
          </w:tcPr>
          <w:p w14:paraId="4DE49A37" w14:textId="77777777" w:rsidR="006871B5" w:rsidRPr="00920004" w:rsidRDefault="006871B5" w:rsidP="00CF739D">
            <w:r w:rsidRPr="00920004">
              <w:t>id</w:t>
            </w:r>
          </w:p>
        </w:tc>
        <w:tc>
          <w:tcPr>
            <w:tcW w:w="1300" w:type="dxa"/>
            <w:noWrap/>
            <w:hideMark/>
          </w:tcPr>
          <w:p w14:paraId="55FD1E0D" w14:textId="77777777" w:rsidR="006871B5" w:rsidRPr="00920004" w:rsidRDefault="006871B5" w:rsidP="00CF739D">
            <w:r w:rsidRPr="00920004">
              <w:t>numeric</w:t>
            </w:r>
          </w:p>
        </w:tc>
        <w:tc>
          <w:tcPr>
            <w:tcW w:w="1098" w:type="dxa"/>
            <w:noWrap/>
            <w:vAlign w:val="center"/>
            <w:hideMark/>
          </w:tcPr>
          <w:p w14:paraId="6A76AC0A" w14:textId="77777777" w:rsidR="006871B5" w:rsidRPr="00920004" w:rsidRDefault="006871B5" w:rsidP="00CF739D"/>
        </w:tc>
        <w:tc>
          <w:tcPr>
            <w:tcW w:w="838" w:type="dxa"/>
            <w:noWrap/>
            <w:vAlign w:val="center"/>
            <w:hideMark/>
          </w:tcPr>
          <w:p w14:paraId="65B2FB3C" w14:textId="77777777" w:rsidR="006871B5" w:rsidRPr="00920004" w:rsidRDefault="006871B5" w:rsidP="00CF739D">
            <w:r w:rsidRPr="00920004">
              <w:t>X</w:t>
            </w:r>
          </w:p>
        </w:tc>
        <w:tc>
          <w:tcPr>
            <w:tcW w:w="823" w:type="dxa"/>
            <w:noWrap/>
            <w:vAlign w:val="center"/>
            <w:hideMark/>
          </w:tcPr>
          <w:p w14:paraId="1E5D1373" w14:textId="77777777" w:rsidR="006871B5" w:rsidRPr="00920004" w:rsidRDefault="006871B5" w:rsidP="00CF739D"/>
        </w:tc>
        <w:tc>
          <w:tcPr>
            <w:tcW w:w="2269" w:type="dxa"/>
            <w:noWrap/>
            <w:hideMark/>
          </w:tcPr>
          <w:p w14:paraId="73BFF6C5" w14:textId="77777777" w:rsidR="006871B5" w:rsidRPr="00920004" w:rsidRDefault="006871B5" w:rsidP="00CF739D">
            <w:r w:rsidRPr="00920004">
              <w:t>ID chi nhánh</w:t>
            </w:r>
          </w:p>
        </w:tc>
      </w:tr>
      <w:tr w:rsidR="006871B5" w:rsidRPr="00920004" w14:paraId="53F8B68E" w14:textId="77777777" w:rsidTr="006871B5">
        <w:trPr>
          <w:trHeight w:val="300"/>
        </w:trPr>
        <w:tc>
          <w:tcPr>
            <w:tcW w:w="708" w:type="dxa"/>
            <w:noWrap/>
            <w:vAlign w:val="center"/>
            <w:hideMark/>
          </w:tcPr>
          <w:p w14:paraId="6B804774" w14:textId="77777777" w:rsidR="006871B5" w:rsidRPr="00920004" w:rsidRDefault="006871B5" w:rsidP="00CF739D">
            <w:pPr>
              <w:jc w:val="center"/>
            </w:pPr>
            <w:r w:rsidRPr="00920004">
              <w:t>2</w:t>
            </w:r>
          </w:p>
        </w:tc>
        <w:tc>
          <w:tcPr>
            <w:tcW w:w="1689" w:type="dxa"/>
            <w:noWrap/>
            <w:hideMark/>
          </w:tcPr>
          <w:p w14:paraId="33422ADF" w14:textId="77777777" w:rsidR="006871B5" w:rsidRPr="00920004" w:rsidRDefault="006871B5" w:rsidP="00CF739D">
            <w:r w:rsidRPr="00920004">
              <w:t>branch_name</w:t>
            </w:r>
          </w:p>
        </w:tc>
        <w:tc>
          <w:tcPr>
            <w:tcW w:w="1300" w:type="dxa"/>
            <w:noWrap/>
            <w:hideMark/>
          </w:tcPr>
          <w:p w14:paraId="0C737F10" w14:textId="3AFC59F2" w:rsidR="006871B5" w:rsidRPr="00920004" w:rsidRDefault="00E452E5" w:rsidP="00CF739D">
            <w:r w:rsidRPr="00920004">
              <w:t>varchar</w:t>
            </w:r>
          </w:p>
        </w:tc>
        <w:tc>
          <w:tcPr>
            <w:tcW w:w="1098" w:type="dxa"/>
            <w:noWrap/>
            <w:vAlign w:val="center"/>
            <w:hideMark/>
          </w:tcPr>
          <w:p w14:paraId="45DE3851" w14:textId="77777777" w:rsidR="006871B5" w:rsidRPr="00920004" w:rsidRDefault="006871B5" w:rsidP="00CF739D">
            <w:pPr>
              <w:jc w:val="center"/>
            </w:pPr>
          </w:p>
        </w:tc>
        <w:tc>
          <w:tcPr>
            <w:tcW w:w="838" w:type="dxa"/>
            <w:noWrap/>
            <w:vAlign w:val="center"/>
            <w:hideMark/>
          </w:tcPr>
          <w:p w14:paraId="79235B68" w14:textId="77777777" w:rsidR="006871B5" w:rsidRPr="00920004" w:rsidRDefault="006871B5" w:rsidP="00CF739D"/>
        </w:tc>
        <w:tc>
          <w:tcPr>
            <w:tcW w:w="823" w:type="dxa"/>
            <w:noWrap/>
            <w:vAlign w:val="center"/>
            <w:hideMark/>
          </w:tcPr>
          <w:p w14:paraId="5C7698C5" w14:textId="77777777" w:rsidR="006871B5" w:rsidRPr="00920004" w:rsidRDefault="006871B5" w:rsidP="00CF739D">
            <w:r w:rsidRPr="00920004">
              <w:t>X</w:t>
            </w:r>
          </w:p>
        </w:tc>
        <w:tc>
          <w:tcPr>
            <w:tcW w:w="2269" w:type="dxa"/>
            <w:noWrap/>
            <w:hideMark/>
          </w:tcPr>
          <w:p w14:paraId="4CCF9E4C" w14:textId="77777777" w:rsidR="006871B5" w:rsidRPr="00920004" w:rsidRDefault="006871B5" w:rsidP="00CF739D">
            <w:r w:rsidRPr="00920004">
              <w:t>Tên chi nhánh</w:t>
            </w:r>
          </w:p>
        </w:tc>
      </w:tr>
      <w:tr w:rsidR="006871B5" w:rsidRPr="00920004" w14:paraId="0BD67E33" w14:textId="77777777" w:rsidTr="006871B5">
        <w:trPr>
          <w:trHeight w:val="300"/>
        </w:trPr>
        <w:tc>
          <w:tcPr>
            <w:tcW w:w="708" w:type="dxa"/>
            <w:noWrap/>
            <w:vAlign w:val="center"/>
            <w:hideMark/>
          </w:tcPr>
          <w:p w14:paraId="0780437A" w14:textId="77777777" w:rsidR="006871B5" w:rsidRPr="00920004" w:rsidRDefault="006871B5" w:rsidP="00CF739D">
            <w:pPr>
              <w:jc w:val="center"/>
            </w:pPr>
            <w:r w:rsidRPr="00920004">
              <w:t>3</w:t>
            </w:r>
          </w:p>
        </w:tc>
        <w:tc>
          <w:tcPr>
            <w:tcW w:w="1689" w:type="dxa"/>
            <w:noWrap/>
            <w:hideMark/>
          </w:tcPr>
          <w:p w14:paraId="5EA94349" w14:textId="77777777" w:rsidR="006871B5" w:rsidRPr="00920004" w:rsidRDefault="006871B5" w:rsidP="00CF739D">
            <w:r w:rsidRPr="00920004">
              <w:t>address</w:t>
            </w:r>
          </w:p>
        </w:tc>
        <w:tc>
          <w:tcPr>
            <w:tcW w:w="1300" w:type="dxa"/>
            <w:noWrap/>
            <w:hideMark/>
          </w:tcPr>
          <w:p w14:paraId="1E87288E" w14:textId="16D1D91D" w:rsidR="006871B5" w:rsidRPr="00920004" w:rsidRDefault="00E452E5" w:rsidP="00CF739D">
            <w:r w:rsidRPr="00920004">
              <w:t>varchar</w:t>
            </w:r>
          </w:p>
        </w:tc>
        <w:tc>
          <w:tcPr>
            <w:tcW w:w="1098" w:type="dxa"/>
            <w:noWrap/>
            <w:vAlign w:val="center"/>
            <w:hideMark/>
          </w:tcPr>
          <w:p w14:paraId="422B8BAE" w14:textId="77777777" w:rsidR="006871B5" w:rsidRPr="00920004" w:rsidRDefault="006871B5" w:rsidP="00CF739D">
            <w:pPr>
              <w:jc w:val="center"/>
            </w:pPr>
            <w:r w:rsidRPr="00920004">
              <w:t>X</w:t>
            </w:r>
          </w:p>
        </w:tc>
        <w:tc>
          <w:tcPr>
            <w:tcW w:w="838" w:type="dxa"/>
            <w:noWrap/>
            <w:vAlign w:val="center"/>
            <w:hideMark/>
          </w:tcPr>
          <w:p w14:paraId="1B9A5F9D" w14:textId="77777777" w:rsidR="006871B5" w:rsidRPr="00920004" w:rsidRDefault="006871B5" w:rsidP="00CF739D"/>
        </w:tc>
        <w:tc>
          <w:tcPr>
            <w:tcW w:w="823" w:type="dxa"/>
            <w:noWrap/>
            <w:vAlign w:val="center"/>
            <w:hideMark/>
          </w:tcPr>
          <w:p w14:paraId="0C52D5DE" w14:textId="77777777" w:rsidR="006871B5" w:rsidRPr="00920004" w:rsidRDefault="006871B5" w:rsidP="00CF739D">
            <w:r w:rsidRPr="00920004">
              <w:t>X</w:t>
            </w:r>
          </w:p>
        </w:tc>
        <w:tc>
          <w:tcPr>
            <w:tcW w:w="2269" w:type="dxa"/>
            <w:noWrap/>
            <w:hideMark/>
          </w:tcPr>
          <w:p w14:paraId="60E3523B" w14:textId="77777777" w:rsidR="006871B5" w:rsidRPr="00920004" w:rsidRDefault="006871B5" w:rsidP="00CF739D">
            <w:r w:rsidRPr="00920004">
              <w:t>Địa chỉ chi nhánh</w:t>
            </w:r>
          </w:p>
        </w:tc>
      </w:tr>
      <w:tr w:rsidR="006871B5" w:rsidRPr="00920004" w14:paraId="636E5D90" w14:textId="77777777" w:rsidTr="006871B5">
        <w:trPr>
          <w:trHeight w:val="300"/>
        </w:trPr>
        <w:tc>
          <w:tcPr>
            <w:tcW w:w="708" w:type="dxa"/>
            <w:noWrap/>
            <w:vAlign w:val="center"/>
            <w:hideMark/>
          </w:tcPr>
          <w:p w14:paraId="3EB4190F" w14:textId="77777777" w:rsidR="006871B5" w:rsidRPr="00920004" w:rsidRDefault="006871B5" w:rsidP="00CF739D">
            <w:pPr>
              <w:jc w:val="center"/>
              <w:rPr>
                <w:lang w:val="en-US"/>
              </w:rPr>
            </w:pPr>
            <w:r w:rsidRPr="00920004">
              <w:rPr>
                <w:lang w:val="en-US"/>
              </w:rPr>
              <w:t>4</w:t>
            </w:r>
          </w:p>
        </w:tc>
        <w:tc>
          <w:tcPr>
            <w:tcW w:w="1689" w:type="dxa"/>
            <w:noWrap/>
            <w:hideMark/>
          </w:tcPr>
          <w:p w14:paraId="1E322693" w14:textId="77777777" w:rsidR="006871B5" w:rsidRPr="00920004" w:rsidRDefault="006871B5" w:rsidP="00CF739D">
            <w:r w:rsidRPr="00920004">
              <w:t>status</w:t>
            </w:r>
          </w:p>
        </w:tc>
        <w:tc>
          <w:tcPr>
            <w:tcW w:w="1300" w:type="dxa"/>
            <w:noWrap/>
            <w:hideMark/>
          </w:tcPr>
          <w:p w14:paraId="04FE8BE1" w14:textId="03369216" w:rsidR="006871B5" w:rsidRPr="00920004" w:rsidRDefault="00E452E5" w:rsidP="00CF739D">
            <w:r w:rsidRPr="00920004">
              <w:t>varchar</w:t>
            </w:r>
          </w:p>
        </w:tc>
        <w:tc>
          <w:tcPr>
            <w:tcW w:w="1098" w:type="dxa"/>
            <w:noWrap/>
            <w:vAlign w:val="center"/>
            <w:hideMark/>
          </w:tcPr>
          <w:p w14:paraId="3448EC3D" w14:textId="77777777" w:rsidR="006871B5" w:rsidRPr="00920004" w:rsidRDefault="006871B5" w:rsidP="00CF739D">
            <w:pPr>
              <w:jc w:val="center"/>
            </w:pPr>
            <w:r w:rsidRPr="00920004">
              <w:t>X</w:t>
            </w:r>
          </w:p>
        </w:tc>
        <w:tc>
          <w:tcPr>
            <w:tcW w:w="838" w:type="dxa"/>
            <w:noWrap/>
            <w:vAlign w:val="center"/>
            <w:hideMark/>
          </w:tcPr>
          <w:p w14:paraId="6C9BAE28" w14:textId="77777777" w:rsidR="006871B5" w:rsidRPr="00920004" w:rsidRDefault="006871B5" w:rsidP="00CF739D"/>
        </w:tc>
        <w:tc>
          <w:tcPr>
            <w:tcW w:w="823" w:type="dxa"/>
            <w:noWrap/>
            <w:vAlign w:val="center"/>
            <w:hideMark/>
          </w:tcPr>
          <w:p w14:paraId="2B75381B" w14:textId="77777777" w:rsidR="006871B5" w:rsidRPr="00920004" w:rsidRDefault="006871B5" w:rsidP="00CF739D"/>
        </w:tc>
        <w:tc>
          <w:tcPr>
            <w:tcW w:w="2269" w:type="dxa"/>
            <w:noWrap/>
            <w:hideMark/>
          </w:tcPr>
          <w:p w14:paraId="4AF63C26" w14:textId="77777777" w:rsidR="006871B5" w:rsidRPr="00920004" w:rsidRDefault="006871B5" w:rsidP="00CF739D">
            <w:r w:rsidRPr="00920004">
              <w:t>Trạng thái</w:t>
            </w:r>
          </w:p>
        </w:tc>
      </w:tr>
      <w:tr w:rsidR="006871B5" w:rsidRPr="00920004" w14:paraId="6E81ED90" w14:textId="77777777" w:rsidTr="006871B5">
        <w:trPr>
          <w:trHeight w:val="300"/>
        </w:trPr>
        <w:tc>
          <w:tcPr>
            <w:tcW w:w="708" w:type="dxa"/>
            <w:noWrap/>
            <w:vAlign w:val="center"/>
            <w:hideMark/>
          </w:tcPr>
          <w:p w14:paraId="1C083C66" w14:textId="77777777" w:rsidR="006871B5" w:rsidRPr="00920004" w:rsidRDefault="006871B5" w:rsidP="00CF739D">
            <w:pPr>
              <w:jc w:val="center"/>
              <w:rPr>
                <w:lang w:val="en-US"/>
              </w:rPr>
            </w:pPr>
            <w:r w:rsidRPr="00920004">
              <w:rPr>
                <w:lang w:val="en-US"/>
              </w:rPr>
              <w:t>5</w:t>
            </w:r>
          </w:p>
        </w:tc>
        <w:tc>
          <w:tcPr>
            <w:tcW w:w="1689" w:type="dxa"/>
            <w:noWrap/>
            <w:hideMark/>
          </w:tcPr>
          <w:p w14:paraId="0301DBCB" w14:textId="77777777" w:rsidR="006871B5" w:rsidRPr="00920004" w:rsidRDefault="006871B5" w:rsidP="00CF739D">
            <w:r w:rsidRPr="00920004">
              <w:t>branch_avatar</w:t>
            </w:r>
          </w:p>
        </w:tc>
        <w:tc>
          <w:tcPr>
            <w:tcW w:w="1300" w:type="dxa"/>
            <w:noWrap/>
            <w:hideMark/>
          </w:tcPr>
          <w:p w14:paraId="795999D7" w14:textId="77777777" w:rsidR="006871B5" w:rsidRPr="00920004" w:rsidRDefault="006871B5" w:rsidP="00CF739D">
            <w:r w:rsidRPr="00920004">
              <w:t>integer</w:t>
            </w:r>
          </w:p>
        </w:tc>
        <w:tc>
          <w:tcPr>
            <w:tcW w:w="1098" w:type="dxa"/>
            <w:noWrap/>
            <w:vAlign w:val="center"/>
            <w:hideMark/>
          </w:tcPr>
          <w:p w14:paraId="7D6FB58E" w14:textId="77777777" w:rsidR="006871B5" w:rsidRPr="00920004" w:rsidRDefault="006871B5" w:rsidP="00CF739D">
            <w:pPr>
              <w:jc w:val="center"/>
            </w:pPr>
            <w:r w:rsidRPr="00920004">
              <w:t>X</w:t>
            </w:r>
          </w:p>
        </w:tc>
        <w:tc>
          <w:tcPr>
            <w:tcW w:w="838" w:type="dxa"/>
            <w:noWrap/>
            <w:vAlign w:val="center"/>
            <w:hideMark/>
          </w:tcPr>
          <w:p w14:paraId="41950172" w14:textId="77777777" w:rsidR="006871B5" w:rsidRPr="00920004" w:rsidRDefault="006871B5" w:rsidP="00CF739D"/>
        </w:tc>
        <w:tc>
          <w:tcPr>
            <w:tcW w:w="823" w:type="dxa"/>
            <w:noWrap/>
            <w:vAlign w:val="center"/>
            <w:hideMark/>
          </w:tcPr>
          <w:p w14:paraId="0C654BCF" w14:textId="77777777" w:rsidR="006871B5" w:rsidRPr="00920004" w:rsidRDefault="006871B5" w:rsidP="00CF739D"/>
        </w:tc>
        <w:tc>
          <w:tcPr>
            <w:tcW w:w="2269" w:type="dxa"/>
            <w:noWrap/>
            <w:hideMark/>
          </w:tcPr>
          <w:p w14:paraId="2519EC10" w14:textId="77777777" w:rsidR="006871B5" w:rsidRPr="00920004" w:rsidRDefault="006871B5" w:rsidP="00CF739D">
            <w:r w:rsidRPr="00920004">
              <w:t>Ảnh chi nhánh</w:t>
            </w:r>
          </w:p>
        </w:tc>
      </w:tr>
      <w:tr w:rsidR="006871B5" w:rsidRPr="00920004" w14:paraId="62218EA3" w14:textId="77777777" w:rsidTr="006871B5">
        <w:trPr>
          <w:trHeight w:val="300"/>
        </w:trPr>
        <w:tc>
          <w:tcPr>
            <w:tcW w:w="708" w:type="dxa"/>
            <w:noWrap/>
            <w:vAlign w:val="center"/>
            <w:hideMark/>
          </w:tcPr>
          <w:p w14:paraId="09839FA8" w14:textId="77777777" w:rsidR="006871B5" w:rsidRPr="00920004" w:rsidRDefault="006871B5" w:rsidP="00CF739D">
            <w:pPr>
              <w:jc w:val="center"/>
              <w:rPr>
                <w:lang w:val="en-US"/>
              </w:rPr>
            </w:pPr>
            <w:r w:rsidRPr="00920004">
              <w:rPr>
                <w:lang w:val="en-US"/>
              </w:rPr>
              <w:t>6</w:t>
            </w:r>
          </w:p>
        </w:tc>
        <w:tc>
          <w:tcPr>
            <w:tcW w:w="1689" w:type="dxa"/>
            <w:noWrap/>
            <w:hideMark/>
          </w:tcPr>
          <w:p w14:paraId="1990AAB4" w14:textId="77777777" w:rsidR="006871B5" w:rsidRPr="00920004" w:rsidRDefault="006871B5" w:rsidP="00CF739D">
            <w:r w:rsidRPr="00920004">
              <w:t>latidute</w:t>
            </w:r>
          </w:p>
        </w:tc>
        <w:tc>
          <w:tcPr>
            <w:tcW w:w="1300" w:type="dxa"/>
            <w:noWrap/>
            <w:hideMark/>
          </w:tcPr>
          <w:p w14:paraId="5DF1777B" w14:textId="05138D5D" w:rsidR="006871B5" w:rsidRPr="00920004" w:rsidRDefault="00E452E5" w:rsidP="00CF739D">
            <w:r w:rsidRPr="00920004">
              <w:t>varchar</w:t>
            </w:r>
          </w:p>
        </w:tc>
        <w:tc>
          <w:tcPr>
            <w:tcW w:w="1098" w:type="dxa"/>
            <w:noWrap/>
            <w:vAlign w:val="center"/>
            <w:hideMark/>
          </w:tcPr>
          <w:p w14:paraId="13819D73" w14:textId="77777777" w:rsidR="006871B5" w:rsidRPr="00920004" w:rsidRDefault="006871B5" w:rsidP="00CF739D">
            <w:pPr>
              <w:jc w:val="center"/>
            </w:pPr>
            <w:r w:rsidRPr="00920004">
              <w:t>X</w:t>
            </w:r>
          </w:p>
        </w:tc>
        <w:tc>
          <w:tcPr>
            <w:tcW w:w="838" w:type="dxa"/>
            <w:noWrap/>
            <w:vAlign w:val="center"/>
            <w:hideMark/>
          </w:tcPr>
          <w:p w14:paraId="6E82109A" w14:textId="77777777" w:rsidR="006871B5" w:rsidRPr="00920004" w:rsidRDefault="006871B5" w:rsidP="00CF739D"/>
        </w:tc>
        <w:tc>
          <w:tcPr>
            <w:tcW w:w="823" w:type="dxa"/>
            <w:noWrap/>
            <w:vAlign w:val="center"/>
            <w:hideMark/>
          </w:tcPr>
          <w:p w14:paraId="0EC3DD42" w14:textId="77777777" w:rsidR="006871B5" w:rsidRPr="00920004" w:rsidRDefault="006871B5" w:rsidP="00CF739D"/>
        </w:tc>
        <w:tc>
          <w:tcPr>
            <w:tcW w:w="2269" w:type="dxa"/>
            <w:noWrap/>
            <w:hideMark/>
          </w:tcPr>
          <w:p w14:paraId="0B0BE374" w14:textId="77777777" w:rsidR="006871B5" w:rsidRPr="00920004" w:rsidRDefault="006871B5" w:rsidP="00CF739D">
            <w:r w:rsidRPr="00920004">
              <w:t>Vĩ độ</w:t>
            </w:r>
          </w:p>
        </w:tc>
      </w:tr>
      <w:tr w:rsidR="006871B5" w:rsidRPr="00920004" w14:paraId="0A83C069" w14:textId="77777777" w:rsidTr="006871B5">
        <w:trPr>
          <w:trHeight w:val="300"/>
        </w:trPr>
        <w:tc>
          <w:tcPr>
            <w:tcW w:w="708" w:type="dxa"/>
            <w:noWrap/>
            <w:vAlign w:val="center"/>
            <w:hideMark/>
          </w:tcPr>
          <w:p w14:paraId="3C69F794" w14:textId="77777777" w:rsidR="006871B5" w:rsidRPr="00920004" w:rsidRDefault="006871B5" w:rsidP="00CF739D">
            <w:pPr>
              <w:jc w:val="center"/>
              <w:rPr>
                <w:lang w:val="en-US"/>
              </w:rPr>
            </w:pPr>
            <w:r w:rsidRPr="00920004">
              <w:rPr>
                <w:lang w:val="en-US"/>
              </w:rPr>
              <w:t>7</w:t>
            </w:r>
          </w:p>
        </w:tc>
        <w:tc>
          <w:tcPr>
            <w:tcW w:w="1689" w:type="dxa"/>
            <w:noWrap/>
            <w:hideMark/>
          </w:tcPr>
          <w:p w14:paraId="484BC5FA" w14:textId="77777777" w:rsidR="006871B5" w:rsidRPr="00920004" w:rsidRDefault="006871B5" w:rsidP="00CF739D">
            <w:r w:rsidRPr="00920004">
              <w:t>longtidute</w:t>
            </w:r>
          </w:p>
        </w:tc>
        <w:tc>
          <w:tcPr>
            <w:tcW w:w="1300" w:type="dxa"/>
            <w:noWrap/>
            <w:hideMark/>
          </w:tcPr>
          <w:p w14:paraId="1DF6E02A" w14:textId="455CF6C4" w:rsidR="006871B5" w:rsidRPr="00920004" w:rsidRDefault="00E452E5" w:rsidP="00CF739D">
            <w:r w:rsidRPr="00920004">
              <w:t>varchar</w:t>
            </w:r>
          </w:p>
        </w:tc>
        <w:tc>
          <w:tcPr>
            <w:tcW w:w="1098" w:type="dxa"/>
            <w:noWrap/>
            <w:vAlign w:val="center"/>
            <w:hideMark/>
          </w:tcPr>
          <w:p w14:paraId="230264A8" w14:textId="77777777" w:rsidR="006871B5" w:rsidRPr="00920004" w:rsidRDefault="006871B5" w:rsidP="00CF739D">
            <w:pPr>
              <w:jc w:val="center"/>
            </w:pPr>
            <w:r w:rsidRPr="00920004">
              <w:t>X</w:t>
            </w:r>
          </w:p>
        </w:tc>
        <w:tc>
          <w:tcPr>
            <w:tcW w:w="838" w:type="dxa"/>
            <w:noWrap/>
            <w:vAlign w:val="center"/>
            <w:hideMark/>
          </w:tcPr>
          <w:p w14:paraId="2DDC39C1" w14:textId="77777777" w:rsidR="006871B5" w:rsidRPr="00920004" w:rsidRDefault="006871B5" w:rsidP="00CF739D"/>
        </w:tc>
        <w:tc>
          <w:tcPr>
            <w:tcW w:w="823" w:type="dxa"/>
            <w:noWrap/>
            <w:vAlign w:val="center"/>
            <w:hideMark/>
          </w:tcPr>
          <w:p w14:paraId="74A067D8" w14:textId="77777777" w:rsidR="006871B5" w:rsidRPr="00920004" w:rsidRDefault="006871B5" w:rsidP="00CF739D"/>
        </w:tc>
        <w:tc>
          <w:tcPr>
            <w:tcW w:w="2269" w:type="dxa"/>
            <w:noWrap/>
            <w:hideMark/>
          </w:tcPr>
          <w:p w14:paraId="48BCB54A" w14:textId="77777777" w:rsidR="006871B5" w:rsidRPr="00920004" w:rsidRDefault="006871B5" w:rsidP="00CF739D">
            <w:r w:rsidRPr="00920004">
              <w:t>Kinh độ</w:t>
            </w:r>
          </w:p>
        </w:tc>
      </w:tr>
    </w:tbl>
    <w:p w14:paraId="7B793E87" w14:textId="10B33BC7" w:rsidR="006871B5" w:rsidRPr="00CF739D" w:rsidRDefault="006871B5" w:rsidP="00CF739D">
      <w:pPr>
        <w:pStyle w:val="Caption"/>
      </w:pPr>
      <w:bookmarkStart w:id="2628" w:name="_Toc53150460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17</w:t>
      </w:r>
      <w:r w:rsidR="00D632EE" w:rsidRPr="00CF739D">
        <w:fldChar w:fldCharType="end"/>
      </w:r>
      <w:r w:rsidRPr="00920004">
        <w:t xml:space="preserve"> Bảng dữ liệu chi nhánh</w:t>
      </w:r>
      <w:bookmarkEnd w:id="2628"/>
    </w:p>
    <w:p w14:paraId="7560BEB2" w14:textId="77777777" w:rsidR="006871B5" w:rsidRPr="00CF739D" w:rsidRDefault="006871B5" w:rsidP="00CF739D">
      <w:pPr>
        <w:rPr>
          <w:b/>
          <w:lang w:val="en-US"/>
        </w:rPr>
      </w:pPr>
      <w:r w:rsidRPr="00CF739D">
        <w:rPr>
          <w:b/>
          <w:lang w:val="en-US"/>
        </w:rPr>
        <w:t>BẢNG COLOR</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3FF2AD33" w14:textId="77777777" w:rsidTr="00CF739D">
        <w:trPr>
          <w:trHeight w:val="300"/>
        </w:trPr>
        <w:tc>
          <w:tcPr>
            <w:tcW w:w="708" w:type="dxa"/>
            <w:noWrap/>
            <w:vAlign w:val="center"/>
            <w:hideMark/>
          </w:tcPr>
          <w:p w14:paraId="1B80A408"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1219A0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1DDCB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1A88BA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A03652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F4C8C4B"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6AEEE2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8A3E992" w14:textId="77777777" w:rsidTr="00CF739D">
        <w:trPr>
          <w:trHeight w:val="300"/>
        </w:trPr>
        <w:tc>
          <w:tcPr>
            <w:tcW w:w="708" w:type="dxa"/>
            <w:noWrap/>
            <w:vAlign w:val="center"/>
            <w:hideMark/>
          </w:tcPr>
          <w:p w14:paraId="5BEB5A5D" w14:textId="77777777" w:rsidR="006871B5" w:rsidRPr="00920004" w:rsidRDefault="006871B5" w:rsidP="00CF739D">
            <w:pPr>
              <w:jc w:val="center"/>
            </w:pPr>
            <w:r w:rsidRPr="00920004">
              <w:t>1</w:t>
            </w:r>
          </w:p>
        </w:tc>
        <w:tc>
          <w:tcPr>
            <w:tcW w:w="1820" w:type="dxa"/>
            <w:noWrap/>
            <w:hideMark/>
          </w:tcPr>
          <w:p w14:paraId="6EF67DA5" w14:textId="77777777" w:rsidR="006871B5" w:rsidRPr="00920004" w:rsidRDefault="006871B5" w:rsidP="00CF739D">
            <w:r w:rsidRPr="00920004">
              <w:t>id</w:t>
            </w:r>
          </w:p>
        </w:tc>
        <w:tc>
          <w:tcPr>
            <w:tcW w:w="1300" w:type="dxa"/>
            <w:noWrap/>
            <w:hideMark/>
          </w:tcPr>
          <w:p w14:paraId="013F174F" w14:textId="77777777" w:rsidR="006871B5" w:rsidRPr="00920004" w:rsidRDefault="006871B5" w:rsidP="00CF739D">
            <w:r w:rsidRPr="00920004">
              <w:t>numeric</w:t>
            </w:r>
          </w:p>
        </w:tc>
        <w:tc>
          <w:tcPr>
            <w:tcW w:w="1098" w:type="dxa"/>
            <w:noWrap/>
            <w:vAlign w:val="center"/>
            <w:hideMark/>
          </w:tcPr>
          <w:p w14:paraId="6C6DE89F" w14:textId="77777777" w:rsidR="006871B5" w:rsidRPr="00920004" w:rsidRDefault="006871B5" w:rsidP="00CF739D">
            <w:pPr>
              <w:jc w:val="center"/>
            </w:pPr>
          </w:p>
        </w:tc>
        <w:tc>
          <w:tcPr>
            <w:tcW w:w="838" w:type="dxa"/>
            <w:noWrap/>
            <w:vAlign w:val="center"/>
            <w:hideMark/>
          </w:tcPr>
          <w:p w14:paraId="4F81FB12" w14:textId="77777777" w:rsidR="006871B5" w:rsidRPr="00920004" w:rsidRDefault="006871B5" w:rsidP="00CF739D">
            <w:r w:rsidRPr="00920004">
              <w:t>X</w:t>
            </w:r>
          </w:p>
        </w:tc>
        <w:tc>
          <w:tcPr>
            <w:tcW w:w="823" w:type="dxa"/>
            <w:noWrap/>
            <w:vAlign w:val="center"/>
            <w:hideMark/>
          </w:tcPr>
          <w:p w14:paraId="4889C8B7" w14:textId="77777777" w:rsidR="006871B5" w:rsidRPr="00920004" w:rsidRDefault="006871B5" w:rsidP="00CF739D"/>
        </w:tc>
        <w:tc>
          <w:tcPr>
            <w:tcW w:w="2138" w:type="dxa"/>
            <w:noWrap/>
            <w:hideMark/>
          </w:tcPr>
          <w:p w14:paraId="68E5F2E3" w14:textId="77777777" w:rsidR="006871B5" w:rsidRPr="00920004" w:rsidRDefault="006871B5" w:rsidP="00CF739D">
            <w:pPr>
              <w:rPr>
                <w:lang w:val="en-US"/>
              </w:rPr>
            </w:pPr>
            <w:r w:rsidRPr="00920004">
              <w:t xml:space="preserve">ID </w:t>
            </w:r>
            <w:r w:rsidRPr="00920004">
              <w:rPr>
                <w:lang w:val="en-US"/>
              </w:rPr>
              <w:t>màu sắc</w:t>
            </w:r>
          </w:p>
        </w:tc>
      </w:tr>
      <w:tr w:rsidR="006871B5" w:rsidRPr="00920004" w14:paraId="37966BEB" w14:textId="77777777" w:rsidTr="00CF739D">
        <w:trPr>
          <w:trHeight w:val="300"/>
        </w:trPr>
        <w:tc>
          <w:tcPr>
            <w:tcW w:w="708" w:type="dxa"/>
            <w:noWrap/>
            <w:vAlign w:val="center"/>
            <w:hideMark/>
          </w:tcPr>
          <w:p w14:paraId="23447097" w14:textId="77777777" w:rsidR="006871B5" w:rsidRPr="00920004" w:rsidRDefault="006871B5" w:rsidP="00CF739D">
            <w:pPr>
              <w:jc w:val="center"/>
            </w:pPr>
            <w:r w:rsidRPr="00920004">
              <w:t>2</w:t>
            </w:r>
          </w:p>
        </w:tc>
        <w:tc>
          <w:tcPr>
            <w:tcW w:w="1820" w:type="dxa"/>
            <w:noWrap/>
            <w:hideMark/>
          </w:tcPr>
          <w:p w14:paraId="13A00F93" w14:textId="77777777" w:rsidR="006871B5" w:rsidRPr="00920004" w:rsidRDefault="006871B5" w:rsidP="00CF739D">
            <w:r w:rsidRPr="00920004">
              <w:rPr>
                <w:lang w:val="en-US"/>
              </w:rPr>
              <w:t>color</w:t>
            </w:r>
            <w:r w:rsidRPr="00920004">
              <w:t>_name</w:t>
            </w:r>
          </w:p>
        </w:tc>
        <w:tc>
          <w:tcPr>
            <w:tcW w:w="1300" w:type="dxa"/>
            <w:noWrap/>
            <w:hideMark/>
          </w:tcPr>
          <w:p w14:paraId="7E822F26" w14:textId="022193D1" w:rsidR="006871B5" w:rsidRPr="00920004" w:rsidRDefault="00E452E5" w:rsidP="00CF739D">
            <w:r w:rsidRPr="00920004">
              <w:t>varchar</w:t>
            </w:r>
          </w:p>
        </w:tc>
        <w:tc>
          <w:tcPr>
            <w:tcW w:w="1098" w:type="dxa"/>
            <w:noWrap/>
            <w:vAlign w:val="center"/>
            <w:hideMark/>
          </w:tcPr>
          <w:p w14:paraId="6357C036" w14:textId="77777777" w:rsidR="006871B5" w:rsidRPr="00920004" w:rsidRDefault="006871B5" w:rsidP="00CF739D">
            <w:pPr>
              <w:jc w:val="center"/>
            </w:pPr>
          </w:p>
        </w:tc>
        <w:tc>
          <w:tcPr>
            <w:tcW w:w="838" w:type="dxa"/>
            <w:noWrap/>
            <w:vAlign w:val="center"/>
            <w:hideMark/>
          </w:tcPr>
          <w:p w14:paraId="3875B7C0" w14:textId="77777777" w:rsidR="006871B5" w:rsidRPr="00920004" w:rsidRDefault="006871B5" w:rsidP="00CF739D"/>
        </w:tc>
        <w:tc>
          <w:tcPr>
            <w:tcW w:w="823" w:type="dxa"/>
            <w:noWrap/>
            <w:vAlign w:val="center"/>
            <w:hideMark/>
          </w:tcPr>
          <w:p w14:paraId="17171C51" w14:textId="77777777" w:rsidR="006871B5" w:rsidRPr="00920004" w:rsidRDefault="006871B5" w:rsidP="00CF739D"/>
        </w:tc>
        <w:tc>
          <w:tcPr>
            <w:tcW w:w="2138" w:type="dxa"/>
            <w:noWrap/>
            <w:hideMark/>
          </w:tcPr>
          <w:p w14:paraId="6CA6018D" w14:textId="77777777" w:rsidR="006871B5" w:rsidRPr="00920004" w:rsidRDefault="006871B5" w:rsidP="00CF739D">
            <w:pPr>
              <w:rPr>
                <w:lang w:val="en-US"/>
              </w:rPr>
            </w:pPr>
            <w:r w:rsidRPr="00920004">
              <w:rPr>
                <w:lang w:val="en-US"/>
              </w:rPr>
              <w:t>Màu sắc</w:t>
            </w:r>
          </w:p>
        </w:tc>
      </w:tr>
      <w:tr w:rsidR="006871B5" w:rsidRPr="00920004" w14:paraId="039F86EA" w14:textId="77777777" w:rsidTr="00CF739D">
        <w:trPr>
          <w:trHeight w:val="300"/>
        </w:trPr>
        <w:tc>
          <w:tcPr>
            <w:tcW w:w="708" w:type="dxa"/>
            <w:noWrap/>
            <w:vAlign w:val="center"/>
            <w:hideMark/>
          </w:tcPr>
          <w:p w14:paraId="20B6ED37" w14:textId="77777777" w:rsidR="006871B5" w:rsidRPr="00920004" w:rsidRDefault="006871B5" w:rsidP="00CF739D">
            <w:pPr>
              <w:jc w:val="center"/>
              <w:rPr>
                <w:lang w:val="en-US"/>
              </w:rPr>
            </w:pPr>
            <w:r w:rsidRPr="00920004">
              <w:rPr>
                <w:lang w:val="en-US"/>
              </w:rPr>
              <w:t>3</w:t>
            </w:r>
          </w:p>
        </w:tc>
        <w:tc>
          <w:tcPr>
            <w:tcW w:w="1820" w:type="dxa"/>
            <w:noWrap/>
            <w:hideMark/>
          </w:tcPr>
          <w:p w14:paraId="24B71E77" w14:textId="77777777" w:rsidR="006871B5" w:rsidRPr="00920004" w:rsidRDefault="006871B5" w:rsidP="00CF739D">
            <w:r w:rsidRPr="00920004">
              <w:t>status</w:t>
            </w:r>
          </w:p>
        </w:tc>
        <w:tc>
          <w:tcPr>
            <w:tcW w:w="1300" w:type="dxa"/>
            <w:noWrap/>
            <w:hideMark/>
          </w:tcPr>
          <w:p w14:paraId="201879A6" w14:textId="6E0856CF" w:rsidR="006871B5" w:rsidRPr="00920004" w:rsidRDefault="00E452E5" w:rsidP="00CF739D">
            <w:r w:rsidRPr="00920004">
              <w:t>varchar</w:t>
            </w:r>
          </w:p>
        </w:tc>
        <w:tc>
          <w:tcPr>
            <w:tcW w:w="1098" w:type="dxa"/>
            <w:noWrap/>
            <w:vAlign w:val="center"/>
            <w:hideMark/>
          </w:tcPr>
          <w:p w14:paraId="65FF948B" w14:textId="77777777" w:rsidR="006871B5" w:rsidRPr="00920004" w:rsidRDefault="006871B5" w:rsidP="00CF739D">
            <w:pPr>
              <w:jc w:val="center"/>
            </w:pPr>
            <w:r w:rsidRPr="00920004">
              <w:t>X</w:t>
            </w:r>
          </w:p>
        </w:tc>
        <w:tc>
          <w:tcPr>
            <w:tcW w:w="838" w:type="dxa"/>
            <w:noWrap/>
            <w:vAlign w:val="center"/>
            <w:hideMark/>
          </w:tcPr>
          <w:p w14:paraId="18F27E07" w14:textId="77777777" w:rsidR="006871B5" w:rsidRPr="00920004" w:rsidRDefault="006871B5" w:rsidP="00CF739D"/>
        </w:tc>
        <w:tc>
          <w:tcPr>
            <w:tcW w:w="823" w:type="dxa"/>
            <w:noWrap/>
            <w:vAlign w:val="center"/>
            <w:hideMark/>
          </w:tcPr>
          <w:p w14:paraId="29D98ABE" w14:textId="77777777" w:rsidR="006871B5" w:rsidRPr="00920004" w:rsidRDefault="006871B5" w:rsidP="00CF739D"/>
        </w:tc>
        <w:tc>
          <w:tcPr>
            <w:tcW w:w="2138" w:type="dxa"/>
            <w:noWrap/>
            <w:hideMark/>
          </w:tcPr>
          <w:p w14:paraId="19AC5758" w14:textId="77777777" w:rsidR="006871B5" w:rsidRPr="00920004" w:rsidRDefault="006871B5" w:rsidP="00CF739D">
            <w:r w:rsidRPr="00920004">
              <w:t>Trạng thái</w:t>
            </w:r>
          </w:p>
        </w:tc>
      </w:tr>
    </w:tbl>
    <w:p w14:paraId="38198ED3" w14:textId="6028B773" w:rsidR="00941ED9" w:rsidRPr="00CF739D" w:rsidRDefault="006871B5" w:rsidP="00CF739D">
      <w:pPr>
        <w:pStyle w:val="Caption"/>
      </w:pPr>
      <w:bookmarkStart w:id="2629" w:name="_Toc53150460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18</w:t>
      </w:r>
      <w:r w:rsidR="00D632EE" w:rsidRPr="00CF739D">
        <w:fldChar w:fldCharType="end"/>
      </w:r>
      <w:r w:rsidRPr="00920004">
        <w:t xml:space="preserve"> Bảng dữ liệu màu sắc</w:t>
      </w:r>
      <w:bookmarkEnd w:id="2629"/>
    </w:p>
    <w:p w14:paraId="2C8BBC07" w14:textId="77777777" w:rsidR="006871B5" w:rsidRPr="00920004" w:rsidRDefault="006871B5" w:rsidP="00CF739D">
      <w:pPr>
        <w:rPr>
          <w:b/>
          <w:lang w:val="en-US"/>
        </w:rPr>
      </w:pPr>
      <w:r w:rsidRPr="00920004">
        <w:rPr>
          <w:b/>
          <w:lang w:val="en-US"/>
        </w:rPr>
        <w:t>BẢNG COLOR_GROUP</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0BB7F10E" w14:textId="77777777" w:rsidTr="00CF739D">
        <w:trPr>
          <w:trHeight w:val="300"/>
        </w:trPr>
        <w:tc>
          <w:tcPr>
            <w:tcW w:w="708" w:type="dxa"/>
            <w:noWrap/>
            <w:vAlign w:val="center"/>
            <w:hideMark/>
          </w:tcPr>
          <w:p w14:paraId="07B92ABE"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65A978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17F44F9"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7A85D2D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AF60F1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CACE959"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2080E40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69D8DD" w14:textId="77777777" w:rsidTr="00CF739D">
        <w:trPr>
          <w:trHeight w:val="300"/>
        </w:trPr>
        <w:tc>
          <w:tcPr>
            <w:tcW w:w="708" w:type="dxa"/>
            <w:noWrap/>
            <w:vAlign w:val="center"/>
            <w:hideMark/>
          </w:tcPr>
          <w:p w14:paraId="2AA74EC6" w14:textId="77777777" w:rsidR="006871B5" w:rsidRPr="00920004" w:rsidRDefault="006871B5" w:rsidP="00CF739D">
            <w:pPr>
              <w:jc w:val="center"/>
            </w:pPr>
            <w:r w:rsidRPr="00920004">
              <w:t>1</w:t>
            </w:r>
          </w:p>
        </w:tc>
        <w:tc>
          <w:tcPr>
            <w:tcW w:w="1820" w:type="dxa"/>
            <w:noWrap/>
            <w:hideMark/>
          </w:tcPr>
          <w:p w14:paraId="6F85CD9B" w14:textId="77777777" w:rsidR="006871B5" w:rsidRPr="00920004" w:rsidRDefault="006871B5" w:rsidP="00CF739D">
            <w:r w:rsidRPr="00920004">
              <w:t>id</w:t>
            </w:r>
          </w:p>
        </w:tc>
        <w:tc>
          <w:tcPr>
            <w:tcW w:w="1300" w:type="dxa"/>
            <w:noWrap/>
            <w:hideMark/>
          </w:tcPr>
          <w:p w14:paraId="7B2D9EAD" w14:textId="77777777" w:rsidR="006871B5" w:rsidRPr="00920004" w:rsidRDefault="006871B5" w:rsidP="00CF739D">
            <w:r w:rsidRPr="00920004">
              <w:t>numeric</w:t>
            </w:r>
          </w:p>
        </w:tc>
        <w:tc>
          <w:tcPr>
            <w:tcW w:w="1098" w:type="dxa"/>
            <w:noWrap/>
            <w:vAlign w:val="center"/>
            <w:hideMark/>
          </w:tcPr>
          <w:p w14:paraId="202D5E4B" w14:textId="77777777" w:rsidR="006871B5" w:rsidRPr="00920004" w:rsidRDefault="006871B5" w:rsidP="00CF739D">
            <w:pPr>
              <w:jc w:val="center"/>
            </w:pPr>
          </w:p>
        </w:tc>
        <w:tc>
          <w:tcPr>
            <w:tcW w:w="838" w:type="dxa"/>
            <w:noWrap/>
            <w:vAlign w:val="center"/>
            <w:hideMark/>
          </w:tcPr>
          <w:p w14:paraId="07871813" w14:textId="77777777" w:rsidR="006871B5" w:rsidRPr="00920004" w:rsidRDefault="006871B5" w:rsidP="00CF739D">
            <w:r w:rsidRPr="00920004">
              <w:t>X</w:t>
            </w:r>
          </w:p>
        </w:tc>
        <w:tc>
          <w:tcPr>
            <w:tcW w:w="823" w:type="dxa"/>
            <w:noWrap/>
            <w:vAlign w:val="center"/>
            <w:hideMark/>
          </w:tcPr>
          <w:p w14:paraId="64B3468D" w14:textId="77777777" w:rsidR="006871B5" w:rsidRPr="00920004" w:rsidRDefault="006871B5" w:rsidP="00CF739D"/>
        </w:tc>
        <w:tc>
          <w:tcPr>
            <w:tcW w:w="2138" w:type="dxa"/>
            <w:noWrap/>
            <w:hideMark/>
          </w:tcPr>
          <w:p w14:paraId="4CA66B29" w14:textId="77777777" w:rsidR="006871B5" w:rsidRPr="00920004" w:rsidRDefault="006871B5" w:rsidP="00CF739D">
            <w:pPr>
              <w:rPr>
                <w:lang w:val="en-US"/>
              </w:rPr>
            </w:pPr>
            <w:r w:rsidRPr="00920004">
              <w:t xml:space="preserve">ID </w:t>
            </w:r>
            <w:r w:rsidRPr="00920004">
              <w:rPr>
                <w:lang w:val="en-US"/>
              </w:rPr>
              <w:t>nhóm màu</w:t>
            </w:r>
          </w:p>
        </w:tc>
      </w:tr>
      <w:tr w:rsidR="006871B5" w:rsidRPr="00920004" w14:paraId="23C1E8B1" w14:textId="77777777" w:rsidTr="00CF739D">
        <w:trPr>
          <w:trHeight w:val="300"/>
        </w:trPr>
        <w:tc>
          <w:tcPr>
            <w:tcW w:w="708" w:type="dxa"/>
            <w:noWrap/>
            <w:vAlign w:val="center"/>
            <w:hideMark/>
          </w:tcPr>
          <w:p w14:paraId="22B16F61" w14:textId="77777777" w:rsidR="006871B5" w:rsidRPr="00920004" w:rsidRDefault="006871B5" w:rsidP="00CF739D">
            <w:pPr>
              <w:jc w:val="center"/>
            </w:pPr>
            <w:r w:rsidRPr="00920004">
              <w:t>2</w:t>
            </w:r>
          </w:p>
        </w:tc>
        <w:tc>
          <w:tcPr>
            <w:tcW w:w="1820" w:type="dxa"/>
            <w:noWrap/>
            <w:hideMark/>
          </w:tcPr>
          <w:p w14:paraId="0C0A8E98" w14:textId="77777777" w:rsidR="006871B5" w:rsidRPr="00920004" w:rsidRDefault="006871B5" w:rsidP="00CF739D">
            <w:r w:rsidRPr="00920004">
              <w:rPr>
                <w:lang w:val="en-US"/>
              </w:rPr>
              <w:t>color</w:t>
            </w:r>
            <w:r w:rsidRPr="00920004">
              <w:t>_name</w:t>
            </w:r>
          </w:p>
        </w:tc>
        <w:tc>
          <w:tcPr>
            <w:tcW w:w="1300" w:type="dxa"/>
            <w:noWrap/>
            <w:hideMark/>
          </w:tcPr>
          <w:p w14:paraId="0C0D1318" w14:textId="4D9F2D67" w:rsidR="006871B5" w:rsidRPr="00920004" w:rsidRDefault="00E452E5" w:rsidP="00CF739D">
            <w:r w:rsidRPr="00920004">
              <w:t>varchar</w:t>
            </w:r>
          </w:p>
        </w:tc>
        <w:tc>
          <w:tcPr>
            <w:tcW w:w="1098" w:type="dxa"/>
            <w:noWrap/>
            <w:vAlign w:val="center"/>
            <w:hideMark/>
          </w:tcPr>
          <w:p w14:paraId="6CA24A32" w14:textId="77777777" w:rsidR="006871B5" w:rsidRPr="00920004" w:rsidRDefault="006871B5" w:rsidP="00CF739D">
            <w:pPr>
              <w:jc w:val="center"/>
            </w:pPr>
          </w:p>
        </w:tc>
        <w:tc>
          <w:tcPr>
            <w:tcW w:w="838" w:type="dxa"/>
            <w:noWrap/>
            <w:vAlign w:val="center"/>
            <w:hideMark/>
          </w:tcPr>
          <w:p w14:paraId="29054F22" w14:textId="77777777" w:rsidR="006871B5" w:rsidRPr="00920004" w:rsidRDefault="006871B5" w:rsidP="00CF739D"/>
        </w:tc>
        <w:tc>
          <w:tcPr>
            <w:tcW w:w="823" w:type="dxa"/>
            <w:noWrap/>
            <w:vAlign w:val="center"/>
            <w:hideMark/>
          </w:tcPr>
          <w:p w14:paraId="4BB9A5A4" w14:textId="77777777" w:rsidR="006871B5" w:rsidRPr="00920004" w:rsidRDefault="006871B5" w:rsidP="00CF739D"/>
        </w:tc>
        <w:tc>
          <w:tcPr>
            <w:tcW w:w="2138" w:type="dxa"/>
            <w:noWrap/>
            <w:hideMark/>
          </w:tcPr>
          <w:p w14:paraId="2C1459B3" w14:textId="77777777" w:rsidR="006871B5" w:rsidRPr="00920004" w:rsidRDefault="006871B5" w:rsidP="00CF739D">
            <w:pPr>
              <w:rPr>
                <w:lang w:val="en-US"/>
              </w:rPr>
            </w:pPr>
            <w:r w:rsidRPr="00920004">
              <w:t xml:space="preserve">Tên </w:t>
            </w:r>
            <w:r w:rsidRPr="00920004">
              <w:rPr>
                <w:lang w:val="en-US"/>
              </w:rPr>
              <w:t>nhóm màu</w:t>
            </w:r>
          </w:p>
        </w:tc>
      </w:tr>
      <w:tr w:rsidR="006871B5" w:rsidRPr="00920004" w14:paraId="2AE1A4F9" w14:textId="77777777" w:rsidTr="00CF739D">
        <w:trPr>
          <w:trHeight w:val="300"/>
        </w:trPr>
        <w:tc>
          <w:tcPr>
            <w:tcW w:w="708" w:type="dxa"/>
            <w:noWrap/>
            <w:vAlign w:val="center"/>
            <w:hideMark/>
          </w:tcPr>
          <w:p w14:paraId="61089EC6" w14:textId="77777777" w:rsidR="006871B5" w:rsidRPr="00920004" w:rsidRDefault="006871B5" w:rsidP="00CF739D">
            <w:pPr>
              <w:jc w:val="center"/>
              <w:rPr>
                <w:lang w:val="en-US"/>
              </w:rPr>
            </w:pPr>
            <w:r w:rsidRPr="00920004">
              <w:rPr>
                <w:lang w:val="en-US"/>
              </w:rPr>
              <w:t>3</w:t>
            </w:r>
          </w:p>
        </w:tc>
        <w:tc>
          <w:tcPr>
            <w:tcW w:w="1820" w:type="dxa"/>
            <w:noWrap/>
            <w:hideMark/>
          </w:tcPr>
          <w:p w14:paraId="22BFEEEB" w14:textId="77777777" w:rsidR="006871B5" w:rsidRPr="00920004" w:rsidRDefault="006871B5" w:rsidP="00CF739D">
            <w:r w:rsidRPr="00920004">
              <w:t>status</w:t>
            </w:r>
          </w:p>
        </w:tc>
        <w:tc>
          <w:tcPr>
            <w:tcW w:w="1300" w:type="dxa"/>
            <w:noWrap/>
            <w:hideMark/>
          </w:tcPr>
          <w:p w14:paraId="383D70CF" w14:textId="3C360248" w:rsidR="006871B5" w:rsidRPr="00920004" w:rsidRDefault="00E452E5" w:rsidP="00CF739D">
            <w:r w:rsidRPr="00920004">
              <w:t>varchar</w:t>
            </w:r>
          </w:p>
        </w:tc>
        <w:tc>
          <w:tcPr>
            <w:tcW w:w="1098" w:type="dxa"/>
            <w:noWrap/>
            <w:vAlign w:val="center"/>
            <w:hideMark/>
          </w:tcPr>
          <w:p w14:paraId="281D7AF6" w14:textId="77777777" w:rsidR="006871B5" w:rsidRPr="00920004" w:rsidRDefault="006871B5" w:rsidP="00CF739D">
            <w:pPr>
              <w:jc w:val="center"/>
            </w:pPr>
            <w:r w:rsidRPr="00920004">
              <w:t>X</w:t>
            </w:r>
          </w:p>
        </w:tc>
        <w:tc>
          <w:tcPr>
            <w:tcW w:w="838" w:type="dxa"/>
            <w:noWrap/>
            <w:vAlign w:val="center"/>
            <w:hideMark/>
          </w:tcPr>
          <w:p w14:paraId="0E02E6F8" w14:textId="77777777" w:rsidR="006871B5" w:rsidRPr="00920004" w:rsidRDefault="006871B5" w:rsidP="00CF739D"/>
        </w:tc>
        <w:tc>
          <w:tcPr>
            <w:tcW w:w="823" w:type="dxa"/>
            <w:noWrap/>
            <w:vAlign w:val="center"/>
            <w:hideMark/>
          </w:tcPr>
          <w:p w14:paraId="20636308" w14:textId="77777777" w:rsidR="006871B5" w:rsidRPr="00920004" w:rsidRDefault="006871B5" w:rsidP="00CF739D"/>
        </w:tc>
        <w:tc>
          <w:tcPr>
            <w:tcW w:w="2138" w:type="dxa"/>
            <w:noWrap/>
            <w:hideMark/>
          </w:tcPr>
          <w:p w14:paraId="1FDAE075" w14:textId="77777777" w:rsidR="006871B5" w:rsidRPr="00920004" w:rsidRDefault="006871B5" w:rsidP="00CF739D">
            <w:r w:rsidRPr="00920004">
              <w:t>Trạng thái</w:t>
            </w:r>
          </w:p>
        </w:tc>
      </w:tr>
    </w:tbl>
    <w:p w14:paraId="53FF0FD6" w14:textId="5254E987" w:rsidR="00727C9A" w:rsidRPr="00CF739D" w:rsidRDefault="006871B5" w:rsidP="00CF739D">
      <w:pPr>
        <w:pStyle w:val="Caption"/>
      </w:pPr>
      <w:bookmarkStart w:id="2630" w:name="_Toc53150460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19</w:t>
      </w:r>
      <w:r w:rsidR="00D632EE" w:rsidRPr="00CF739D">
        <w:fldChar w:fldCharType="end"/>
      </w:r>
      <w:r w:rsidRPr="00920004">
        <w:t xml:space="preserve"> Bảng dữ liệu nhóm màu</w:t>
      </w:r>
      <w:bookmarkEnd w:id="2630"/>
    </w:p>
    <w:p w14:paraId="0966F6D5" w14:textId="77777777" w:rsidR="006871B5" w:rsidRPr="00CF739D" w:rsidRDefault="006871B5" w:rsidP="00CF739D">
      <w:pPr>
        <w:rPr>
          <w:b/>
          <w:lang w:val="en-US"/>
        </w:rPr>
      </w:pPr>
      <w:r w:rsidRPr="00CF739D">
        <w:rPr>
          <w:b/>
          <w:lang w:val="en-US"/>
        </w:rPr>
        <w:t>BẢNG CUSTOMER</w:t>
      </w:r>
    </w:p>
    <w:tbl>
      <w:tblPr>
        <w:tblStyle w:val="TableGrid"/>
        <w:tblW w:w="8777" w:type="dxa"/>
        <w:tblLook w:val="04A0" w:firstRow="1" w:lastRow="0" w:firstColumn="1" w:lastColumn="0" w:noHBand="0" w:noVBand="1"/>
      </w:tblPr>
      <w:tblGrid>
        <w:gridCol w:w="801"/>
        <w:gridCol w:w="1921"/>
        <w:gridCol w:w="1267"/>
        <w:gridCol w:w="1071"/>
        <w:gridCol w:w="833"/>
        <w:gridCol w:w="967"/>
        <w:gridCol w:w="1917"/>
      </w:tblGrid>
      <w:tr w:rsidR="006871B5" w:rsidRPr="00920004" w14:paraId="07A18EBB" w14:textId="77777777" w:rsidTr="00CF739D">
        <w:trPr>
          <w:trHeight w:val="300"/>
        </w:trPr>
        <w:tc>
          <w:tcPr>
            <w:tcW w:w="805" w:type="dxa"/>
            <w:noWrap/>
            <w:vAlign w:val="center"/>
            <w:hideMark/>
          </w:tcPr>
          <w:p w14:paraId="4E17F7D5" w14:textId="77777777" w:rsidR="006871B5" w:rsidRPr="00920004" w:rsidRDefault="006871B5" w:rsidP="00CF739D">
            <w:pPr>
              <w:spacing w:before="240" w:line="0" w:lineRule="atLeast"/>
              <w:jc w:val="center"/>
              <w:rPr>
                <w:b/>
                <w:bCs/>
              </w:rPr>
            </w:pPr>
            <w:r w:rsidRPr="00920004">
              <w:rPr>
                <w:b/>
                <w:bCs/>
                <w:lang w:val="da-DK"/>
              </w:rPr>
              <w:t>STT</w:t>
            </w:r>
          </w:p>
        </w:tc>
        <w:tc>
          <w:tcPr>
            <w:tcW w:w="1881" w:type="dxa"/>
            <w:noWrap/>
            <w:vAlign w:val="center"/>
            <w:hideMark/>
          </w:tcPr>
          <w:p w14:paraId="088B97E6" w14:textId="77777777" w:rsidR="006871B5" w:rsidRPr="00920004" w:rsidRDefault="006871B5" w:rsidP="00CF739D">
            <w:pPr>
              <w:spacing w:before="240" w:line="0" w:lineRule="atLeast"/>
              <w:jc w:val="center"/>
              <w:rPr>
                <w:b/>
                <w:bCs/>
              </w:rPr>
            </w:pPr>
            <w:r w:rsidRPr="00920004">
              <w:rPr>
                <w:b/>
                <w:bCs/>
                <w:lang w:val="da-DK"/>
              </w:rPr>
              <w:t>Tên trường</w:t>
            </w:r>
          </w:p>
        </w:tc>
        <w:tc>
          <w:tcPr>
            <w:tcW w:w="1275" w:type="dxa"/>
            <w:noWrap/>
            <w:vAlign w:val="center"/>
            <w:hideMark/>
          </w:tcPr>
          <w:p w14:paraId="6E4F0D25" w14:textId="77777777" w:rsidR="006871B5" w:rsidRPr="00920004" w:rsidRDefault="006871B5" w:rsidP="00CF739D">
            <w:pPr>
              <w:spacing w:before="240" w:line="0" w:lineRule="atLeast"/>
              <w:jc w:val="center"/>
              <w:rPr>
                <w:b/>
                <w:bCs/>
              </w:rPr>
            </w:pPr>
            <w:r w:rsidRPr="00920004">
              <w:rPr>
                <w:b/>
                <w:bCs/>
                <w:lang w:val="da-DK"/>
              </w:rPr>
              <w:t>Kiểu</w:t>
            </w:r>
          </w:p>
        </w:tc>
        <w:tc>
          <w:tcPr>
            <w:tcW w:w="1078" w:type="dxa"/>
            <w:noWrap/>
            <w:vAlign w:val="center"/>
            <w:hideMark/>
          </w:tcPr>
          <w:p w14:paraId="69B8464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4" w:type="dxa"/>
            <w:noWrap/>
            <w:vAlign w:val="center"/>
            <w:hideMark/>
          </w:tcPr>
          <w:p w14:paraId="5D6D7CD7" w14:textId="77777777" w:rsidR="006871B5" w:rsidRPr="00920004" w:rsidRDefault="006871B5" w:rsidP="00CF739D">
            <w:pPr>
              <w:spacing w:before="240" w:line="0" w:lineRule="atLeast"/>
              <w:jc w:val="center"/>
              <w:rPr>
                <w:b/>
                <w:bCs/>
              </w:rPr>
            </w:pPr>
            <w:r w:rsidRPr="00920004">
              <w:rPr>
                <w:b/>
                <w:bCs/>
                <w:lang w:val="da-DK"/>
              </w:rPr>
              <w:t>Khóa chính</w:t>
            </w:r>
          </w:p>
        </w:tc>
        <w:tc>
          <w:tcPr>
            <w:tcW w:w="973" w:type="dxa"/>
            <w:noWrap/>
            <w:vAlign w:val="center"/>
            <w:hideMark/>
          </w:tcPr>
          <w:p w14:paraId="4C5B3CE4" w14:textId="77777777" w:rsidR="006871B5" w:rsidRPr="00920004" w:rsidRDefault="006871B5" w:rsidP="00CF739D">
            <w:pPr>
              <w:spacing w:before="240" w:line="0" w:lineRule="atLeast"/>
              <w:jc w:val="center"/>
              <w:rPr>
                <w:b/>
                <w:bCs/>
              </w:rPr>
            </w:pPr>
            <w:r w:rsidRPr="00920004">
              <w:rPr>
                <w:b/>
                <w:bCs/>
                <w:lang w:val="da-DK"/>
              </w:rPr>
              <w:t>Khóa ngoại</w:t>
            </w:r>
          </w:p>
        </w:tc>
        <w:tc>
          <w:tcPr>
            <w:tcW w:w="1931" w:type="dxa"/>
            <w:noWrap/>
            <w:vAlign w:val="center"/>
            <w:hideMark/>
          </w:tcPr>
          <w:p w14:paraId="633BC92C"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EF5E0A2" w14:textId="77777777" w:rsidTr="00CF739D">
        <w:trPr>
          <w:trHeight w:val="300"/>
        </w:trPr>
        <w:tc>
          <w:tcPr>
            <w:tcW w:w="805" w:type="dxa"/>
            <w:noWrap/>
            <w:vAlign w:val="center"/>
            <w:hideMark/>
          </w:tcPr>
          <w:p w14:paraId="5BED4511" w14:textId="77777777" w:rsidR="006871B5" w:rsidRPr="00920004" w:rsidRDefault="006871B5" w:rsidP="00CF739D">
            <w:pPr>
              <w:spacing w:before="240" w:line="0" w:lineRule="atLeast"/>
              <w:jc w:val="center"/>
            </w:pPr>
            <w:r w:rsidRPr="00920004">
              <w:t>1</w:t>
            </w:r>
          </w:p>
        </w:tc>
        <w:tc>
          <w:tcPr>
            <w:tcW w:w="1881" w:type="dxa"/>
            <w:noWrap/>
            <w:hideMark/>
          </w:tcPr>
          <w:p w14:paraId="387F92AA" w14:textId="77777777" w:rsidR="006871B5" w:rsidRPr="00920004" w:rsidRDefault="006871B5" w:rsidP="00CF739D">
            <w:r w:rsidRPr="00920004">
              <w:t>id</w:t>
            </w:r>
          </w:p>
        </w:tc>
        <w:tc>
          <w:tcPr>
            <w:tcW w:w="1275" w:type="dxa"/>
            <w:noWrap/>
            <w:hideMark/>
          </w:tcPr>
          <w:p w14:paraId="112A5668" w14:textId="77777777" w:rsidR="006871B5" w:rsidRPr="00920004" w:rsidRDefault="006871B5" w:rsidP="00CF739D">
            <w:r w:rsidRPr="00920004">
              <w:t>numeric</w:t>
            </w:r>
          </w:p>
        </w:tc>
        <w:tc>
          <w:tcPr>
            <w:tcW w:w="1078" w:type="dxa"/>
            <w:noWrap/>
            <w:vAlign w:val="center"/>
            <w:hideMark/>
          </w:tcPr>
          <w:p w14:paraId="204194AC" w14:textId="77777777" w:rsidR="006871B5" w:rsidRPr="00920004" w:rsidRDefault="006871B5" w:rsidP="00CF739D">
            <w:pPr>
              <w:jc w:val="center"/>
            </w:pPr>
          </w:p>
        </w:tc>
        <w:tc>
          <w:tcPr>
            <w:tcW w:w="834" w:type="dxa"/>
            <w:noWrap/>
            <w:vAlign w:val="center"/>
            <w:hideMark/>
          </w:tcPr>
          <w:p w14:paraId="0EF14981" w14:textId="77777777" w:rsidR="006871B5" w:rsidRPr="00920004" w:rsidRDefault="006871B5" w:rsidP="00CF739D">
            <w:pPr>
              <w:jc w:val="center"/>
            </w:pPr>
            <w:r w:rsidRPr="00920004">
              <w:t>X</w:t>
            </w:r>
          </w:p>
        </w:tc>
        <w:tc>
          <w:tcPr>
            <w:tcW w:w="973" w:type="dxa"/>
            <w:noWrap/>
            <w:vAlign w:val="center"/>
            <w:hideMark/>
          </w:tcPr>
          <w:p w14:paraId="599D841F" w14:textId="77777777" w:rsidR="006871B5" w:rsidRPr="00920004" w:rsidRDefault="006871B5" w:rsidP="00CF739D">
            <w:pPr>
              <w:jc w:val="center"/>
            </w:pPr>
          </w:p>
        </w:tc>
        <w:tc>
          <w:tcPr>
            <w:tcW w:w="1931" w:type="dxa"/>
            <w:noWrap/>
            <w:hideMark/>
          </w:tcPr>
          <w:p w14:paraId="0AE28430" w14:textId="77777777" w:rsidR="006871B5" w:rsidRPr="00920004" w:rsidRDefault="006871B5" w:rsidP="00CF739D">
            <w:pPr>
              <w:rPr>
                <w:lang w:val="en-US"/>
              </w:rPr>
            </w:pPr>
            <w:r w:rsidRPr="00920004">
              <w:t>ID kh</w:t>
            </w:r>
            <w:r w:rsidRPr="00920004">
              <w:rPr>
                <w:lang w:val="en-US"/>
              </w:rPr>
              <w:t>ách hàng</w:t>
            </w:r>
          </w:p>
        </w:tc>
      </w:tr>
      <w:tr w:rsidR="006871B5" w:rsidRPr="00920004" w14:paraId="7908EC21" w14:textId="77777777" w:rsidTr="00CF739D">
        <w:trPr>
          <w:trHeight w:val="300"/>
        </w:trPr>
        <w:tc>
          <w:tcPr>
            <w:tcW w:w="805" w:type="dxa"/>
            <w:noWrap/>
            <w:vAlign w:val="center"/>
            <w:hideMark/>
          </w:tcPr>
          <w:p w14:paraId="29B76D5C" w14:textId="77777777" w:rsidR="006871B5" w:rsidRPr="00920004" w:rsidRDefault="006871B5" w:rsidP="00CF739D">
            <w:pPr>
              <w:spacing w:before="240" w:line="0" w:lineRule="atLeast"/>
              <w:jc w:val="center"/>
            </w:pPr>
            <w:r w:rsidRPr="00920004">
              <w:t>2</w:t>
            </w:r>
          </w:p>
        </w:tc>
        <w:tc>
          <w:tcPr>
            <w:tcW w:w="1881" w:type="dxa"/>
            <w:noWrap/>
            <w:hideMark/>
          </w:tcPr>
          <w:p w14:paraId="7CEB3956" w14:textId="77777777" w:rsidR="006871B5" w:rsidRPr="00920004" w:rsidRDefault="006871B5" w:rsidP="00CF739D">
            <w:r w:rsidRPr="00920004">
              <w:rPr>
                <w:lang w:val="en-US"/>
              </w:rPr>
              <w:t>full_name</w:t>
            </w:r>
          </w:p>
        </w:tc>
        <w:tc>
          <w:tcPr>
            <w:tcW w:w="1275" w:type="dxa"/>
            <w:noWrap/>
            <w:hideMark/>
          </w:tcPr>
          <w:p w14:paraId="67038D0E" w14:textId="040B685E" w:rsidR="006871B5" w:rsidRPr="00920004" w:rsidRDefault="00E452E5" w:rsidP="00CF739D">
            <w:r w:rsidRPr="00920004">
              <w:t>varchar</w:t>
            </w:r>
          </w:p>
        </w:tc>
        <w:tc>
          <w:tcPr>
            <w:tcW w:w="1078" w:type="dxa"/>
            <w:noWrap/>
            <w:vAlign w:val="center"/>
            <w:hideMark/>
          </w:tcPr>
          <w:p w14:paraId="0E4732D2" w14:textId="77777777" w:rsidR="006871B5" w:rsidRPr="00920004" w:rsidRDefault="006871B5" w:rsidP="00CF739D">
            <w:pPr>
              <w:jc w:val="center"/>
            </w:pPr>
          </w:p>
        </w:tc>
        <w:tc>
          <w:tcPr>
            <w:tcW w:w="834" w:type="dxa"/>
            <w:noWrap/>
            <w:vAlign w:val="center"/>
            <w:hideMark/>
          </w:tcPr>
          <w:p w14:paraId="5C7568DF" w14:textId="77777777" w:rsidR="006871B5" w:rsidRPr="00920004" w:rsidRDefault="006871B5" w:rsidP="00CF739D">
            <w:pPr>
              <w:jc w:val="center"/>
            </w:pPr>
          </w:p>
        </w:tc>
        <w:tc>
          <w:tcPr>
            <w:tcW w:w="973" w:type="dxa"/>
            <w:noWrap/>
            <w:vAlign w:val="center"/>
            <w:hideMark/>
          </w:tcPr>
          <w:p w14:paraId="1F4510E6" w14:textId="77777777" w:rsidR="006871B5" w:rsidRPr="00920004" w:rsidRDefault="006871B5" w:rsidP="00CF739D">
            <w:pPr>
              <w:jc w:val="center"/>
            </w:pPr>
          </w:p>
        </w:tc>
        <w:tc>
          <w:tcPr>
            <w:tcW w:w="1931" w:type="dxa"/>
            <w:noWrap/>
            <w:hideMark/>
          </w:tcPr>
          <w:p w14:paraId="37A611E2" w14:textId="77777777" w:rsidR="006871B5" w:rsidRPr="00920004" w:rsidRDefault="006871B5" w:rsidP="00CF739D">
            <w:pPr>
              <w:rPr>
                <w:lang w:val="en-US"/>
              </w:rPr>
            </w:pPr>
            <w:r w:rsidRPr="00920004">
              <w:rPr>
                <w:lang w:val="en-US"/>
              </w:rPr>
              <w:t>Họ tên khách hàng</w:t>
            </w:r>
          </w:p>
        </w:tc>
      </w:tr>
      <w:tr w:rsidR="006871B5" w:rsidRPr="00920004" w14:paraId="6D99A4C2" w14:textId="77777777" w:rsidTr="00CF739D">
        <w:trPr>
          <w:trHeight w:val="300"/>
        </w:trPr>
        <w:tc>
          <w:tcPr>
            <w:tcW w:w="805" w:type="dxa"/>
            <w:noWrap/>
            <w:vAlign w:val="center"/>
          </w:tcPr>
          <w:p w14:paraId="6657B6CE"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81" w:type="dxa"/>
            <w:noWrap/>
          </w:tcPr>
          <w:p w14:paraId="4E0CF0C0" w14:textId="77777777" w:rsidR="006871B5" w:rsidRPr="00920004" w:rsidRDefault="006871B5" w:rsidP="00CF739D">
            <w:pPr>
              <w:rPr>
                <w:lang w:val="en-US"/>
              </w:rPr>
            </w:pPr>
            <w:r w:rsidRPr="00920004">
              <w:rPr>
                <w:lang w:val="en-US"/>
              </w:rPr>
              <w:t>email</w:t>
            </w:r>
          </w:p>
        </w:tc>
        <w:tc>
          <w:tcPr>
            <w:tcW w:w="1275" w:type="dxa"/>
            <w:noWrap/>
          </w:tcPr>
          <w:p w14:paraId="617CCF83" w14:textId="144586CA" w:rsidR="006871B5" w:rsidRPr="00920004" w:rsidRDefault="00E452E5" w:rsidP="00CF739D">
            <w:r w:rsidRPr="00920004">
              <w:t>varchar</w:t>
            </w:r>
          </w:p>
        </w:tc>
        <w:tc>
          <w:tcPr>
            <w:tcW w:w="1078" w:type="dxa"/>
            <w:noWrap/>
            <w:vAlign w:val="center"/>
          </w:tcPr>
          <w:p w14:paraId="0C31C5A9" w14:textId="77777777" w:rsidR="006871B5" w:rsidRPr="00920004" w:rsidRDefault="006871B5" w:rsidP="00CF739D">
            <w:pPr>
              <w:jc w:val="center"/>
            </w:pPr>
          </w:p>
        </w:tc>
        <w:tc>
          <w:tcPr>
            <w:tcW w:w="834" w:type="dxa"/>
            <w:noWrap/>
            <w:vAlign w:val="center"/>
          </w:tcPr>
          <w:p w14:paraId="6C789B8A" w14:textId="77777777" w:rsidR="006871B5" w:rsidRPr="00920004" w:rsidRDefault="006871B5" w:rsidP="00CF739D">
            <w:pPr>
              <w:jc w:val="center"/>
            </w:pPr>
          </w:p>
        </w:tc>
        <w:tc>
          <w:tcPr>
            <w:tcW w:w="973" w:type="dxa"/>
            <w:noWrap/>
            <w:vAlign w:val="center"/>
          </w:tcPr>
          <w:p w14:paraId="69F3F158" w14:textId="77777777" w:rsidR="006871B5" w:rsidRPr="00920004" w:rsidRDefault="006871B5" w:rsidP="00CF739D">
            <w:pPr>
              <w:jc w:val="center"/>
            </w:pPr>
          </w:p>
        </w:tc>
        <w:tc>
          <w:tcPr>
            <w:tcW w:w="1931" w:type="dxa"/>
            <w:noWrap/>
          </w:tcPr>
          <w:p w14:paraId="4E7EB2AE" w14:textId="77777777" w:rsidR="006871B5" w:rsidRPr="00920004" w:rsidRDefault="006871B5" w:rsidP="00CF739D">
            <w:pPr>
              <w:rPr>
                <w:lang w:val="en-US"/>
              </w:rPr>
            </w:pPr>
            <w:r w:rsidRPr="00920004">
              <w:rPr>
                <w:lang w:val="en-US"/>
              </w:rPr>
              <w:t>Email khách hàng</w:t>
            </w:r>
          </w:p>
        </w:tc>
      </w:tr>
      <w:tr w:rsidR="006871B5" w:rsidRPr="00920004" w14:paraId="726410F6" w14:textId="77777777" w:rsidTr="00CF739D">
        <w:trPr>
          <w:trHeight w:val="300"/>
        </w:trPr>
        <w:tc>
          <w:tcPr>
            <w:tcW w:w="805" w:type="dxa"/>
            <w:noWrap/>
            <w:vAlign w:val="center"/>
          </w:tcPr>
          <w:p w14:paraId="3A52A7BB" w14:textId="77777777" w:rsidR="006871B5" w:rsidRPr="00920004" w:rsidRDefault="006871B5" w:rsidP="00CF739D">
            <w:pPr>
              <w:spacing w:before="240" w:line="0" w:lineRule="atLeast"/>
              <w:jc w:val="center"/>
              <w:rPr>
                <w:lang w:val="en-US"/>
              </w:rPr>
            </w:pPr>
            <w:r w:rsidRPr="00920004">
              <w:rPr>
                <w:lang w:val="en-US"/>
              </w:rPr>
              <w:t>4</w:t>
            </w:r>
          </w:p>
        </w:tc>
        <w:tc>
          <w:tcPr>
            <w:tcW w:w="1881" w:type="dxa"/>
            <w:noWrap/>
          </w:tcPr>
          <w:p w14:paraId="0FF97127" w14:textId="77777777" w:rsidR="006871B5" w:rsidRPr="00920004" w:rsidRDefault="006871B5" w:rsidP="00CF739D">
            <w:pPr>
              <w:rPr>
                <w:lang w:val="en-US"/>
              </w:rPr>
            </w:pPr>
            <w:r w:rsidRPr="00920004">
              <w:rPr>
                <w:lang w:val="en-US"/>
              </w:rPr>
              <w:t>phone</w:t>
            </w:r>
          </w:p>
        </w:tc>
        <w:tc>
          <w:tcPr>
            <w:tcW w:w="1275" w:type="dxa"/>
            <w:noWrap/>
          </w:tcPr>
          <w:p w14:paraId="6F768BD4" w14:textId="6108CF63" w:rsidR="006871B5" w:rsidRPr="00920004" w:rsidRDefault="00E452E5" w:rsidP="00CF739D">
            <w:r w:rsidRPr="00920004">
              <w:t>varchar</w:t>
            </w:r>
          </w:p>
        </w:tc>
        <w:tc>
          <w:tcPr>
            <w:tcW w:w="1078" w:type="dxa"/>
            <w:noWrap/>
            <w:vAlign w:val="center"/>
          </w:tcPr>
          <w:p w14:paraId="31DF39BB" w14:textId="77777777" w:rsidR="006871B5" w:rsidRPr="00920004" w:rsidRDefault="006871B5" w:rsidP="00CF739D">
            <w:pPr>
              <w:jc w:val="center"/>
            </w:pPr>
          </w:p>
        </w:tc>
        <w:tc>
          <w:tcPr>
            <w:tcW w:w="834" w:type="dxa"/>
            <w:noWrap/>
            <w:vAlign w:val="center"/>
          </w:tcPr>
          <w:p w14:paraId="5BB67C32" w14:textId="77777777" w:rsidR="006871B5" w:rsidRPr="00920004" w:rsidRDefault="006871B5" w:rsidP="00CF739D">
            <w:pPr>
              <w:jc w:val="center"/>
            </w:pPr>
          </w:p>
        </w:tc>
        <w:tc>
          <w:tcPr>
            <w:tcW w:w="973" w:type="dxa"/>
            <w:noWrap/>
            <w:vAlign w:val="center"/>
          </w:tcPr>
          <w:p w14:paraId="02C76C06" w14:textId="77777777" w:rsidR="006871B5" w:rsidRPr="00920004" w:rsidRDefault="006871B5" w:rsidP="00CF739D">
            <w:pPr>
              <w:jc w:val="center"/>
            </w:pPr>
          </w:p>
        </w:tc>
        <w:tc>
          <w:tcPr>
            <w:tcW w:w="1931" w:type="dxa"/>
            <w:noWrap/>
          </w:tcPr>
          <w:p w14:paraId="3787DE33" w14:textId="77777777" w:rsidR="006871B5" w:rsidRPr="00920004" w:rsidRDefault="006871B5" w:rsidP="00CF739D">
            <w:r w:rsidRPr="00920004">
              <w:t>Số điện thoại khách hàng</w:t>
            </w:r>
          </w:p>
        </w:tc>
      </w:tr>
      <w:tr w:rsidR="006871B5" w:rsidRPr="00920004" w14:paraId="222AD820" w14:textId="77777777" w:rsidTr="00CF739D">
        <w:trPr>
          <w:trHeight w:val="300"/>
        </w:trPr>
        <w:tc>
          <w:tcPr>
            <w:tcW w:w="805" w:type="dxa"/>
            <w:noWrap/>
            <w:vAlign w:val="center"/>
          </w:tcPr>
          <w:p w14:paraId="03EB9453" w14:textId="77777777" w:rsidR="006871B5" w:rsidRPr="00920004" w:rsidRDefault="006871B5" w:rsidP="00CF739D">
            <w:pPr>
              <w:spacing w:before="240" w:line="0" w:lineRule="atLeast"/>
              <w:jc w:val="center"/>
              <w:rPr>
                <w:lang w:val="en-US"/>
              </w:rPr>
            </w:pPr>
            <w:r w:rsidRPr="00920004">
              <w:rPr>
                <w:lang w:val="en-US"/>
              </w:rPr>
              <w:t>5</w:t>
            </w:r>
          </w:p>
        </w:tc>
        <w:tc>
          <w:tcPr>
            <w:tcW w:w="1881" w:type="dxa"/>
            <w:noWrap/>
          </w:tcPr>
          <w:p w14:paraId="7FA5D771" w14:textId="77777777" w:rsidR="006871B5" w:rsidRPr="00920004" w:rsidRDefault="006871B5" w:rsidP="00CF739D">
            <w:pPr>
              <w:rPr>
                <w:lang w:val="en-US"/>
              </w:rPr>
            </w:pPr>
            <w:r w:rsidRPr="00920004">
              <w:rPr>
                <w:lang w:val="en-US"/>
              </w:rPr>
              <w:t>password</w:t>
            </w:r>
          </w:p>
        </w:tc>
        <w:tc>
          <w:tcPr>
            <w:tcW w:w="1275" w:type="dxa"/>
            <w:noWrap/>
          </w:tcPr>
          <w:p w14:paraId="1846F919" w14:textId="3AE4847D" w:rsidR="006871B5" w:rsidRPr="00920004" w:rsidRDefault="00E452E5" w:rsidP="00CF739D">
            <w:r w:rsidRPr="00920004">
              <w:t>varchar</w:t>
            </w:r>
          </w:p>
        </w:tc>
        <w:tc>
          <w:tcPr>
            <w:tcW w:w="1078" w:type="dxa"/>
            <w:noWrap/>
            <w:vAlign w:val="center"/>
          </w:tcPr>
          <w:p w14:paraId="75CEEF0C" w14:textId="77777777" w:rsidR="006871B5" w:rsidRPr="00920004" w:rsidRDefault="006871B5" w:rsidP="00CF739D">
            <w:pPr>
              <w:jc w:val="center"/>
            </w:pPr>
          </w:p>
        </w:tc>
        <w:tc>
          <w:tcPr>
            <w:tcW w:w="834" w:type="dxa"/>
            <w:noWrap/>
            <w:vAlign w:val="center"/>
          </w:tcPr>
          <w:p w14:paraId="1EB59DB1" w14:textId="77777777" w:rsidR="006871B5" w:rsidRPr="00920004" w:rsidRDefault="006871B5" w:rsidP="00CF739D">
            <w:pPr>
              <w:jc w:val="center"/>
            </w:pPr>
          </w:p>
        </w:tc>
        <w:tc>
          <w:tcPr>
            <w:tcW w:w="973" w:type="dxa"/>
            <w:noWrap/>
            <w:vAlign w:val="center"/>
          </w:tcPr>
          <w:p w14:paraId="386F4C5E" w14:textId="77777777" w:rsidR="006871B5" w:rsidRPr="00920004" w:rsidRDefault="006871B5" w:rsidP="00CF739D">
            <w:pPr>
              <w:jc w:val="center"/>
            </w:pPr>
          </w:p>
        </w:tc>
        <w:tc>
          <w:tcPr>
            <w:tcW w:w="1931" w:type="dxa"/>
            <w:noWrap/>
          </w:tcPr>
          <w:p w14:paraId="20D18D6A" w14:textId="77777777" w:rsidR="006871B5" w:rsidRPr="00920004" w:rsidRDefault="006871B5" w:rsidP="00CF739D">
            <w:pPr>
              <w:rPr>
                <w:lang w:val="en-US"/>
              </w:rPr>
            </w:pPr>
            <w:r w:rsidRPr="00920004">
              <w:rPr>
                <w:lang w:val="en-US"/>
              </w:rPr>
              <w:t>Mật khẩu tài khoản</w:t>
            </w:r>
          </w:p>
        </w:tc>
      </w:tr>
      <w:tr w:rsidR="006871B5" w:rsidRPr="00920004" w14:paraId="22C96473" w14:textId="77777777" w:rsidTr="00CF739D">
        <w:trPr>
          <w:trHeight w:val="300"/>
        </w:trPr>
        <w:tc>
          <w:tcPr>
            <w:tcW w:w="805" w:type="dxa"/>
            <w:noWrap/>
            <w:vAlign w:val="center"/>
          </w:tcPr>
          <w:p w14:paraId="60B21B70" w14:textId="77777777" w:rsidR="006871B5" w:rsidRPr="00920004" w:rsidRDefault="006871B5" w:rsidP="00CF739D">
            <w:pPr>
              <w:spacing w:before="240" w:line="0" w:lineRule="atLeast"/>
              <w:jc w:val="center"/>
              <w:rPr>
                <w:lang w:val="en-US"/>
              </w:rPr>
            </w:pPr>
            <w:r w:rsidRPr="00920004">
              <w:rPr>
                <w:lang w:val="en-US"/>
              </w:rPr>
              <w:t>6</w:t>
            </w:r>
          </w:p>
        </w:tc>
        <w:tc>
          <w:tcPr>
            <w:tcW w:w="1881" w:type="dxa"/>
            <w:noWrap/>
          </w:tcPr>
          <w:p w14:paraId="2BD39365" w14:textId="77777777" w:rsidR="006871B5" w:rsidRPr="00920004" w:rsidRDefault="006871B5" w:rsidP="00CF739D">
            <w:pPr>
              <w:rPr>
                <w:lang w:val="en-US"/>
              </w:rPr>
            </w:pPr>
            <w:r w:rsidRPr="00920004">
              <w:rPr>
                <w:lang w:val="en-US"/>
              </w:rPr>
              <w:t>gender</w:t>
            </w:r>
          </w:p>
        </w:tc>
        <w:tc>
          <w:tcPr>
            <w:tcW w:w="1275" w:type="dxa"/>
            <w:noWrap/>
          </w:tcPr>
          <w:p w14:paraId="6ECA5F42" w14:textId="77777777" w:rsidR="006871B5" w:rsidRPr="00920004" w:rsidRDefault="006871B5" w:rsidP="00CF739D">
            <w:pPr>
              <w:rPr>
                <w:lang w:val="en-US"/>
              </w:rPr>
            </w:pPr>
            <w:r w:rsidRPr="00920004">
              <w:rPr>
                <w:lang w:val="en-US"/>
              </w:rPr>
              <w:t>Boolean</w:t>
            </w:r>
          </w:p>
        </w:tc>
        <w:tc>
          <w:tcPr>
            <w:tcW w:w="1078" w:type="dxa"/>
            <w:noWrap/>
            <w:vAlign w:val="center"/>
          </w:tcPr>
          <w:p w14:paraId="64B55173" w14:textId="77777777" w:rsidR="006871B5" w:rsidRPr="00920004" w:rsidRDefault="006871B5" w:rsidP="00CF739D">
            <w:pPr>
              <w:jc w:val="center"/>
            </w:pPr>
          </w:p>
        </w:tc>
        <w:tc>
          <w:tcPr>
            <w:tcW w:w="834" w:type="dxa"/>
            <w:noWrap/>
            <w:vAlign w:val="center"/>
          </w:tcPr>
          <w:p w14:paraId="1B0286F7" w14:textId="77777777" w:rsidR="006871B5" w:rsidRPr="00920004" w:rsidRDefault="006871B5" w:rsidP="00CF739D">
            <w:pPr>
              <w:jc w:val="center"/>
            </w:pPr>
          </w:p>
        </w:tc>
        <w:tc>
          <w:tcPr>
            <w:tcW w:w="973" w:type="dxa"/>
            <w:noWrap/>
            <w:vAlign w:val="center"/>
          </w:tcPr>
          <w:p w14:paraId="4B007192" w14:textId="77777777" w:rsidR="006871B5" w:rsidRPr="00920004" w:rsidRDefault="006871B5" w:rsidP="00CF739D">
            <w:pPr>
              <w:jc w:val="center"/>
            </w:pPr>
          </w:p>
        </w:tc>
        <w:tc>
          <w:tcPr>
            <w:tcW w:w="1931" w:type="dxa"/>
            <w:noWrap/>
          </w:tcPr>
          <w:p w14:paraId="6B11BE96" w14:textId="77777777" w:rsidR="006871B5" w:rsidRPr="00920004" w:rsidRDefault="006871B5" w:rsidP="00CF739D">
            <w:pPr>
              <w:rPr>
                <w:lang w:val="en-US"/>
              </w:rPr>
            </w:pPr>
            <w:r w:rsidRPr="00920004">
              <w:rPr>
                <w:lang w:val="en-US"/>
              </w:rPr>
              <w:t>Giới tính</w:t>
            </w:r>
          </w:p>
        </w:tc>
      </w:tr>
      <w:tr w:rsidR="006871B5" w:rsidRPr="00920004" w14:paraId="259ED678" w14:textId="77777777" w:rsidTr="00CF739D">
        <w:trPr>
          <w:trHeight w:val="300"/>
        </w:trPr>
        <w:tc>
          <w:tcPr>
            <w:tcW w:w="805" w:type="dxa"/>
            <w:noWrap/>
            <w:vAlign w:val="center"/>
          </w:tcPr>
          <w:p w14:paraId="231F4F3E" w14:textId="77777777" w:rsidR="006871B5" w:rsidRPr="00920004" w:rsidRDefault="006871B5" w:rsidP="00CF739D">
            <w:pPr>
              <w:spacing w:before="240" w:line="0" w:lineRule="atLeast"/>
              <w:jc w:val="center"/>
              <w:rPr>
                <w:lang w:val="en-US"/>
              </w:rPr>
            </w:pPr>
            <w:r w:rsidRPr="00920004">
              <w:rPr>
                <w:lang w:val="en-US"/>
              </w:rPr>
              <w:t>7</w:t>
            </w:r>
          </w:p>
        </w:tc>
        <w:tc>
          <w:tcPr>
            <w:tcW w:w="1881" w:type="dxa"/>
            <w:noWrap/>
          </w:tcPr>
          <w:p w14:paraId="032FD199" w14:textId="77777777" w:rsidR="006871B5" w:rsidRPr="00920004" w:rsidRDefault="006871B5" w:rsidP="00CF739D">
            <w:pPr>
              <w:rPr>
                <w:lang w:val="en-US"/>
              </w:rPr>
            </w:pPr>
            <w:r w:rsidRPr="00920004">
              <w:rPr>
                <w:lang w:val="en-US"/>
              </w:rPr>
              <w:t>address</w:t>
            </w:r>
          </w:p>
        </w:tc>
        <w:tc>
          <w:tcPr>
            <w:tcW w:w="1275" w:type="dxa"/>
            <w:noWrap/>
          </w:tcPr>
          <w:p w14:paraId="5C88866A" w14:textId="0EC32088" w:rsidR="006871B5" w:rsidRPr="00920004" w:rsidRDefault="00E452E5" w:rsidP="00CF739D">
            <w:pPr>
              <w:rPr>
                <w:lang w:val="en-US"/>
              </w:rPr>
            </w:pPr>
            <w:r w:rsidRPr="00920004">
              <w:t>varchar</w:t>
            </w:r>
          </w:p>
        </w:tc>
        <w:tc>
          <w:tcPr>
            <w:tcW w:w="1078" w:type="dxa"/>
            <w:noWrap/>
            <w:vAlign w:val="center"/>
          </w:tcPr>
          <w:p w14:paraId="7C997450" w14:textId="77777777" w:rsidR="006871B5" w:rsidRPr="00920004" w:rsidRDefault="006871B5" w:rsidP="00CF739D">
            <w:pPr>
              <w:jc w:val="center"/>
            </w:pPr>
          </w:p>
        </w:tc>
        <w:tc>
          <w:tcPr>
            <w:tcW w:w="834" w:type="dxa"/>
            <w:noWrap/>
            <w:vAlign w:val="center"/>
          </w:tcPr>
          <w:p w14:paraId="26100FCF" w14:textId="77777777" w:rsidR="006871B5" w:rsidRPr="00920004" w:rsidRDefault="006871B5" w:rsidP="00CF739D">
            <w:pPr>
              <w:jc w:val="center"/>
            </w:pPr>
          </w:p>
        </w:tc>
        <w:tc>
          <w:tcPr>
            <w:tcW w:w="973" w:type="dxa"/>
            <w:noWrap/>
            <w:vAlign w:val="center"/>
          </w:tcPr>
          <w:p w14:paraId="513B3DA8" w14:textId="77777777" w:rsidR="006871B5" w:rsidRPr="00920004" w:rsidRDefault="006871B5" w:rsidP="00CF739D">
            <w:pPr>
              <w:jc w:val="center"/>
            </w:pPr>
          </w:p>
        </w:tc>
        <w:tc>
          <w:tcPr>
            <w:tcW w:w="1931" w:type="dxa"/>
            <w:noWrap/>
          </w:tcPr>
          <w:p w14:paraId="68B93E7B" w14:textId="77777777" w:rsidR="006871B5" w:rsidRPr="00920004" w:rsidRDefault="006871B5" w:rsidP="00CF739D">
            <w:pPr>
              <w:rPr>
                <w:lang w:val="en-US"/>
              </w:rPr>
            </w:pPr>
            <w:r w:rsidRPr="00920004">
              <w:rPr>
                <w:lang w:val="en-US"/>
              </w:rPr>
              <w:t>Địa chỉ khách hàng</w:t>
            </w:r>
          </w:p>
        </w:tc>
      </w:tr>
      <w:tr w:rsidR="006871B5" w:rsidRPr="00920004" w14:paraId="7DEB8870" w14:textId="77777777" w:rsidTr="00CF739D">
        <w:trPr>
          <w:trHeight w:val="300"/>
        </w:trPr>
        <w:tc>
          <w:tcPr>
            <w:tcW w:w="805" w:type="dxa"/>
            <w:noWrap/>
            <w:vAlign w:val="center"/>
            <w:hideMark/>
          </w:tcPr>
          <w:p w14:paraId="59966EA4" w14:textId="77777777" w:rsidR="006871B5" w:rsidRPr="00920004" w:rsidRDefault="006871B5" w:rsidP="00CF739D">
            <w:pPr>
              <w:spacing w:before="240" w:line="0" w:lineRule="atLeast"/>
              <w:jc w:val="center"/>
            </w:pPr>
            <w:r w:rsidRPr="00920004">
              <w:t>8</w:t>
            </w:r>
          </w:p>
        </w:tc>
        <w:tc>
          <w:tcPr>
            <w:tcW w:w="1881" w:type="dxa"/>
            <w:noWrap/>
            <w:hideMark/>
          </w:tcPr>
          <w:p w14:paraId="7B1F7A7E" w14:textId="77777777" w:rsidR="006871B5" w:rsidRPr="00920004" w:rsidRDefault="006871B5" w:rsidP="00CF739D">
            <w:r w:rsidRPr="00920004">
              <w:t>status</w:t>
            </w:r>
          </w:p>
        </w:tc>
        <w:tc>
          <w:tcPr>
            <w:tcW w:w="1275" w:type="dxa"/>
            <w:noWrap/>
            <w:hideMark/>
          </w:tcPr>
          <w:p w14:paraId="01AB29B7" w14:textId="27D81459" w:rsidR="006871B5" w:rsidRPr="00920004" w:rsidRDefault="00E452E5" w:rsidP="00CF739D">
            <w:r w:rsidRPr="00920004">
              <w:t>varchar</w:t>
            </w:r>
          </w:p>
        </w:tc>
        <w:tc>
          <w:tcPr>
            <w:tcW w:w="1078" w:type="dxa"/>
            <w:noWrap/>
            <w:vAlign w:val="center"/>
            <w:hideMark/>
          </w:tcPr>
          <w:p w14:paraId="1E6C015D" w14:textId="77777777" w:rsidR="006871B5" w:rsidRPr="00920004" w:rsidRDefault="006871B5" w:rsidP="00CF739D">
            <w:pPr>
              <w:jc w:val="center"/>
            </w:pPr>
            <w:r w:rsidRPr="00920004">
              <w:t>X</w:t>
            </w:r>
          </w:p>
        </w:tc>
        <w:tc>
          <w:tcPr>
            <w:tcW w:w="834" w:type="dxa"/>
            <w:noWrap/>
            <w:vAlign w:val="center"/>
            <w:hideMark/>
          </w:tcPr>
          <w:p w14:paraId="307D02E3" w14:textId="77777777" w:rsidR="006871B5" w:rsidRPr="00920004" w:rsidRDefault="006871B5" w:rsidP="00CF739D">
            <w:pPr>
              <w:jc w:val="center"/>
            </w:pPr>
          </w:p>
        </w:tc>
        <w:tc>
          <w:tcPr>
            <w:tcW w:w="973" w:type="dxa"/>
            <w:noWrap/>
            <w:vAlign w:val="center"/>
            <w:hideMark/>
          </w:tcPr>
          <w:p w14:paraId="46E48E7D" w14:textId="77777777" w:rsidR="006871B5" w:rsidRPr="00920004" w:rsidRDefault="006871B5" w:rsidP="00CF739D">
            <w:pPr>
              <w:jc w:val="center"/>
            </w:pPr>
          </w:p>
        </w:tc>
        <w:tc>
          <w:tcPr>
            <w:tcW w:w="1931" w:type="dxa"/>
            <w:noWrap/>
            <w:hideMark/>
          </w:tcPr>
          <w:p w14:paraId="493B2AF3" w14:textId="77777777" w:rsidR="006871B5" w:rsidRPr="00920004" w:rsidRDefault="006871B5" w:rsidP="00CF739D">
            <w:r w:rsidRPr="00920004">
              <w:t>Trạng thái</w:t>
            </w:r>
          </w:p>
        </w:tc>
      </w:tr>
      <w:tr w:rsidR="006871B5" w:rsidRPr="00920004" w14:paraId="0918E10E" w14:textId="77777777" w:rsidTr="00CF739D">
        <w:trPr>
          <w:trHeight w:val="300"/>
        </w:trPr>
        <w:tc>
          <w:tcPr>
            <w:tcW w:w="805" w:type="dxa"/>
            <w:noWrap/>
            <w:vAlign w:val="center"/>
          </w:tcPr>
          <w:p w14:paraId="4FDE1A8F" w14:textId="77777777" w:rsidR="006871B5" w:rsidRPr="00920004" w:rsidRDefault="006871B5" w:rsidP="00CF739D">
            <w:pPr>
              <w:spacing w:before="240" w:line="0" w:lineRule="atLeast"/>
              <w:jc w:val="center"/>
              <w:rPr>
                <w:lang w:val="en-US"/>
              </w:rPr>
            </w:pPr>
            <w:r w:rsidRPr="00920004">
              <w:rPr>
                <w:lang w:val="en-US"/>
              </w:rPr>
              <w:t>9</w:t>
            </w:r>
          </w:p>
        </w:tc>
        <w:tc>
          <w:tcPr>
            <w:tcW w:w="1881" w:type="dxa"/>
            <w:noWrap/>
          </w:tcPr>
          <w:p w14:paraId="16ADD31E" w14:textId="50A1C0A1" w:rsidR="006871B5" w:rsidRPr="00920004" w:rsidRDefault="00941ED9" w:rsidP="00CF739D">
            <w:pPr>
              <w:rPr>
                <w:lang w:val="en-US"/>
              </w:rPr>
            </w:pPr>
            <w:r w:rsidRPr="00920004">
              <w:rPr>
                <w:lang w:val="en-US"/>
              </w:rPr>
              <w:t>customer_avatar</w:t>
            </w:r>
          </w:p>
        </w:tc>
        <w:tc>
          <w:tcPr>
            <w:tcW w:w="1275" w:type="dxa"/>
            <w:noWrap/>
          </w:tcPr>
          <w:p w14:paraId="2588E058" w14:textId="77777777" w:rsidR="006871B5" w:rsidRPr="00920004" w:rsidRDefault="006871B5" w:rsidP="00CF739D">
            <w:pPr>
              <w:rPr>
                <w:lang w:val="en-US"/>
              </w:rPr>
            </w:pPr>
            <w:r w:rsidRPr="00920004">
              <w:rPr>
                <w:lang w:val="en-US"/>
              </w:rPr>
              <w:t>numeric</w:t>
            </w:r>
          </w:p>
        </w:tc>
        <w:tc>
          <w:tcPr>
            <w:tcW w:w="1078" w:type="dxa"/>
            <w:noWrap/>
            <w:vAlign w:val="center"/>
          </w:tcPr>
          <w:p w14:paraId="0F135D86" w14:textId="77777777" w:rsidR="006871B5" w:rsidRPr="00920004" w:rsidRDefault="006871B5" w:rsidP="00CF739D">
            <w:pPr>
              <w:jc w:val="center"/>
            </w:pPr>
          </w:p>
        </w:tc>
        <w:tc>
          <w:tcPr>
            <w:tcW w:w="834" w:type="dxa"/>
            <w:noWrap/>
            <w:vAlign w:val="center"/>
          </w:tcPr>
          <w:p w14:paraId="74F79114" w14:textId="77777777" w:rsidR="006871B5" w:rsidRPr="00920004" w:rsidRDefault="006871B5" w:rsidP="00CF739D">
            <w:pPr>
              <w:jc w:val="center"/>
            </w:pPr>
          </w:p>
        </w:tc>
        <w:tc>
          <w:tcPr>
            <w:tcW w:w="973" w:type="dxa"/>
            <w:noWrap/>
            <w:vAlign w:val="center"/>
          </w:tcPr>
          <w:p w14:paraId="58859D55" w14:textId="77777777" w:rsidR="006871B5" w:rsidRPr="00920004" w:rsidRDefault="006871B5" w:rsidP="00CF739D">
            <w:pPr>
              <w:jc w:val="center"/>
            </w:pPr>
          </w:p>
        </w:tc>
        <w:tc>
          <w:tcPr>
            <w:tcW w:w="1931" w:type="dxa"/>
            <w:noWrap/>
          </w:tcPr>
          <w:p w14:paraId="18F1A378" w14:textId="77777777" w:rsidR="006871B5" w:rsidRPr="00920004" w:rsidRDefault="006871B5" w:rsidP="00CF739D">
            <w:pPr>
              <w:rPr>
                <w:lang w:val="en-US"/>
              </w:rPr>
            </w:pPr>
            <w:r w:rsidRPr="00920004">
              <w:rPr>
                <w:lang w:val="en-US"/>
              </w:rPr>
              <w:t>ID ảnh khách hàng</w:t>
            </w:r>
          </w:p>
        </w:tc>
      </w:tr>
    </w:tbl>
    <w:p w14:paraId="47EBEFF3" w14:textId="27A14D39" w:rsidR="00941ED9" w:rsidRPr="00CF739D" w:rsidRDefault="006871B5" w:rsidP="00CF739D">
      <w:pPr>
        <w:pStyle w:val="Caption"/>
      </w:pPr>
      <w:bookmarkStart w:id="2631" w:name="_Toc53150461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20</w:t>
      </w:r>
      <w:r w:rsidR="00D632EE" w:rsidRPr="00CF739D">
        <w:fldChar w:fldCharType="end"/>
      </w:r>
      <w:r w:rsidRPr="00920004">
        <w:t xml:space="preserve"> Bảng dữ liệu khách hàng</w:t>
      </w:r>
      <w:bookmarkEnd w:id="2631"/>
    </w:p>
    <w:p w14:paraId="013CC456" w14:textId="77777777" w:rsidR="006871B5" w:rsidRPr="00920004" w:rsidRDefault="006871B5" w:rsidP="00CF739D">
      <w:pPr>
        <w:spacing w:before="240" w:line="0" w:lineRule="atLeast"/>
        <w:rPr>
          <w:b/>
          <w:lang w:val="en-US"/>
        </w:rPr>
      </w:pPr>
      <w:r w:rsidRPr="00920004">
        <w:rPr>
          <w:b/>
          <w:lang w:val="en-US"/>
        </w:rPr>
        <w:t>BẢNG CUSTOMER_ORDER</w:t>
      </w:r>
    </w:p>
    <w:tbl>
      <w:tblPr>
        <w:tblStyle w:val="TableGrid"/>
        <w:tblW w:w="8730" w:type="dxa"/>
        <w:tblInd w:w="-5" w:type="dxa"/>
        <w:tblLook w:val="04A0" w:firstRow="1" w:lastRow="0" w:firstColumn="1" w:lastColumn="0" w:noHBand="0" w:noVBand="1"/>
      </w:tblPr>
      <w:tblGrid>
        <w:gridCol w:w="708"/>
        <w:gridCol w:w="1993"/>
        <w:gridCol w:w="1300"/>
        <w:gridCol w:w="949"/>
        <w:gridCol w:w="943"/>
        <w:gridCol w:w="962"/>
        <w:gridCol w:w="1875"/>
      </w:tblGrid>
      <w:tr w:rsidR="006871B5" w:rsidRPr="00920004" w14:paraId="4B646685" w14:textId="77777777" w:rsidTr="00CF739D">
        <w:trPr>
          <w:trHeight w:val="300"/>
        </w:trPr>
        <w:tc>
          <w:tcPr>
            <w:tcW w:w="708" w:type="dxa"/>
            <w:noWrap/>
            <w:vAlign w:val="center"/>
            <w:hideMark/>
          </w:tcPr>
          <w:p w14:paraId="1344CC5F"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516103A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1D6B471" w14:textId="77777777" w:rsidR="006871B5" w:rsidRPr="00920004" w:rsidRDefault="006871B5" w:rsidP="00CF739D">
            <w:pPr>
              <w:spacing w:before="240" w:line="0" w:lineRule="atLeast"/>
              <w:jc w:val="center"/>
              <w:rPr>
                <w:b/>
                <w:bCs/>
              </w:rPr>
            </w:pPr>
            <w:r w:rsidRPr="00920004">
              <w:rPr>
                <w:b/>
                <w:bCs/>
                <w:lang w:val="da-DK"/>
              </w:rPr>
              <w:t>Kiểu</w:t>
            </w:r>
          </w:p>
        </w:tc>
        <w:tc>
          <w:tcPr>
            <w:tcW w:w="949" w:type="dxa"/>
            <w:noWrap/>
            <w:vAlign w:val="center"/>
            <w:hideMark/>
          </w:tcPr>
          <w:p w14:paraId="74D511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43" w:type="dxa"/>
            <w:noWrap/>
            <w:vAlign w:val="center"/>
            <w:hideMark/>
          </w:tcPr>
          <w:p w14:paraId="2D1A4730" w14:textId="77777777" w:rsidR="006871B5" w:rsidRPr="00920004" w:rsidRDefault="006871B5" w:rsidP="00CF739D">
            <w:pPr>
              <w:spacing w:before="240" w:line="0" w:lineRule="atLeast"/>
              <w:jc w:val="center"/>
              <w:rPr>
                <w:b/>
                <w:bCs/>
              </w:rPr>
            </w:pPr>
            <w:r w:rsidRPr="00920004">
              <w:rPr>
                <w:b/>
                <w:bCs/>
                <w:lang w:val="da-DK"/>
              </w:rPr>
              <w:t>Khóa chính</w:t>
            </w:r>
          </w:p>
        </w:tc>
        <w:tc>
          <w:tcPr>
            <w:tcW w:w="962" w:type="dxa"/>
            <w:noWrap/>
            <w:vAlign w:val="center"/>
            <w:hideMark/>
          </w:tcPr>
          <w:p w14:paraId="6429CD6F" w14:textId="77777777" w:rsidR="006871B5" w:rsidRPr="00920004" w:rsidRDefault="006871B5" w:rsidP="00CF739D">
            <w:pPr>
              <w:spacing w:before="240" w:line="0" w:lineRule="atLeast"/>
              <w:jc w:val="center"/>
              <w:rPr>
                <w:b/>
                <w:bCs/>
              </w:rPr>
            </w:pPr>
            <w:r w:rsidRPr="00920004">
              <w:rPr>
                <w:b/>
                <w:bCs/>
                <w:lang w:val="da-DK"/>
              </w:rPr>
              <w:t>Khóa ngoại</w:t>
            </w:r>
          </w:p>
        </w:tc>
        <w:tc>
          <w:tcPr>
            <w:tcW w:w="1875" w:type="dxa"/>
            <w:noWrap/>
            <w:vAlign w:val="center"/>
            <w:hideMark/>
          </w:tcPr>
          <w:p w14:paraId="32BB02BA"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1AE8C3C" w14:textId="77777777" w:rsidTr="00CF739D">
        <w:trPr>
          <w:trHeight w:val="300"/>
        </w:trPr>
        <w:tc>
          <w:tcPr>
            <w:tcW w:w="708" w:type="dxa"/>
            <w:noWrap/>
            <w:vAlign w:val="center"/>
            <w:hideMark/>
          </w:tcPr>
          <w:p w14:paraId="65BDEB0F" w14:textId="77777777" w:rsidR="006871B5" w:rsidRPr="00920004" w:rsidRDefault="006871B5" w:rsidP="00CF739D">
            <w:pPr>
              <w:spacing w:before="240" w:line="0" w:lineRule="atLeast"/>
              <w:jc w:val="center"/>
            </w:pPr>
            <w:r w:rsidRPr="00920004">
              <w:t>1</w:t>
            </w:r>
          </w:p>
        </w:tc>
        <w:tc>
          <w:tcPr>
            <w:tcW w:w="1993" w:type="dxa"/>
            <w:noWrap/>
            <w:hideMark/>
          </w:tcPr>
          <w:p w14:paraId="41EF8A1F" w14:textId="77777777" w:rsidR="006871B5" w:rsidRPr="00920004" w:rsidRDefault="006871B5" w:rsidP="00CF739D">
            <w:r w:rsidRPr="00920004">
              <w:t>id</w:t>
            </w:r>
          </w:p>
        </w:tc>
        <w:tc>
          <w:tcPr>
            <w:tcW w:w="1300" w:type="dxa"/>
            <w:noWrap/>
            <w:hideMark/>
          </w:tcPr>
          <w:p w14:paraId="1D92A1C7" w14:textId="77777777" w:rsidR="006871B5" w:rsidRPr="00920004" w:rsidRDefault="006871B5" w:rsidP="00CF739D">
            <w:r w:rsidRPr="00920004">
              <w:t>numeric</w:t>
            </w:r>
          </w:p>
        </w:tc>
        <w:tc>
          <w:tcPr>
            <w:tcW w:w="949" w:type="dxa"/>
            <w:noWrap/>
            <w:vAlign w:val="center"/>
            <w:hideMark/>
          </w:tcPr>
          <w:p w14:paraId="1D5512F5" w14:textId="77777777" w:rsidR="006871B5" w:rsidRPr="00920004" w:rsidRDefault="006871B5" w:rsidP="00CF739D">
            <w:pPr>
              <w:jc w:val="center"/>
            </w:pPr>
          </w:p>
        </w:tc>
        <w:tc>
          <w:tcPr>
            <w:tcW w:w="943" w:type="dxa"/>
            <w:noWrap/>
            <w:vAlign w:val="center"/>
            <w:hideMark/>
          </w:tcPr>
          <w:p w14:paraId="63C4F54D" w14:textId="77777777" w:rsidR="006871B5" w:rsidRPr="00920004" w:rsidRDefault="006871B5" w:rsidP="00CF739D">
            <w:pPr>
              <w:jc w:val="center"/>
            </w:pPr>
            <w:r w:rsidRPr="00920004">
              <w:t>X</w:t>
            </w:r>
          </w:p>
        </w:tc>
        <w:tc>
          <w:tcPr>
            <w:tcW w:w="962" w:type="dxa"/>
            <w:noWrap/>
            <w:vAlign w:val="center"/>
            <w:hideMark/>
          </w:tcPr>
          <w:p w14:paraId="160382F0" w14:textId="77777777" w:rsidR="006871B5" w:rsidRPr="00920004" w:rsidRDefault="006871B5" w:rsidP="00CF739D">
            <w:pPr>
              <w:jc w:val="center"/>
            </w:pPr>
          </w:p>
        </w:tc>
        <w:tc>
          <w:tcPr>
            <w:tcW w:w="1875" w:type="dxa"/>
            <w:noWrap/>
            <w:hideMark/>
          </w:tcPr>
          <w:p w14:paraId="1FC2DD3F" w14:textId="77777777" w:rsidR="006871B5" w:rsidRPr="00920004" w:rsidRDefault="006871B5" w:rsidP="00CF739D">
            <w:pPr>
              <w:rPr>
                <w:lang w:val="en-US"/>
              </w:rPr>
            </w:pPr>
            <w:r w:rsidRPr="00920004">
              <w:t>ID đ</w:t>
            </w:r>
            <w:r w:rsidRPr="00920004">
              <w:rPr>
                <w:lang w:val="en-US"/>
              </w:rPr>
              <w:t>ơn hàng</w:t>
            </w:r>
          </w:p>
        </w:tc>
      </w:tr>
      <w:tr w:rsidR="006871B5" w:rsidRPr="00920004" w14:paraId="6D87856A" w14:textId="77777777" w:rsidTr="00CF739D">
        <w:trPr>
          <w:trHeight w:val="300"/>
        </w:trPr>
        <w:tc>
          <w:tcPr>
            <w:tcW w:w="708" w:type="dxa"/>
            <w:noWrap/>
            <w:vAlign w:val="center"/>
            <w:hideMark/>
          </w:tcPr>
          <w:p w14:paraId="7046A52C" w14:textId="77777777" w:rsidR="006871B5" w:rsidRPr="00920004" w:rsidRDefault="006871B5" w:rsidP="00CF739D">
            <w:pPr>
              <w:spacing w:before="240" w:line="0" w:lineRule="atLeast"/>
              <w:jc w:val="center"/>
            </w:pPr>
            <w:r w:rsidRPr="00920004">
              <w:t>2</w:t>
            </w:r>
          </w:p>
        </w:tc>
        <w:tc>
          <w:tcPr>
            <w:tcW w:w="1993" w:type="dxa"/>
            <w:noWrap/>
            <w:hideMark/>
          </w:tcPr>
          <w:p w14:paraId="613B7ED8" w14:textId="77777777" w:rsidR="006871B5" w:rsidRPr="00920004" w:rsidRDefault="006871B5" w:rsidP="00CF739D">
            <w:r w:rsidRPr="00920004">
              <w:rPr>
                <w:lang w:val="en-US"/>
              </w:rPr>
              <w:t>customer</w:t>
            </w:r>
            <w:r w:rsidRPr="00920004">
              <w:t>_id</w:t>
            </w:r>
          </w:p>
        </w:tc>
        <w:tc>
          <w:tcPr>
            <w:tcW w:w="1300" w:type="dxa"/>
            <w:noWrap/>
            <w:hideMark/>
          </w:tcPr>
          <w:p w14:paraId="427E1A08" w14:textId="77777777" w:rsidR="006871B5" w:rsidRPr="00920004" w:rsidRDefault="006871B5" w:rsidP="00CF739D">
            <w:r w:rsidRPr="00920004">
              <w:t>numeric</w:t>
            </w:r>
          </w:p>
        </w:tc>
        <w:tc>
          <w:tcPr>
            <w:tcW w:w="949" w:type="dxa"/>
            <w:noWrap/>
            <w:vAlign w:val="center"/>
          </w:tcPr>
          <w:p w14:paraId="7AB97E84" w14:textId="2636E306" w:rsidR="006871B5" w:rsidRPr="00CF739D" w:rsidRDefault="006871B5" w:rsidP="00CF739D">
            <w:pPr>
              <w:jc w:val="center"/>
              <w:rPr>
                <w:lang w:val="en-US"/>
              </w:rPr>
            </w:pPr>
          </w:p>
        </w:tc>
        <w:tc>
          <w:tcPr>
            <w:tcW w:w="943" w:type="dxa"/>
            <w:noWrap/>
            <w:vAlign w:val="center"/>
            <w:hideMark/>
          </w:tcPr>
          <w:p w14:paraId="39379773" w14:textId="77777777" w:rsidR="006871B5" w:rsidRPr="00920004" w:rsidRDefault="006871B5" w:rsidP="00CF739D">
            <w:pPr>
              <w:jc w:val="center"/>
            </w:pPr>
          </w:p>
        </w:tc>
        <w:tc>
          <w:tcPr>
            <w:tcW w:w="962" w:type="dxa"/>
            <w:noWrap/>
            <w:vAlign w:val="center"/>
            <w:hideMark/>
          </w:tcPr>
          <w:p w14:paraId="24B9D63E" w14:textId="77777777" w:rsidR="006871B5" w:rsidRPr="00920004" w:rsidRDefault="006871B5" w:rsidP="00CF739D">
            <w:pPr>
              <w:jc w:val="center"/>
            </w:pPr>
            <w:r w:rsidRPr="00920004">
              <w:t>X</w:t>
            </w:r>
          </w:p>
        </w:tc>
        <w:tc>
          <w:tcPr>
            <w:tcW w:w="1875" w:type="dxa"/>
            <w:noWrap/>
            <w:hideMark/>
          </w:tcPr>
          <w:p w14:paraId="085CDC99" w14:textId="77777777" w:rsidR="006871B5" w:rsidRPr="00920004" w:rsidRDefault="006871B5" w:rsidP="00CF739D">
            <w:pPr>
              <w:rPr>
                <w:lang w:val="en-US"/>
              </w:rPr>
            </w:pPr>
            <w:r w:rsidRPr="00920004">
              <w:rPr>
                <w:lang w:val="en-US"/>
              </w:rPr>
              <w:t>ID khách hàng</w:t>
            </w:r>
          </w:p>
        </w:tc>
      </w:tr>
      <w:tr w:rsidR="006871B5" w:rsidRPr="00920004" w14:paraId="495F3A8E" w14:textId="77777777" w:rsidTr="00CF739D">
        <w:trPr>
          <w:trHeight w:val="300"/>
        </w:trPr>
        <w:tc>
          <w:tcPr>
            <w:tcW w:w="708" w:type="dxa"/>
            <w:noWrap/>
            <w:vAlign w:val="center"/>
          </w:tcPr>
          <w:p w14:paraId="03161751"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01892FCF" w14:textId="77777777" w:rsidR="006871B5" w:rsidRPr="00920004" w:rsidRDefault="006871B5" w:rsidP="00CF739D">
            <w:pPr>
              <w:rPr>
                <w:lang w:val="en-US"/>
              </w:rPr>
            </w:pPr>
            <w:r w:rsidRPr="00920004">
              <w:rPr>
                <w:lang w:val="en-US"/>
              </w:rPr>
              <w:t>branch_id</w:t>
            </w:r>
          </w:p>
        </w:tc>
        <w:tc>
          <w:tcPr>
            <w:tcW w:w="1300" w:type="dxa"/>
            <w:noWrap/>
          </w:tcPr>
          <w:p w14:paraId="06FBC038" w14:textId="77777777" w:rsidR="006871B5" w:rsidRPr="00920004" w:rsidRDefault="006871B5" w:rsidP="00CF739D">
            <w:r w:rsidRPr="00920004">
              <w:t>numeric</w:t>
            </w:r>
          </w:p>
        </w:tc>
        <w:tc>
          <w:tcPr>
            <w:tcW w:w="949" w:type="dxa"/>
            <w:noWrap/>
            <w:vAlign w:val="center"/>
          </w:tcPr>
          <w:p w14:paraId="0309C84F" w14:textId="22B02F3A" w:rsidR="006871B5" w:rsidRPr="00CF739D" w:rsidRDefault="006871B5" w:rsidP="00CF739D">
            <w:pPr>
              <w:jc w:val="center"/>
              <w:rPr>
                <w:lang w:val="en-US"/>
              </w:rPr>
            </w:pPr>
          </w:p>
        </w:tc>
        <w:tc>
          <w:tcPr>
            <w:tcW w:w="943" w:type="dxa"/>
            <w:noWrap/>
            <w:vAlign w:val="center"/>
          </w:tcPr>
          <w:p w14:paraId="2956263F" w14:textId="77777777" w:rsidR="006871B5" w:rsidRPr="00920004" w:rsidRDefault="006871B5" w:rsidP="00CF739D">
            <w:pPr>
              <w:jc w:val="center"/>
            </w:pPr>
          </w:p>
        </w:tc>
        <w:tc>
          <w:tcPr>
            <w:tcW w:w="962" w:type="dxa"/>
            <w:noWrap/>
            <w:vAlign w:val="center"/>
          </w:tcPr>
          <w:p w14:paraId="6905F69D" w14:textId="77777777" w:rsidR="006871B5" w:rsidRPr="00920004" w:rsidRDefault="006871B5" w:rsidP="00CF739D">
            <w:pPr>
              <w:jc w:val="center"/>
            </w:pPr>
          </w:p>
        </w:tc>
        <w:tc>
          <w:tcPr>
            <w:tcW w:w="1875" w:type="dxa"/>
            <w:noWrap/>
          </w:tcPr>
          <w:p w14:paraId="24D2E31B" w14:textId="77777777" w:rsidR="006871B5" w:rsidRPr="00920004" w:rsidRDefault="006871B5" w:rsidP="00CF739D">
            <w:pPr>
              <w:rPr>
                <w:lang w:val="en-US"/>
              </w:rPr>
            </w:pPr>
            <w:r w:rsidRPr="00920004">
              <w:rPr>
                <w:lang w:val="en-US"/>
              </w:rPr>
              <w:t>ID chi nhánh</w:t>
            </w:r>
          </w:p>
        </w:tc>
      </w:tr>
      <w:tr w:rsidR="006871B5" w:rsidRPr="00920004" w14:paraId="0BC9AAE4" w14:textId="77777777" w:rsidTr="00CF739D">
        <w:trPr>
          <w:trHeight w:val="300"/>
        </w:trPr>
        <w:tc>
          <w:tcPr>
            <w:tcW w:w="708" w:type="dxa"/>
            <w:noWrap/>
            <w:vAlign w:val="center"/>
          </w:tcPr>
          <w:p w14:paraId="655638D1"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37CEA4F5" w14:textId="77777777" w:rsidR="006871B5" w:rsidRPr="00920004" w:rsidRDefault="006871B5" w:rsidP="00CF739D">
            <w:pPr>
              <w:rPr>
                <w:lang w:val="en-US"/>
              </w:rPr>
            </w:pPr>
            <w:r w:rsidRPr="00920004">
              <w:rPr>
                <w:lang w:val="en-US"/>
              </w:rPr>
              <w:t>pick_up_date</w:t>
            </w:r>
          </w:p>
        </w:tc>
        <w:tc>
          <w:tcPr>
            <w:tcW w:w="1300" w:type="dxa"/>
            <w:noWrap/>
          </w:tcPr>
          <w:p w14:paraId="0D9B2E96" w14:textId="77777777" w:rsidR="006871B5" w:rsidRPr="00920004" w:rsidRDefault="006871B5" w:rsidP="00CF739D"/>
        </w:tc>
        <w:tc>
          <w:tcPr>
            <w:tcW w:w="949" w:type="dxa"/>
            <w:noWrap/>
            <w:vAlign w:val="center"/>
          </w:tcPr>
          <w:p w14:paraId="1556F355" w14:textId="5C1099F0" w:rsidR="006871B5" w:rsidRPr="00CF739D" w:rsidRDefault="006871B5" w:rsidP="00CF739D">
            <w:pPr>
              <w:jc w:val="center"/>
              <w:rPr>
                <w:lang w:val="en-US"/>
              </w:rPr>
            </w:pPr>
          </w:p>
        </w:tc>
        <w:tc>
          <w:tcPr>
            <w:tcW w:w="943" w:type="dxa"/>
            <w:noWrap/>
            <w:vAlign w:val="center"/>
          </w:tcPr>
          <w:p w14:paraId="43C1B841" w14:textId="77777777" w:rsidR="006871B5" w:rsidRPr="00920004" w:rsidRDefault="006871B5" w:rsidP="00CF739D">
            <w:pPr>
              <w:jc w:val="center"/>
            </w:pPr>
          </w:p>
        </w:tc>
        <w:tc>
          <w:tcPr>
            <w:tcW w:w="962" w:type="dxa"/>
            <w:noWrap/>
            <w:vAlign w:val="center"/>
          </w:tcPr>
          <w:p w14:paraId="79C66E2D" w14:textId="77777777" w:rsidR="006871B5" w:rsidRPr="00920004" w:rsidRDefault="006871B5" w:rsidP="00CF739D">
            <w:pPr>
              <w:jc w:val="center"/>
            </w:pPr>
          </w:p>
        </w:tc>
        <w:tc>
          <w:tcPr>
            <w:tcW w:w="1875" w:type="dxa"/>
            <w:noWrap/>
          </w:tcPr>
          <w:p w14:paraId="4C7DA903" w14:textId="77777777" w:rsidR="006871B5" w:rsidRPr="00920004" w:rsidRDefault="006871B5" w:rsidP="00CF739D">
            <w:pPr>
              <w:rPr>
                <w:lang w:val="en-US"/>
              </w:rPr>
            </w:pPr>
            <w:r w:rsidRPr="00920004">
              <w:rPr>
                <w:lang w:val="en-US"/>
              </w:rPr>
              <w:t>Ngày nhận quần áo</w:t>
            </w:r>
          </w:p>
        </w:tc>
      </w:tr>
      <w:tr w:rsidR="006871B5" w:rsidRPr="00920004" w14:paraId="41A61A1C" w14:textId="77777777" w:rsidTr="00CF739D">
        <w:trPr>
          <w:trHeight w:val="300"/>
        </w:trPr>
        <w:tc>
          <w:tcPr>
            <w:tcW w:w="708" w:type="dxa"/>
            <w:noWrap/>
            <w:vAlign w:val="center"/>
          </w:tcPr>
          <w:p w14:paraId="52AD954A"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68451504" w14:textId="77777777" w:rsidR="006871B5" w:rsidRPr="00920004" w:rsidRDefault="006871B5" w:rsidP="00CF739D">
            <w:pPr>
              <w:rPr>
                <w:lang w:val="en-US"/>
              </w:rPr>
            </w:pPr>
            <w:r w:rsidRPr="00920004">
              <w:rPr>
                <w:lang w:val="en-US"/>
              </w:rPr>
              <w:t>pick_up_time_id</w:t>
            </w:r>
          </w:p>
        </w:tc>
        <w:tc>
          <w:tcPr>
            <w:tcW w:w="1300" w:type="dxa"/>
            <w:noWrap/>
          </w:tcPr>
          <w:p w14:paraId="3D443230" w14:textId="77777777" w:rsidR="006871B5" w:rsidRPr="00920004" w:rsidRDefault="006871B5" w:rsidP="00CF739D">
            <w:r w:rsidRPr="00920004">
              <w:t>numeric</w:t>
            </w:r>
          </w:p>
        </w:tc>
        <w:tc>
          <w:tcPr>
            <w:tcW w:w="949" w:type="dxa"/>
            <w:noWrap/>
            <w:vAlign w:val="center"/>
          </w:tcPr>
          <w:p w14:paraId="7C463F50" w14:textId="03EE6C2D" w:rsidR="006871B5" w:rsidRPr="00CF739D" w:rsidRDefault="006871B5" w:rsidP="00CF739D">
            <w:pPr>
              <w:jc w:val="center"/>
              <w:rPr>
                <w:lang w:val="en-US"/>
              </w:rPr>
            </w:pPr>
          </w:p>
        </w:tc>
        <w:tc>
          <w:tcPr>
            <w:tcW w:w="943" w:type="dxa"/>
            <w:noWrap/>
            <w:vAlign w:val="center"/>
          </w:tcPr>
          <w:p w14:paraId="2DF7E523" w14:textId="77777777" w:rsidR="006871B5" w:rsidRPr="00920004" w:rsidRDefault="006871B5" w:rsidP="00CF739D">
            <w:pPr>
              <w:jc w:val="center"/>
            </w:pPr>
          </w:p>
        </w:tc>
        <w:tc>
          <w:tcPr>
            <w:tcW w:w="962" w:type="dxa"/>
            <w:noWrap/>
            <w:vAlign w:val="center"/>
          </w:tcPr>
          <w:p w14:paraId="1A1E39F9" w14:textId="77777777" w:rsidR="006871B5" w:rsidRPr="00920004" w:rsidRDefault="006871B5" w:rsidP="00CF739D">
            <w:pPr>
              <w:jc w:val="center"/>
            </w:pPr>
          </w:p>
        </w:tc>
        <w:tc>
          <w:tcPr>
            <w:tcW w:w="1875" w:type="dxa"/>
            <w:noWrap/>
          </w:tcPr>
          <w:p w14:paraId="14A2B929" w14:textId="77777777" w:rsidR="006871B5" w:rsidRPr="00920004" w:rsidRDefault="006871B5" w:rsidP="00CF739D">
            <w:pPr>
              <w:rPr>
                <w:lang w:val="en-US"/>
              </w:rPr>
            </w:pPr>
            <w:r w:rsidRPr="00920004">
              <w:rPr>
                <w:lang w:val="en-US"/>
              </w:rPr>
              <w:t>ID khung giờ nhận</w:t>
            </w:r>
          </w:p>
        </w:tc>
      </w:tr>
      <w:tr w:rsidR="006871B5" w:rsidRPr="00920004" w14:paraId="65E9EB3C" w14:textId="77777777" w:rsidTr="00CF739D">
        <w:trPr>
          <w:trHeight w:val="300"/>
        </w:trPr>
        <w:tc>
          <w:tcPr>
            <w:tcW w:w="708" w:type="dxa"/>
            <w:noWrap/>
            <w:vAlign w:val="center"/>
          </w:tcPr>
          <w:p w14:paraId="1C447133"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08B780E1" w14:textId="77777777" w:rsidR="006871B5" w:rsidRPr="00920004" w:rsidRDefault="006871B5" w:rsidP="00CF739D">
            <w:pPr>
              <w:rPr>
                <w:lang w:val="en-US"/>
              </w:rPr>
            </w:pPr>
            <w:r w:rsidRPr="00920004">
              <w:rPr>
                <w:lang w:val="en-US"/>
              </w:rPr>
              <w:t>delivery_date</w:t>
            </w:r>
          </w:p>
        </w:tc>
        <w:tc>
          <w:tcPr>
            <w:tcW w:w="1300" w:type="dxa"/>
            <w:noWrap/>
          </w:tcPr>
          <w:p w14:paraId="02D7F8EE" w14:textId="77777777" w:rsidR="006871B5" w:rsidRPr="00920004" w:rsidRDefault="006871B5" w:rsidP="00CF739D"/>
        </w:tc>
        <w:tc>
          <w:tcPr>
            <w:tcW w:w="949" w:type="dxa"/>
            <w:noWrap/>
            <w:vAlign w:val="center"/>
          </w:tcPr>
          <w:p w14:paraId="327576FD" w14:textId="6CB8A19C" w:rsidR="006871B5" w:rsidRPr="00CF739D" w:rsidRDefault="006871B5" w:rsidP="00CF739D">
            <w:pPr>
              <w:jc w:val="center"/>
              <w:rPr>
                <w:lang w:val="en-US"/>
              </w:rPr>
            </w:pPr>
          </w:p>
        </w:tc>
        <w:tc>
          <w:tcPr>
            <w:tcW w:w="943" w:type="dxa"/>
            <w:noWrap/>
            <w:vAlign w:val="center"/>
          </w:tcPr>
          <w:p w14:paraId="5F62880D" w14:textId="77777777" w:rsidR="006871B5" w:rsidRPr="00920004" w:rsidRDefault="006871B5" w:rsidP="00CF739D">
            <w:pPr>
              <w:jc w:val="center"/>
            </w:pPr>
          </w:p>
        </w:tc>
        <w:tc>
          <w:tcPr>
            <w:tcW w:w="962" w:type="dxa"/>
            <w:noWrap/>
            <w:vAlign w:val="center"/>
          </w:tcPr>
          <w:p w14:paraId="620A37C8" w14:textId="77777777" w:rsidR="006871B5" w:rsidRPr="00920004" w:rsidRDefault="006871B5" w:rsidP="00CF739D">
            <w:pPr>
              <w:jc w:val="center"/>
            </w:pPr>
          </w:p>
        </w:tc>
        <w:tc>
          <w:tcPr>
            <w:tcW w:w="1875" w:type="dxa"/>
            <w:noWrap/>
          </w:tcPr>
          <w:p w14:paraId="3D0AE46D" w14:textId="77777777" w:rsidR="006871B5" w:rsidRPr="00920004" w:rsidRDefault="006871B5" w:rsidP="00CF739D">
            <w:pPr>
              <w:rPr>
                <w:lang w:val="en-US"/>
              </w:rPr>
            </w:pPr>
            <w:r w:rsidRPr="00920004">
              <w:rPr>
                <w:lang w:val="en-US"/>
              </w:rPr>
              <w:t>Ngày trả quần áo</w:t>
            </w:r>
          </w:p>
        </w:tc>
      </w:tr>
      <w:tr w:rsidR="006871B5" w:rsidRPr="00920004" w14:paraId="7DDD3CE7" w14:textId="77777777" w:rsidTr="00CF739D">
        <w:trPr>
          <w:trHeight w:val="300"/>
        </w:trPr>
        <w:tc>
          <w:tcPr>
            <w:tcW w:w="708" w:type="dxa"/>
            <w:noWrap/>
            <w:vAlign w:val="center"/>
          </w:tcPr>
          <w:p w14:paraId="59F23B2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tcPr>
          <w:p w14:paraId="3CD35521" w14:textId="77777777" w:rsidR="006871B5" w:rsidRPr="00920004" w:rsidRDefault="006871B5" w:rsidP="00CF739D">
            <w:pPr>
              <w:rPr>
                <w:lang w:val="en-US"/>
              </w:rPr>
            </w:pPr>
            <w:r w:rsidRPr="00920004">
              <w:rPr>
                <w:lang w:val="en-US"/>
              </w:rPr>
              <w:t>delivery_time_id</w:t>
            </w:r>
          </w:p>
        </w:tc>
        <w:tc>
          <w:tcPr>
            <w:tcW w:w="1300" w:type="dxa"/>
            <w:noWrap/>
          </w:tcPr>
          <w:p w14:paraId="12759B4C" w14:textId="77777777" w:rsidR="006871B5" w:rsidRPr="00920004" w:rsidRDefault="006871B5" w:rsidP="00CF739D">
            <w:r w:rsidRPr="00920004">
              <w:t>numeric</w:t>
            </w:r>
          </w:p>
        </w:tc>
        <w:tc>
          <w:tcPr>
            <w:tcW w:w="949" w:type="dxa"/>
            <w:noWrap/>
            <w:vAlign w:val="center"/>
          </w:tcPr>
          <w:p w14:paraId="44D370F3" w14:textId="021CBE69" w:rsidR="006871B5" w:rsidRPr="00CF739D" w:rsidRDefault="006871B5" w:rsidP="00CF739D">
            <w:pPr>
              <w:jc w:val="center"/>
              <w:rPr>
                <w:lang w:val="en-US"/>
              </w:rPr>
            </w:pPr>
          </w:p>
        </w:tc>
        <w:tc>
          <w:tcPr>
            <w:tcW w:w="943" w:type="dxa"/>
            <w:noWrap/>
            <w:vAlign w:val="center"/>
          </w:tcPr>
          <w:p w14:paraId="7EA0F8E9" w14:textId="77777777" w:rsidR="006871B5" w:rsidRPr="00920004" w:rsidRDefault="006871B5" w:rsidP="00CF739D">
            <w:pPr>
              <w:jc w:val="center"/>
            </w:pPr>
          </w:p>
        </w:tc>
        <w:tc>
          <w:tcPr>
            <w:tcW w:w="962" w:type="dxa"/>
            <w:noWrap/>
            <w:vAlign w:val="center"/>
          </w:tcPr>
          <w:p w14:paraId="0079EC4C" w14:textId="77777777" w:rsidR="006871B5" w:rsidRPr="00920004" w:rsidRDefault="006871B5" w:rsidP="00CF739D">
            <w:pPr>
              <w:jc w:val="center"/>
            </w:pPr>
          </w:p>
        </w:tc>
        <w:tc>
          <w:tcPr>
            <w:tcW w:w="1875" w:type="dxa"/>
            <w:noWrap/>
          </w:tcPr>
          <w:p w14:paraId="606AD794" w14:textId="77777777" w:rsidR="006871B5" w:rsidRPr="00920004" w:rsidRDefault="006871B5" w:rsidP="00CF739D">
            <w:pPr>
              <w:rPr>
                <w:lang w:val="en-US"/>
              </w:rPr>
            </w:pPr>
            <w:r w:rsidRPr="00920004">
              <w:rPr>
                <w:lang w:val="en-US"/>
              </w:rPr>
              <w:t>ID khung giờ trả</w:t>
            </w:r>
          </w:p>
        </w:tc>
      </w:tr>
      <w:tr w:rsidR="006871B5" w:rsidRPr="00920004" w14:paraId="1BE8BF02" w14:textId="77777777" w:rsidTr="00CF739D">
        <w:trPr>
          <w:trHeight w:val="300"/>
        </w:trPr>
        <w:tc>
          <w:tcPr>
            <w:tcW w:w="708" w:type="dxa"/>
            <w:noWrap/>
            <w:vAlign w:val="center"/>
          </w:tcPr>
          <w:p w14:paraId="2B76640D" w14:textId="77777777" w:rsidR="006871B5" w:rsidRPr="00920004" w:rsidRDefault="006871B5" w:rsidP="00CF739D">
            <w:pPr>
              <w:spacing w:before="240" w:line="0" w:lineRule="atLeast"/>
              <w:jc w:val="center"/>
              <w:rPr>
                <w:lang w:val="en-US"/>
              </w:rPr>
            </w:pPr>
            <w:r w:rsidRPr="00920004">
              <w:rPr>
                <w:lang w:val="en-US"/>
              </w:rPr>
              <w:t>8</w:t>
            </w:r>
          </w:p>
        </w:tc>
        <w:tc>
          <w:tcPr>
            <w:tcW w:w="1993" w:type="dxa"/>
            <w:noWrap/>
          </w:tcPr>
          <w:p w14:paraId="77E9238E" w14:textId="77777777" w:rsidR="006871B5" w:rsidRPr="00920004" w:rsidRDefault="006871B5" w:rsidP="00CF739D">
            <w:pPr>
              <w:rPr>
                <w:lang w:val="en-US"/>
              </w:rPr>
            </w:pPr>
            <w:r w:rsidRPr="00920004">
              <w:rPr>
                <w:lang w:val="en-US"/>
              </w:rPr>
              <w:t>pick_up_place</w:t>
            </w:r>
          </w:p>
        </w:tc>
        <w:tc>
          <w:tcPr>
            <w:tcW w:w="1300" w:type="dxa"/>
            <w:noWrap/>
          </w:tcPr>
          <w:p w14:paraId="460600D0" w14:textId="77777777" w:rsidR="006871B5" w:rsidRPr="00920004" w:rsidRDefault="006871B5" w:rsidP="00CF739D"/>
        </w:tc>
        <w:tc>
          <w:tcPr>
            <w:tcW w:w="949" w:type="dxa"/>
            <w:noWrap/>
            <w:vAlign w:val="center"/>
          </w:tcPr>
          <w:p w14:paraId="6F59F9B6" w14:textId="23C16271" w:rsidR="006871B5" w:rsidRPr="00CF739D" w:rsidRDefault="006871B5" w:rsidP="00CF739D">
            <w:pPr>
              <w:jc w:val="center"/>
              <w:rPr>
                <w:lang w:val="en-US"/>
              </w:rPr>
            </w:pPr>
          </w:p>
        </w:tc>
        <w:tc>
          <w:tcPr>
            <w:tcW w:w="943" w:type="dxa"/>
            <w:noWrap/>
            <w:vAlign w:val="center"/>
          </w:tcPr>
          <w:p w14:paraId="69CDA643" w14:textId="77777777" w:rsidR="006871B5" w:rsidRPr="00920004" w:rsidRDefault="006871B5" w:rsidP="00CF739D">
            <w:pPr>
              <w:jc w:val="center"/>
            </w:pPr>
          </w:p>
        </w:tc>
        <w:tc>
          <w:tcPr>
            <w:tcW w:w="962" w:type="dxa"/>
            <w:noWrap/>
            <w:vAlign w:val="center"/>
          </w:tcPr>
          <w:p w14:paraId="11704EF4" w14:textId="77777777" w:rsidR="006871B5" w:rsidRPr="00920004" w:rsidRDefault="006871B5" w:rsidP="00CF739D">
            <w:pPr>
              <w:jc w:val="center"/>
            </w:pPr>
          </w:p>
        </w:tc>
        <w:tc>
          <w:tcPr>
            <w:tcW w:w="1875" w:type="dxa"/>
            <w:noWrap/>
          </w:tcPr>
          <w:p w14:paraId="1C91AEB9" w14:textId="77777777" w:rsidR="006871B5" w:rsidRPr="00920004" w:rsidRDefault="006871B5" w:rsidP="00CF739D">
            <w:pPr>
              <w:rPr>
                <w:lang w:val="en-US"/>
              </w:rPr>
            </w:pPr>
            <w:r w:rsidRPr="00920004">
              <w:rPr>
                <w:lang w:val="en-US"/>
              </w:rPr>
              <w:t>Nơi nhận quần áo</w:t>
            </w:r>
          </w:p>
        </w:tc>
      </w:tr>
      <w:tr w:rsidR="006871B5" w:rsidRPr="00920004" w14:paraId="7DA1EBEE" w14:textId="77777777" w:rsidTr="00CF739D">
        <w:trPr>
          <w:trHeight w:val="300"/>
        </w:trPr>
        <w:tc>
          <w:tcPr>
            <w:tcW w:w="708" w:type="dxa"/>
            <w:noWrap/>
            <w:vAlign w:val="center"/>
          </w:tcPr>
          <w:p w14:paraId="4AF4745C" w14:textId="77777777" w:rsidR="006871B5" w:rsidRPr="00920004" w:rsidRDefault="006871B5" w:rsidP="00CF739D">
            <w:pPr>
              <w:spacing w:before="240" w:line="0" w:lineRule="atLeast"/>
              <w:jc w:val="center"/>
              <w:rPr>
                <w:lang w:val="en-US"/>
              </w:rPr>
            </w:pPr>
            <w:r w:rsidRPr="00920004">
              <w:rPr>
                <w:lang w:val="en-US"/>
              </w:rPr>
              <w:t>9</w:t>
            </w:r>
          </w:p>
        </w:tc>
        <w:tc>
          <w:tcPr>
            <w:tcW w:w="1993" w:type="dxa"/>
            <w:noWrap/>
          </w:tcPr>
          <w:p w14:paraId="1F20D5F3" w14:textId="77777777" w:rsidR="006871B5" w:rsidRPr="00920004" w:rsidRDefault="006871B5" w:rsidP="00CF739D">
            <w:pPr>
              <w:rPr>
                <w:lang w:val="en-US"/>
              </w:rPr>
            </w:pPr>
            <w:r w:rsidRPr="00920004">
              <w:rPr>
                <w:lang w:val="en-US"/>
              </w:rPr>
              <w:t>delivery_place</w:t>
            </w:r>
          </w:p>
        </w:tc>
        <w:tc>
          <w:tcPr>
            <w:tcW w:w="1300" w:type="dxa"/>
            <w:noWrap/>
          </w:tcPr>
          <w:p w14:paraId="49BC8DAA" w14:textId="77777777" w:rsidR="006871B5" w:rsidRPr="00920004" w:rsidRDefault="006871B5" w:rsidP="00CF739D"/>
        </w:tc>
        <w:tc>
          <w:tcPr>
            <w:tcW w:w="949" w:type="dxa"/>
            <w:noWrap/>
            <w:vAlign w:val="center"/>
          </w:tcPr>
          <w:p w14:paraId="61938A0C" w14:textId="4CEA478B" w:rsidR="006871B5" w:rsidRPr="00CF739D" w:rsidRDefault="006871B5" w:rsidP="00CF739D">
            <w:pPr>
              <w:jc w:val="center"/>
              <w:rPr>
                <w:lang w:val="en-US"/>
              </w:rPr>
            </w:pPr>
          </w:p>
        </w:tc>
        <w:tc>
          <w:tcPr>
            <w:tcW w:w="943" w:type="dxa"/>
            <w:noWrap/>
            <w:vAlign w:val="center"/>
          </w:tcPr>
          <w:p w14:paraId="7423DFA6" w14:textId="77777777" w:rsidR="006871B5" w:rsidRPr="00920004" w:rsidRDefault="006871B5" w:rsidP="00CF739D">
            <w:pPr>
              <w:jc w:val="center"/>
            </w:pPr>
          </w:p>
        </w:tc>
        <w:tc>
          <w:tcPr>
            <w:tcW w:w="962" w:type="dxa"/>
            <w:noWrap/>
            <w:vAlign w:val="center"/>
          </w:tcPr>
          <w:p w14:paraId="1F47D5B9" w14:textId="77777777" w:rsidR="006871B5" w:rsidRPr="00920004" w:rsidRDefault="006871B5" w:rsidP="00CF739D">
            <w:pPr>
              <w:jc w:val="center"/>
            </w:pPr>
          </w:p>
        </w:tc>
        <w:tc>
          <w:tcPr>
            <w:tcW w:w="1875" w:type="dxa"/>
            <w:noWrap/>
          </w:tcPr>
          <w:p w14:paraId="21DEDBC5" w14:textId="77777777" w:rsidR="006871B5" w:rsidRPr="00920004" w:rsidRDefault="006871B5" w:rsidP="00CF739D">
            <w:pPr>
              <w:rPr>
                <w:lang w:val="en-US"/>
              </w:rPr>
            </w:pPr>
            <w:r w:rsidRPr="00920004">
              <w:rPr>
                <w:lang w:val="en-US"/>
              </w:rPr>
              <w:t>Nơi trả quần áo</w:t>
            </w:r>
          </w:p>
        </w:tc>
      </w:tr>
      <w:tr w:rsidR="006871B5" w:rsidRPr="00920004" w14:paraId="634C94A8" w14:textId="77777777" w:rsidTr="00CF739D">
        <w:trPr>
          <w:trHeight w:val="300"/>
        </w:trPr>
        <w:tc>
          <w:tcPr>
            <w:tcW w:w="708" w:type="dxa"/>
            <w:noWrap/>
            <w:vAlign w:val="center"/>
          </w:tcPr>
          <w:p w14:paraId="47E501B8" w14:textId="77777777" w:rsidR="006871B5" w:rsidRPr="00920004" w:rsidRDefault="006871B5" w:rsidP="00CF739D">
            <w:pPr>
              <w:spacing w:before="240" w:line="0" w:lineRule="atLeast"/>
              <w:jc w:val="center"/>
              <w:rPr>
                <w:lang w:val="en-US"/>
              </w:rPr>
            </w:pPr>
            <w:r w:rsidRPr="00920004">
              <w:rPr>
                <w:lang w:val="en-US"/>
              </w:rPr>
              <w:t>10</w:t>
            </w:r>
          </w:p>
        </w:tc>
        <w:tc>
          <w:tcPr>
            <w:tcW w:w="1993" w:type="dxa"/>
            <w:noWrap/>
          </w:tcPr>
          <w:p w14:paraId="377FDE37" w14:textId="77777777" w:rsidR="006871B5" w:rsidRPr="00920004" w:rsidRDefault="006871B5" w:rsidP="00CF739D">
            <w:pPr>
              <w:rPr>
                <w:lang w:val="en-US"/>
              </w:rPr>
            </w:pPr>
            <w:r w:rsidRPr="00920004">
              <w:rPr>
                <w:lang w:val="en-US"/>
              </w:rPr>
              <w:t>promotion_id</w:t>
            </w:r>
          </w:p>
        </w:tc>
        <w:tc>
          <w:tcPr>
            <w:tcW w:w="1300" w:type="dxa"/>
            <w:noWrap/>
          </w:tcPr>
          <w:p w14:paraId="3F7CACD0" w14:textId="77777777" w:rsidR="006871B5" w:rsidRPr="00920004" w:rsidRDefault="006871B5" w:rsidP="00CF739D">
            <w:r w:rsidRPr="00920004">
              <w:t>numeric</w:t>
            </w:r>
          </w:p>
        </w:tc>
        <w:tc>
          <w:tcPr>
            <w:tcW w:w="949" w:type="dxa"/>
            <w:noWrap/>
            <w:vAlign w:val="center"/>
          </w:tcPr>
          <w:p w14:paraId="2CFE7052" w14:textId="52C77CB5" w:rsidR="006871B5" w:rsidRPr="00CF739D" w:rsidRDefault="00941ED9" w:rsidP="00CF739D">
            <w:pPr>
              <w:jc w:val="center"/>
              <w:rPr>
                <w:lang w:val="en-US"/>
              </w:rPr>
            </w:pPr>
            <w:r w:rsidRPr="00920004">
              <w:rPr>
                <w:lang w:val="en-US"/>
              </w:rPr>
              <w:t>X</w:t>
            </w:r>
          </w:p>
        </w:tc>
        <w:tc>
          <w:tcPr>
            <w:tcW w:w="943" w:type="dxa"/>
            <w:noWrap/>
            <w:vAlign w:val="center"/>
          </w:tcPr>
          <w:p w14:paraId="3827BB94" w14:textId="77777777" w:rsidR="006871B5" w:rsidRPr="00920004" w:rsidRDefault="006871B5" w:rsidP="00CF739D">
            <w:pPr>
              <w:jc w:val="center"/>
            </w:pPr>
          </w:p>
        </w:tc>
        <w:tc>
          <w:tcPr>
            <w:tcW w:w="962" w:type="dxa"/>
            <w:noWrap/>
            <w:vAlign w:val="center"/>
          </w:tcPr>
          <w:p w14:paraId="6753E2AC" w14:textId="77777777" w:rsidR="006871B5" w:rsidRPr="00920004" w:rsidRDefault="006871B5" w:rsidP="00CF739D">
            <w:pPr>
              <w:jc w:val="center"/>
            </w:pPr>
          </w:p>
        </w:tc>
        <w:tc>
          <w:tcPr>
            <w:tcW w:w="1875" w:type="dxa"/>
            <w:noWrap/>
          </w:tcPr>
          <w:p w14:paraId="182BCC62" w14:textId="77777777" w:rsidR="006871B5" w:rsidRPr="00920004" w:rsidRDefault="006871B5" w:rsidP="00CF739D">
            <w:pPr>
              <w:rPr>
                <w:lang w:val="en-US"/>
              </w:rPr>
            </w:pPr>
            <w:r w:rsidRPr="00920004">
              <w:rPr>
                <w:lang w:val="en-US"/>
              </w:rPr>
              <w:t>ID khuyến mãi</w:t>
            </w:r>
          </w:p>
        </w:tc>
      </w:tr>
      <w:tr w:rsidR="006871B5" w:rsidRPr="00920004" w14:paraId="2CB2019A" w14:textId="77777777" w:rsidTr="00CF739D">
        <w:trPr>
          <w:trHeight w:val="300"/>
        </w:trPr>
        <w:tc>
          <w:tcPr>
            <w:tcW w:w="708" w:type="dxa"/>
            <w:noWrap/>
            <w:vAlign w:val="center"/>
          </w:tcPr>
          <w:p w14:paraId="0BEFCEB2" w14:textId="77777777" w:rsidR="006871B5" w:rsidRPr="00920004" w:rsidRDefault="006871B5" w:rsidP="00CF739D">
            <w:pPr>
              <w:spacing w:before="240" w:line="0" w:lineRule="atLeast"/>
              <w:jc w:val="center"/>
              <w:rPr>
                <w:lang w:val="en-US"/>
              </w:rPr>
            </w:pPr>
            <w:r w:rsidRPr="00920004">
              <w:rPr>
                <w:lang w:val="en-US"/>
              </w:rPr>
              <w:t>11</w:t>
            </w:r>
          </w:p>
        </w:tc>
        <w:tc>
          <w:tcPr>
            <w:tcW w:w="1993" w:type="dxa"/>
            <w:noWrap/>
          </w:tcPr>
          <w:p w14:paraId="09D93817" w14:textId="77777777" w:rsidR="006871B5" w:rsidRPr="00920004" w:rsidRDefault="006871B5" w:rsidP="00CF739D">
            <w:pPr>
              <w:rPr>
                <w:lang w:val="en-US"/>
              </w:rPr>
            </w:pPr>
            <w:r w:rsidRPr="00920004">
              <w:rPr>
                <w:lang w:val="en-US"/>
              </w:rPr>
              <w:t>confirm_by</w:t>
            </w:r>
          </w:p>
          <w:p w14:paraId="6D499163" w14:textId="77777777" w:rsidR="006871B5" w:rsidRPr="00920004" w:rsidRDefault="006871B5" w:rsidP="00CF739D">
            <w:pPr>
              <w:rPr>
                <w:lang w:val="en-US"/>
              </w:rPr>
            </w:pPr>
            <w:r w:rsidRPr="00920004">
              <w:rPr>
                <w:lang w:val="en-US"/>
              </w:rPr>
              <w:t>_customer</w:t>
            </w:r>
          </w:p>
        </w:tc>
        <w:tc>
          <w:tcPr>
            <w:tcW w:w="1300" w:type="dxa"/>
            <w:noWrap/>
          </w:tcPr>
          <w:p w14:paraId="3A5B644C" w14:textId="77777777" w:rsidR="006871B5" w:rsidRPr="00920004" w:rsidRDefault="006871B5" w:rsidP="00CF739D">
            <w:pPr>
              <w:rPr>
                <w:lang w:val="en-US"/>
              </w:rPr>
            </w:pPr>
            <w:r w:rsidRPr="00920004">
              <w:rPr>
                <w:lang w:val="en-US"/>
              </w:rPr>
              <w:t>boolean</w:t>
            </w:r>
          </w:p>
        </w:tc>
        <w:tc>
          <w:tcPr>
            <w:tcW w:w="949" w:type="dxa"/>
            <w:noWrap/>
            <w:vAlign w:val="center"/>
          </w:tcPr>
          <w:p w14:paraId="5F238FA6" w14:textId="4A080418" w:rsidR="006871B5" w:rsidRPr="00CF739D" w:rsidRDefault="00941ED9" w:rsidP="00CF739D">
            <w:pPr>
              <w:jc w:val="center"/>
              <w:rPr>
                <w:lang w:val="en-US"/>
              </w:rPr>
            </w:pPr>
            <w:r w:rsidRPr="00920004">
              <w:rPr>
                <w:lang w:val="en-US"/>
              </w:rPr>
              <w:t>X</w:t>
            </w:r>
          </w:p>
        </w:tc>
        <w:tc>
          <w:tcPr>
            <w:tcW w:w="943" w:type="dxa"/>
            <w:noWrap/>
            <w:vAlign w:val="center"/>
          </w:tcPr>
          <w:p w14:paraId="724ABD8D" w14:textId="77777777" w:rsidR="006871B5" w:rsidRPr="00920004" w:rsidRDefault="006871B5" w:rsidP="00CF739D">
            <w:pPr>
              <w:jc w:val="center"/>
            </w:pPr>
          </w:p>
        </w:tc>
        <w:tc>
          <w:tcPr>
            <w:tcW w:w="962" w:type="dxa"/>
            <w:noWrap/>
            <w:vAlign w:val="center"/>
          </w:tcPr>
          <w:p w14:paraId="3856B9CB" w14:textId="77777777" w:rsidR="006871B5" w:rsidRPr="00920004" w:rsidRDefault="006871B5" w:rsidP="00CF739D">
            <w:pPr>
              <w:jc w:val="center"/>
            </w:pPr>
          </w:p>
        </w:tc>
        <w:tc>
          <w:tcPr>
            <w:tcW w:w="1875" w:type="dxa"/>
            <w:noWrap/>
          </w:tcPr>
          <w:p w14:paraId="7222660D" w14:textId="77777777" w:rsidR="006871B5" w:rsidRPr="00920004" w:rsidRDefault="006871B5" w:rsidP="00CF739D">
            <w:r w:rsidRPr="00920004">
              <w:t>Xác nhận đã nhận từ khách hàng</w:t>
            </w:r>
          </w:p>
        </w:tc>
      </w:tr>
      <w:tr w:rsidR="006871B5" w:rsidRPr="00920004" w14:paraId="1B6E65A8" w14:textId="77777777" w:rsidTr="00CF739D">
        <w:trPr>
          <w:trHeight w:val="300"/>
        </w:trPr>
        <w:tc>
          <w:tcPr>
            <w:tcW w:w="708" w:type="dxa"/>
            <w:noWrap/>
            <w:vAlign w:val="center"/>
            <w:hideMark/>
          </w:tcPr>
          <w:p w14:paraId="43F4349B" w14:textId="77777777" w:rsidR="006871B5" w:rsidRPr="00920004" w:rsidRDefault="006871B5" w:rsidP="00CF739D">
            <w:pPr>
              <w:spacing w:before="240" w:line="0" w:lineRule="atLeast"/>
              <w:jc w:val="center"/>
              <w:rPr>
                <w:lang w:val="en-US"/>
              </w:rPr>
            </w:pPr>
            <w:r w:rsidRPr="00920004">
              <w:rPr>
                <w:lang w:val="en-US"/>
              </w:rPr>
              <w:lastRenderedPageBreak/>
              <w:t>12</w:t>
            </w:r>
          </w:p>
        </w:tc>
        <w:tc>
          <w:tcPr>
            <w:tcW w:w="1993" w:type="dxa"/>
            <w:noWrap/>
            <w:hideMark/>
          </w:tcPr>
          <w:p w14:paraId="0A92F8FA" w14:textId="77777777" w:rsidR="006871B5" w:rsidRPr="00920004" w:rsidRDefault="006871B5" w:rsidP="00CF739D">
            <w:r w:rsidRPr="00920004">
              <w:t>status</w:t>
            </w:r>
          </w:p>
        </w:tc>
        <w:tc>
          <w:tcPr>
            <w:tcW w:w="1300" w:type="dxa"/>
            <w:noWrap/>
            <w:hideMark/>
          </w:tcPr>
          <w:p w14:paraId="43663A0E" w14:textId="00518E9B" w:rsidR="006871B5" w:rsidRPr="00920004" w:rsidRDefault="00E452E5" w:rsidP="00CF739D">
            <w:pPr>
              <w:rPr>
                <w:lang w:val="en-US"/>
              </w:rPr>
            </w:pPr>
            <w:r w:rsidRPr="00920004">
              <w:t>varchar</w:t>
            </w:r>
          </w:p>
        </w:tc>
        <w:tc>
          <w:tcPr>
            <w:tcW w:w="949" w:type="dxa"/>
            <w:noWrap/>
            <w:vAlign w:val="center"/>
            <w:hideMark/>
          </w:tcPr>
          <w:p w14:paraId="43CDFD82" w14:textId="77777777" w:rsidR="006871B5" w:rsidRPr="00920004" w:rsidRDefault="006871B5" w:rsidP="00CF739D">
            <w:pPr>
              <w:jc w:val="center"/>
            </w:pPr>
            <w:r w:rsidRPr="00920004">
              <w:t>X</w:t>
            </w:r>
          </w:p>
        </w:tc>
        <w:tc>
          <w:tcPr>
            <w:tcW w:w="943" w:type="dxa"/>
            <w:noWrap/>
            <w:hideMark/>
          </w:tcPr>
          <w:p w14:paraId="50833692" w14:textId="77777777" w:rsidR="006871B5" w:rsidRPr="00920004" w:rsidRDefault="006871B5" w:rsidP="00CF739D"/>
        </w:tc>
        <w:tc>
          <w:tcPr>
            <w:tcW w:w="962" w:type="dxa"/>
            <w:noWrap/>
            <w:hideMark/>
          </w:tcPr>
          <w:p w14:paraId="54D170C7" w14:textId="77777777" w:rsidR="006871B5" w:rsidRPr="00920004" w:rsidRDefault="006871B5" w:rsidP="00CF739D"/>
        </w:tc>
        <w:tc>
          <w:tcPr>
            <w:tcW w:w="1875" w:type="dxa"/>
            <w:noWrap/>
            <w:hideMark/>
          </w:tcPr>
          <w:p w14:paraId="01E07829" w14:textId="77777777" w:rsidR="006871B5" w:rsidRPr="00920004" w:rsidRDefault="006871B5" w:rsidP="00CF739D">
            <w:r w:rsidRPr="00920004">
              <w:t>Trạng thái hóa đơn</w:t>
            </w:r>
          </w:p>
        </w:tc>
      </w:tr>
    </w:tbl>
    <w:p w14:paraId="74A2571C" w14:textId="7EF3ECEC" w:rsidR="00BD0851" w:rsidRPr="00CF739D" w:rsidRDefault="00BD0851" w:rsidP="00CF739D">
      <w:pPr>
        <w:pStyle w:val="Caption"/>
        <w:rPr>
          <w:lang w:val="en-US"/>
        </w:rPr>
      </w:pPr>
      <w:bookmarkStart w:id="2632" w:name="_Toc531504611"/>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21</w:t>
      </w:r>
      <w:r w:rsidR="00D632EE" w:rsidRPr="00CF739D">
        <w:fldChar w:fldCharType="end"/>
      </w:r>
      <w:r w:rsidRPr="00CF739D">
        <w:rPr>
          <w:lang w:val="en-US"/>
        </w:rPr>
        <w:t xml:space="preserve"> Bảng dữ liệu đơn hàng</w:t>
      </w:r>
      <w:bookmarkEnd w:id="2632"/>
    </w:p>
    <w:p w14:paraId="010CDB1B" w14:textId="77777777" w:rsidR="006871B5" w:rsidRPr="00CF739D" w:rsidRDefault="006871B5" w:rsidP="00CF739D">
      <w:pPr>
        <w:rPr>
          <w:b/>
          <w:lang w:val="en-US"/>
        </w:rPr>
      </w:pPr>
      <w:r w:rsidRPr="00CF739D">
        <w:rPr>
          <w:b/>
          <w:lang w:val="en-US"/>
        </w:rPr>
        <w:t>BẢNG LABEL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74E81476" w14:textId="77777777" w:rsidTr="006871B5">
        <w:trPr>
          <w:trHeight w:val="300"/>
        </w:trPr>
        <w:tc>
          <w:tcPr>
            <w:tcW w:w="708" w:type="dxa"/>
            <w:noWrap/>
            <w:vAlign w:val="center"/>
            <w:hideMark/>
          </w:tcPr>
          <w:p w14:paraId="653E50D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2AFD3C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4E5D04F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1933E2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8C37B1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E56DC6E"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55533A1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25F578" w14:textId="77777777" w:rsidTr="00CF739D">
        <w:trPr>
          <w:trHeight w:val="300"/>
        </w:trPr>
        <w:tc>
          <w:tcPr>
            <w:tcW w:w="708" w:type="dxa"/>
            <w:noWrap/>
            <w:vAlign w:val="center"/>
            <w:hideMark/>
          </w:tcPr>
          <w:p w14:paraId="0665F519" w14:textId="77777777" w:rsidR="006871B5" w:rsidRPr="00920004" w:rsidRDefault="006871B5" w:rsidP="00CF739D">
            <w:pPr>
              <w:spacing w:before="240" w:line="0" w:lineRule="atLeast"/>
              <w:jc w:val="center"/>
            </w:pPr>
            <w:r w:rsidRPr="00920004">
              <w:t>1</w:t>
            </w:r>
          </w:p>
        </w:tc>
        <w:tc>
          <w:tcPr>
            <w:tcW w:w="1820" w:type="dxa"/>
            <w:noWrap/>
            <w:hideMark/>
          </w:tcPr>
          <w:p w14:paraId="107867DF" w14:textId="77777777" w:rsidR="006871B5" w:rsidRPr="00920004" w:rsidRDefault="006871B5" w:rsidP="00CF739D">
            <w:r w:rsidRPr="00920004">
              <w:t>id</w:t>
            </w:r>
          </w:p>
        </w:tc>
        <w:tc>
          <w:tcPr>
            <w:tcW w:w="1300" w:type="dxa"/>
            <w:noWrap/>
            <w:hideMark/>
          </w:tcPr>
          <w:p w14:paraId="76359ACB" w14:textId="77777777" w:rsidR="006871B5" w:rsidRPr="00920004" w:rsidRDefault="006871B5" w:rsidP="00CF739D">
            <w:r w:rsidRPr="00920004">
              <w:t>numeric</w:t>
            </w:r>
          </w:p>
        </w:tc>
        <w:tc>
          <w:tcPr>
            <w:tcW w:w="1098" w:type="dxa"/>
            <w:noWrap/>
            <w:vAlign w:val="center"/>
            <w:hideMark/>
          </w:tcPr>
          <w:p w14:paraId="01805436" w14:textId="77777777" w:rsidR="006871B5" w:rsidRPr="00920004" w:rsidRDefault="006871B5" w:rsidP="00CF739D">
            <w:pPr>
              <w:jc w:val="center"/>
            </w:pPr>
          </w:p>
        </w:tc>
        <w:tc>
          <w:tcPr>
            <w:tcW w:w="838" w:type="dxa"/>
            <w:noWrap/>
            <w:vAlign w:val="center"/>
            <w:hideMark/>
          </w:tcPr>
          <w:p w14:paraId="332B55D6" w14:textId="77777777" w:rsidR="006871B5" w:rsidRPr="00920004" w:rsidRDefault="006871B5" w:rsidP="00CF739D">
            <w:pPr>
              <w:jc w:val="center"/>
            </w:pPr>
            <w:r w:rsidRPr="00920004">
              <w:t>X</w:t>
            </w:r>
          </w:p>
        </w:tc>
        <w:tc>
          <w:tcPr>
            <w:tcW w:w="823" w:type="dxa"/>
            <w:noWrap/>
            <w:vAlign w:val="center"/>
            <w:hideMark/>
          </w:tcPr>
          <w:p w14:paraId="2088D1C1" w14:textId="77777777" w:rsidR="006871B5" w:rsidRPr="00920004" w:rsidRDefault="006871B5" w:rsidP="00CF739D">
            <w:pPr>
              <w:jc w:val="center"/>
            </w:pPr>
          </w:p>
        </w:tc>
        <w:tc>
          <w:tcPr>
            <w:tcW w:w="2138" w:type="dxa"/>
            <w:noWrap/>
            <w:hideMark/>
          </w:tcPr>
          <w:p w14:paraId="3BE3A461" w14:textId="77777777" w:rsidR="006871B5" w:rsidRPr="00920004" w:rsidRDefault="006871B5" w:rsidP="00CF739D">
            <w:pPr>
              <w:rPr>
                <w:lang w:val="en-US"/>
              </w:rPr>
            </w:pPr>
            <w:r w:rsidRPr="00920004">
              <w:t xml:space="preserve">ID </w:t>
            </w:r>
            <w:r w:rsidRPr="00920004">
              <w:rPr>
                <w:lang w:val="en-US"/>
              </w:rPr>
              <w:t>nhãn hiệu</w:t>
            </w:r>
          </w:p>
        </w:tc>
      </w:tr>
      <w:tr w:rsidR="006871B5" w:rsidRPr="00920004" w14:paraId="3E6927CB" w14:textId="77777777" w:rsidTr="00CF739D">
        <w:trPr>
          <w:trHeight w:val="300"/>
        </w:trPr>
        <w:tc>
          <w:tcPr>
            <w:tcW w:w="708" w:type="dxa"/>
            <w:noWrap/>
            <w:vAlign w:val="center"/>
            <w:hideMark/>
          </w:tcPr>
          <w:p w14:paraId="7646BEAD" w14:textId="77777777" w:rsidR="006871B5" w:rsidRPr="00920004" w:rsidRDefault="006871B5" w:rsidP="00CF739D">
            <w:pPr>
              <w:spacing w:before="240" w:line="0" w:lineRule="atLeast"/>
              <w:jc w:val="center"/>
            </w:pPr>
            <w:r w:rsidRPr="00920004">
              <w:t>2</w:t>
            </w:r>
          </w:p>
        </w:tc>
        <w:tc>
          <w:tcPr>
            <w:tcW w:w="1820" w:type="dxa"/>
            <w:noWrap/>
            <w:hideMark/>
          </w:tcPr>
          <w:p w14:paraId="130DFAFF" w14:textId="77777777" w:rsidR="006871B5" w:rsidRPr="00920004" w:rsidRDefault="006871B5" w:rsidP="00CF739D">
            <w:r w:rsidRPr="00920004">
              <w:t>label_name</w:t>
            </w:r>
          </w:p>
        </w:tc>
        <w:tc>
          <w:tcPr>
            <w:tcW w:w="1300" w:type="dxa"/>
            <w:noWrap/>
            <w:hideMark/>
          </w:tcPr>
          <w:p w14:paraId="1A62BDC3" w14:textId="7D8D77F5" w:rsidR="006871B5" w:rsidRPr="00920004" w:rsidRDefault="00E452E5" w:rsidP="00CF739D">
            <w:r w:rsidRPr="00920004">
              <w:t>varchar</w:t>
            </w:r>
          </w:p>
        </w:tc>
        <w:tc>
          <w:tcPr>
            <w:tcW w:w="1098" w:type="dxa"/>
            <w:noWrap/>
            <w:vAlign w:val="center"/>
            <w:hideMark/>
          </w:tcPr>
          <w:p w14:paraId="5916B35C" w14:textId="77777777" w:rsidR="006871B5" w:rsidRPr="00920004" w:rsidRDefault="006871B5" w:rsidP="00CF739D">
            <w:pPr>
              <w:jc w:val="center"/>
            </w:pPr>
          </w:p>
        </w:tc>
        <w:tc>
          <w:tcPr>
            <w:tcW w:w="838" w:type="dxa"/>
            <w:noWrap/>
            <w:vAlign w:val="center"/>
            <w:hideMark/>
          </w:tcPr>
          <w:p w14:paraId="56EBC23D" w14:textId="77777777" w:rsidR="006871B5" w:rsidRPr="00920004" w:rsidRDefault="006871B5" w:rsidP="00CF739D">
            <w:pPr>
              <w:jc w:val="center"/>
            </w:pPr>
          </w:p>
        </w:tc>
        <w:tc>
          <w:tcPr>
            <w:tcW w:w="823" w:type="dxa"/>
            <w:noWrap/>
            <w:vAlign w:val="center"/>
            <w:hideMark/>
          </w:tcPr>
          <w:p w14:paraId="2D8774A1" w14:textId="77777777" w:rsidR="006871B5" w:rsidRPr="00920004" w:rsidRDefault="006871B5" w:rsidP="00CF739D">
            <w:pPr>
              <w:jc w:val="center"/>
            </w:pPr>
          </w:p>
        </w:tc>
        <w:tc>
          <w:tcPr>
            <w:tcW w:w="2138" w:type="dxa"/>
            <w:noWrap/>
            <w:hideMark/>
          </w:tcPr>
          <w:p w14:paraId="40920F7E" w14:textId="77777777" w:rsidR="006871B5" w:rsidRPr="00920004" w:rsidRDefault="006871B5" w:rsidP="00CF739D">
            <w:pPr>
              <w:rPr>
                <w:lang w:val="en-US"/>
              </w:rPr>
            </w:pPr>
            <w:r w:rsidRPr="00920004">
              <w:rPr>
                <w:lang w:val="en-US"/>
              </w:rPr>
              <w:t>Nhãn hiệu</w:t>
            </w:r>
          </w:p>
        </w:tc>
      </w:tr>
      <w:tr w:rsidR="006871B5" w:rsidRPr="00920004" w14:paraId="7C14DD8F" w14:textId="77777777" w:rsidTr="00CF739D">
        <w:trPr>
          <w:trHeight w:val="300"/>
        </w:trPr>
        <w:tc>
          <w:tcPr>
            <w:tcW w:w="708" w:type="dxa"/>
            <w:noWrap/>
            <w:vAlign w:val="center"/>
            <w:hideMark/>
          </w:tcPr>
          <w:p w14:paraId="63287A79"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22EF6B18" w14:textId="77777777" w:rsidR="006871B5" w:rsidRPr="00920004" w:rsidRDefault="006871B5" w:rsidP="00CF739D">
            <w:r w:rsidRPr="00920004">
              <w:t>status</w:t>
            </w:r>
          </w:p>
        </w:tc>
        <w:tc>
          <w:tcPr>
            <w:tcW w:w="1300" w:type="dxa"/>
            <w:noWrap/>
            <w:hideMark/>
          </w:tcPr>
          <w:p w14:paraId="55EC4A37" w14:textId="0E26ADC3" w:rsidR="006871B5" w:rsidRPr="00920004" w:rsidRDefault="00E452E5" w:rsidP="00CF739D">
            <w:r w:rsidRPr="00920004">
              <w:t>varchar</w:t>
            </w:r>
          </w:p>
        </w:tc>
        <w:tc>
          <w:tcPr>
            <w:tcW w:w="1098" w:type="dxa"/>
            <w:noWrap/>
            <w:vAlign w:val="center"/>
            <w:hideMark/>
          </w:tcPr>
          <w:p w14:paraId="64E7F94B" w14:textId="77777777" w:rsidR="006871B5" w:rsidRPr="00920004" w:rsidRDefault="006871B5" w:rsidP="00CF739D">
            <w:pPr>
              <w:jc w:val="center"/>
            </w:pPr>
            <w:r w:rsidRPr="00920004">
              <w:t>X</w:t>
            </w:r>
          </w:p>
        </w:tc>
        <w:tc>
          <w:tcPr>
            <w:tcW w:w="838" w:type="dxa"/>
            <w:noWrap/>
            <w:vAlign w:val="center"/>
            <w:hideMark/>
          </w:tcPr>
          <w:p w14:paraId="32539FDE" w14:textId="77777777" w:rsidR="006871B5" w:rsidRPr="00920004" w:rsidRDefault="006871B5" w:rsidP="00CF739D">
            <w:pPr>
              <w:jc w:val="center"/>
            </w:pPr>
          </w:p>
        </w:tc>
        <w:tc>
          <w:tcPr>
            <w:tcW w:w="823" w:type="dxa"/>
            <w:noWrap/>
            <w:vAlign w:val="center"/>
            <w:hideMark/>
          </w:tcPr>
          <w:p w14:paraId="4D28D786" w14:textId="77777777" w:rsidR="006871B5" w:rsidRPr="00920004" w:rsidRDefault="006871B5" w:rsidP="00CF739D">
            <w:pPr>
              <w:jc w:val="center"/>
            </w:pPr>
          </w:p>
        </w:tc>
        <w:tc>
          <w:tcPr>
            <w:tcW w:w="2138" w:type="dxa"/>
            <w:noWrap/>
            <w:hideMark/>
          </w:tcPr>
          <w:p w14:paraId="32E0FB49" w14:textId="77777777" w:rsidR="006871B5" w:rsidRPr="00920004" w:rsidRDefault="006871B5" w:rsidP="00CF739D">
            <w:r w:rsidRPr="00920004">
              <w:t>Trạng thái</w:t>
            </w:r>
          </w:p>
        </w:tc>
      </w:tr>
    </w:tbl>
    <w:p w14:paraId="50ACC1C7" w14:textId="3A7421AE" w:rsidR="00E452E5" w:rsidRPr="00CF739D" w:rsidRDefault="006871B5" w:rsidP="00CF739D">
      <w:pPr>
        <w:pStyle w:val="Caption"/>
      </w:pPr>
      <w:bookmarkStart w:id="2633" w:name="_Toc53150461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22</w:t>
      </w:r>
      <w:r w:rsidR="00D632EE" w:rsidRPr="00CF739D">
        <w:fldChar w:fldCharType="end"/>
      </w:r>
      <w:r w:rsidRPr="00920004">
        <w:t xml:space="preserve"> Bảng dữ liệu nh</w:t>
      </w:r>
      <w:r w:rsidR="00BD0851" w:rsidRPr="00920004">
        <w:rPr>
          <w:lang w:val="en-US"/>
        </w:rPr>
        <w:t>ã</w:t>
      </w:r>
      <w:r w:rsidRPr="00920004">
        <w:t>n hiệu</w:t>
      </w:r>
      <w:bookmarkEnd w:id="2633"/>
    </w:p>
    <w:p w14:paraId="45FDCCBF" w14:textId="77777777" w:rsidR="006871B5" w:rsidRPr="00CF739D" w:rsidRDefault="006871B5" w:rsidP="00CF739D">
      <w:pPr>
        <w:rPr>
          <w:b/>
          <w:lang w:val="en-US"/>
        </w:rPr>
      </w:pPr>
      <w:r w:rsidRPr="00CF739D">
        <w:rPr>
          <w:b/>
          <w:lang w:val="en-US"/>
        </w:rPr>
        <w:t>BẢNG MATERIAL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4585ADF6" w14:textId="77777777" w:rsidTr="00CF739D">
        <w:trPr>
          <w:trHeight w:val="300"/>
        </w:trPr>
        <w:tc>
          <w:tcPr>
            <w:tcW w:w="708" w:type="dxa"/>
            <w:noWrap/>
            <w:vAlign w:val="center"/>
            <w:hideMark/>
          </w:tcPr>
          <w:p w14:paraId="34A49F0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A7632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387B91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8D4804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4AAE63"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B10F072"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3E50F3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5B41C1" w14:textId="77777777" w:rsidTr="00CF739D">
        <w:trPr>
          <w:trHeight w:val="300"/>
        </w:trPr>
        <w:tc>
          <w:tcPr>
            <w:tcW w:w="708" w:type="dxa"/>
            <w:noWrap/>
            <w:vAlign w:val="center"/>
            <w:hideMark/>
          </w:tcPr>
          <w:p w14:paraId="346F8F4F" w14:textId="77777777" w:rsidR="006871B5" w:rsidRPr="00920004" w:rsidRDefault="006871B5" w:rsidP="00CF739D">
            <w:pPr>
              <w:spacing w:before="240" w:line="0" w:lineRule="atLeast"/>
              <w:jc w:val="center"/>
            </w:pPr>
            <w:r w:rsidRPr="00920004">
              <w:t>1</w:t>
            </w:r>
          </w:p>
        </w:tc>
        <w:tc>
          <w:tcPr>
            <w:tcW w:w="1820" w:type="dxa"/>
            <w:noWrap/>
            <w:hideMark/>
          </w:tcPr>
          <w:p w14:paraId="36D9947B" w14:textId="77777777" w:rsidR="006871B5" w:rsidRPr="00920004" w:rsidRDefault="006871B5" w:rsidP="00CF739D">
            <w:r w:rsidRPr="00920004">
              <w:t>id</w:t>
            </w:r>
          </w:p>
        </w:tc>
        <w:tc>
          <w:tcPr>
            <w:tcW w:w="1300" w:type="dxa"/>
            <w:noWrap/>
            <w:hideMark/>
          </w:tcPr>
          <w:p w14:paraId="5421F0CC" w14:textId="77777777" w:rsidR="006871B5" w:rsidRPr="00920004" w:rsidRDefault="006871B5" w:rsidP="00CF739D">
            <w:r w:rsidRPr="00920004">
              <w:t>numeric</w:t>
            </w:r>
          </w:p>
        </w:tc>
        <w:tc>
          <w:tcPr>
            <w:tcW w:w="1098" w:type="dxa"/>
            <w:noWrap/>
            <w:vAlign w:val="center"/>
            <w:hideMark/>
          </w:tcPr>
          <w:p w14:paraId="351FB234" w14:textId="77777777" w:rsidR="006871B5" w:rsidRPr="00920004" w:rsidRDefault="006871B5" w:rsidP="00CF739D">
            <w:pPr>
              <w:jc w:val="center"/>
            </w:pPr>
          </w:p>
        </w:tc>
        <w:tc>
          <w:tcPr>
            <w:tcW w:w="838" w:type="dxa"/>
            <w:noWrap/>
            <w:vAlign w:val="center"/>
            <w:hideMark/>
          </w:tcPr>
          <w:p w14:paraId="1C04448B" w14:textId="77777777" w:rsidR="006871B5" w:rsidRPr="00920004" w:rsidRDefault="006871B5" w:rsidP="00CF739D">
            <w:pPr>
              <w:jc w:val="center"/>
            </w:pPr>
            <w:r w:rsidRPr="00920004">
              <w:t>X</w:t>
            </w:r>
          </w:p>
        </w:tc>
        <w:tc>
          <w:tcPr>
            <w:tcW w:w="823" w:type="dxa"/>
            <w:noWrap/>
            <w:vAlign w:val="center"/>
            <w:hideMark/>
          </w:tcPr>
          <w:p w14:paraId="6AC63F31" w14:textId="77777777" w:rsidR="006871B5" w:rsidRPr="00920004" w:rsidRDefault="006871B5" w:rsidP="00CF739D">
            <w:pPr>
              <w:jc w:val="center"/>
            </w:pPr>
          </w:p>
        </w:tc>
        <w:tc>
          <w:tcPr>
            <w:tcW w:w="2138" w:type="dxa"/>
            <w:noWrap/>
            <w:hideMark/>
          </w:tcPr>
          <w:p w14:paraId="52732B91"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C50CC44" w14:textId="77777777" w:rsidTr="00CF739D">
        <w:trPr>
          <w:trHeight w:val="300"/>
        </w:trPr>
        <w:tc>
          <w:tcPr>
            <w:tcW w:w="708" w:type="dxa"/>
            <w:noWrap/>
            <w:vAlign w:val="center"/>
            <w:hideMark/>
          </w:tcPr>
          <w:p w14:paraId="72F6480D" w14:textId="77777777" w:rsidR="006871B5" w:rsidRPr="00920004" w:rsidRDefault="006871B5" w:rsidP="00CF739D">
            <w:pPr>
              <w:spacing w:before="240" w:line="0" w:lineRule="atLeast"/>
              <w:jc w:val="center"/>
            </w:pPr>
            <w:r w:rsidRPr="00920004">
              <w:t>2</w:t>
            </w:r>
          </w:p>
        </w:tc>
        <w:tc>
          <w:tcPr>
            <w:tcW w:w="1820" w:type="dxa"/>
            <w:noWrap/>
            <w:hideMark/>
          </w:tcPr>
          <w:p w14:paraId="6D370ABD" w14:textId="77777777" w:rsidR="006871B5" w:rsidRPr="00920004" w:rsidRDefault="006871B5" w:rsidP="00CF739D">
            <w:r w:rsidRPr="00920004">
              <w:t>material_name</w:t>
            </w:r>
          </w:p>
        </w:tc>
        <w:tc>
          <w:tcPr>
            <w:tcW w:w="1300" w:type="dxa"/>
            <w:noWrap/>
            <w:hideMark/>
          </w:tcPr>
          <w:p w14:paraId="73A3E3C7" w14:textId="41A92AFA" w:rsidR="006871B5" w:rsidRPr="00920004" w:rsidRDefault="00E452E5" w:rsidP="00CF739D">
            <w:r w:rsidRPr="00920004">
              <w:t>varchar</w:t>
            </w:r>
          </w:p>
        </w:tc>
        <w:tc>
          <w:tcPr>
            <w:tcW w:w="1098" w:type="dxa"/>
            <w:noWrap/>
            <w:vAlign w:val="center"/>
            <w:hideMark/>
          </w:tcPr>
          <w:p w14:paraId="71663184" w14:textId="77777777" w:rsidR="006871B5" w:rsidRPr="00920004" w:rsidRDefault="006871B5" w:rsidP="00CF739D">
            <w:pPr>
              <w:jc w:val="center"/>
            </w:pPr>
          </w:p>
        </w:tc>
        <w:tc>
          <w:tcPr>
            <w:tcW w:w="838" w:type="dxa"/>
            <w:noWrap/>
            <w:vAlign w:val="center"/>
            <w:hideMark/>
          </w:tcPr>
          <w:p w14:paraId="78868844" w14:textId="77777777" w:rsidR="006871B5" w:rsidRPr="00920004" w:rsidRDefault="006871B5" w:rsidP="00CF739D">
            <w:pPr>
              <w:jc w:val="center"/>
            </w:pPr>
          </w:p>
        </w:tc>
        <w:tc>
          <w:tcPr>
            <w:tcW w:w="823" w:type="dxa"/>
            <w:noWrap/>
            <w:vAlign w:val="center"/>
            <w:hideMark/>
          </w:tcPr>
          <w:p w14:paraId="5C268785" w14:textId="77777777" w:rsidR="006871B5" w:rsidRPr="00920004" w:rsidRDefault="006871B5" w:rsidP="00CF739D">
            <w:pPr>
              <w:jc w:val="center"/>
            </w:pPr>
          </w:p>
        </w:tc>
        <w:tc>
          <w:tcPr>
            <w:tcW w:w="2138" w:type="dxa"/>
            <w:noWrap/>
            <w:hideMark/>
          </w:tcPr>
          <w:p w14:paraId="4D29EC08" w14:textId="77777777" w:rsidR="006871B5" w:rsidRPr="00920004" w:rsidRDefault="006871B5" w:rsidP="00CF739D">
            <w:pPr>
              <w:rPr>
                <w:lang w:val="en-US"/>
              </w:rPr>
            </w:pPr>
            <w:r w:rsidRPr="00920004">
              <w:rPr>
                <w:lang w:val="en-US"/>
              </w:rPr>
              <w:t>Tên chất liệu</w:t>
            </w:r>
          </w:p>
        </w:tc>
      </w:tr>
      <w:tr w:rsidR="006871B5" w:rsidRPr="00920004" w14:paraId="0AAF5D1F" w14:textId="77777777" w:rsidTr="00CF739D">
        <w:trPr>
          <w:trHeight w:val="300"/>
        </w:trPr>
        <w:tc>
          <w:tcPr>
            <w:tcW w:w="708" w:type="dxa"/>
            <w:noWrap/>
            <w:vAlign w:val="center"/>
            <w:hideMark/>
          </w:tcPr>
          <w:p w14:paraId="22B932FB"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35E59EB3" w14:textId="77777777" w:rsidR="006871B5" w:rsidRPr="00920004" w:rsidRDefault="006871B5" w:rsidP="00CF739D">
            <w:r w:rsidRPr="00920004">
              <w:t>status</w:t>
            </w:r>
          </w:p>
        </w:tc>
        <w:tc>
          <w:tcPr>
            <w:tcW w:w="1300" w:type="dxa"/>
            <w:noWrap/>
            <w:hideMark/>
          </w:tcPr>
          <w:p w14:paraId="450618DC" w14:textId="234F25FC" w:rsidR="006871B5" w:rsidRPr="00920004" w:rsidRDefault="00E452E5" w:rsidP="00CF739D">
            <w:r w:rsidRPr="00920004">
              <w:t>varchar</w:t>
            </w:r>
          </w:p>
        </w:tc>
        <w:tc>
          <w:tcPr>
            <w:tcW w:w="1098" w:type="dxa"/>
            <w:noWrap/>
            <w:vAlign w:val="center"/>
            <w:hideMark/>
          </w:tcPr>
          <w:p w14:paraId="15F495FA" w14:textId="77777777" w:rsidR="006871B5" w:rsidRPr="00920004" w:rsidRDefault="006871B5" w:rsidP="00CF739D">
            <w:pPr>
              <w:jc w:val="center"/>
            </w:pPr>
            <w:r w:rsidRPr="00920004">
              <w:t>X</w:t>
            </w:r>
          </w:p>
        </w:tc>
        <w:tc>
          <w:tcPr>
            <w:tcW w:w="838" w:type="dxa"/>
            <w:noWrap/>
            <w:vAlign w:val="center"/>
            <w:hideMark/>
          </w:tcPr>
          <w:p w14:paraId="632A5A6E" w14:textId="77777777" w:rsidR="006871B5" w:rsidRPr="00920004" w:rsidRDefault="006871B5" w:rsidP="00CF739D">
            <w:pPr>
              <w:jc w:val="center"/>
            </w:pPr>
          </w:p>
        </w:tc>
        <w:tc>
          <w:tcPr>
            <w:tcW w:w="823" w:type="dxa"/>
            <w:noWrap/>
            <w:vAlign w:val="center"/>
            <w:hideMark/>
          </w:tcPr>
          <w:p w14:paraId="6ADC1A28" w14:textId="77777777" w:rsidR="006871B5" w:rsidRPr="00920004" w:rsidRDefault="006871B5" w:rsidP="00CF739D">
            <w:pPr>
              <w:jc w:val="center"/>
            </w:pPr>
          </w:p>
        </w:tc>
        <w:tc>
          <w:tcPr>
            <w:tcW w:w="2138" w:type="dxa"/>
            <w:noWrap/>
            <w:hideMark/>
          </w:tcPr>
          <w:p w14:paraId="18E45576" w14:textId="77777777" w:rsidR="006871B5" w:rsidRPr="00920004" w:rsidRDefault="006871B5" w:rsidP="00CF739D">
            <w:r w:rsidRPr="00920004">
              <w:t>Trạng thái</w:t>
            </w:r>
          </w:p>
        </w:tc>
      </w:tr>
    </w:tbl>
    <w:p w14:paraId="04942C28" w14:textId="3ACC75EA" w:rsidR="006871B5" w:rsidRPr="00CF739D" w:rsidRDefault="006871B5" w:rsidP="00CF739D">
      <w:pPr>
        <w:pStyle w:val="Caption"/>
      </w:pPr>
      <w:bookmarkStart w:id="2634" w:name="_Toc53150461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23</w:t>
      </w:r>
      <w:r w:rsidR="00D632EE" w:rsidRPr="00CF739D">
        <w:fldChar w:fldCharType="end"/>
      </w:r>
      <w:r w:rsidRPr="00920004">
        <w:t xml:space="preserve"> Bảng dữ liệu chất liệu</w:t>
      </w:r>
      <w:bookmarkEnd w:id="2634"/>
    </w:p>
    <w:p w14:paraId="436EAF5B" w14:textId="77777777" w:rsidR="006871B5" w:rsidRPr="00CF739D" w:rsidRDefault="006871B5" w:rsidP="00CF739D">
      <w:pPr>
        <w:rPr>
          <w:b/>
          <w:lang w:val="en-US"/>
        </w:rPr>
      </w:pPr>
      <w:r w:rsidRPr="00CF739D">
        <w:rPr>
          <w:b/>
          <w:lang w:val="en-US"/>
        </w:rPr>
        <w:t>BẢNG POST</w:t>
      </w:r>
    </w:p>
    <w:tbl>
      <w:tblPr>
        <w:tblStyle w:val="TableGrid"/>
        <w:tblW w:w="8725" w:type="dxa"/>
        <w:tblLook w:val="04A0" w:firstRow="1" w:lastRow="0" w:firstColumn="1" w:lastColumn="0" w:noHBand="0" w:noVBand="1"/>
      </w:tblPr>
      <w:tblGrid>
        <w:gridCol w:w="708"/>
        <w:gridCol w:w="2209"/>
        <w:gridCol w:w="1300"/>
        <w:gridCol w:w="1098"/>
        <w:gridCol w:w="838"/>
        <w:gridCol w:w="823"/>
        <w:gridCol w:w="1749"/>
      </w:tblGrid>
      <w:tr w:rsidR="006871B5" w:rsidRPr="00920004" w14:paraId="2CB4EBEA" w14:textId="77777777" w:rsidTr="006871B5">
        <w:trPr>
          <w:trHeight w:val="300"/>
        </w:trPr>
        <w:tc>
          <w:tcPr>
            <w:tcW w:w="708" w:type="dxa"/>
            <w:noWrap/>
            <w:vAlign w:val="center"/>
            <w:hideMark/>
          </w:tcPr>
          <w:p w14:paraId="084A1213" w14:textId="77777777" w:rsidR="006871B5" w:rsidRPr="00920004" w:rsidRDefault="006871B5" w:rsidP="00CF739D">
            <w:pPr>
              <w:spacing w:before="240" w:line="0" w:lineRule="atLeast"/>
              <w:jc w:val="center"/>
              <w:rPr>
                <w:b/>
                <w:bCs/>
              </w:rPr>
            </w:pPr>
            <w:r w:rsidRPr="00920004">
              <w:rPr>
                <w:b/>
                <w:bCs/>
                <w:lang w:val="da-DK"/>
              </w:rPr>
              <w:t>STT</w:t>
            </w:r>
          </w:p>
        </w:tc>
        <w:tc>
          <w:tcPr>
            <w:tcW w:w="2209" w:type="dxa"/>
            <w:noWrap/>
            <w:vAlign w:val="center"/>
            <w:hideMark/>
          </w:tcPr>
          <w:p w14:paraId="1CA4187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E4BD54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E4250F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129392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5832938" w14:textId="77777777" w:rsidR="006871B5" w:rsidRPr="00920004" w:rsidRDefault="006871B5" w:rsidP="00CF739D">
            <w:pPr>
              <w:spacing w:before="240" w:line="0" w:lineRule="atLeast"/>
              <w:jc w:val="center"/>
              <w:rPr>
                <w:b/>
                <w:bCs/>
              </w:rPr>
            </w:pPr>
            <w:r w:rsidRPr="00920004">
              <w:rPr>
                <w:b/>
                <w:bCs/>
                <w:lang w:val="da-DK"/>
              </w:rPr>
              <w:t>Khóa ngoại</w:t>
            </w:r>
          </w:p>
        </w:tc>
        <w:tc>
          <w:tcPr>
            <w:tcW w:w="1749" w:type="dxa"/>
            <w:noWrap/>
            <w:vAlign w:val="center"/>
            <w:hideMark/>
          </w:tcPr>
          <w:p w14:paraId="23D13A4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9D76D0D" w14:textId="77777777" w:rsidTr="006871B5">
        <w:trPr>
          <w:trHeight w:val="300"/>
        </w:trPr>
        <w:tc>
          <w:tcPr>
            <w:tcW w:w="708" w:type="dxa"/>
            <w:noWrap/>
            <w:vAlign w:val="center"/>
            <w:hideMark/>
          </w:tcPr>
          <w:p w14:paraId="33CB461A" w14:textId="77777777" w:rsidR="006871B5" w:rsidRPr="00920004" w:rsidRDefault="006871B5" w:rsidP="00CF739D">
            <w:pPr>
              <w:spacing w:before="240" w:line="0" w:lineRule="atLeast"/>
              <w:jc w:val="center"/>
            </w:pPr>
            <w:r w:rsidRPr="00920004">
              <w:t>1</w:t>
            </w:r>
          </w:p>
        </w:tc>
        <w:tc>
          <w:tcPr>
            <w:tcW w:w="2209" w:type="dxa"/>
            <w:noWrap/>
            <w:hideMark/>
          </w:tcPr>
          <w:p w14:paraId="184D21F9" w14:textId="77777777" w:rsidR="006871B5" w:rsidRPr="00920004" w:rsidRDefault="006871B5" w:rsidP="00CF739D">
            <w:r w:rsidRPr="00920004">
              <w:t>id</w:t>
            </w:r>
          </w:p>
        </w:tc>
        <w:tc>
          <w:tcPr>
            <w:tcW w:w="1300" w:type="dxa"/>
            <w:noWrap/>
            <w:hideMark/>
          </w:tcPr>
          <w:p w14:paraId="621D0EB8" w14:textId="77777777" w:rsidR="006871B5" w:rsidRPr="00920004" w:rsidRDefault="006871B5" w:rsidP="00CF739D">
            <w:r w:rsidRPr="00920004">
              <w:t>numeric</w:t>
            </w:r>
          </w:p>
        </w:tc>
        <w:tc>
          <w:tcPr>
            <w:tcW w:w="1098" w:type="dxa"/>
            <w:noWrap/>
            <w:vAlign w:val="center"/>
            <w:hideMark/>
          </w:tcPr>
          <w:p w14:paraId="0FCA8AB4" w14:textId="77777777" w:rsidR="006871B5" w:rsidRPr="00920004" w:rsidRDefault="006871B5" w:rsidP="00CF739D">
            <w:pPr>
              <w:jc w:val="center"/>
            </w:pPr>
          </w:p>
        </w:tc>
        <w:tc>
          <w:tcPr>
            <w:tcW w:w="838" w:type="dxa"/>
            <w:noWrap/>
            <w:vAlign w:val="center"/>
            <w:hideMark/>
          </w:tcPr>
          <w:p w14:paraId="6837D768" w14:textId="77777777" w:rsidR="006871B5" w:rsidRPr="00920004" w:rsidRDefault="006871B5" w:rsidP="00CF739D">
            <w:pPr>
              <w:jc w:val="center"/>
            </w:pPr>
            <w:r w:rsidRPr="00920004">
              <w:t>X</w:t>
            </w:r>
          </w:p>
        </w:tc>
        <w:tc>
          <w:tcPr>
            <w:tcW w:w="823" w:type="dxa"/>
            <w:noWrap/>
            <w:vAlign w:val="center"/>
            <w:hideMark/>
          </w:tcPr>
          <w:p w14:paraId="414F9D94" w14:textId="77777777" w:rsidR="006871B5" w:rsidRPr="00920004" w:rsidRDefault="006871B5" w:rsidP="00CF739D">
            <w:pPr>
              <w:jc w:val="center"/>
            </w:pPr>
          </w:p>
        </w:tc>
        <w:tc>
          <w:tcPr>
            <w:tcW w:w="1749" w:type="dxa"/>
            <w:noWrap/>
            <w:hideMark/>
          </w:tcPr>
          <w:p w14:paraId="265D06B7" w14:textId="77777777" w:rsidR="006871B5" w:rsidRPr="00920004" w:rsidRDefault="006871B5" w:rsidP="00CF739D">
            <w:pPr>
              <w:rPr>
                <w:lang w:val="en-US"/>
              </w:rPr>
            </w:pPr>
            <w:r w:rsidRPr="00920004">
              <w:t>ID</w:t>
            </w:r>
          </w:p>
        </w:tc>
      </w:tr>
      <w:tr w:rsidR="006871B5" w:rsidRPr="00920004" w14:paraId="5BFF099B" w14:textId="77777777" w:rsidTr="006871B5">
        <w:trPr>
          <w:trHeight w:val="300"/>
        </w:trPr>
        <w:tc>
          <w:tcPr>
            <w:tcW w:w="708" w:type="dxa"/>
            <w:noWrap/>
            <w:vAlign w:val="center"/>
            <w:hideMark/>
          </w:tcPr>
          <w:p w14:paraId="387F6C02" w14:textId="77777777" w:rsidR="006871B5" w:rsidRPr="00920004" w:rsidRDefault="006871B5" w:rsidP="00CF739D">
            <w:pPr>
              <w:spacing w:before="240" w:line="0" w:lineRule="atLeast"/>
              <w:jc w:val="center"/>
            </w:pPr>
            <w:r w:rsidRPr="00920004">
              <w:t>2</w:t>
            </w:r>
          </w:p>
        </w:tc>
        <w:tc>
          <w:tcPr>
            <w:tcW w:w="2209" w:type="dxa"/>
            <w:noWrap/>
            <w:hideMark/>
          </w:tcPr>
          <w:p w14:paraId="0B5F4BDE" w14:textId="77777777" w:rsidR="006871B5" w:rsidRPr="00920004" w:rsidRDefault="006871B5" w:rsidP="00CF739D">
            <w:pPr>
              <w:rPr>
                <w:lang w:val="en-US"/>
              </w:rPr>
            </w:pPr>
            <w:r w:rsidRPr="00920004">
              <w:rPr>
                <w:lang w:val="en-US"/>
              </w:rPr>
              <w:t>head_line</w:t>
            </w:r>
          </w:p>
        </w:tc>
        <w:tc>
          <w:tcPr>
            <w:tcW w:w="1300" w:type="dxa"/>
            <w:noWrap/>
            <w:hideMark/>
          </w:tcPr>
          <w:p w14:paraId="61EE2D88" w14:textId="075CFDA8" w:rsidR="006871B5" w:rsidRPr="00920004" w:rsidRDefault="00E452E5" w:rsidP="00CF739D">
            <w:r w:rsidRPr="00920004">
              <w:t>varchar</w:t>
            </w:r>
          </w:p>
        </w:tc>
        <w:tc>
          <w:tcPr>
            <w:tcW w:w="1098" w:type="dxa"/>
            <w:noWrap/>
            <w:vAlign w:val="center"/>
            <w:hideMark/>
          </w:tcPr>
          <w:p w14:paraId="0955A8DB" w14:textId="77777777" w:rsidR="006871B5" w:rsidRPr="00920004" w:rsidRDefault="006871B5" w:rsidP="00CF739D">
            <w:pPr>
              <w:jc w:val="center"/>
            </w:pPr>
          </w:p>
        </w:tc>
        <w:tc>
          <w:tcPr>
            <w:tcW w:w="838" w:type="dxa"/>
            <w:noWrap/>
            <w:vAlign w:val="center"/>
            <w:hideMark/>
          </w:tcPr>
          <w:p w14:paraId="363B82FF" w14:textId="77777777" w:rsidR="006871B5" w:rsidRPr="00920004" w:rsidRDefault="006871B5" w:rsidP="00CF739D">
            <w:pPr>
              <w:jc w:val="center"/>
            </w:pPr>
          </w:p>
        </w:tc>
        <w:tc>
          <w:tcPr>
            <w:tcW w:w="823" w:type="dxa"/>
            <w:noWrap/>
            <w:vAlign w:val="center"/>
            <w:hideMark/>
          </w:tcPr>
          <w:p w14:paraId="241D3546" w14:textId="77777777" w:rsidR="006871B5" w:rsidRPr="00920004" w:rsidRDefault="006871B5" w:rsidP="00CF739D">
            <w:pPr>
              <w:jc w:val="center"/>
            </w:pPr>
          </w:p>
        </w:tc>
        <w:tc>
          <w:tcPr>
            <w:tcW w:w="1749" w:type="dxa"/>
            <w:noWrap/>
            <w:hideMark/>
          </w:tcPr>
          <w:p w14:paraId="0F918098" w14:textId="77777777" w:rsidR="006871B5" w:rsidRPr="00920004" w:rsidRDefault="006871B5" w:rsidP="00CF739D">
            <w:pPr>
              <w:rPr>
                <w:lang w:val="en-US"/>
              </w:rPr>
            </w:pPr>
            <w:r w:rsidRPr="00920004">
              <w:rPr>
                <w:lang w:val="en-US"/>
              </w:rPr>
              <w:t>Tên ảnh</w:t>
            </w:r>
          </w:p>
        </w:tc>
      </w:tr>
      <w:tr w:rsidR="006871B5" w:rsidRPr="00920004" w14:paraId="13054024" w14:textId="77777777" w:rsidTr="006871B5">
        <w:trPr>
          <w:trHeight w:val="300"/>
        </w:trPr>
        <w:tc>
          <w:tcPr>
            <w:tcW w:w="708" w:type="dxa"/>
            <w:noWrap/>
            <w:vAlign w:val="center"/>
            <w:hideMark/>
          </w:tcPr>
          <w:p w14:paraId="62205699" w14:textId="77777777" w:rsidR="006871B5" w:rsidRPr="00920004" w:rsidRDefault="006871B5" w:rsidP="00CF739D">
            <w:pPr>
              <w:spacing w:before="240" w:line="0" w:lineRule="atLeast"/>
              <w:jc w:val="center"/>
              <w:rPr>
                <w:lang w:val="en-US"/>
              </w:rPr>
            </w:pPr>
            <w:r w:rsidRPr="00920004">
              <w:rPr>
                <w:lang w:val="en-US"/>
              </w:rPr>
              <w:t>3</w:t>
            </w:r>
          </w:p>
        </w:tc>
        <w:tc>
          <w:tcPr>
            <w:tcW w:w="2209" w:type="dxa"/>
            <w:noWrap/>
            <w:hideMark/>
          </w:tcPr>
          <w:p w14:paraId="0DA71CE1" w14:textId="77777777" w:rsidR="006871B5" w:rsidRPr="00920004" w:rsidRDefault="006871B5" w:rsidP="00CF739D">
            <w:pPr>
              <w:rPr>
                <w:lang w:val="en-US"/>
              </w:rPr>
            </w:pPr>
            <w:r w:rsidRPr="00920004">
              <w:rPr>
                <w:lang w:val="en-US"/>
              </w:rPr>
              <w:t>body</w:t>
            </w:r>
          </w:p>
        </w:tc>
        <w:tc>
          <w:tcPr>
            <w:tcW w:w="1300" w:type="dxa"/>
            <w:noWrap/>
            <w:hideMark/>
          </w:tcPr>
          <w:p w14:paraId="5F0B896D" w14:textId="77777777" w:rsidR="006871B5" w:rsidRPr="00920004" w:rsidRDefault="006871B5" w:rsidP="00CF739D">
            <w:r w:rsidRPr="00920004">
              <w:t>numeric</w:t>
            </w:r>
          </w:p>
        </w:tc>
        <w:tc>
          <w:tcPr>
            <w:tcW w:w="1098" w:type="dxa"/>
            <w:noWrap/>
            <w:vAlign w:val="center"/>
            <w:hideMark/>
          </w:tcPr>
          <w:p w14:paraId="58A40272" w14:textId="77777777" w:rsidR="006871B5" w:rsidRPr="00920004" w:rsidRDefault="006871B5" w:rsidP="00CF739D">
            <w:pPr>
              <w:jc w:val="center"/>
            </w:pPr>
            <w:r w:rsidRPr="00920004">
              <w:t>X</w:t>
            </w:r>
          </w:p>
        </w:tc>
        <w:tc>
          <w:tcPr>
            <w:tcW w:w="838" w:type="dxa"/>
            <w:noWrap/>
            <w:vAlign w:val="center"/>
            <w:hideMark/>
          </w:tcPr>
          <w:p w14:paraId="26FEC62D" w14:textId="77777777" w:rsidR="006871B5" w:rsidRPr="00920004" w:rsidRDefault="006871B5" w:rsidP="00CF739D">
            <w:pPr>
              <w:jc w:val="center"/>
            </w:pPr>
          </w:p>
        </w:tc>
        <w:tc>
          <w:tcPr>
            <w:tcW w:w="823" w:type="dxa"/>
            <w:noWrap/>
            <w:vAlign w:val="center"/>
            <w:hideMark/>
          </w:tcPr>
          <w:p w14:paraId="1705825E" w14:textId="77777777" w:rsidR="006871B5" w:rsidRPr="00920004" w:rsidRDefault="006871B5" w:rsidP="00CF739D">
            <w:pPr>
              <w:jc w:val="center"/>
            </w:pPr>
            <w:r w:rsidRPr="00920004">
              <w:t>X</w:t>
            </w:r>
          </w:p>
        </w:tc>
        <w:tc>
          <w:tcPr>
            <w:tcW w:w="1749" w:type="dxa"/>
            <w:noWrap/>
            <w:hideMark/>
          </w:tcPr>
          <w:p w14:paraId="496717B4" w14:textId="77777777" w:rsidR="006871B5" w:rsidRPr="00920004" w:rsidRDefault="006871B5" w:rsidP="00CF739D">
            <w:pPr>
              <w:rPr>
                <w:lang w:val="en-US"/>
              </w:rPr>
            </w:pPr>
            <w:r w:rsidRPr="00920004">
              <w:rPr>
                <w:lang w:val="en-US"/>
              </w:rPr>
              <w:t>Loại ảnh</w:t>
            </w:r>
          </w:p>
        </w:tc>
      </w:tr>
      <w:tr w:rsidR="006871B5" w:rsidRPr="00920004" w14:paraId="398C2936" w14:textId="77777777" w:rsidTr="006871B5">
        <w:trPr>
          <w:trHeight w:val="300"/>
        </w:trPr>
        <w:tc>
          <w:tcPr>
            <w:tcW w:w="708" w:type="dxa"/>
            <w:noWrap/>
            <w:vAlign w:val="center"/>
            <w:hideMark/>
          </w:tcPr>
          <w:p w14:paraId="4B7A6032" w14:textId="77777777" w:rsidR="006871B5" w:rsidRPr="00920004" w:rsidRDefault="006871B5" w:rsidP="00CF739D">
            <w:pPr>
              <w:spacing w:before="240" w:line="0" w:lineRule="atLeast"/>
              <w:jc w:val="center"/>
              <w:rPr>
                <w:lang w:val="en-US"/>
              </w:rPr>
            </w:pPr>
            <w:r w:rsidRPr="00920004">
              <w:rPr>
                <w:lang w:val="en-US"/>
              </w:rPr>
              <w:t>4</w:t>
            </w:r>
          </w:p>
        </w:tc>
        <w:tc>
          <w:tcPr>
            <w:tcW w:w="2209" w:type="dxa"/>
            <w:noWrap/>
            <w:hideMark/>
          </w:tcPr>
          <w:p w14:paraId="30C94411" w14:textId="77777777" w:rsidR="006871B5" w:rsidRPr="00920004" w:rsidRDefault="006871B5" w:rsidP="00CF739D">
            <w:pPr>
              <w:rPr>
                <w:lang w:val="en-US"/>
              </w:rPr>
            </w:pPr>
            <w:r w:rsidRPr="00920004">
              <w:rPr>
                <w:lang w:val="en-US"/>
              </w:rPr>
              <w:t>header_image_file</w:t>
            </w:r>
          </w:p>
        </w:tc>
        <w:tc>
          <w:tcPr>
            <w:tcW w:w="1300" w:type="dxa"/>
            <w:noWrap/>
            <w:hideMark/>
          </w:tcPr>
          <w:p w14:paraId="34451B37" w14:textId="77777777" w:rsidR="006871B5" w:rsidRPr="00920004" w:rsidRDefault="006871B5" w:rsidP="00CF739D">
            <w:r w:rsidRPr="00920004">
              <w:t>numeric</w:t>
            </w:r>
          </w:p>
        </w:tc>
        <w:tc>
          <w:tcPr>
            <w:tcW w:w="1098" w:type="dxa"/>
            <w:noWrap/>
            <w:vAlign w:val="center"/>
            <w:hideMark/>
          </w:tcPr>
          <w:p w14:paraId="5A31DB0E" w14:textId="77777777" w:rsidR="006871B5" w:rsidRPr="00920004" w:rsidRDefault="006871B5" w:rsidP="00CF739D">
            <w:pPr>
              <w:jc w:val="center"/>
            </w:pPr>
          </w:p>
        </w:tc>
        <w:tc>
          <w:tcPr>
            <w:tcW w:w="838" w:type="dxa"/>
            <w:noWrap/>
            <w:vAlign w:val="center"/>
            <w:hideMark/>
          </w:tcPr>
          <w:p w14:paraId="45AD8C44" w14:textId="77777777" w:rsidR="006871B5" w:rsidRPr="00920004" w:rsidRDefault="006871B5" w:rsidP="00CF739D">
            <w:pPr>
              <w:jc w:val="center"/>
            </w:pPr>
          </w:p>
        </w:tc>
        <w:tc>
          <w:tcPr>
            <w:tcW w:w="823" w:type="dxa"/>
            <w:noWrap/>
            <w:vAlign w:val="center"/>
            <w:hideMark/>
          </w:tcPr>
          <w:p w14:paraId="2DEAE0ED" w14:textId="77777777" w:rsidR="006871B5" w:rsidRPr="00920004" w:rsidRDefault="006871B5" w:rsidP="00CF739D">
            <w:pPr>
              <w:jc w:val="center"/>
            </w:pPr>
            <w:r w:rsidRPr="00920004">
              <w:t>X</w:t>
            </w:r>
          </w:p>
        </w:tc>
        <w:tc>
          <w:tcPr>
            <w:tcW w:w="1749" w:type="dxa"/>
            <w:noWrap/>
            <w:hideMark/>
          </w:tcPr>
          <w:p w14:paraId="26C39DDF" w14:textId="77777777" w:rsidR="006871B5" w:rsidRPr="00920004" w:rsidRDefault="006871B5" w:rsidP="00CF739D">
            <w:pPr>
              <w:rPr>
                <w:lang w:val="en-US"/>
              </w:rPr>
            </w:pPr>
            <w:r w:rsidRPr="00920004">
              <w:rPr>
                <w:lang w:val="en-US"/>
              </w:rPr>
              <w:t>Địa chỉ ảnh</w:t>
            </w:r>
          </w:p>
        </w:tc>
      </w:tr>
    </w:tbl>
    <w:p w14:paraId="7D3C44AC" w14:textId="2EAB4C3E" w:rsidR="00BD0851" w:rsidRPr="00920004" w:rsidRDefault="006871B5" w:rsidP="00CF739D">
      <w:pPr>
        <w:pStyle w:val="Caption"/>
      </w:pPr>
      <w:bookmarkStart w:id="2635" w:name="_Toc53150461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24</w:t>
      </w:r>
      <w:r w:rsidR="00D632EE" w:rsidRPr="00CF739D">
        <w:fldChar w:fldCharType="end"/>
      </w:r>
      <w:r w:rsidRPr="00920004">
        <w:t xml:space="preserve"> Bảng dữ liệu hình ảnh</w:t>
      </w:r>
      <w:bookmarkEnd w:id="2635"/>
    </w:p>
    <w:p w14:paraId="4D9D5A81" w14:textId="77777777" w:rsidR="006871B5" w:rsidRPr="00CF739D" w:rsidRDefault="006871B5" w:rsidP="00CF739D">
      <w:pPr>
        <w:rPr>
          <w:b/>
          <w:lang w:val="en-US"/>
        </w:rPr>
      </w:pPr>
      <w:r w:rsidRPr="00CF739D">
        <w:rPr>
          <w:b/>
          <w:lang w:val="en-US"/>
        </w:rPr>
        <w:t>BẢNG ORDER_DETAIL</w:t>
      </w:r>
    </w:p>
    <w:tbl>
      <w:tblPr>
        <w:tblStyle w:val="TableGrid"/>
        <w:tblW w:w="8777" w:type="dxa"/>
        <w:tblLook w:val="04A0" w:firstRow="1" w:lastRow="0" w:firstColumn="1" w:lastColumn="0" w:noHBand="0" w:noVBand="1"/>
      </w:tblPr>
      <w:tblGrid>
        <w:gridCol w:w="685"/>
        <w:gridCol w:w="1786"/>
        <w:gridCol w:w="1127"/>
        <w:gridCol w:w="858"/>
        <w:gridCol w:w="835"/>
        <w:gridCol w:w="957"/>
        <w:gridCol w:w="2529"/>
      </w:tblGrid>
      <w:tr w:rsidR="00E452E5" w:rsidRPr="00920004" w14:paraId="5A10FA9D" w14:textId="77777777" w:rsidTr="00CF739D">
        <w:trPr>
          <w:trHeight w:val="300"/>
        </w:trPr>
        <w:tc>
          <w:tcPr>
            <w:tcW w:w="682" w:type="dxa"/>
            <w:noWrap/>
            <w:vAlign w:val="center"/>
            <w:hideMark/>
          </w:tcPr>
          <w:p w14:paraId="28A5DDB5" w14:textId="77777777" w:rsidR="006871B5" w:rsidRPr="00920004" w:rsidRDefault="006871B5" w:rsidP="00CF739D">
            <w:pPr>
              <w:spacing w:before="240" w:line="0" w:lineRule="atLeast"/>
              <w:jc w:val="center"/>
              <w:rPr>
                <w:b/>
                <w:bCs/>
              </w:rPr>
            </w:pPr>
            <w:r w:rsidRPr="00920004">
              <w:rPr>
                <w:b/>
                <w:bCs/>
                <w:lang w:val="da-DK"/>
              </w:rPr>
              <w:t>STT</w:t>
            </w:r>
          </w:p>
        </w:tc>
        <w:tc>
          <w:tcPr>
            <w:tcW w:w="1653" w:type="dxa"/>
            <w:noWrap/>
            <w:vAlign w:val="center"/>
            <w:hideMark/>
          </w:tcPr>
          <w:p w14:paraId="7E37303B" w14:textId="77777777" w:rsidR="006871B5" w:rsidRPr="00920004" w:rsidRDefault="006871B5" w:rsidP="00CF739D">
            <w:pPr>
              <w:spacing w:before="240" w:line="0" w:lineRule="atLeast"/>
              <w:jc w:val="center"/>
              <w:rPr>
                <w:b/>
                <w:bCs/>
              </w:rPr>
            </w:pPr>
            <w:r w:rsidRPr="00920004">
              <w:rPr>
                <w:b/>
                <w:bCs/>
                <w:lang w:val="da-DK"/>
              </w:rPr>
              <w:t>Tên trường</w:t>
            </w:r>
          </w:p>
        </w:tc>
        <w:tc>
          <w:tcPr>
            <w:tcW w:w="1172" w:type="dxa"/>
            <w:noWrap/>
            <w:vAlign w:val="center"/>
            <w:hideMark/>
          </w:tcPr>
          <w:p w14:paraId="26425294" w14:textId="77777777" w:rsidR="006871B5" w:rsidRPr="00920004" w:rsidRDefault="006871B5" w:rsidP="00CF739D">
            <w:pPr>
              <w:spacing w:before="240" w:line="0" w:lineRule="atLeast"/>
              <w:jc w:val="center"/>
              <w:rPr>
                <w:b/>
                <w:bCs/>
              </w:rPr>
            </w:pPr>
            <w:r w:rsidRPr="00920004">
              <w:rPr>
                <w:b/>
                <w:bCs/>
                <w:lang w:val="da-DK"/>
              </w:rPr>
              <w:t>Kiểu</w:t>
            </w:r>
          </w:p>
        </w:tc>
        <w:tc>
          <w:tcPr>
            <w:tcW w:w="890" w:type="dxa"/>
            <w:noWrap/>
            <w:vAlign w:val="center"/>
            <w:hideMark/>
          </w:tcPr>
          <w:p w14:paraId="5966B71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65" w:type="dxa"/>
            <w:noWrap/>
            <w:vAlign w:val="center"/>
            <w:hideMark/>
          </w:tcPr>
          <w:p w14:paraId="548A66C3" w14:textId="77777777" w:rsidR="006871B5" w:rsidRPr="00920004" w:rsidRDefault="006871B5" w:rsidP="00CF739D">
            <w:pPr>
              <w:spacing w:before="240" w:line="0" w:lineRule="atLeast"/>
              <w:jc w:val="center"/>
              <w:rPr>
                <w:b/>
                <w:bCs/>
              </w:rPr>
            </w:pPr>
            <w:r w:rsidRPr="00920004">
              <w:rPr>
                <w:b/>
                <w:bCs/>
                <w:lang w:val="da-DK"/>
              </w:rPr>
              <w:t>Khóa chính</w:t>
            </w:r>
          </w:p>
        </w:tc>
        <w:tc>
          <w:tcPr>
            <w:tcW w:w="994" w:type="dxa"/>
            <w:noWrap/>
            <w:vAlign w:val="center"/>
            <w:hideMark/>
          </w:tcPr>
          <w:p w14:paraId="5C952147" w14:textId="77777777" w:rsidR="006871B5" w:rsidRPr="00920004" w:rsidRDefault="006871B5" w:rsidP="00CF739D">
            <w:pPr>
              <w:spacing w:before="240" w:line="0" w:lineRule="atLeast"/>
              <w:jc w:val="center"/>
              <w:rPr>
                <w:b/>
                <w:bCs/>
              </w:rPr>
            </w:pPr>
            <w:r w:rsidRPr="00920004">
              <w:rPr>
                <w:b/>
                <w:bCs/>
                <w:lang w:val="da-DK"/>
              </w:rPr>
              <w:t>Khóa ngoại</w:t>
            </w:r>
          </w:p>
        </w:tc>
        <w:tc>
          <w:tcPr>
            <w:tcW w:w="2521" w:type="dxa"/>
            <w:noWrap/>
            <w:vAlign w:val="center"/>
            <w:hideMark/>
          </w:tcPr>
          <w:p w14:paraId="602A83D9" w14:textId="77777777" w:rsidR="006871B5" w:rsidRPr="00920004" w:rsidRDefault="006871B5" w:rsidP="00CF739D">
            <w:pPr>
              <w:spacing w:before="240" w:line="0" w:lineRule="atLeast"/>
              <w:jc w:val="center"/>
              <w:rPr>
                <w:b/>
                <w:bCs/>
              </w:rPr>
            </w:pPr>
            <w:r w:rsidRPr="00920004">
              <w:rPr>
                <w:b/>
                <w:bCs/>
                <w:lang w:val="da-DK"/>
              </w:rPr>
              <w:t>Mô tả</w:t>
            </w:r>
          </w:p>
        </w:tc>
      </w:tr>
      <w:tr w:rsidR="00E452E5" w:rsidRPr="00920004" w14:paraId="66BDA440" w14:textId="77777777" w:rsidTr="00CF739D">
        <w:trPr>
          <w:trHeight w:val="300"/>
        </w:trPr>
        <w:tc>
          <w:tcPr>
            <w:tcW w:w="682" w:type="dxa"/>
            <w:noWrap/>
            <w:hideMark/>
          </w:tcPr>
          <w:p w14:paraId="586B509F" w14:textId="77777777" w:rsidR="006871B5" w:rsidRPr="00920004" w:rsidRDefault="006871B5" w:rsidP="00CF739D">
            <w:pPr>
              <w:spacing w:before="240" w:line="0" w:lineRule="atLeast"/>
            </w:pPr>
            <w:r w:rsidRPr="00920004">
              <w:t>1</w:t>
            </w:r>
          </w:p>
        </w:tc>
        <w:tc>
          <w:tcPr>
            <w:tcW w:w="1653" w:type="dxa"/>
            <w:noWrap/>
            <w:hideMark/>
          </w:tcPr>
          <w:p w14:paraId="2800B9B5" w14:textId="77777777" w:rsidR="006871B5" w:rsidRPr="00920004" w:rsidRDefault="006871B5" w:rsidP="00CF739D">
            <w:r w:rsidRPr="00920004">
              <w:t>id</w:t>
            </w:r>
          </w:p>
        </w:tc>
        <w:tc>
          <w:tcPr>
            <w:tcW w:w="1172" w:type="dxa"/>
            <w:noWrap/>
            <w:hideMark/>
          </w:tcPr>
          <w:p w14:paraId="3EE11558" w14:textId="77777777" w:rsidR="006871B5" w:rsidRPr="00920004" w:rsidRDefault="006871B5" w:rsidP="00CF739D">
            <w:r w:rsidRPr="00920004">
              <w:t>numeric</w:t>
            </w:r>
          </w:p>
        </w:tc>
        <w:tc>
          <w:tcPr>
            <w:tcW w:w="890" w:type="dxa"/>
            <w:noWrap/>
            <w:vAlign w:val="center"/>
            <w:hideMark/>
          </w:tcPr>
          <w:p w14:paraId="5BFC9A79" w14:textId="77777777" w:rsidR="006871B5" w:rsidRPr="00920004" w:rsidRDefault="006871B5" w:rsidP="00CF739D">
            <w:pPr>
              <w:jc w:val="center"/>
            </w:pPr>
          </w:p>
        </w:tc>
        <w:tc>
          <w:tcPr>
            <w:tcW w:w="865" w:type="dxa"/>
            <w:noWrap/>
            <w:vAlign w:val="center"/>
            <w:hideMark/>
          </w:tcPr>
          <w:p w14:paraId="04BEF511" w14:textId="77777777" w:rsidR="006871B5" w:rsidRPr="00920004" w:rsidRDefault="006871B5" w:rsidP="00CF739D">
            <w:pPr>
              <w:jc w:val="center"/>
            </w:pPr>
            <w:r w:rsidRPr="00920004">
              <w:t>X</w:t>
            </w:r>
          </w:p>
        </w:tc>
        <w:tc>
          <w:tcPr>
            <w:tcW w:w="994" w:type="dxa"/>
            <w:noWrap/>
            <w:vAlign w:val="center"/>
            <w:hideMark/>
          </w:tcPr>
          <w:p w14:paraId="2CCC503D" w14:textId="77777777" w:rsidR="006871B5" w:rsidRPr="00920004" w:rsidRDefault="006871B5" w:rsidP="00CF739D">
            <w:pPr>
              <w:jc w:val="center"/>
            </w:pPr>
          </w:p>
        </w:tc>
        <w:tc>
          <w:tcPr>
            <w:tcW w:w="2521" w:type="dxa"/>
            <w:noWrap/>
            <w:hideMark/>
          </w:tcPr>
          <w:p w14:paraId="352EFD71" w14:textId="77777777" w:rsidR="006871B5" w:rsidRPr="00920004" w:rsidRDefault="006871B5" w:rsidP="00CF739D">
            <w:pPr>
              <w:rPr>
                <w:lang w:val="en-US"/>
              </w:rPr>
            </w:pPr>
            <w:r w:rsidRPr="00920004">
              <w:t>ID chi tiết đ</w:t>
            </w:r>
            <w:r w:rsidRPr="00920004">
              <w:rPr>
                <w:lang w:val="en-US"/>
              </w:rPr>
              <w:t>ơn hàng</w:t>
            </w:r>
          </w:p>
        </w:tc>
      </w:tr>
      <w:tr w:rsidR="00E452E5" w:rsidRPr="00920004" w14:paraId="5AE123DD" w14:textId="77777777" w:rsidTr="00CF739D">
        <w:trPr>
          <w:trHeight w:val="300"/>
        </w:trPr>
        <w:tc>
          <w:tcPr>
            <w:tcW w:w="682" w:type="dxa"/>
            <w:noWrap/>
            <w:hideMark/>
          </w:tcPr>
          <w:p w14:paraId="1453210A" w14:textId="77777777" w:rsidR="006871B5" w:rsidRPr="00920004" w:rsidRDefault="006871B5" w:rsidP="00CF739D">
            <w:pPr>
              <w:spacing w:before="240" w:line="0" w:lineRule="atLeast"/>
            </w:pPr>
            <w:r w:rsidRPr="00920004">
              <w:t>2</w:t>
            </w:r>
          </w:p>
        </w:tc>
        <w:tc>
          <w:tcPr>
            <w:tcW w:w="1653" w:type="dxa"/>
            <w:noWrap/>
            <w:hideMark/>
          </w:tcPr>
          <w:p w14:paraId="542744CA" w14:textId="77777777" w:rsidR="006871B5" w:rsidRPr="00920004" w:rsidRDefault="006871B5" w:rsidP="00CF739D">
            <w:r w:rsidRPr="00920004">
              <w:rPr>
                <w:lang w:val="en-US"/>
              </w:rPr>
              <w:t>order</w:t>
            </w:r>
            <w:r w:rsidRPr="00920004">
              <w:t>_id</w:t>
            </w:r>
          </w:p>
        </w:tc>
        <w:tc>
          <w:tcPr>
            <w:tcW w:w="1172" w:type="dxa"/>
            <w:noWrap/>
            <w:hideMark/>
          </w:tcPr>
          <w:p w14:paraId="0186D027" w14:textId="77777777" w:rsidR="006871B5" w:rsidRPr="00920004" w:rsidRDefault="006871B5" w:rsidP="00CF739D">
            <w:r w:rsidRPr="00920004">
              <w:t>numeric</w:t>
            </w:r>
          </w:p>
        </w:tc>
        <w:tc>
          <w:tcPr>
            <w:tcW w:w="890" w:type="dxa"/>
            <w:noWrap/>
            <w:vAlign w:val="center"/>
            <w:hideMark/>
          </w:tcPr>
          <w:p w14:paraId="2BEC28AF" w14:textId="77777777" w:rsidR="006871B5" w:rsidRPr="00920004" w:rsidRDefault="006871B5" w:rsidP="00CF739D">
            <w:pPr>
              <w:jc w:val="center"/>
            </w:pPr>
          </w:p>
        </w:tc>
        <w:tc>
          <w:tcPr>
            <w:tcW w:w="865" w:type="dxa"/>
            <w:noWrap/>
            <w:vAlign w:val="center"/>
            <w:hideMark/>
          </w:tcPr>
          <w:p w14:paraId="1DE1841D" w14:textId="77777777" w:rsidR="006871B5" w:rsidRPr="00920004" w:rsidRDefault="006871B5" w:rsidP="00CF739D">
            <w:pPr>
              <w:jc w:val="center"/>
            </w:pPr>
          </w:p>
        </w:tc>
        <w:tc>
          <w:tcPr>
            <w:tcW w:w="994" w:type="dxa"/>
            <w:noWrap/>
            <w:vAlign w:val="center"/>
            <w:hideMark/>
          </w:tcPr>
          <w:p w14:paraId="6F9616E6" w14:textId="77777777" w:rsidR="006871B5" w:rsidRPr="00920004" w:rsidRDefault="006871B5" w:rsidP="00CF739D">
            <w:pPr>
              <w:jc w:val="center"/>
            </w:pPr>
            <w:r w:rsidRPr="00920004">
              <w:t>X</w:t>
            </w:r>
          </w:p>
        </w:tc>
        <w:tc>
          <w:tcPr>
            <w:tcW w:w="2521" w:type="dxa"/>
            <w:noWrap/>
            <w:hideMark/>
          </w:tcPr>
          <w:p w14:paraId="6BF96D40" w14:textId="77777777" w:rsidR="006871B5" w:rsidRPr="00920004" w:rsidRDefault="006871B5" w:rsidP="00CF739D">
            <w:pPr>
              <w:rPr>
                <w:lang w:val="en-US"/>
              </w:rPr>
            </w:pPr>
            <w:r w:rsidRPr="00920004">
              <w:t>ID đ</w:t>
            </w:r>
            <w:r w:rsidRPr="00920004">
              <w:rPr>
                <w:lang w:val="en-US"/>
              </w:rPr>
              <w:t>ơn hàng</w:t>
            </w:r>
          </w:p>
        </w:tc>
      </w:tr>
      <w:tr w:rsidR="00E452E5" w:rsidRPr="00920004" w14:paraId="4F99D3A2" w14:textId="77777777" w:rsidTr="00CF739D">
        <w:trPr>
          <w:trHeight w:val="300"/>
        </w:trPr>
        <w:tc>
          <w:tcPr>
            <w:tcW w:w="682" w:type="dxa"/>
            <w:noWrap/>
            <w:hideMark/>
          </w:tcPr>
          <w:p w14:paraId="0A29B99E" w14:textId="77777777" w:rsidR="006871B5" w:rsidRPr="00920004" w:rsidRDefault="006871B5" w:rsidP="00CF739D">
            <w:pPr>
              <w:spacing w:before="240" w:line="0" w:lineRule="atLeast"/>
            </w:pPr>
            <w:r w:rsidRPr="00920004">
              <w:t>3</w:t>
            </w:r>
          </w:p>
        </w:tc>
        <w:tc>
          <w:tcPr>
            <w:tcW w:w="1653" w:type="dxa"/>
            <w:noWrap/>
            <w:hideMark/>
          </w:tcPr>
          <w:p w14:paraId="7DC29E30" w14:textId="77777777" w:rsidR="006871B5" w:rsidRPr="00920004" w:rsidRDefault="006871B5" w:rsidP="00CF739D">
            <w:r w:rsidRPr="00920004">
              <w:t>service_type_id</w:t>
            </w:r>
          </w:p>
        </w:tc>
        <w:tc>
          <w:tcPr>
            <w:tcW w:w="1172" w:type="dxa"/>
            <w:noWrap/>
            <w:hideMark/>
          </w:tcPr>
          <w:p w14:paraId="2E3B95B1" w14:textId="77777777" w:rsidR="006871B5" w:rsidRPr="00920004" w:rsidRDefault="006871B5" w:rsidP="00CF739D">
            <w:r w:rsidRPr="00920004">
              <w:t>numeric</w:t>
            </w:r>
          </w:p>
        </w:tc>
        <w:tc>
          <w:tcPr>
            <w:tcW w:w="890" w:type="dxa"/>
            <w:noWrap/>
            <w:vAlign w:val="center"/>
            <w:hideMark/>
          </w:tcPr>
          <w:p w14:paraId="3EEA83B0" w14:textId="77777777" w:rsidR="006871B5" w:rsidRPr="00920004" w:rsidRDefault="006871B5" w:rsidP="00CF739D">
            <w:pPr>
              <w:jc w:val="center"/>
            </w:pPr>
          </w:p>
        </w:tc>
        <w:tc>
          <w:tcPr>
            <w:tcW w:w="865" w:type="dxa"/>
            <w:noWrap/>
            <w:vAlign w:val="center"/>
            <w:hideMark/>
          </w:tcPr>
          <w:p w14:paraId="45CACF5A" w14:textId="77777777" w:rsidR="006871B5" w:rsidRPr="00920004" w:rsidRDefault="006871B5" w:rsidP="00CF739D">
            <w:pPr>
              <w:jc w:val="center"/>
            </w:pPr>
          </w:p>
        </w:tc>
        <w:tc>
          <w:tcPr>
            <w:tcW w:w="994" w:type="dxa"/>
            <w:noWrap/>
            <w:vAlign w:val="center"/>
            <w:hideMark/>
          </w:tcPr>
          <w:p w14:paraId="1081966D" w14:textId="77777777" w:rsidR="006871B5" w:rsidRPr="00920004" w:rsidRDefault="006871B5" w:rsidP="00CF739D">
            <w:pPr>
              <w:jc w:val="center"/>
            </w:pPr>
            <w:r w:rsidRPr="00920004">
              <w:t>X</w:t>
            </w:r>
          </w:p>
        </w:tc>
        <w:tc>
          <w:tcPr>
            <w:tcW w:w="2521" w:type="dxa"/>
            <w:noWrap/>
            <w:hideMark/>
          </w:tcPr>
          <w:p w14:paraId="56748832" w14:textId="77777777" w:rsidR="006871B5" w:rsidRPr="00920004" w:rsidRDefault="006871B5" w:rsidP="00CF739D">
            <w:r w:rsidRPr="00920004">
              <w:t xml:space="preserve">ID loại dịch vụ. </w:t>
            </w:r>
          </w:p>
        </w:tc>
      </w:tr>
      <w:tr w:rsidR="00E452E5" w:rsidRPr="00920004" w14:paraId="136B3AD3" w14:textId="77777777" w:rsidTr="00CF739D">
        <w:trPr>
          <w:trHeight w:val="300"/>
        </w:trPr>
        <w:tc>
          <w:tcPr>
            <w:tcW w:w="682" w:type="dxa"/>
            <w:noWrap/>
            <w:hideMark/>
          </w:tcPr>
          <w:p w14:paraId="5B58D627" w14:textId="77777777" w:rsidR="006871B5" w:rsidRPr="00920004" w:rsidRDefault="006871B5" w:rsidP="00CF739D">
            <w:pPr>
              <w:spacing w:before="240" w:line="0" w:lineRule="atLeast"/>
            </w:pPr>
            <w:r w:rsidRPr="00920004">
              <w:t>4</w:t>
            </w:r>
          </w:p>
        </w:tc>
        <w:tc>
          <w:tcPr>
            <w:tcW w:w="1653" w:type="dxa"/>
            <w:noWrap/>
            <w:hideMark/>
          </w:tcPr>
          <w:p w14:paraId="7A1C6A02" w14:textId="77777777" w:rsidR="006871B5" w:rsidRPr="00920004" w:rsidRDefault="006871B5" w:rsidP="00CF739D">
            <w:r w:rsidRPr="00920004">
              <w:t>unit_id</w:t>
            </w:r>
          </w:p>
        </w:tc>
        <w:tc>
          <w:tcPr>
            <w:tcW w:w="1172" w:type="dxa"/>
            <w:noWrap/>
            <w:hideMark/>
          </w:tcPr>
          <w:p w14:paraId="2F1BD8BF" w14:textId="77777777" w:rsidR="006871B5" w:rsidRPr="00920004" w:rsidRDefault="006871B5" w:rsidP="00CF739D">
            <w:r w:rsidRPr="00920004">
              <w:t>numeric</w:t>
            </w:r>
          </w:p>
        </w:tc>
        <w:tc>
          <w:tcPr>
            <w:tcW w:w="890" w:type="dxa"/>
            <w:noWrap/>
            <w:vAlign w:val="center"/>
            <w:hideMark/>
          </w:tcPr>
          <w:p w14:paraId="5A56E157" w14:textId="77777777" w:rsidR="006871B5" w:rsidRPr="00920004" w:rsidRDefault="006871B5" w:rsidP="00CF739D">
            <w:pPr>
              <w:jc w:val="center"/>
            </w:pPr>
          </w:p>
        </w:tc>
        <w:tc>
          <w:tcPr>
            <w:tcW w:w="865" w:type="dxa"/>
            <w:noWrap/>
            <w:vAlign w:val="center"/>
            <w:hideMark/>
          </w:tcPr>
          <w:p w14:paraId="520FAB29" w14:textId="77777777" w:rsidR="006871B5" w:rsidRPr="00920004" w:rsidRDefault="006871B5" w:rsidP="00CF739D">
            <w:pPr>
              <w:jc w:val="center"/>
            </w:pPr>
          </w:p>
        </w:tc>
        <w:tc>
          <w:tcPr>
            <w:tcW w:w="994" w:type="dxa"/>
            <w:noWrap/>
            <w:vAlign w:val="center"/>
            <w:hideMark/>
          </w:tcPr>
          <w:p w14:paraId="3E261498" w14:textId="77777777" w:rsidR="006871B5" w:rsidRPr="00920004" w:rsidRDefault="006871B5" w:rsidP="00CF739D">
            <w:pPr>
              <w:jc w:val="center"/>
            </w:pPr>
            <w:r w:rsidRPr="00920004">
              <w:t>X</w:t>
            </w:r>
          </w:p>
        </w:tc>
        <w:tc>
          <w:tcPr>
            <w:tcW w:w="2521" w:type="dxa"/>
            <w:noWrap/>
            <w:hideMark/>
          </w:tcPr>
          <w:p w14:paraId="55F0D6BF" w14:textId="77777777" w:rsidR="006871B5" w:rsidRPr="00920004" w:rsidRDefault="006871B5" w:rsidP="00CF739D">
            <w:r w:rsidRPr="00920004">
              <w:t xml:space="preserve">ID đơn vị tính. </w:t>
            </w:r>
          </w:p>
        </w:tc>
      </w:tr>
      <w:tr w:rsidR="00E452E5" w:rsidRPr="00920004" w14:paraId="65A96611" w14:textId="77777777" w:rsidTr="00CF739D">
        <w:trPr>
          <w:trHeight w:val="300"/>
        </w:trPr>
        <w:tc>
          <w:tcPr>
            <w:tcW w:w="682" w:type="dxa"/>
            <w:noWrap/>
            <w:hideMark/>
          </w:tcPr>
          <w:p w14:paraId="13BC778A" w14:textId="77777777" w:rsidR="006871B5" w:rsidRPr="00920004" w:rsidRDefault="006871B5" w:rsidP="00CF739D">
            <w:pPr>
              <w:spacing w:before="240" w:line="0" w:lineRule="atLeast"/>
            </w:pPr>
            <w:r w:rsidRPr="00920004">
              <w:lastRenderedPageBreak/>
              <w:t>5</w:t>
            </w:r>
          </w:p>
        </w:tc>
        <w:tc>
          <w:tcPr>
            <w:tcW w:w="1653" w:type="dxa"/>
            <w:noWrap/>
            <w:hideMark/>
          </w:tcPr>
          <w:p w14:paraId="4042962A" w14:textId="77777777" w:rsidR="006871B5" w:rsidRPr="00920004" w:rsidRDefault="006871B5" w:rsidP="00CF739D">
            <w:r w:rsidRPr="00920004">
              <w:t>label_id</w:t>
            </w:r>
          </w:p>
        </w:tc>
        <w:tc>
          <w:tcPr>
            <w:tcW w:w="1172" w:type="dxa"/>
            <w:noWrap/>
            <w:hideMark/>
          </w:tcPr>
          <w:p w14:paraId="5587A977" w14:textId="77777777" w:rsidR="006871B5" w:rsidRPr="00920004" w:rsidRDefault="006871B5" w:rsidP="00CF739D">
            <w:r w:rsidRPr="00920004">
              <w:t>numeric</w:t>
            </w:r>
          </w:p>
        </w:tc>
        <w:tc>
          <w:tcPr>
            <w:tcW w:w="890" w:type="dxa"/>
            <w:noWrap/>
            <w:vAlign w:val="center"/>
            <w:hideMark/>
          </w:tcPr>
          <w:p w14:paraId="507D1CC3"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AC53935" w14:textId="77777777" w:rsidR="006871B5" w:rsidRPr="00920004" w:rsidRDefault="006871B5" w:rsidP="00CF739D">
            <w:pPr>
              <w:jc w:val="center"/>
            </w:pPr>
          </w:p>
        </w:tc>
        <w:tc>
          <w:tcPr>
            <w:tcW w:w="994" w:type="dxa"/>
            <w:noWrap/>
            <w:vAlign w:val="center"/>
            <w:hideMark/>
          </w:tcPr>
          <w:p w14:paraId="2B309453" w14:textId="77777777" w:rsidR="006871B5" w:rsidRPr="00920004" w:rsidRDefault="006871B5" w:rsidP="00CF739D">
            <w:pPr>
              <w:jc w:val="center"/>
            </w:pPr>
            <w:r w:rsidRPr="00920004">
              <w:t>X</w:t>
            </w:r>
          </w:p>
        </w:tc>
        <w:tc>
          <w:tcPr>
            <w:tcW w:w="2521" w:type="dxa"/>
            <w:noWrap/>
            <w:hideMark/>
          </w:tcPr>
          <w:p w14:paraId="01B7078D" w14:textId="77777777" w:rsidR="006871B5" w:rsidRPr="00920004" w:rsidRDefault="006871B5" w:rsidP="00CF739D">
            <w:r w:rsidRPr="00920004">
              <w:t>ID nhãn hiệu.</w:t>
            </w:r>
          </w:p>
        </w:tc>
      </w:tr>
      <w:tr w:rsidR="00E452E5" w:rsidRPr="00920004" w14:paraId="6944B83B" w14:textId="77777777" w:rsidTr="00CF739D">
        <w:trPr>
          <w:trHeight w:val="300"/>
        </w:trPr>
        <w:tc>
          <w:tcPr>
            <w:tcW w:w="682" w:type="dxa"/>
            <w:noWrap/>
            <w:hideMark/>
          </w:tcPr>
          <w:p w14:paraId="2EBD7CB6" w14:textId="77777777" w:rsidR="006871B5" w:rsidRPr="00920004" w:rsidRDefault="006871B5" w:rsidP="00CF739D">
            <w:pPr>
              <w:spacing w:before="240" w:line="0" w:lineRule="atLeast"/>
            </w:pPr>
            <w:r w:rsidRPr="00920004">
              <w:t>6</w:t>
            </w:r>
          </w:p>
        </w:tc>
        <w:tc>
          <w:tcPr>
            <w:tcW w:w="1653" w:type="dxa"/>
            <w:noWrap/>
            <w:hideMark/>
          </w:tcPr>
          <w:p w14:paraId="36661721" w14:textId="77777777" w:rsidR="006871B5" w:rsidRPr="00920004" w:rsidRDefault="006871B5" w:rsidP="00CF739D">
            <w:r w:rsidRPr="00920004">
              <w:t>color_id</w:t>
            </w:r>
          </w:p>
        </w:tc>
        <w:tc>
          <w:tcPr>
            <w:tcW w:w="1172" w:type="dxa"/>
            <w:noWrap/>
            <w:hideMark/>
          </w:tcPr>
          <w:p w14:paraId="05920BA2" w14:textId="77777777" w:rsidR="006871B5" w:rsidRPr="00920004" w:rsidRDefault="006871B5" w:rsidP="00CF739D">
            <w:r w:rsidRPr="00920004">
              <w:t>numeric</w:t>
            </w:r>
          </w:p>
        </w:tc>
        <w:tc>
          <w:tcPr>
            <w:tcW w:w="890" w:type="dxa"/>
            <w:noWrap/>
            <w:vAlign w:val="center"/>
            <w:hideMark/>
          </w:tcPr>
          <w:p w14:paraId="4ED4F3A2"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5A936704" w14:textId="77777777" w:rsidR="006871B5" w:rsidRPr="00920004" w:rsidRDefault="006871B5" w:rsidP="00CF739D">
            <w:pPr>
              <w:jc w:val="center"/>
            </w:pPr>
          </w:p>
        </w:tc>
        <w:tc>
          <w:tcPr>
            <w:tcW w:w="994" w:type="dxa"/>
            <w:noWrap/>
            <w:vAlign w:val="center"/>
            <w:hideMark/>
          </w:tcPr>
          <w:p w14:paraId="63E3E422" w14:textId="77777777" w:rsidR="006871B5" w:rsidRPr="00920004" w:rsidRDefault="006871B5" w:rsidP="00CF739D">
            <w:pPr>
              <w:jc w:val="center"/>
            </w:pPr>
            <w:r w:rsidRPr="00920004">
              <w:t>X</w:t>
            </w:r>
          </w:p>
        </w:tc>
        <w:tc>
          <w:tcPr>
            <w:tcW w:w="2521" w:type="dxa"/>
            <w:noWrap/>
            <w:hideMark/>
          </w:tcPr>
          <w:p w14:paraId="38B3EAD5" w14:textId="77777777" w:rsidR="006871B5" w:rsidRPr="00920004" w:rsidRDefault="006871B5" w:rsidP="00CF739D">
            <w:r w:rsidRPr="00920004">
              <w:t xml:space="preserve">ID màu sắc. </w:t>
            </w:r>
          </w:p>
        </w:tc>
      </w:tr>
      <w:tr w:rsidR="00E452E5" w:rsidRPr="00920004" w14:paraId="2C47C714" w14:textId="77777777" w:rsidTr="00CF739D">
        <w:trPr>
          <w:trHeight w:val="300"/>
        </w:trPr>
        <w:tc>
          <w:tcPr>
            <w:tcW w:w="682" w:type="dxa"/>
            <w:noWrap/>
            <w:hideMark/>
          </w:tcPr>
          <w:p w14:paraId="0C5C9AE2" w14:textId="77777777" w:rsidR="006871B5" w:rsidRPr="00920004" w:rsidRDefault="006871B5" w:rsidP="00CF739D">
            <w:pPr>
              <w:spacing w:before="240" w:line="0" w:lineRule="atLeast"/>
            </w:pPr>
            <w:r w:rsidRPr="00920004">
              <w:t>7</w:t>
            </w:r>
          </w:p>
        </w:tc>
        <w:tc>
          <w:tcPr>
            <w:tcW w:w="1653" w:type="dxa"/>
            <w:noWrap/>
            <w:hideMark/>
          </w:tcPr>
          <w:p w14:paraId="57AE95B5" w14:textId="77777777" w:rsidR="006871B5" w:rsidRPr="00920004" w:rsidRDefault="006871B5" w:rsidP="00CF739D">
            <w:r w:rsidRPr="00920004">
              <w:t>product_id</w:t>
            </w:r>
          </w:p>
        </w:tc>
        <w:tc>
          <w:tcPr>
            <w:tcW w:w="1172" w:type="dxa"/>
            <w:noWrap/>
            <w:hideMark/>
          </w:tcPr>
          <w:p w14:paraId="5FB23724" w14:textId="77777777" w:rsidR="006871B5" w:rsidRPr="00920004" w:rsidRDefault="006871B5" w:rsidP="00CF739D">
            <w:r w:rsidRPr="00920004">
              <w:t>numeric</w:t>
            </w:r>
          </w:p>
        </w:tc>
        <w:tc>
          <w:tcPr>
            <w:tcW w:w="890" w:type="dxa"/>
            <w:noWrap/>
            <w:vAlign w:val="center"/>
            <w:hideMark/>
          </w:tcPr>
          <w:p w14:paraId="52FA399E"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4813E8F" w14:textId="77777777" w:rsidR="006871B5" w:rsidRPr="00920004" w:rsidRDefault="006871B5" w:rsidP="00CF739D">
            <w:pPr>
              <w:jc w:val="center"/>
            </w:pPr>
          </w:p>
        </w:tc>
        <w:tc>
          <w:tcPr>
            <w:tcW w:w="994" w:type="dxa"/>
            <w:noWrap/>
            <w:vAlign w:val="center"/>
            <w:hideMark/>
          </w:tcPr>
          <w:p w14:paraId="4D49DDD3" w14:textId="77777777" w:rsidR="006871B5" w:rsidRPr="00920004" w:rsidRDefault="006871B5" w:rsidP="00CF739D">
            <w:pPr>
              <w:jc w:val="center"/>
            </w:pPr>
            <w:r w:rsidRPr="00920004">
              <w:t>X</w:t>
            </w:r>
          </w:p>
        </w:tc>
        <w:tc>
          <w:tcPr>
            <w:tcW w:w="2521" w:type="dxa"/>
            <w:noWrap/>
            <w:hideMark/>
          </w:tcPr>
          <w:p w14:paraId="25CFB461" w14:textId="77777777" w:rsidR="006871B5" w:rsidRPr="00920004" w:rsidRDefault="006871B5" w:rsidP="00CF739D">
            <w:r w:rsidRPr="00920004">
              <w:t>ID quần áo</w:t>
            </w:r>
          </w:p>
        </w:tc>
      </w:tr>
      <w:tr w:rsidR="00E452E5" w:rsidRPr="00920004" w14:paraId="55AB8BA7" w14:textId="77777777" w:rsidTr="00CF739D">
        <w:trPr>
          <w:trHeight w:val="300"/>
        </w:trPr>
        <w:tc>
          <w:tcPr>
            <w:tcW w:w="682" w:type="dxa"/>
            <w:noWrap/>
            <w:hideMark/>
          </w:tcPr>
          <w:p w14:paraId="58AD1BF0" w14:textId="77777777" w:rsidR="006871B5" w:rsidRPr="00920004" w:rsidRDefault="006871B5" w:rsidP="00CF739D">
            <w:pPr>
              <w:spacing w:before="240" w:line="0" w:lineRule="atLeast"/>
            </w:pPr>
            <w:r w:rsidRPr="00920004">
              <w:t>8</w:t>
            </w:r>
          </w:p>
        </w:tc>
        <w:tc>
          <w:tcPr>
            <w:tcW w:w="1653" w:type="dxa"/>
            <w:noWrap/>
            <w:hideMark/>
          </w:tcPr>
          <w:p w14:paraId="04159F95" w14:textId="77777777" w:rsidR="006871B5" w:rsidRPr="00920004" w:rsidRDefault="006871B5" w:rsidP="00CF739D">
            <w:r w:rsidRPr="00920004">
              <w:t>material_id</w:t>
            </w:r>
          </w:p>
        </w:tc>
        <w:tc>
          <w:tcPr>
            <w:tcW w:w="1172" w:type="dxa"/>
            <w:noWrap/>
            <w:hideMark/>
          </w:tcPr>
          <w:p w14:paraId="4C97BEFE" w14:textId="77777777" w:rsidR="006871B5" w:rsidRPr="00920004" w:rsidRDefault="006871B5" w:rsidP="00CF739D">
            <w:r w:rsidRPr="00920004">
              <w:t>numeric</w:t>
            </w:r>
          </w:p>
        </w:tc>
        <w:tc>
          <w:tcPr>
            <w:tcW w:w="890" w:type="dxa"/>
            <w:noWrap/>
            <w:vAlign w:val="center"/>
            <w:hideMark/>
          </w:tcPr>
          <w:p w14:paraId="7486E206"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7599F284" w14:textId="77777777" w:rsidR="006871B5" w:rsidRPr="00920004" w:rsidRDefault="006871B5" w:rsidP="00CF739D">
            <w:pPr>
              <w:jc w:val="center"/>
            </w:pPr>
          </w:p>
        </w:tc>
        <w:tc>
          <w:tcPr>
            <w:tcW w:w="994" w:type="dxa"/>
            <w:noWrap/>
            <w:vAlign w:val="center"/>
            <w:hideMark/>
          </w:tcPr>
          <w:p w14:paraId="2DF9B95A" w14:textId="77777777" w:rsidR="006871B5" w:rsidRPr="00920004" w:rsidRDefault="006871B5" w:rsidP="00CF739D">
            <w:pPr>
              <w:jc w:val="center"/>
            </w:pPr>
            <w:r w:rsidRPr="00920004">
              <w:t>X</w:t>
            </w:r>
          </w:p>
        </w:tc>
        <w:tc>
          <w:tcPr>
            <w:tcW w:w="2521" w:type="dxa"/>
            <w:noWrap/>
            <w:hideMark/>
          </w:tcPr>
          <w:p w14:paraId="60486DDC" w14:textId="77777777" w:rsidR="006871B5" w:rsidRPr="00920004" w:rsidRDefault="006871B5" w:rsidP="00CF739D">
            <w:r w:rsidRPr="00920004">
              <w:t xml:space="preserve">ID chất liệu. </w:t>
            </w:r>
          </w:p>
        </w:tc>
      </w:tr>
      <w:tr w:rsidR="00E452E5" w:rsidRPr="00920004" w14:paraId="7306824E" w14:textId="77777777" w:rsidTr="00CF739D">
        <w:trPr>
          <w:trHeight w:val="300"/>
        </w:trPr>
        <w:tc>
          <w:tcPr>
            <w:tcW w:w="682" w:type="dxa"/>
            <w:noWrap/>
            <w:hideMark/>
          </w:tcPr>
          <w:p w14:paraId="311973BD" w14:textId="77777777" w:rsidR="006871B5" w:rsidRPr="00920004" w:rsidRDefault="006871B5" w:rsidP="00CF739D">
            <w:pPr>
              <w:spacing w:before="240" w:line="0" w:lineRule="atLeast"/>
            </w:pPr>
            <w:r w:rsidRPr="00920004">
              <w:t>9</w:t>
            </w:r>
          </w:p>
        </w:tc>
        <w:tc>
          <w:tcPr>
            <w:tcW w:w="1653" w:type="dxa"/>
            <w:noWrap/>
            <w:hideMark/>
          </w:tcPr>
          <w:p w14:paraId="3879ECFB" w14:textId="77777777" w:rsidR="006871B5" w:rsidRPr="00920004" w:rsidRDefault="006871B5" w:rsidP="00CF739D">
            <w:r w:rsidRPr="00920004">
              <w:t>amount</w:t>
            </w:r>
          </w:p>
        </w:tc>
        <w:tc>
          <w:tcPr>
            <w:tcW w:w="1172" w:type="dxa"/>
            <w:noWrap/>
            <w:hideMark/>
          </w:tcPr>
          <w:p w14:paraId="3885326D" w14:textId="77777777" w:rsidR="006871B5" w:rsidRPr="00920004" w:rsidRDefault="006871B5" w:rsidP="00CF739D">
            <w:r w:rsidRPr="00920004">
              <w:rPr>
                <w:lang w:val="en-US"/>
              </w:rPr>
              <w:t>double</w:t>
            </w:r>
          </w:p>
        </w:tc>
        <w:tc>
          <w:tcPr>
            <w:tcW w:w="890" w:type="dxa"/>
            <w:noWrap/>
            <w:vAlign w:val="center"/>
            <w:hideMark/>
          </w:tcPr>
          <w:p w14:paraId="68EC3FE2" w14:textId="77777777" w:rsidR="006871B5" w:rsidRPr="00920004" w:rsidRDefault="006871B5" w:rsidP="00CF739D"/>
        </w:tc>
        <w:tc>
          <w:tcPr>
            <w:tcW w:w="865" w:type="dxa"/>
            <w:noWrap/>
            <w:vAlign w:val="center"/>
            <w:hideMark/>
          </w:tcPr>
          <w:p w14:paraId="4A5BBB76" w14:textId="77777777" w:rsidR="006871B5" w:rsidRPr="00920004" w:rsidRDefault="006871B5" w:rsidP="00CF739D"/>
        </w:tc>
        <w:tc>
          <w:tcPr>
            <w:tcW w:w="994" w:type="dxa"/>
            <w:noWrap/>
            <w:vAlign w:val="center"/>
            <w:hideMark/>
          </w:tcPr>
          <w:p w14:paraId="3C336919" w14:textId="77777777" w:rsidR="006871B5" w:rsidRPr="00920004" w:rsidRDefault="006871B5" w:rsidP="00CF739D"/>
        </w:tc>
        <w:tc>
          <w:tcPr>
            <w:tcW w:w="2521" w:type="dxa"/>
            <w:noWrap/>
            <w:hideMark/>
          </w:tcPr>
          <w:p w14:paraId="1B53A5A6" w14:textId="77777777" w:rsidR="006871B5" w:rsidRPr="00920004" w:rsidRDefault="006871B5" w:rsidP="00CF739D">
            <w:pPr>
              <w:rPr>
                <w:lang w:val="en-US"/>
              </w:rPr>
            </w:pPr>
            <w:r w:rsidRPr="00920004">
              <w:t>Số lượng quần</w:t>
            </w:r>
            <w:r w:rsidRPr="00920004">
              <w:rPr>
                <w:lang w:val="en-US"/>
              </w:rPr>
              <w:t xml:space="preserve"> áo</w:t>
            </w:r>
          </w:p>
        </w:tc>
      </w:tr>
      <w:tr w:rsidR="00E452E5" w:rsidRPr="00920004" w14:paraId="5A5CFAD0" w14:textId="77777777" w:rsidTr="00CF739D">
        <w:trPr>
          <w:trHeight w:val="300"/>
        </w:trPr>
        <w:tc>
          <w:tcPr>
            <w:tcW w:w="682" w:type="dxa"/>
            <w:noWrap/>
            <w:hideMark/>
          </w:tcPr>
          <w:p w14:paraId="5BC1E298" w14:textId="77777777" w:rsidR="006871B5" w:rsidRPr="00920004" w:rsidRDefault="006871B5" w:rsidP="00CF739D">
            <w:pPr>
              <w:spacing w:before="240" w:line="0" w:lineRule="atLeast"/>
            </w:pPr>
            <w:r w:rsidRPr="00920004">
              <w:t>10</w:t>
            </w:r>
          </w:p>
        </w:tc>
        <w:tc>
          <w:tcPr>
            <w:tcW w:w="1653" w:type="dxa"/>
            <w:noWrap/>
            <w:hideMark/>
          </w:tcPr>
          <w:p w14:paraId="381ECF97" w14:textId="77777777" w:rsidR="006871B5" w:rsidRPr="00920004" w:rsidRDefault="006871B5" w:rsidP="00CF739D">
            <w:r w:rsidRPr="00920004">
              <w:t>note</w:t>
            </w:r>
          </w:p>
        </w:tc>
        <w:tc>
          <w:tcPr>
            <w:tcW w:w="1172" w:type="dxa"/>
            <w:noWrap/>
            <w:hideMark/>
          </w:tcPr>
          <w:p w14:paraId="110E9CB0" w14:textId="61DE0737" w:rsidR="006871B5" w:rsidRPr="00920004" w:rsidRDefault="00E452E5" w:rsidP="00CF739D">
            <w:r w:rsidRPr="00920004">
              <w:t>varchar</w:t>
            </w:r>
          </w:p>
        </w:tc>
        <w:tc>
          <w:tcPr>
            <w:tcW w:w="890" w:type="dxa"/>
            <w:noWrap/>
            <w:vAlign w:val="center"/>
            <w:hideMark/>
          </w:tcPr>
          <w:p w14:paraId="789DD4B1" w14:textId="77777777" w:rsidR="006871B5" w:rsidRPr="00920004" w:rsidRDefault="006871B5" w:rsidP="00CF739D">
            <w:pPr>
              <w:jc w:val="center"/>
            </w:pPr>
            <w:r w:rsidRPr="00920004">
              <w:t>X</w:t>
            </w:r>
          </w:p>
        </w:tc>
        <w:tc>
          <w:tcPr>
            <w:tcW w:w="865" w:type="dxa"/>
            <w:noWrap/>
            <w:vAlign w:val="center"/>
            <w:hideMark/>
          </w:tcPr>
          <w:p w14:paraId="59F57273" w14:textId="77777777" w:rsidR="006871B5" w:rsidRPr="00920004" w:rsidRDefault="006871B5" w:rsidP="00CF739D">
            <w:pPr>
              <w:jc w:val="center"/>
            </w:pPr>
          </w:p>
        </w:tc>
        <w:tc>
          <w:tcPr>
            <w:tcW w:w="994" w:type="dxa"/>
            <w:noWrap/>
            <w:vAlign w:val="center"/>
            <w:hideMark/>
          </w:tcPr>
          <w:p w14:paraId="38349233" w14:textId="77777777" w:rsidR="006871B5" w:rsidRPr="00920004" w:rsidRDefault="006871B5" w:rsidP="00CF739D">
            <w:pPr>
              <w:jc w:val="center"/>
            </w:pPr>
          </w:p>
        </w:tc>
        <w:tc>
          <w:tcPr>
            <w:tcW w:w="2521" w:type="dxa"/>
            <w:noWrap/>
            <w:hideMark/>
          </w:tcPr>
          <w:p w14:paraId="53D981FF" w14:textId="77777777" w:rsidR="006871B5" w:rsidRPr="00920004" w:rsidRDefault="006871B5" w:rsidP="00CF739D">
            <w:r w:rsidRPr="00920004">
              <w:t>Ghi chú</w:t>
            </w:r>
          </w:p>
        </w:tc>
      </w:tr>
      <w:tr w:rsidR="00E452E5" w:rsidRPr="00920004" w14:paraId="7429265D" w14:textId="77777777" w:rsidTr="00CF739D">
        <w:trPr>
          <w:trHeight w:val="300"/>
        </w:trPr>
        <w:tc>
          <w:tcPr>
            <w:tcW w:w="682" w:type="dxa"/>
            <w:noWrap/>
            <w:hideMark/>
          </w:tcPr>
          <w:p w14:paraId="3C0EDBF9" w14:textId="77777777" w:rsidR="006871B5" w:rsidRPr="00920004" w:rsidRDefault="006871B5" w:rsidP="00CF739D">
            <w:pPr>
              <w:spacing w:before="240" w:line="0" w:lineRule="atLeast"/>
            </w:pPr>
            <w:r w:rsidRPr="00920004">
              <w:t>15</w:t>
            </w:r>
          </w:p>
        </w:tc>
        <w:tc>
          <w:tcPr>
            <w:tcW w:w="1653" w:type="dxa"/>
            <w:noWrap/>
            <w:hideMark/>
          </w:tcPr>
          <w:p w14:paraId="2119B434" w14:textId="77777777" w:rsidR="006871B5" w:rsidRPr="00920004" w:rsidRDefault="006871B5" w:rsidP="00CF739D">
            <w:r w:rsidRPr="00920004">
              <w:t>status</w:t>
            </w:r>
          </w:p>
        </w:tc>
        <w:tc>
          <w:tcPr>
            <w:tcW w:w="1172" w:type="dxa"/>
            <w:noWrap/>
            <w:hideMark/>
          </w:tcPr>
          <w:p w14:paraId="7222F313" w14:textId="666AF70A" w:rsidR="006871B5" w:rsidRPr="00920004" w:rsidRDefault="00E452E5" w:rsidP="00CF739D">
            <w:r w:rsidRPr="00920004">
              <w:t>varchar</w:t>
            </w:r>
          </w:p>
        </w:tc>
        <w:tc>
          <w:tcPr>
            <w:tcW w:w="890" w:type="dxa"/>
            <w:noWrap/>
            <w:vAlign w:val="center"/>
            <w:hideMark/>
          </w:tcPr>
          <w:p w14:paraId="41D404FB" w14:textId="77777777" w:rsidR="006871B5" w:rsidRPr="00920004" w:rsidRDefault="006871B5" w:rsidP="00CF739D">
            <w:pPr>
              <w:jc w:val="center"/>
            </w:pPr>
          </w:p>
        </w:tc>
        <w:tc>
          <w:tcPr>
            <w:tcW w:w="865" w:type="dxa"/>
            <w:noWrap/>
            <w:vAlign w:val="center"/>
            <w:hideMark/>
          </w:tcPr>
          <w:p w14:paraId="7DCFEC5E" w14:textId="77777777" w:rsidR="006871B5" w:rsidRPr="00920004" w:rsidRDefault="006871B5" w:rsidP="00CF739D">
            <w:pPr>
              <w:jc w:val="center"/>
            </w:pPr>
          </w:p>
        </w:tc>
        <w:tc>
          <w:tcPr>
            <w:tcW w:w="994" w:type="dxa"/>
            <w:noWrap/>
            <w:vAlign w:val="center"/>
            <w:hideMark/>
          </w:tcPr>
          <w:p w14:paraId="2CABD486" w14:textId="77777777" w:rsidR="006871B5" w:rsidRPr="00920004" w:rsidRDefault="006871B5" w:rsidP="00CF739D">
            <w:pPr>
              <w:jc w:val="center"/>
            </w:pPr>
          </w:p>
        </w:tc>
        <w:tc>
          <w:tcPr>
            <w:tcW w:w="2521" w:type="dxa"/>
            <w:noWrap/>
            <w:hideMark/>
          </w:tcPr>
          <w:p w14:paraId="5704F49E" w14:textId="77777777" w:rsidR="006871B5" w:rsidRPr="00920004" w:rsidRDefault="006871B5" w:rsidP="00CF739D">
            <w:pPr>
              <w:rPr>
                <w:lang w:val="en-US"/>
              </w:rPr>
            </w:pPr>
            <w:r w:rsidRPr="00920004">
              <w:t xml:space="preserve">Trạng thái, cùng trạng thái với </w:t>
            </w:r>
            <w:r w:rsidRPr="00920004">
              <w:rPr>
                <w:lang w:val="en-US"/>
              </w:rPr>
              <w:t>CUSTOMER_ORDER</w:t>
            </w:r>
          </w:p>
        </w:tc>
      </w:tr>
      <w:tr w:rsidR="00E452E5" w:rsidRPr="00920004" w14:paraId="726A2548" w14:textId="77777777" w:rsidTr="00CF739D">
        <w:trPr>
          <w:trHeight w:val="300"/>
        </w:trPr>
        <w:tc>
          <w:tcPr>
            <w:tcW w:w="682" w:type="dxa"/>
            <w:noWrap/>
            <w:hideMark/>
          </w:tcPr>
          <w:p w14:paraId="69B1BD3C" w14:textId="77777777" w:rsidR="006871B5" w:rsidRPr="00920004" w:rsidRDefault="006871B5" w:rsidP="00CF739D">
            <w:pPr>
              <w:spacing w:before="240" w:line="0" w:lineRule="atLeast"/>
            </w:pPr>
            <w:r w:rsidRPr="00920004">
              <w:t>16</w:t>
            </w:r>
          </w:p>
        </w:tc>
        <w:tc>
          <w:tcPr>
            <w:tcW w:w="1653" w:type="dxa"/>
            <w:noWrap/>
            <w:hideMark/>
          </w:tcPr>
          <w:p w14:paraId="62B5A5F3" w14:textId="77777777" w:rsidR="006871B5" w:rsidRPr="00920004" w:rsidRDefault="006871B5" w:rsidP="00CF739D">
            <w:r w:rsidRPr="00920004">
              <w:t>unit_price</w:t>
            </w:r>
          </w:p>
        </w:tc>
        <w:tc>
          <w:tcPr>
            <w:tcW w:w="1172" w:type="dxa"/>
            <w:noWrap/>
            <w:hideMark/>
          </w:tcPr>
          <w:p w14:paraId="6DAC3E7B" w14:textId="77777777" w:rsidR="006871B5" w:rsidRPr="00920004" w:rsidRDefault="006871B5" w:rsidP="00CF739D">
            <w:r w:rsidRPr="00920004">
              <w:t>numeric</w:t>
            </w:r>
          </w:p>
        </w:tc>
        <w:tc>
          <w:tcPr>
            <w:tcW w:w="890" w:type="dxa"/>
            <w:noWrap/>
            <w:vAlign w:val="center"/>
            <w:hideMark/>
          </w:tcPr>
          <w:p w14:paraId="03E5E169" w14:textId="77777777" w:rsidR="006871B5" w:rsidRPr="00920004" w:rsidRDefault="006871B5" w:rsidP="00CF739D">
            <w:pPr>
              <w:jc w:val="center"/>
            </w:pPr>
          </w:p>
        </w:tc>
        <w:tc>
          <w:tcPr>
            <w:tcW w:w="865" w:type="dxa"/>
            <w:noWrap/>
            <w:vAlign w:val="center"/>
            <w:hideMark/>
          </w:tcPr>
          <w:p w14:paraId="25051BD7" w14:textId="77777777" w:rsidR="006871B5" w:rsidRPr="00920004" w:rsidRDefault="006871B5" w:rsidP="00CF739D">
            <w:pPr>
              <w:jc w:val="center"/>
            </w:pPr>
          </w:p>
        </w:tc>
        <w:tc>
          <w:tcPr>
            <w:tcW w:w="994" w:type="dxa"/>
            <w:noWrap/>
            <w:vAlign w:val="center"/>
            <w:hideMark/>
          </w:tcPr>
          <w:p w14:paraId="5009BE67" w14:textId="77777777" w:rsidR="006871B5" w:rsidRPr="00920004" w:rsidRDefault="006871B5" w:rsidP="00CF739D">
            <w:pPr>
              <w:jc w:val="center"/>
            </w:pPr>
            <w:r w:rsidRPr="00920004">
              <w:t>X</w:t>
            </w:r>
          </w:p>
        </w:tc>
        <w:tc>
          <w:tcPr>
            <w:tcW w:w="2521" w:type="dxa"/>
            <w:noWrap/>
            <w:hideMark/>
          </w:tcPr>
          <w:p w14:paraId="20DA5135" w14:textId="77777777" w:rsidR="006871B5" w:rsidRPr="00920004" w:rsidRDefault="006871B5" w:rsidP="00CF739D">
            <w:r w:rsidRPr="00920004">
              <w:t>ID đơn giá</w:t>
            </w:r>
          </w:p>
        </w:tc>
      </w:tr>
    </w:tbl>
    <w:p w14:paraId="3C547164" w14:textId="065BC56E" w:rsidR="00BD0851" w:rsidRPr="00CF739D" w:rsidRDefault="00BD0851" w:rsidP="00CF739D">
      <w:pPr>
        <w:pStyle w:val="Caption"/>
      </w:pPr>
      <w:bookmarkStart w:id="2636" w:name="_Toc531504615"/>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25</w:t>
      </w:r>
      <w:r w:rsidR="00D632EE" w:rsidRPr="00CF739D">
        <w:fldChar w:fldCharType="end"/>
      </w:r>
      <w:r w:rsidRPr="00CF739D">
        <w:t xml:space="preserve"> Bảng dữ liệu chi tiết đơn hàng</w:t>
      </w:r>
      <w:bookmarkEnd w:id="2636"/>
    </w:p>
    <w:p w14:paraId="49827D3C" w14:textId="77777777" w:rsidR="006871B5" w:rsidRPr="00CF739D" w:rsidRDefault="006871B5" w:rsidP="00CF739D">
      <w:pPr>
        <w:rPr>
          <w:b/>
          <w:lang w:val="en-US"/>
        </w:rPr>
      </w:pPr>
      <w:r w:rsidRPr="00CF739D">
        <w:rPr>
          <w:b/>
          <w:lang w:val="en-US"/>
        </w:rPr>
        <w:t>BẢNG PRODUCT</w:t>
      </w:r>
    </w:p>
    <w:tbl>
      <w:tblPr>
        <w:tblStyle w:val="TableGrid"/>
        <w:tblW w:w="8725" w:type="dxa"/>
        <w:tblLook w:val="04A0" w:firstRow="1" w:lastRow="0" w:firstColumn="1" w:lastColumn="0" w:noHBand="0" w:noVBand="1"/>
      </w:tblPr>
      <w:tblGrid>
        <w:gridCol w:w="708"/>
        <w:gridCol w:w="1921"/>
        <w:gridCol w:w="1300"/>
        <w:gridCol w:w="1098"/>
        <w:gridCol w:w="838"/>
        <w:gridCol w:w="823"/>
        <w:gridCol w:w="2037"/>
      </w:tblGrid>
      <w:tr w:rsidR="006871B5" w:rsidRPr="00920004" w14:paraId="7F97E14F" w14:textId="77777777" w:rsidTr="006871B5">
        <w:trPr>
          <w:trHeight w:val="300"/>
        </w:trPr>
        <w:tc>
          <w:tcPr>
            <w:tcW w:w="708" w:type="dxa"/>
            <w:noWrap/>
            <w:vAlign w:val="center"/>
            <w:hideMark/>
          </w:tcPr>
          <w:p w14:paraId="2E0B511F" w14:textId="77777777" w:rsidR="006871B5" w:rsidRPr="00920004" w:rsidRDefault="006871B5" w:rsidP="00CF739D">
            <w:pPr>
              <w:spacing w:before="240" w:line="0" w:lineRule="atLeast"/>
              <w:jc w:val="center"/>
              <w:rPr>
                <w:b/>
                <w:bCs/>
              </w:rPr>
            </w:pPr>
            <w:r w:rsidRPr="00920004">
              <w:rPr>
                <w:b/>
                <w:bCs/>
                <w:lang w:val="da-DK"/>
              </w:rPr>
              <w:t>STT</w:t>
            </w:r>
          </w:p>
        </w:tc>
        <w:tc>
          <w:tcPr>
            <w:tcW w:w="1921" w:type="dxa"/>
            <w:noWrap/>
            <w:vAlign w:val="center"/>
            <w:hideMark/>
          </w:tcPr>
          <w:p w14:paraId="0333E27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882A3C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6D2C36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E9ED50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E5F577E" w14:textId="77777777" w:rsidR="006871B5" w:rsidRPr="00920004" w:rsidRDefault="006871B5" w:rsidP="00CF739D">
            <w:pPr>
              <w:spacing w:before="240" w:line="0" w:lineRule="atLeast"/>
              <w:jc w:val="center"/>
              <w:rPr>
                <w:b/>
                <w:bCs/>
              </w:rPr>
            </w:pPr>
            <w:r w:rsidRPr="00920004">
              <w:rPr>
                <w:b/>
                <w:bCs/>
                <w:lang w:val="da-DK"/>
              </w:rPr>
              <w:t>Khóa ngoại</w:t>
            </w:r>
          </w:p>
        </w:tc>
        <w:tc>
          <w:tcPr>
            <w:tcW w:w="2037" w:type="dxa"/>
            <w:noWrap/>
            <w:vAlign w:val="center"/>
            <w:hideMark/>
          </w:tcPr>
          <w:p w14:paraId="3AAC507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FFECFF7" w14:textId="77777777" w:rsidTr="006871B5">
        <w:trPr>
          <w:trHeight w:val="300"/>
        </w:trPr>
        <w:tc>
          <w:tcPr>
            <w:tcW w:w="708" w:type="dxa"/>
            <w:noWrap/>
            <w:vAlign w:val="center"/>
            <w:hideMark/>
          </w:tcPr>
          <w:p w14:paraId="00AB8C1D" w14:textId="77777777" w:rsidR="006871B5" w:rsidRPr="00920004" w:rsidRDefault="006871B5" w:rsidP="00CF739D">
            <w:pPr>
              <w:spacing w:before="240" w:line="0" w:lineRule="atLeast"/>
              <w:jc w:val="center"/>
            </w:pPr>
            <w:r w:rsidRPr="00920004">
              <w:t>1</w:t>
            </w:r>
          </w:p>
        </w:tc>
        <w:tc>
          <w:tcPr>
            <w:tcW w:w="1921" w:type="dxa"/>
            <w:noWrap/>
            <w:hideMark/>
          </w:tcPr>
          <w:p w14:paraId="502AE41D" w14:textId="77777777" w:rsidR="006871B5" w:rsidRPr="00920004" w:rsidRDefault="006871B5" w:rsidP="00CF739D">
            <w:r w:rsidRPr="00920004">
              <w:t>id</w:t>
            </w:r>
          </w:p>
        </w:tc>
        <w:tc>
          <w:tcPr>
            <w:tcW w:w="1300" w:type="dxa"/>
            <w:noWrap/>
            <w:hideMark/>
          </w:tcPr>
          <w:p w14:paraId="187E137E" w14:textId="77777777" w:rsidR="006871B5" w:rsidRPr="00920004" w:rsidRDefault="006871B5" w:rsidP="00CF739D">
            <w:r w:rsidRPr="00920004">
              <w:t>numeric</w:t>
            </w:r>
          </w:p>
        </w:tc>
        <w:tc>
          <w:tcPr>
            <w:tcW w:w="1098" w:type="dxa"/>
            <w:noWrap/>
            <w:vAlign w:val="center"/>
            <w:hideMark/>
          </w:tcPr>
          <w:p w14:paraId="37BE7761" w14:textId="77777777" w:rsidR="006871B5" w:rsidRPr="00920004" w:rsidRDefault="006871B5" w:rsidP="00CF739D">
            <w:pPr>
              <w:jc w:val="center"/>
            </w:pPr>
          </w:p>
        </w:tc>
        <w:tc>
          <w:tcPr>
            <w:tcW w:w="838" w:type="dxa"/>
            <w:noWrap/>
            <w:vAlign w:val="center"/>
            <w:hideMark/>
          </w:tcPr>
          <w:p w14:paraId="20F69D55" w14:textId="77777777" w:rsidR="006871B5" w:rsidRPr="00920004" w:rsidRDefault="006871B5" w:rsidP="00CF739D">
            <w:pPr>
              <w:jc w:val="center"/>
            </w:pPr>
            <w:r w:rsidRPr="00920004">
              <w:t>X</w:t>
            </w:r>
          </w:p>
        </w:tc>
        <w:tc>
          <w:tcPr>
            <w:tcW w:w="823" w:type="dxa"/>
            <w:noWrap/>
            <w:vAlign w:val="center"/>
            <w:hideMark/>
          </w:tcPr>
          <w:p w14:paraId="2FFE783B" w14:textId="77777777" w:rsidR="006871B5" w:rsidRPr="00920004" w:rsidRDefault="006871B5" w:rsidP="00CF739D">
            <w:pPr>
              <w:jc w:val="center"/>
            </w:pPr>
          </w:p>
        </w:tc>
        <w:tc>
          <w:tcPr>
            <w:tcW w:w="2037" w:type="dxa"/>
            <w:noWrap/>
            <w:hideMark/>
          </w:tcPr>
          <w:p w14:paraId="50574BAB" w14:textId="77777777" w:rsidR="006871B5" w:rsidRPr="00920004" w:rsidRDefault="006871B5" w:rsidP="00CF739D">
            <w:pPr>
              <w:rPr>
                <w:lang w:val="en-US"/>
              </w:rPr>
            </w:pPr>
            <w:r w:rsidRPr="00920004">
              <w:t xml:space="preserve">ID </w:t>
            </w:r>
            <w:r w:rsidRPr="00920004">
              <w:rPr>
                <w:lang w:val="en-US"/>
              </w:rPr>
              <w:t>quần áo</w:t>
            </w:r>
          </w:p>
        </w:tc>
      </w:tr>
      <w:tr w:rsidR="006871B5" w:rsidRPr="00920004" w14:paraId="5680A4F5" w14:textId="77777777" w:rsidTr="006871B5">
        <w:trPr>
          <w:trHeight w:val="300"/>
        </w:trPr>
        <w:tc>
          <w:tcPr>
            <w:tcW w:w="708" w:type="dxa"/>
            <w:noWrap/>
            <w:vAlign w:val="center"/>
            <w:hideMark/>
          </w:tcPr>
          <w:p w14:paraId="2D7CFF56" w14:textId="77777777" w:rsidR="006871B5" w:rsidRPr="00920004" w:rsidRDefault="006871B5" w:rsidP="00CF739D">
            <w:pPr>
              <w:spacing w:before="240" w:line="0" w:lineRule="atLeast"/>
              <w:jc w:val="center"/>
            </w:pPr>
            <w:r w:rsidRPr="00920004">
              <w:t>2</w:t>
            </w:r>
          </w:p>
        </w:tc>
        <w:tc>
          <w:tcPr>
            <w:tcW w:w="1921" w:type="dxa"/>
            <w:noWrap/>
            <w:hideMark/>
          </w:tcPr>
          <w:p w14:paraId="2F5C6075" w14:textId="77777777" w:rsidR="006871B5" w:rsidRPr="00920004" w:rsidRDefault="006871B5" w:rsidP="00CF739D">
            <w:r w:rsidRPr="00920004">
              <w:rPr>
                <w:lang w:val="en-US"/>
              </w:rPr>
              <w:t>product</w:t>
            </w:r>
            <w:r w:rsidRPr="00920004">
              <w:t>_name</w:t>
            </w:r>
          </w:p>
        </w:tc>
        <w:tc>
          <w:tcPr>
            <w:tcW w:w="1300" w:type="dxa"/>
            <w:noWrap/>
            <w:hideMark/>
          </w:tcPr>
          <w:p w14:paraId="05ED36A8" w14:textId="3EA18640" w:rsidR="006871B5" w:rsidRPr="00920004" w:rsidRDefault="00E452E5" w:rsidP="00CF739D">
            <w:r w:rsidRPr="00920004">
              <w:t>varchar</w:t>
            </w:r>
          </w:p>
        </w:tc>
        <w:tc>
          <w:tcPr>
            <w:tcW w:w="1098" w:type="dxa"/>
            <w:noWrap/>
            <w:vAlign w:val="center"/>
            <w:hideMark/>
          </w:tcPr>
          <w:p w14:paraId="78568FD0" w14:textId="77777777" w:rsidR="006871B5" w:rsidRPr="00920004" w:rsidRDefault="006871B5" w:rsidP="00CF739D">
            <w:pPr>
              <w:jc w:val="center"/>
            </w:pPr>
          </w:p>
        </w:tc>
        <w:tc>
          <w:tcPr>
            <w:tcW w:w="838" w:type="dxa"/>
            <w:noWrap/>
            <w:vAlign w:val="center"/>
            <w:hideMark/>
          </w:tcPr>
          <w:p w14:paraId="2BD81507" w14:textId="77777777" w:rsidR="006871B5" w:rsidRPr="00920004" w:rsidRDefault="006871B5" w:rsidP="00CF739D">
            <w:pPr>
              <w:jc w:val="center"/>
            </w:pPr>
          </w:p>
        </w:tc>
        <w:tc>
          <w:tcPr>
            <w:tcW w:w="823" w:type="dxa"/>
            <w:noWrap/>
            <w:vAlign w:val="center"/>
            <w:hideMark/>
          </w:tcPr>
          <w:p w14:paraId="1BAB67C4" w14:textId="77777777" w:rsidR="006871B5" w:rsidRPr="00920004" w:rsidRDefault="006871B5" w:rsidP="00CF739D">
            <w:pPr>
              <w:jc w:val="center"/>
            </w:pPr>
          </w:p>
        </w:tc>
        <w:tc>
          <w:tcPr>
            <w:tcW w:w="2037" w:type="dxa"/>
            <w:noWrap/>
            <w:hideMark/>
          </w:tcPr>
          <w:p w14:paraId="19B882DA" w14:textId="77777777" w:rsidR="006871B5" w:rsidRPr="00920004" w:rsidRDefault="006871B5" w:rsidP="00CF739D">
            <w:pPr>
              <w:rPr>
                <w:lang w:val="en-US"/>
              </w:rPr>
            </w:pPr>
            <w:r w:rsidRPr="00920004">
              <w:rPr>
                <w:lang w:val="en-US"/>
              </w:rPr>
              <w:t>Tên quần áo</w:t>
            </w:r>
          </w:p>
        </w:tc>
      </w:tr>
      <w:tr w:rsidR="006871B5" w:rsidRPr="00920004" w14:paraId="412068B6" w14:textId="77777777" w:rsidTr="006871B5">
        <w:trPr>
          <w:trHeight w:val="300"/>
        </w:trPr>
        <w:tc>
          <w:tcPr>
            <w:tcW w:w="708" w:type="dxa"/>
            <w:noWrap/>
            <w:vAlign w:val="center"/>
          </w:tcPr>
          <w:p w14:paraId="20453AF3" w14:textId="77777777" w:rsidR="006871B5" w:rsidRPr="00920004" w:rsidRDefault="006871B5" w:rsidP="00CF739D">
            <w:pPr>
              <w:spacing w:before="240" w:line="0" w:lineRule="atLeast"/>
              <w:jc w:val="center"/>
              <w:rPr>
                <w:lang w:val="en-US"/>
              </w:rPr>
            </w:pPr>
            <w:r w:rsidRPr="00920004">
              <w:rPr>
                <w:lang w:val="en-US"/>
              </w:rPr>
              <w:t>3</w:t>
            </w:r>
          </w:p>
        </w:tc>
        <w:tc>
          <w:tcPr>
            <w:tcW w:w="1921" w:type="dxa"/>
            <w:noWrap/>
          </w:tcPr>
          <w:p w14:paraId="1AF33DFE" w14:textId="77777777" w:rsidR="006871B5" w:rsidRPr="00920004" w:rsidRDefault="006871B5" w:rsidP="00CF739D">
            <w:pPr>
              <w:rPr>
                <w:lang w:val="en-US"/>
              </w:rPr>
            </w:pPr>
            <w:r w:rsidRPr="00920004">
              <w:rPr>
                <w:lang w:val="en-US"/>
              </w:rPr>
              <w:t>product_avatar</w:t>
            </w:r>
          </w:p>
        </w:tc>
        <w:tc>
          <w:tcPr>
            <w:tcW w:w="1300" w:type="dxa"/>
            <w:noWrap/>
          </w:tcPr>
          <w:p w14:paraId="009DF838" w14:textId="77777777" w:rsidR="006871B5" w:rsidRPr="00920004" w:rsidRDefault="006871B5" w:rsidP="00CF739D">
            <w:pPr>
              <w:rPr>
                <w:lang w:val="en-US"/>
              </w:rPr>
            </w:pPr>
            <w:r w:rsidRPr="00920004">
              <w:rPr>
                <w:lang w:val="en-US"/>
              </w:rPr>
              <w:t>numeric</w:t>
            </w:r>
          </w:p>
        </w:tc>
        <w:tc>
          <w:tcPr>
            <w:tcW w:w="1098" w:type="dxa"/>
            <w:noWrap/>
            <w:vAlign w:val="center"/>
          </w:tcPr>
          <w:p w14:paraId="47481FA3" w14:textId="77777777" w:rsidR="006871B5" w:rsidRPr="00920004" w:rsidRDefault="006871B5" w:rsidP="00CF739D">
            <w:pPr>
              <w:jc w:val="center"/>
            </w:pPr>
          </w:p>
        </w:tc>
        <w:tc>
          <w:tcPr>
            <w:tcW w:w="838" w:type="dxa"/>
            <w:noWrap/>
            <w:vAlign w:val="center"/>
          </w:tcPr>
          <w:p w14:paraId="34F278E6" w14:textId="77777777" w:rsidR="006871B5" w:rsidRPr="00920004" w:rsidRDefault="006871B5" w:rsidP="00CF739D">
            <w:pPr>
              <w:jc w:val="center"/>
            </w:pPr>
          </w:p>
        </w:tc>
        <w:tc>
          <w:tcPr>
            <w:tcW w:w="823" w:type="dxa"/>
            <w:noWrap/>
            <w:vAlign w:val="center"/>
          </w:tcPr>
          <w:p w14:paraId="5514D5D6" w14:textId="77777777" w:rsidR="006871B5" w:rsidRPr="00920004" w:rsidRDefault="006871B5" w:rsidP="00CF739D">
            <w:pPr>
              <w:jc w:val="center"/>
              <w:rPr>
                <w:lang w:val="en-US"/>
              </w:rPr>
            </w:pPr>
            <w:r w:rsidRPr="00920004">
              <w:rPr>
                <w:lang w:val="en-US"/>
              </w:rPr>
              <w:t>X</w:t>
            </w:r>
          </w:p>
        </w:tc>
        <w:tc>
          <w:tcPr>
            <w:tcW w:w="2037" w:type="dxa"/>
            <w:noWrap/>
          </w:tcPr>
          <w:p w14:paraId="1B5C5B1F" w14:textId="77777777" w:rsidR="006871B5" w:rsidRPr="00920004" w:rsidRDefault="006871B5" w:rsidP="00CF739D">
            <w:pPr>
              <w:rPr>
                <w:lang w:val="en-US"/>
              </w:rPr>
            </w:pPr>
            <w:r w:rsidRPr="00920004">
              <w:rPr>
                <w:lang w:val="en-US"/>
              </w:rPr>
              <w:t xml:space="preserve">ID ảnh hiển thị. </w:t>
            </w:r>
          </w:p>
        </w:tc>
      </w:tr>
      <w:tr w:rsidR="006871B5" w:rsidRPr="00920004" w14:paraId="6B6025A8" w14:textId="77777777" w:rsidTr="006871B5">
        <w:trPr>
          <w:trHeight w:val="300"/>
        </w:trPr>
        <w:tc>
          <w:tcPr>
            <w:tcW w:w="708" w:type="dxa"/>
            <w:noWrap/>
            <w:vAlign w:val="center"/>
          </w:tcPr>
          <w:p w14:paraId="135DEDA7" w14:textId="77777777" w:rsidR="006871B5" w:rsidRPr="00920004" w:rsidRDefault="006871B5" w:rsidP="00CF739D">
            <w:pPr>
              <w:spacing w:before="240" w:line="0" w:lineRule="atLeast"/>
              <w:jc w:val="center"/>
              <w:rPr>
                <w:lang w:val="en-US"/>
              </w:rPr>
            </w:pPr>
            <w:r w:rsidRPr="00920004">
              <w:rPr>
                <w:lang w:val="en-US"/>
              </w:rPr>
              <w:t>4</w:t>
            </w:r>
          </w:p>
        </w:tc>
        <w:tc>
          <w:tcPr>
            <w:tcW w:w="1921" w:type="dxa"/>
            <w:noWrap/>
          </w:tcPr>
          <w:p w14:paraId="1572E9DA" w14:textId="77777777" w:rsidR="006871B5" w:rsidRPr="00920004" w:rsidRDefault="006871B5" w:rsidP="00CF739D">
            <w:pPr>
              <w:rPr>
                <w:lang w:val="en-US"/>
              </w:rPr>
            </w:pPr>
            <w:r w:rsidRPr="00920004">
              <w:rPr>
                <w:lang w:val="en-US"/>
              </w:rPr>
              <w:t>short_desc</w:t>
            </w:r>
          </w:p>
        </w:tc>
        <w:tc>
          <w:tcPr>
            <w:tcW w:w="1300" w:type="dxa"/>
            <w:noWrap/>
          </w:tcPr>
          <w:p w14:paraId="7481FCED" w14:textId="768B52AE" w:rsidR="006871B5" w:rsidRPr="00920004" w:rsidRDefault="00E452E5" w:rsidP="00CF739D">
            <w:pPr>
              <w:rPr>
                <w:lang w:val="en-US"/>
              </w:rPr>
            </w:pPr>
            <w:r w:rsidRPr="00920004">
              <w:t>varchar</w:t>
            </w:r>
          </w:p>
        </w:tc>
        <w:tc>
          <w:tcPr>
            <w:tcW w:w="1098" w:type="dxa"/>
            <w:noWrap/>
            <w:vAlign w:val="center"/>
          </w:tcPr>
          <w:p w14:paraId="39D0FACC" w14:textId="77777777" w:rsidR="006871B5" w:rsidRPr="00920004" w:rsidRDefault="006871B5" w:rsidP="00CF739D">
            <w:pPr>
              <w:jc w:val="center"/>
            </w:pPr>
          </w:p>
        </w:tc>
        <w:tc>
          <w:tcPr>
            <w:tcW w:w="838" w:type="dxa"/>
            <w:noWrap/>
            <w:vAlign w:val="center"/>
          </w:tcPr>
          <w:p w14:paraId="213230C3" w14:textId="77777777" w:rsidR="006871B5" w:rsidRPr="00920004" w:rsidRDefault="006871B5" w:rsidP="00CF739D">
            <w:pPr>
              <w:jc w:val="center"/>
            </w:pPr>
          </w:p>
        </w:tc>
        <w:tc>
          <w:tcPr>
            <w:tcW w:w="823" w:type="dxa"/>
            <w:noWrap/>
            <w:vAlign w:val="center"/>
          </w:tcPr>
          <w:p w14:paraId="1D857BB7" w14:textId="77777777" w:rsidR="006871B5" w:rsidRPr="00920004" w:rsidRDefault="006871B5" w:rsidP="00CF739D">
            <w:pPr>
              <w:jc w:val="center"/>
            </w:pPr>
          </w:p>
        </w:tc>
        <w:tc>
          <w:tcPr>
            <w:tcW w:w="2037" w:type="dxa"/>
            <w:noWrap/>
          </w:tcPr>
          <w:p w14:paraId="24E7CAE9" w14:textId="77777777" w:rsidR="006871B5" w:rsidRPr="00920004" w:rsidRDefault="006871B5" w:rsidP="00CF739D">
            <w:pPr>
              <w:rPr>
                <w:lang w:val="en-US"/>
              </w:rPr>
            </w:pPr>
            <w:r w:rsidRPr="00920004">
              <w:rPr>
                <w:lang w:val="en-US"/>
              </w:rPr>
              <w:t>Mô tả ngắn</w:t>
            </w:r>
          </w:p>
        </w:tc>
      </w:tr>
      <w:tr w:rsidR="006871B5" w:rsidRPr="00920004" w14:paraId="6D7AC8FD" w14:textId="77777777" w:rsidTr="006871B5">
        <w:trPr>
          <w:trHeight w:val="300"/>
        </w:trPr>
        <w:tc>
          <w:tcPr>
            <w:tcW w:w="708" w:type="dxa"/>
            <w:noWrap/>
            <w:vAlign w:val="center"/>
          </w:tcPr>
          <w:p w14:paraId="62919624" w14:textId="77777777" w:rsidR="006871B5" w:rsidRPr="00920004" w:rsidRDefault="006871B5" w:rsidP="00CF739D">
            <w:pPr>
              <w:spacing w:before="240" w:line="0" w:lineRule="atLeast"/>
              <w:jc w:val="center"/>
              <w:rPr>
                <w:lang w:val="en-US"/>
              </w:rPr>
            </w:pPr>
            <w:r w:rsidRPr="00920004">
              <w:rPr>
                <w:lang w:val="en-US"/>
              </w:rPr>
              <w:t>5</w:t>
            </w:r>
          </w:p>
        </w:tc>
        <w:tc>
          <w:tcPr>
            <w:tcW w:w="1921" w:type="dxa"/>
            <w:noWrap/>
          </w:tcPr>
          <w:p w14:paraId="0639C384" w14:textId="77777777" w:rsidR="006871B5" w:rsidRPr="00920004" w:rsidRDefault="006871B5" w:rsidP="00CF739D">
            <w:pPr>
              <w:rPr>
                <w:lang w:val="en-US"/>
              </w:rPr>
            </w:pPr>
            <w:r w:rsidRPr="00920004">
              <w:rPr>
                <w:lang w:val="en-US"/>
              </w:rPr>
              <w:t>product_type_id</w:t>
            </w:r>
          </w:p>
        </w:tc>
        <w:tc>
          <w:tcPr>
            <w:tcW w:w="1300" w:type="dxa"/>
            <w:noWrap/>
          </w:tcPr>
          <w:p w14:paraId="710E49A9" w14:textId="77777777" w:rsidR="006871B5" w:rsidRPr="00920004" w:rsidRDefault="006871B5" w:rsidP="00CF739D">
            <w:pPr>
              <w:rPr>
                <w:lang w:val="en-US"/>
              </w:rPr>
            </w:pPr>
            <w:r w:rsidRPr="00920004">
              <w:rPr>
                <w:lang w:val="en-US"/>
              </w:rPr>
              <w:t>numeric</w:t>
            </w:r>
          </w:p>
        </w:tc>
        <w:tc>
          <w:tcPr>
            <w:tcW w:w="1098" w:type="dxa"/>
            <w:noWrap/>
            <w:vAlign w:val="center"/>
          </w:tcPr>
          <w:p w14:paraId="4C2CC6C3" w14:textId="77777777" w:rsidR="006871B5" w:rsidRPr="00920004" w:rsidRDefault="006871B5" w:rsidP="00CF739D">
            <w:pPr>
              <w:jc w:val="center"/>
            </w:pPr>
          </w:p>
        </w:tc>
        <w:tc>
          <w:tcPr>
            <w:tcW w:w="838" w:type="dxa"/>
            <w:noWrap/>
            <w:vAlign w:val="center"/>
          </w:tcPr>
          <w:p w14:paraId="6CD2161B" w14:textId="77777777" w:rsidR="006871B5" w:rsidRPr="00920004" w:rsidRDefault="006871B5" w:rsidP="00CF739D">
            <w:pPr>
              <w:jc w:val="center"/>
            </w:pPr>
          </w:p>
        </w:tc>
        <w:tc>
          <w:tcPr>
            <w:tcW w:w="823" w:type="dxa"/>
            <w:noWrap/>
            <w:vAlign w:val="center"/>
          </w:tcPr>
          <w:p w14:paraId="52A6FFE5" w14:textId="77777777" w:rsidR="006871B5" w:rsidRPr="00920004" w:rsidRDefault="006871B5" w:rsidP="00CF739D">
            <w:pPr>
              <w:jc w:val="center"/>
              <w:rPr>
                <w:lang w:val="en-US"/>
              </w:rPr>
            </w:pPr>
            <w:r w:rsidRPr="00920004">
              <w:rPr>
                <w:lang w:val="en-US"/>
              </w:rPr>
              <w:t>X</w:t>
            </w:r>
          </w:p>
        </w:tc>
        <w:tc>
          <w:tcPr>
            <w:tcW w:w="2037" w:type="dxa"/>
            <w:noWrap/>
          </w:tcPr>
          <w:p w14:paraId="6BB3D838" w14:textId="77777777" w:rsidR="006871B5" w:rsidRPr="00920004" w:rsidRDefault="006871B5" w:rsidP="00CF739D">
            <w:pPr>
              <w:rPr>
                <w:lang w:val="en-US"/>
              </w:rPr>
            </w:pPr>
            <w:r w:rsidRPr="00920004">
              <w:rPr>
                <w:lang w:val="en-US"/>
              </w:rPr>
              <w:t xml:space="preserve">ID loại quần áo. </w:t>
            </w:r>
          </w:p>
        </w:tc>
      </w:tr>
      <w:tr w:rsidR="006871B5" w:rsidRPr="00920004" w14:paraId="4D8F6963" w14:textId="77777777" w:rsidTr="006871B5">
        <w:trPr>
          <w:trHeight w:val="300"/>
        </w:trPr>
        <w:tc>
          <w:tcPr>
            <w:tcW w:w="708" w:type="dxa"/>
            <w:noWrap/>
            <w:vAlign w:val="center"/>
            <w:hideMark/>
          </w:tcPr>
          <w:p w14:paraId="1A7D7A70" w14:textId="77777777" w:rsidR="006871B5" w:rsidRPr="00920004" w:rsidRDefault="006871B5" w:rsidP="00CF739D">
            <w:pPr>
              <w:spacing w:before="240" w:line="0" w:lineRule="atLeast"/>
              <w:jc w:val="center"/>
              <w:rPr>
                <w:lang w:val="en-US"/>
              </w:rPr>
            </w:pPr>
            <w:r w:rsidRPr="00920004">
              <w:rPr>
                <w:lang w:val="en-US"/>
              </w:rPr>
              <w:t>6</w:t>
            </w:r>
          </w:p>
        </w:tc>
        <w:tc>
          <w:tcPr>
            <w:tcW w:w="1921" w:type="dxa"/>
            <w:noWrap/>
            <w:hideMark/>
          </w:tcPr>
          <w:p w14:paraId="5ACEDD26" w14:textId="77777777" w:rsidR="006871B5" w:rsidRPr="00920004" w:rsidRDefault="006871B5" w:rsidP="00CF739D">
            <w:r w:rsidRPr="00920004">
              <w:t>status</w:t>
            </w:r>
          </w:p>
        </w:tc>
        <w:tc>
          <w:tcPr>
            <w:tcW w:w="1300" w:type="dxa"/>
            <w:noWrap/>
            <w:hideMark/>
          </w:tcPr>
          <w:p w14:paraId="4D06D910" w14:textId="131372CC" w:rsidR="006871B5" w:rsidRPr="00920004" w:rsidRDefault="00E452E5" w:rsidP="00CF739D">
            <w:r w:rsidRPr="00920004">
              <w:t>varchar</w:t>
            </w:r>
          </w:p>
        </w:tc>
        <w:tc>
          <w:tcPr>
            <w:tcW w:w="1098" w:type="dxa"/>
            <w:noWrap/>
            <w:vAlign w:val="center"/>
            <w:hideMark/>
          </w:tcPr>
          <w:p w14:paraId="1AC227FC" w14:textId="77777777" w:rsidR="006871B5" w:rsidRPr="00920004" w:rsidRDefault="006871B5" w:rsidP="00CF739D">
            <w:pPr>
              <w:jc w:val="center"/>
            </w:pPr>
            <w:r w:rsidRPr="00920004">
              <w:t>X</w:t>
            </w:r>
          </w:p>
        </w:tc>
        <w:tc>
          <w:tcPr>
            <w:tcW w:w="838" w:type="dxa"/>
            <w:noWrap/>
            <w:vAlign w:val="center"/>
            <w:hideMark/>
          </w:tcPr>
          <w:p w14:paraId="2584BAFA" w14:textId="77777777" w:rsidR="006871B5" w:rsidRPr="00920004" w:rsidRDefault="006871B5" w:rsidP="00CF739D">
            <w:pPr>
              <w:jc w:val="center"/>
            </w:pPr>
          </w:p>
        </w:tc>
        <w:tc>
          <w:tcPr>
            <w:tcW w:w="823" w:type="dxa"/>
            <w:noWrap/>
            <w:vAlign w:val="center"/>
            <w:hideMark/>
          </w:tcPr>
          <w:p w14:paraId="7005C6C9" w14:textId="77777777" w:rsidR="006871B5" w:rsidRPr="00920004" w:rsidRDefault="006871B5" w:rsidP="00CF739D">
            <w:pPr>
              <w:jc w:val="center"/>
            </w:pPr>
          </w:p>
        </w:tc>
        <w:tc>
          <w:tcPr>
            <w:tcW w:w="2037" w:type="dxa"/>
            <w:noWrap/>
            <w:hideMark/>
          </w:tcPr>
          <w:p w14:paraId="28A7EF2D" w14:textId="77777777" w:rsidR="006871B5" w:rsidRPr="00920004" w:rsidRDefault="006871B5" w:rsidP="00CF739D">
            <w:r w:rsidRPr="00920004">
              <w:t>Trạng thái</w:t>
            </w:r>
          </w:p>
        </w:tc>
      </w:tr>
    </w:tbl>
    <w:p w14:paraId="6EACA949" w14:textId="75BF98C6" w:rsidR="00727C9A" w:rsidRPr="00CF739D" w:rsidRDefault="006871B5" w:rsidP="00CF739D">
      <w:pPr>
        <w:pStyle w:val="Caption"/>
      </w:pPr>
      <w:bookmarkStart w:id="2637" w:name="_Toc53150461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26</w:t>
      </w:r>
      <w:r w:rsidR="00D632EE" w:rsidRPr="00CF739D">
        <w:fldChar w:fldCharType="end"/>
      </w:r>
      <w:r w:rsidRPr="00920004">
        <w:t xml:space="preserve"> Bảng dữ liệu quần áo</w:t>
      </w:r>
      <w:bookmarkEnd w:id="2637"/>
    </w:p>
    <w:p w14:paraId="2FC83830" w14:textId="77777777" w:rsidR="006871B5" w:rsidRPr="00CF739D" w:rsidRDefault="006871B5" w:rsidP="00CF739D">
      <w:pPr>
        <w:rPr>
          <w:b/>
          <w:lang w:val="en-US"/>
        </w:rPr>
      </w:pPr>
      <w:r w:rsidRPr="00CF739D">
        <w:rPr>
          <w:b/>
          <w:lang w:val="en-US"/>
        </w:rPr>
        <w:t>BẢNG PRODUCT_TYPE</w:t>
      </w:r>
    </w:p>
    <w:tbl>
      <w:tblPr>
        <w:tblStyle w:val="TableGrid"/>
        <w:tblW w:w="8815" w:type="dxa"/>
        <w:tblLook w:val="04A0" w:firstRow="1" w:lastRow="0" w:firstColumn="1" w:lastColumn="0" w:noHBand="0" w:noVBand="1"/>
      </w:tblPr>
      <w:tblGrid>
        <w:gridCol w:w="708"/>
        <w:gridCol w:w="2281"/>
        <w:gridCol w:w="1300"/>
        <w:gridCol w:w="1098"/>
        <w:gridCol w:w="838"/>
        <w:gridCol w:w="823"/>
        <w:gridCol w:w="1767"/>
      </w:tblGrid>
      <w:tr w:rsidR="006871B5" w:rsidRPr="00920004" w14:paraId="16E47962" w14:textId="77777777" w:rsidTr="006871B5">
        <w:trPr>
          <w:trHeight w:val="300"/>
        </w:trPr>
        <w:tc>
          <w:tcPr>
            <w:tcW w:w="708" w:type="dxa"/>
            <w:noWrap/>
            <w:vAlign w:val="center"/>
            <w:hideMark/>
          </w:tcPr>
          <w:p w14:paraId="2F204EAC" w14:textId="77777777" w:rsidR="006871B5" w:rsidRPr="00920004" w:rsidRDefault="006871B5" w:rsidP="00CF739D">
            <w:pPr>
              <w:spacing w:before="240" w:line="0" w:lineRule="atLeast"/>
              <w:jc w:val="center"/>
              <w:rPr>
                <w:b/>
                <w:bCs/>
              </w:rPr>
            </w:pPr>
            <w:r w:rsidRPr="00920004">
              <w:rPr>
                <w:b/>
                <w:bCs/>
                <w:lang w:val="da-DK"/>
              </w:rPr>
              <w:t>STT</w:t>
            </w:r>
          </w:p>
        </w:tc>
        <w:tc>
          <w:tcPr>
            <w:tcW w:w="2281" w:type="dxa"/>
            <w:noWrap/>
            <w:vAlign w:val="center"/>
            <w:hideMark/>
          </w:tcPr>
          <w:p w14:paraId="0576F00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EE32AB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BE97C3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74F923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2A82278" w14:textId="77777777" w:rsidR="006871B5" w:rsidRPr="00920004" w:rsidRDefault="006871B5" w:rsidP="00CF739D">
            <w:pPr>
              <w:spacing w:before="240" w:line="0" w:lineRule="atLeast"/>
              <w:jc w:val="center"/>
              <w:rPr>
                <w:b/>
                <w:bCs/>
              </w:rPr>
            </w:pPr>
            <w:r w:rsidRPr="00920004">
              <w:rPr>
                <w:b/>
                <w:bCs/>
                <w:lang w:val="da-DK"/>
              </w:rPr>
              <w:t>Khóa ngoại</w:t>
            </w:r>
          </w:p>
        </w:tc>
        <w:tc>
          <w:tcPr>
            <w:tcW w:w="1767" w:type="dxa"/>
            <w:noWrap/>
            <w:vAlign w:val="center"/>
            <w:hideMark/>
          </w:tcPr>
          <w:p w14:paraId="073EFFB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0C89239" w14:textId="77777777" w:rsidTr="006871B5">
        <w:trPr>
          <w:trHeight w:val="300"/>
        </w:trPr>
        <w:tc>
          <w:tcPr>
            <w:tcW w:w="708" w:type="dxa"/>
            <w:noWrap/>
            <w:vAlign w:val="center"/>
            <w:hideMark/>
          </w:tcPr>
          <w:p w14:paraId="561158AB" w14:textId="77777777" w:rsidR="006871B5" w:rsidRPr="00920004" w:rsidRDefault="006871B5" w:rsidP="00CF739D">
            <w:pPr>
              <w:spacing w:before="240" w:line="0" w:lineRule="atLeast"/>
              <w:jc w:val="center"/>
            </w:pPr>
            <w:r w:rsidRPr="00920004">
              <w:t>1</w:t>
            </w:r>
          </w:p>
        </w:tc>
        <w:tc>
          <w:tcPr>
            <w:tcW w:w="2281" w:type="dxa"/>
            <w:noWrap/>
            <w:hideMark/>
          </w:tcPr>
          <w:p w14:paraId="72836BED" w14:textId="77777777" w:rsidR="006871B5" w:rsidRPr="00920004" w:rsidRDefault="006871B5" w:rsidP="00CF739D">
            <w:r w:rsidRPr="00920004">
              <w:t>id</w:t>
            </w:r>
          </w:p>
        </w:tc>
        <w:tc>
          <w:tcPr>
            <w:tcW w:w="1300" w:type="dxa"/>
            <w:noWrap/>
            <w:hideMark/>
          </w:tcPr>
          <w:p w14:paraId="36D0567D" w14:textId="77777777" w:rsidR="006871B5" w:rsidRPr="00920004" w:rsidRDefault="006871B5" w:rsidP="00CF739D">
            <w:r w:rsidRPr="00920004">
              <w:t>numeric</w:t>
            </w:r>
          </w:p>
        </w:tc>
        <w:tc>
          <w:tcPr>
            <w:tcW w:w="1098" w:type="dxa"/>
            <w:noWrap/>
            <w:vAlign w:val="center"/>
            <w:hideMark/>
          </w:tcPr>
          <w:p w14:paraId="7192C8C2" w14:textId="77777777" w:rsidR="006871B5" w:rsidRPr="00920004" w:rsidRDefault="006871B5" w:rsidP="00CF739D">
            <w:pPr>
              <w:jc w:val="center"/>
            </w:pPr>
          </w:p>
        </w:tc>
        <w:tc>
          <w:tcPr>
            <w:tcW w:w="838" w:type="dxa"/>
            <w:noWrap/>
            <w:vAlign w:val="center"/>
            <w:hideMark/>
          </w:tcPr>
          <w:p w14:paraId="272CA208" w14:textId="77777777" w:rsidR="006871B5" w:rsidRPr="00920004" w:rsidRDefault="006871B5" w:rsidP="00CF739D">
            <w:pPr>
              <w:jc w:val="center"/>
            </w:pPr>
            <w:r w:rsidRPr="00920004">
              <w:t>X</w:t>
            </w:r>
          </w:p>
        </w:tc>
        <w:tc>
          <w:tcPr>
            <w:tcW w:w="823" w:type="dxa"/>
            <w:noWrap/>
            <w:vAlign w:val="center"/>
            <w:hideMark/>
          </w:tcPr>
          <w:p w14:paraId="7650C194" w14:textId="77777777" w:rsidR="006871B5" w:rsidRPr="00920004" w:rsidRDefault="006871B5" w:rsidP="00CF739D">
            <w:pPr>
              <w:jc w:val="center"/>
            </w:pPr>
          </w:p>
        </w:tc>
        <w:tc>
          <w:tcPr>
            <w:tcW w:w="1767" w:type="dxa"/>
            <w:noWrap/>
            <w:hideMark/>
          </w:tcPr>
          <w:p w14:paraId="131F3F35" w14:textId="77777777" w:rsidR="006871B5" w:rsidRPr="00920004" w:rsidRDefault="006871B5" w:rsidP="00CF739D">
            <w:pPr>
              <w:rPr>
                <w:lang w:val="en-US"/>
              </w:rPr>
            </w:pPr>
            <w:r w:rsidRPr="00920004">
              <w:t xml:space="preserve">ID </w:t>
            </w:r>
            <w:r w:rsidRPr="00920004">
              <w:rPr>
                <w:lang w:val="en-US"/>
              </w:rPr>
              <w:t>loại quần áo</w:t>
            </w:r>
          </w:p>
        </w:tc>
      </w:tr>
      <w:tr w:rsidR="006871B5" w:rsidRPr="00920004" w14:paraId="767E94B9" w14:textId="77777777" w:rsidTr="006871B5">
        <w:trPr>
          <w:trHeight w:val="300"/>
        </w:trPr>
        <w:tc>
          <w:tcPr>
            <w:tcW w:w="708" w:type="dxa"/>
            <w:noWrap/>
            <w:vAlign w:val="center"/>
            <w:hideMark/>
          </w:tcPr>
          <w:p w14:paraId="199E5081" w14:textId="77777777" w:rsidR="006871B5" w:rsidRPr="00920004" w:rsidRDefault="006871B5" w:rsidP="00CF739D">
            <w:pPr>
              <w:spacing w:before="240" w:line="0" w:lineRule="atLeast"/>
              <w:jc w:val="center"/>
            </w:pPr>
            <w:r w:rsidRPr="00920004">
              <w:t>2</w:t>
            </w:r>
          </w:p>
        </w:tc>
        <w:tc>
          <w:tcPr>
            <w:tcW w:w="2281" w:type="dxa"/>
            <w:noWrap/>
            <w:hideMark/>
          </w:tcPr>
          <w:p w14:paraId="69831664" w14:textId="77777777" w:rsidR="006871B5" w:rsidRPr="00920004" w:rsidRDefault="006871B5" w:rsidP="00CF739D">
            <w:r w:rsidRPr="00920004">
              <w:rPr>
                <w:lang w:val="en-US"/>
              </w:rPr>
              <w:t>product_type</w:t>
            </w:r>
            <w:r w:rsidRPr="00920004">
              <w:t>_name</w:t>
            </w:r>
          </w:p>
        </w:tc>
        <w:tc>
          <w:tcPr>
            <w:tcW w:w="1300" w:type="dxa"/>
            <w:noWrap/>
            <w:hideMark/>
          </w:tcPr>
          <w:p w14:paraId="64FED6A3" w14:textId="39325D20" w:rsidR="006871B5" w:rsidRPr="00920004" w:rsidRDefault="00E452E5" w:rsidP="00CF739D">
            <w:r w:rsidRPr="00920004">
              <w:t>varchar</w:t>
            </w:r>
          </w:p>
        </w:tc>
        <w:tc>
          <w:tcPr>
            <w:tcW w:w="1098" w:type="dxa"/>
            <w:noWrap/>
            <w:vAlign w:val="center"/>
            <w:hideMark/>
          </w:tcPr>
          <w:p w14:paraId="1F7D2307" w14:textId="77777777" w:rsidR="006871B5" w:rsidRPr="00920004" w:rsidRDefault="006871B5" w:rsidP="00CF739D">
            <w:pPr>
              <w:jc w:val="center"/>
            </w:pPr>
          </w:p>
        </w:tc>
        <w:tc>
          <w:tcPr>
            <w:tcW w:w="838" w:type="dxa"/>
            <w:noWrap/>
            <w:vAlign w:val="center"/>
            <w:hideMark/>
          </w:tcPr>
          <w:p w14:paraId="1EB58808" w14:textId="77777777" w:rsidR="006871B5" w:rsidRPr="00920004" w:rsidRDefault="006871B5" w:rsidP="00CF739D">
            <w:pPr>
              <w:jc w:val="center"/>
            </w:pPr>
          </w:p>
        </w:tc>
        <w:tc>
          <w:tcPr>
            <w:tcW w:w="823" w:type="dxa"/>
            <w:noWrap/>
            <w:vAlign w:val="center"/>
            <w:hideMark/>
          </w:tcPr>
          <w:p w14:paraId="35304F22" w14:textId="77777777" w:rsidR="006871B5" w:rsidRPr="00920004" w:rsidRDefault="006871B5" w:rsidP="00CF739D">
            <w:pPr>
              <w:jc w:val="center"/>
            </w:pPr>
          </w:p>
        </w:tc>
        <w:tc>
          <w:tcPr>
            <w:tcW w:w="1767" w:type="dxa"/>
            <w:noWrap/>
            <w:hideMark/>
          </w:tcPr>
          <w:p w14:paraId="195895FC" w14:textId="77777777" w:rsidR="006871B5" w:rsidRPr="00920004" w:rsidRDefault="006871B5" w:rsidP="00CF739D">
            <w:pPr>
              <w:rPr>
                <w:lang w:val="en-US"/>
              </w:rPr>
            </w:pPr>
            <w:r w:rsidRPr="00920004">
              <w:rPr>
                <w:lang w:val="en-US"/>
              </w:rPr>
              <w:t>Tên loại</w:t>
            </w:r>
          </w:p>
        </w:tc>
      </w:tr>
      <w:tr w:rsidR="006871B5" w:rsidRPr="00920004" w14:paraId="6D3C8BAD" w14:textId="77777777" w:rsidTr="006871B5">
        <w:trPr>
          <w:trHeight w:val="300"/>
        </w:trPr>
        <w:tc>
          <w:tcPr>
            <w:tcW w:w="708" w:type="dxa"/>
            <w:noWrap/>
            <w:vAlign w:val="center"/>
            <w:hideMark/>
          </w:tcPr>
          <w:p w14:paraId="711C758A" w14:textId="77777777" w:rsidR="006871B5" w:rsidRPr="00920004" w:rsidRDefault="006871B5" w:rsidP="00CF739D">
            <w:pPr>
              <w:spacing w:before="240" w:line="0" w:lineRule="atLeast"/>
              <w:jc w:val="center"/>
              <w:rPr>
                <w:lang w:val="en-US"/>
              </w:rPr>
            </w:pPr>
            <w:r w:rsidRPr="00920004">
              <w:rPr>
                <w:lang w:val="en-US"/>
              </w:rPr>
              <w:t>3</w:t>
            </w:r>
          </w:p>
        </w:tc>
        <w:tc>
          <w:tcPr>
            <w:tcW w:w="2281" w:type="dxa"/>
            <w:noWrap/>
            <w:hideMark/>
          </w:tcPr>
          <w:p w14:paraId="6BD6248B" w14:textId="77777777" w:rsidR="006871B5" w:rsidRPr="00920004" w:rsidRDefault="006871B5" w:rsidP="00CF739D">
            <w:r w:rsidRPr="00920004">
              <w:t>status</w:t>
            </w:r>
          </w:p>
        </w:tc>
        <w:tc>
          <w:tcPr>
            <w:tcW w:w="1300" w:type="dxa"/>
            <w:noWrap/>
            <w:hideMark/>
          </w:tcPr>
          <w:p w14:paraId="1144DA9D" w14:textId="45FDADB6" w:rsidR="006871B5" w:rsidRPr="00920004" w:rsidRDefault="00E452E5" w:rsidP="00CF739D">
            <w:r w:rsidRPr="00920004">
              <w:t>varchar</w:t>
            </w:r>
          </w:p>
        </w:tc>
        <w:tc>
          <w:tcPr>
            <w:tcW w:w="1098" w:type="dxa"/>
            <w:noWrap/>
            <w:vAlign w:val="center"/>
            <w:hideMark/>
          </w:tcPr>
          <w:p w14:paraId="19838517" w14:textId="77777777" w:rsidR="006871B5" w:rsidRPr="00920004" w:rsidRDefault="006871B5" w:rsidP="00CF739D">
            <w:pPr>
              <w:jc w:val="center"/>
            </w:pPr>
            <w:r w:rsidRPr="00920004">
              <w:t>X</w:t>
            </w:r>
          </w:p>
        </w:tc>
        <w:tc>
          <w:tcPr>
            <w:tcW w:w="838" w:type="dxa"/>
            <w:noWrap/>
            <w:vAlign w:val="center"/>
            <w:hideMark/>
          </w:tcPr>
          <w:p w14:paraId="659584D7" w14:textId="77777777" w:rsidR="006871B5" w:rsidRPr="00920004" w:rsidRDefault="006871B5" w:rsidP="00CF739D">
            <w:pPr>
              <w:jc w:val="center"/>
            </w:pPr>
          </w:p>
        </w:tc>
        <w:tc>
          <w:tcPr>
            <w:tcW w:w="823" w:type="dxa"/>
            <w:noWrap/>
            <w:vAlign w:val="center"/>
            <w:hideMark/>
          </w:tcPr>
          <w:p w14:paraId="341622DE" w14:textId="77777777" w:rsidR="006871B5" w:rsidRPr="00920004" w:rsidRDefault="006871B5" w:rsidP="00CF739D">
            <w:pPr>
              <w:jc w:val="center"/>
            </w:pPr>
          </w:p>
        </w:tc>
        <w:tc>
          <w:tcPr>
            <w:tcW w:w="1767" w:type="dxa"/>
            <w:noWrap/>
            <w:hideMark/>
          </w:tcPr>
          <w:p w14:paraId="504474AA" w14:textId="77777777" w:rsidR="006871B5" w:rsidRPr="00920004" w:rsidRDefault="006871B5" w:rsidP="00CF739D">
            <w:r w:rsidRPr="00920004">
              <w:t>Trạng thái</w:t>
            </w:r>
          </w:p>
        </w:tc>
      </w:tr>
    </w:tbl>
    <w:p w14:paraId="1AB09A2B" w14:textId="03C36A5B" w:rsidR="00BD0851" w:rsidRPr="00920004" w:rsidRDefault="006871B5" w:rsidP="00CF739D">
      <w:pPr>
        <w:pStyle w:val="Caption"/>
      </w:pPr>
      <w:bookmarkStart w:id="2638" w:name="_Toc53150461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27</w:t>
      </w:r>
      <w:r w:rsidR="00D632EE" w:rsidRPr="00CF739D">
        <w:fldChar w:fldCharType="end"/>
      </w:r>
      <w:r w:rsidRPr="00920004">
        <w:t xml:space="preserve"> Bảng dữ liệu loại quần áo</w:t>
      </w:r>
      <w:bookmarkEnd w:id="2638"/>
    </w:p>
    <w:p w14:paraId="687843D9" w14:textId="77777777" w:rsidR="006871B5" w:rsidRPr="00CF739D" w:rsidRDefault="006871B5" w:rsidP="00CF739D">
      <w:pPr>
        <w:rPr>
          <w:b/>
          <w:lang w:val="en-US"/>
        </w:rPr>
      </w:pPr>
      <w:r w:rsidRPr="00CF739D">
        <w:rPr>
          <w:b/>
          <w:lang w:val="en-US"/>
        </w:rPr>
        <w:t>BẢNG PROMOTION</w:t>
      </w:r>
    </w:p>
    <w:tbl>
      <w:tblPr>
        <w:tblStyle w:val="TableGrid"/>
        <w:tblW w:w="8815" w:type="dxa"/>
        <w:tblLook w:val="04A0" w:firstRow="1" w:lastRow="0" w:firstColumn="1" w:lastColumn="0" w:noHBand="0" w:noVBand="1"/>
      </w:tblPr>
      <w:tblGrid>
        <w:gridCol w:w="708"/>
        <w:gridCol w:w="1993"/>
        <w:gridCol w:w="1300"/>
        <w:gridCol w:w="1098"/>
        <w:gridCol w:w="838"/>
        <w:gridCol w:w="823"/>
        <w:gridCol w:w="2055"/>
      </w:tblGrid>
      <w:tr w:rsidR="006871B5" w:rsidRPr="00920004" w14:paraId="08D9407D" w14:textId="77777777" w:rsidTr="006871B5">
        <w:trPr>
          <w:trHeight w:val="300"/>
        </w:trPr>
        <w:tc>
          <w:tcPr>
            <w:tcW w:w="708" w:type="dxa"/>
            <w:noWrap/>
            <w:vAlign w:val="center"/>
            <w:hideMark/>
          </w:tcPr>
          <w:p w14:paraId="68CFCFAB"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075ECC4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ACFB4FB"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D5EDE51"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83C129"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389625ED" w14:textId="77777777" w:rsidR="006871B5" w:rsidRPr="00920004" w:rsidRDefault="006871B5" w:rsidP="00CF739D">
            <w:pPr>
              <w:spacing w:before="240" w:line="0" w:lineRule="atLeast"/>
              <w:jc w:val="center"/>
              <w:rPr>
                <w:b/>
                <w:bCs/>
              </w:rPr>
            </w:pPr>
            <w:r w:rsidRPr="00920004">
              <w:rPr>
                <w:b/>
                <w:bCs/>
                <w:lang w:val="da-DK"/>
              </w:rPr>
              <w:t>Khóa ngoại</w:t>
            </w:r>
          </w:p>
        </w:tc>
        <w:tc>
          <w:tcPr>
            <w:tcW w:w="2055" w:type="dxa"/>
            <w:noWrap/>
            <w:vAlign w:val="center"/>
            <w:hideMark/>
          </w:tcPr>
          <w:p w14:paraId="7339BB7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76A8E1A" w14:textId="77777777" w:rsidTr="006871B5">
        <w:trPr>
          <w:trHeight w:val="300"/>
        </w:trPr>
        <w:tc>
          <w:tcPr>
            <w:tcW w:w="708" w:type="dxa"/>
            <w:noWrap/>
            <w:vAlign w:val="center"/>
            <w:hideMark/>
          </w:tcPr>
          <w:p w14:paraId="118BABE4" w14:textId="77777777" w:rsidR="006871B5" w:rsidRPr="00920004" w:rsidRDefault="006871B5" w:rsidP="00CF739D">
            <w:pPr>
              <w:spacing w:before="240" w:line="0" w:lineRule="atLeast"/>
              <w:jc w:val="center"/>
            </w:pPr>
            <w:r w:rsidRPr="00920004">
              <w:t>1</w:t>
            </w:r>
          </w:p>
        </w:tc>
        <w:tc>
          <w:tcPr>
            <w:tcW w:w="1993" w:type="dxa"/>
            <w:noWrap/>
            <w:hideMark/>
          </w:tcPr>
          <w:p w14:paraId="364E1150" w14:textId="77777777" w:rsidR="006871B5" w:rsidRPr="00920004" w:rsidRDefault="006871B5" w:rsidP="00CF739D">
            <w:r w:rsidRPr="00920004">
              <w:t>id</w:t>
            </w:r>
          </w:p>
        </w:tc>
        <w:tc>
          <w:tcPr>
            <w:tcW w:w="1300" w:type="dxa"/>
            <w:noWrap/>
            <w:hideMark/>
          </w:tcPr>
          <w:p w14:paraId="6BFAE87A" w14:textId="77777777" w:rsidR="006871B5" w:rsidRPr="00920004" w:rsidRDefault="006871B5" w:rsidP="00CF739D">
            <w:r w:rsidRPr="00920004">
              <w:t>numeric</w:t>
            </w:r>
          </w:p>
        </w:tc>
        <w:tc>
          <w:tcPr>
            <w:tcW w:w="1098" w:type="dxa"/>
            <w:noWrap/>
            <w:vAlign w:val="center"/>
            <w:hideMark/>
          </w:tcPr>
          <w:p w14:paraId="13B575ED" w14:textId="77777777" w:rsidR="006871B5" w:rsidRPr="00920004" w:rsidRDefault="006871B5" w:rsidP="00CF739D">
            <w:pPr>
              <w:jc w:val="center"/>
            </w:pPr>
          </w:p>
        </w:tc>
        <w:tc>
          <w:tcPr>
            <w:tcW w:w="838" w:type="dxa"/>
            <w:noWrap/>
            <w:vAlign w:val="center"/>
            <w:hideMark/>
          </w:tcPr>
          <w:p w14:paraId="3379C443" w14:textId="77777777" w:rsidR="006871B5" w:rsidRPr="00920004" w:rsidRDefault="006871B5" w:rsidP="00CF739D">
            <w:pPr>
              <w:jc w:val="center"/>
            </w:pPr>
            <w:r w:rsidRPr="00920004">
              <w:t>X</w:t>
            </w:r>
          </w:p>
        </w:tc>
        <w:tc>
          <w:tcPr>
            <w:tcW w:w="823" w:type="dxa"/>
            <w:noWrap/>
            <w:vAlign w:val="center"/>
            <w:hideMark/>
          </w:tcPr>
          <w:p w14:paraId="616B1CE6" w14:textId="77777777" w:rsidR="006871B5" w:rsidRPr="00920004" w:rsidRDefault="006871B5" w:rsidP="00CF739D">
            <w:pPr>
              <w:jc w:val="center"/>
            </w:pPr>
          </w:p>
        </w:tc>
        <w:tc>
          <w:tcPr>
            <w:tcW w:w="2055" w:type="dxa"/>
            <w:noWrap/>
            <w:hideMark/>
          </w:tcPr>
          <w:p w14:paraId="6540863C"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78B873E" w14:textId="77777777" w:rsidTr="006871B5">
        <w:trPr>
          <w:trHeight w:val="300"/>
        </w:trPr>
        <w:tc>
          <w:tcPr>
            <w:tcW w:w="708" w:type="dxa"/>
            <w:noWrap/>
            <w:vAlign w:val="center"/>
            <w:hideMark/>
          </w:tcPr>
          <w:p w14:paraId="4DDA6146" w14:textId="77777777" w:rsidR="006871B5" w:rsidRPr="00920004" w:rsidRDefault="006871B5" w:rsidP="00CF739D">
            <w:pPr>
              <w:spacing w:before="240" w:line="0" w:lineRule="atLeast"/>
              <w:jc w:val="center"/>
            </w:pPr>
            <w:r w:rsidRPr="00920004">
              <w:lastRenderedPageBreak/>
              <w:t>2</w:t>
            </w:r>
          </w:p>
        </w:tc>
        <w:tc>
          <w:tcPr>
            <w:tcW w:w="1993" w:type="dxa"/>
            <w:noWrap/>
            <w:hideMark/>
          </w:tcPr>
          <w:p w14:paraId="4DD28E93" w14:textId="77777777" w:rsidR="006871B5" w:rsidRPr="00920004" w:rsidRDefault="006871B5" w:rsidP="00CF739D">
            <w:r w:rsidRPr="00920004">
              <w:rPr>
                <w:lang w:val="en-US"/>
              </w:rPr>
              <w:t>promotion</w:t>
            </w:r>
            <w:r w:rsidRPr="00920004">
              <w:t>_name</w:t>
            </w:r>
          </w:p>
        </w:tc>
        <w:tc>
          <w:tcPr>
            <w:tcW w:w="1300" w:type="dxa"/>
            <w:noWrap/>
            <w:hideMark/>
          </w:tcPr>
          <w:p w14:paraId="21B47692" w14:textId="6AF7509F" w:rsidR="006871B5" w:rsidRPr="00920004" w:rsidRDefault="00E452E5" w:rsidP="00CF739D">
            <w:r w:rsidRPr="00920004">
              <w:t>varchar</w:t>
            </w:r>
          </w:p>
        </w:tc>
        <w:tc>
          <w:tcPr>
            <w:tcW w:w="1098" w:type="dxa"/>
            <w:noWrap/>
            <w:vAlign w:val="center"/>
            <w:hideMark/>
          </w:tcPr>
          <w:p w14:paraId="2335785C" w14:textId="77777777" w:rsidR="006871B5" w:rsidRPr="00920004" w:rsidRDefault="006871B5" w:rsidP="00CF739D">
            <w:pPr>
              <w:jc w:val="center"/>
            </w:pPr>
          </w:p>
        </w:tc>
        <w:tc>
          <w:tcPr>
            <w:tcW w:w="838" w:type="dxa"/>
            <w:noWrap/>
            <w:vAlign w:val="center"/>
            <w:hideMark/>
          </w:tcPr>
          <w:p w14:paraId="55573989" w14:textId="77777777" w:rsidR="006871B5" w:rsidRPr="00920004" w:rsidRDefault="006871B5" w:rsidP="00CF739D">
            <w:pPr>
              <w:jc w:val="center"/>
            </w:pPr>
          </w:p>
        </w:tc>
        <w:tc>
          <w:tcPr>
            <w:tcW w:w="823" w:type="dxa"/>
            <w:noWrap/>
            <w:vAlign w:val="center"/>
            <w:hideMark/>
          </w:tcPr>
          <w:p w14:paraId="0E472DFD" w14:textId="77777777" w:rsidR="006871B5" w:rsidRPr="00920004" w:rsidRDefault="006871B5" w:rsidP="00CF739D">
            <w:pPr>
              <w:jc w:val="center"/>
            </w:pPr>
          </w:p>
        </w:tc>
        <w:tc>
          <w:tcPr>
            <w:tcW w:w="2055" w:type="dxa"/>
            <w:noWrap/>
            <w:hideMark/>
          </w:tcPr>
          <w:p w14:paraId="5BBC07FE" w14:textId="77777777" w:rsidR="006871B5" w:rsidRPr="00920004" w:rsidRDefault="006871B5" w:rsidP="00CF739D">
            <w:pPr>
              <w:rPr>
                <w:lang w:val="en-US"/>
              </w:rPr>
            </w:pPr>
            <w:r w:rsidRPr="00920004">
              <w:rPr>
                <w:lang w:val="en-US"/>
              </w:rPr>
              <w:t>Tên chất liệu</w:t>
            </w:r>
          </w:p>
        </w:tc>
      </w:tr>
      <w:tr w:rsidR="006871B5" w:rsidRPr="00920004" w14:paraId="518B6802" w14:textId="77777777" w:rsidTr="006871B5">
        <w:trPr>
          <w:trHeight w:val="300"/>
        </w:trPr>
        <w:tc>
          <w:tcPr>
            <w:tcW w:w="708" w:type="dxa"/>
            <w:noWrap/>
            <w:vAlign w:val="center"/>
          </w:tcPr>
          <w:p w14:paraId="1ED04BEA"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37FD032F" w14:textId="77777777" w:rsidR="006871B5" w:rsidRPr="00920004" w:rsidRDefault="006871B5" w:rsidP="00CF739D">
            <w:pPr>
              <w:rPr>
                <w:lang w:val="en-US"/>
              </w:rPr>
            </w:pPr>
            <w:r w:rsidRPr="00920004">
              <w:rPr>
                <w:lang w:val="en-US"/>
              </w:rPr>
              <w:t>sale</w:t>
            </w:r>
          </w:p>
        </w:tc>
        <w:tc>
          <w:tcPr>
            <w:tcW w:w="1300" w:type="dxa"/>
            <w:noWrap/>
          </w:tcPr>
          <w:p w14:paraId="006FFE3D" w14:textId="77777777" w:rsidR="006871B5" w:rsidRPr="00920004" w:rsidRDefault="006871B5" w:rsidP="00CF739D">
            <w:pPr>
              <w:rPr>
                <w:lang w:val="en-US"/>
              </w:rPr>
            </w:pPr>
            <w:r w:rsidRPr="00920004">
              <w:rPr>
                <w:lang w:val="en-US"/>
              </w:rPr>
              <w:t>integer</w:t>
            </w:r>
          </w:p>
        </w:tc>
        <w:tc>
          <w:tcPr>
            <w:tcW w:w="1098" w:type="dxa"/>
            <w:noWrap/>
            <w:vAlign w:val="center"/>
          </w:tcPr>
          <w:p w14:paraId="63792DAB" w14:textId="77777777" w:rsidR="006871B5" w:rsidRPr="00920004" w:rsidRDefault="006871B5" w:rsidP="00CF739D">
            <w:pPr>
              <w:jc w:val="center"/>
            </w:pPr>
          </w:p>
        </w:tc>
        <w:tc>
          <w:tcPr>
            <w:tcW w:w="838" w:type="dxa"/>
            <w:noWrap/>
            <w:vAlign w:val="center"/>
          </w:tcPr>
          <w:p w14:paraId="3AD9EC36" w14:textId="77777777" w:rsidR="006871B5" w:rsidRPr="00920004" w:rsidRDefault="006871B5" w:rsidP="00CF739D">
            <w:pPr>
              <w:jc w:val="center"/>
            </w:pPr>
          </w:p>
        </w:tc>
        <w:tc>
          <w:tcPr>
            <w:tcW w:w="823" w:type="dxa"/>
            <w:noWrap/>
            <w:vAlign w:val="center"/>
          </w:tcPr>
          <w:p w14:paraId="5547B8EB" w14:textId="77777777" w:rsidR="006871B5" w:rsidRPr="00920004" w:rsidRDefault="006871B5" w:rsidP="00CF739D">
            <w:pPr>
              <w:jc w:val="center"/>
            </w:pPr>
          </w:p>
        </w:tc>
        <w:tc>
          <w:tcPr>
            <w:tcW w:w="2055" w:type="dxa"/>
            <w:noWrap/>
          </w:tcPr>
          <w:p w14:paraId="3B8DFF64" w14:textId="77777777" w:rsidR="006871B5" w:rsidRPr="00920004" w:rsidRDefault="006871B5" w:rsidP="00CF739D">
            <w:pPr>
              <w:rPr>
                <w:lang w:val="en-US"/>
              </w:rPr>
            </w:pPr>
            <w:r w:rsidRPr="00920004">
              <w:rPr>
                <w:lang w:val="en-US"/>
              </w:rPr>
              <w:t>Phần trăm giảm</w:t>
            </w:r>
          </w:p>
        </w:tc>
      </w:tr>
      <w:tr w:rsidR="006871B5" w:rsidRPr="00920004" w14:paraId="75788822" w14:textId="77777777" w:rsidTr="006871B5">
        <w:trPr>
          <w:trHeight w:val="300"/>
        </w:trPr>
        <w:tc>
          <w:tcPr>
            <w:tcW w:w="708" w:type="dxa"/>
            <w:noWrap/>
            <w:vAlign w:val="center"/>
          </w:tcPr>
          <w:p w14:paraId="6C21F5E8"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6DE3B5AC" w14:textId="77777777" w:rsidR="006871B5" w:rsidRPr="00920004" w:rsidRDefault="006871B5" w:rsidP="00CF739D">
            <w:pPr>
              <w:rPr>
                <w:lang w:val="en-US"/>
              </w:rPr>
            </w:pPr>
            <w:r w:rsidRPr="00920004">
              <w:rPr>
                <w:lang w:val="en-US"/>
              </w:rPr>
              <w:t>date_start</w:t>
            </w:r>
          </w:p>
        </w:tc>
        <w:tc>
          <w:tcPr>
            <w:tcW w:w="1300" w:type="dxa"/>
            <w:noWrap/>
          </w:tcPr>
          <w:p w14:paraId="53BD7301" w14:textId="77777777" w:rsidR="006871B5" w:rsidRPr="00920004" w:rsidRDefault="006871B5" w:rsidP="00CF739D">
            <w:pPr>
              <w:rPr>
                <w:lang w:val="en-US"/>
              </w:rPr>
            </w:pPr>
            <w:r w:rsidRPr="00920004">
              <w:rPr>
                <w:lang w:val="en-US"/>
              </w:rPr>
              <w:t>date</w:t>
            </w:r>
          </w:p>
        </w:tc>
        <w:tc>
          <w:tcPr>
            <w:tcW w:w="1098" w:type="dxa"/>
            <w:noWrap/>
            <w:vAlign w:val="center"/>
          </w:tcPr>
          <w:p w14:paraId="25F1E061" w14:textId="77777777" w:rsidR="006871B5" w:rsidRPr="00920004" w:rsidRDefault="006871B5" w:rsidP="00CF739D">
            <w:pPr>
              <w:jc w:val="center"/>
            </w:pPr>
          </w:p>
        </w:tc>
        <w:tc>
          <w:tcPr>
            <w:tcW w:w="838" w:type="dxa"/>
            <w:noWrap/>
            <w:vAlign w:val="center"/>
          </w:tcPr>
          <w:p w14:paraId="4B39BC1C" w14:textId="77777777" w:rsidR="006871B5" w:rsidRPr="00920004" w:rsidRDefault="006871B5" w:rsidP="00CF739D">
            <w:pPr>
              <w:jc w:val="center"/>
            </w:pPr>
          </w:p>
        </w:tc>
        <w:tc>
          <w:tcPr>
            <w:tcW w:w="823" w:type="dxa"/>
            <w:noWrap/>
            <w:vAlign w:val="center"/>
          </w:tcPr>
          <w:p w14:paraId="00F253F8" w14:textId="77777777" w:rsidR="006871B5" w:rsidRPr="00920004" w:rsidRDefault="006871B5" w:rsidP="00CF739D">
            <w:pPr>
              <w:jc w:val="center"/>
            </w:pPr>
          </w:p>
        </w:tc>
        <w:tc>
          <w:tcPr>
            <w:tcW w:w="2055" w:type="dxa"/>
            <w:noWrap/>
          </w:tcPr>
          <w:p w14:paraId="6B8C03BE" w14:textId="77777777" w:rsidR="006871B5" w:rsidRPr="00920004" w:rsidRDefault="006871B5" w:rsidP="00CF739D">
            <w:pPr>
              <w:rPr>
                <w:lang w:val="en-US"/>
              </w:rPr>
            </w:pPr>
            <w:r w:rsidRPr="00920004">
              <w:rPr>
                <w:lang w:val="en-US"/>
              </w:rPr>
              <w:t>Ngày bắt đầu</w:t>
            </w:r>
          </w:p>
        </w:tc>
      </w:tr>
      <w:tr w:rsidR="006871B5" w:rsidRPr="00920004" w14:paraId="5919E9F8" w14:textId="77777777" w:rsidTr="006871B5">
        <w:trPr>
          <w:trHeight w:val="300"/>
        </w:trPr>
        <w:tc>
          <w:tcPr>
            <w:tcW w:w="708" w:type="dxa"/>
            <w:noWrap/>
            <w:vAlign w:val="center"/>
          </w:tcPr>
          <w:p w14:paraId="2C0B6C53"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4D477C40" w14:textId="77777777" w:rsidR="006871B5" w:rsidRPr="00920004" w:rsidRDefault="006871B5" w:rsidP="00CF739D">
            <w:pPr>
              <w:rPr>
                <w:lang w:val="en-US"/>
              </w:rPr>
            </w:pPr>
            <w:r w:rsidRPr="00920004">
              <w:rPr>
                <w:lang w:val="en-US"/>
              </w:rPr>
              <w:t>date_end</w:t>
            </w:r>
          </w:p>
        </w:tc>
        <w:tc>
          <w:tcPr>
            <w:tcW w:w="1300" w:type="dxa"/>
            <w:noWrap/>
          </w:tcPr>
          <w:p w14:paraId="4A7683C2" w14:textId="77777777" w:rsidR="006871B5" w:rsidRPr="00920004" w:rsidRDefault="006871B5" w:rsidP="00CF739D">
            <w:pPr>
              <w:rPr>
                <w:lang w:val="en-US"/>
              </w:rPr>
            </w:pPr>
            <w:r w:rsidRPr="00920004">
              <w:rPr>
                <w:lang w:val="en-US"/>
              </w:rPr>
              <w:t>date</w:t>
            </w:r>
          </w:p>
        </w:tc>
        <w:tc>
          <w:tcPr>
            <w:tcW w:w="1098" w:type="dxa"/>
            <w:noWrap/>
            <w:vAlign w:val="center"/>
          </w:tcPr>
          <w:p w14:paraId="3FA98185" w14:textId="77777777" w:rsidR="006871B5" w:rsidRPr="00920004" w:rsidRDefault="006871B5" w:rsidP="00CF739D">
            <w:pPr>
              <w:jc w:val="center"/>
            </w:pPr>
          </w:p>
        </w:tc>
        <w:tc>
          <w:tcPr>
            <w:tcW w:w="838" w:type="dxa"/>
            <w:noWrap/>
            <w:vAlign w:val="center"/>
          </w:tcPr>
          <w:p w14:paraId="64DA8F33" w14:textId="77777777" w:rsidR="006871B5" w:rsidRPr="00920004" w:rsidRDefault="006871B5" w:rsidP="00CF739D">
            <w:pPr>
              <w:jc w:val="center"/>
            </w:pPr>
          </w:p>
        </w:tc>
        <w:tc>
          <w:tcPr>
            <w:tcW w:w="823" w:type="dxa"/>
            <w:noWrap/>
            <w:vAlign w:val="center"/>
          </w:tcPr>
          <w:p w14:paraId="2FB48719" w14:textId="77777777" w:rsidR="006871B5" w:rsidRPr="00920004" w:rsidRDefault="006871B5" w:rsidP="00CF739D">
            <w:pPr>
              <w:jc w:val="center"/>
            </w:pPr>
          </w:p>
        </w:tc>
        <w:tc>
          <w:tcPr>
            <w:tcW w:w="2055" w:type="dxa"/>
            <w:noWrap/>
          </w:tcPr>
          <w:p w14:paraId="3BAF8F51" w14:textId="77777777" w:rsidR="006871B5" w:rsidRPr="00920004" w:rsidRDefault="006871B5" w:rsidP="00CF739D">
            <w:pPr>
              <w:rPr>
                <w:lang w:val="en-US"/>
              </w:rPr>
            </w:pPr>
            <w:r w:rsidRPr="00920004">
              <w:rPr>
                <w:lang w:val="en-US"/>
              </w:rPr>
              <w:t>Ngày kết thúc</w:t>
            </w:r>
          </w:p>
        </w:tc>
      </w:tr>
      <w:tr w:rsidR="006871B5" w:rsidRPr="00920004" w14:paraId="22892861" w14:textId="77777777" w:rsidTr="006871B5">
        <w:trPr>
          <w:trHeight w:val="300"/>
        </w:trPr>
        <w:tc>
          <w:tcPr>
            <w:tcW w:w="708" w:type="dxa"/>
            <w:noWrap/>
            <w:vAlign w:val="center"/>
          </w:tcPr>
          <w:p w14:paraId="5231BD3D"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5935A773" w14:textId="77777777" w:rsidR="006871B5" w:rsidRPr="00920004" w:rsidRDefault="006871B5" w:rsidP="00CF739D">
            <w:pPr>
              <w:rPr>
                <w:lang w:val="en-US"/>
              </w:rPr>
            </w:pPr>
            <w:r w:rsidRPr="00920004">
              <w:rPr>
                <w:lang w:val="en-US"/>
              </w:rPr>
              <w:t>promotion_code</w:t>
            </w:r>
          </w:p>
        </w:tc>
        <w:tc>
          <w:tcPr>
            <w:tcW w:w="1300" w:type="dxa"/>
            <w:noWrap/>
          </w:tcPr>
          <w:p w14:paraId="7A65BBE5" w14:textId="3B198079" w:rsidR="006871B5" w:rsidRPr="00920004" w:rsidRDefault="00E452E5" w:rsidP="00CF739D">
            <w:pPr>
              <w:rPr>
                <w:lang w:val="en-US"/>
              </w:rPr>
            </w:pPr>
            <w:r w:rsidRPr="00920004">
              <w:t>varchar</w:t>
            </w:r>
          </w:p>
        </w:tc>
        <w:tc>
          <w:tcPr>
            <w:tcW w:w="1098" w:type="dxa"/>
            <w:noWrap/>
            <w:vAlign w:val="center"/>
          </w:tcPr>
          <w:p w14:paraId="2BE62738" w14:textId="77777777" w:rsidR="006871B5" w:rsidRPr="00920004" w:rsidRDefault="006871B5" w:rsidP="00CF739D">
            <w:pPr>
              <w:jc w:val="center"/>
            </w:pPr>
          </w:p>
        </w:tc>
        <w:tc>
          <w:tcPr>
            <w:tcW w:w="838" w:type="dxa"/>
            <w:noWrap/>
            <w:vAlign w:val="center"/>
          </w:tcPr>
          <w:p w14:paraId="377B5FE4" w14:textId="77777777" w:rsidR="006871B5" w:rsidRPr="00920004" w:rsidRDefault="006871B5" w:rsidP="00CF739D">
            <w:pPr>
              <w:jc w:val="center"/>
            </w:pPr>
          </w:p>
        </w:tc>
        <w:tc>
          <w:tcPr>
            <w:tcW w:w="823" w:type="dxa"/>
            <w:noWrap/>
            <w:vAlign w:val="center"/>
          </w:tcPr>
          <w:p w14:paraId="131A91C9" w14:textId="77777777" w:rsidR="006871B5" w:rsidRPr="00920004" w:rsidRDefault="006871B5" w:rsidP="00CF739D">
            <w:pPr>
              <w:jc w:val="center"/>
            </w:pPr>
          </w:p>
        </w:tc>
        <w:tc>
          <w:tcPr>
            <w:tcW w:w="2055" w:type="dxa"/>
            <w:noWrap/>
          </w:tcPr>
          <w:p w14:paraId="7D578B55" w14:textId="77777777" w:rsidR="006871B5" w:rsidRPr="00920004" w:rsidRDefault="006871B5" w:rsidP="00CF739D">
            <w:pPr>
              <w:rPr>
                <w:lang w:val="en-US"/>
              </w:rPr>
            </w:pPr>
            <w:r w:rsidRPr="00920004">
              <w:rPr>
                <w:lang w:val="en-US"/>
              </w:rPr>
              <w:t>Mã áp dụng</w:t>
            </w:r>
          </w:p>
        </w:tc>
      </w:tr>
      <w:tr w:rsidR="006871B5" w:rsidRPr="00920004" w14:paraId="4ACD56F4" w14:textId="77777777" w:rsidTr="006871B5">
        <w:trPr>
          <w:trHeight w:val="300"/>
        </w:trPr>
        <w:tc>
          <w:tcPr>
            <w:tcW w:w="708" w:type="dxa"/>
            <w:noWrap/>
            <w:vAlign w:val="center"/>
            <w:hideMark/>
          </w:tcPr>
          <w:p w14:paraId="02DEC55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hideMark/>
          </w:tcPr>
          <w:p w14:paraId="3744711E" w14:textId="77777777" w:rsidR="006871B5" w:rsidRPr="00920004" w:rsidRDefault="006871B5" w:rsidP="00CF739D">
            <w:r w:rsidRPr="00920004">
              <w:t>status</w:t>
            </w:r>
          </w:p>
        </w:tc>
        <w:tc>
          <w:tcPr>
            <w:tcW w:w="1300" w:type="dxa"/>
            <w:noWrap/>
            <w:hideMark/>
          </w:tcPr>
          <w:p w14:paraId="57B46AAF" w14:textId="7D47C41C" w:rsidR="006871B5" w:rsidRPr="00920004" w:rsidRDefault="00E452E5" w:rsidP="00CF739D">
            <w:r w:rsidRPr="00920004">
              <w:t>varchar</w:t>
            </w:r>
          </w:p>
        </w:tc>
        <w:tc>
          <w:tcPr>
            <w:tcW w:w="1098" w:type="dxa"/>
            <w:noWrap/>
            <w:vAlign w:val="center"/>
            <w:hideMark/>
          </w:tcPr>
          <w:p w14:paraId="3F6DA3CD" w14:textId="77777777" w:rsidR="006871B5" w:rsidRPr="00920004" w:rsidRDefault="006871B5" w:rsidP="00CF739D">
            <w:pPr>
              <w:jc w:val="center"/>
            </w:pPr>
            <w:r w:rsidRPr="00920004">
              <w:t>X</w:t>
            </w:r>
          </w:p>
        </w:tc>
        <w:tc>
          <w:tcPr>
            <w:tcW w:w="838" w:type="dxa"/>
            <w:noWrap/>
            <w:vAlign w:val="center"/>
            <w:hideMark/>
          </w:tcPr>
          <w:p w14:paraId="6C31BC59" w14:textId="77777777" w:rsidR="006871B5" w:rsidRPr="00920004" w:rsidRDefault="006871B5" w:rsidP="00CF739D">
            <w:pPr>
              <w:jc w:val="center"/>
            </w:pPr>
          </w:p>
        </w:tc>
        <w:tc>
          <w:tcPr>
            <w:tcW w:w="823" w:type="dxa"/>
            <w:noWrap/>
            <w:vAlign w:val="center"/>
            <w:hideMark/>
          </w:tcPr>
          <w:p w14:paraId="4B138A1B" w14:textId="77777777" w:rsidR="006871B5" w:rsidRPr="00920004" w:rsidRDefault="006871B5" w:rsidP="00CF739D">
            <w:pPr>
              <w:jc w:val="center"/>
            </w:pPr>
          </w:p>
        </w:tc>
        <w:tc>
          <w:tcPr>
            <w:tcW w:w="2055" w:type="dxa"/>
            <w:noWrap/>
            <w:hideMark/>
          </w:tcPr>
          <w:p w14:paraId="47A61DAD" w14:textId="77777777" w:rsidR="006871B5" w:rsidRPr="00920004" w:rsidRDefault="006871B5" w:rsidP="00CF739D">
            <w:r w:rsidRPr="00920004">
              <w:t>Trạng thái</w:t>
            </w:r>
          </w:p>
        </w:tc>
      </w:tr>
    </w:tbl>
    <w:p w14:paraId="042E93A6" w14:textId="7D712B6C" w:rsidR="00BD0851" w:rsidRPr="00CF739D" w:rsidRDefault="006871B5">
      <w:pPr>
        <w:pStyle w:val="Caption"/>
      </w:pPr>
      <w:bookmarkStart w:id="2639" w:name="_Toc53150461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28</w:t>
      </w:r>
      <w:r w:rsidR="00D632EE" w:rsidRPr="00CF739D">
        <w:fldChar w:fldCharType="end"/>
      </w:r>
      <w:r w:rsidRPr="00920004">
        <w:t xml:space="preserve"> Bảng dữ liệu khuyến mãi</w:t>
      </w:r>
      <w:bookmarkEnd w:id="2639"/>
    </w:p>
    <w:p w14:paraId="51DB2D74" w14:textId="77777777" w:rsidR="006871B5" w:rsidRPr="00CF739D" w:rsidRDefault="006871B5" w:rsidP="00CF739D">
      <w:pPr>
        <w:rPr>
          <w:b/>
          <w:lang w:val="en-US"/>
        </w:rPr>
      </w:pPr>
      <w:r w:rsidRPr="00CF739D">
        <w:rPr>
          <w:b/>
          <w:lang w:val="en-US"/>
        </w:rPr>
        <w:t>BẢNG PROMOTION_BRANCH</w:t>
      </w:r>
    </w:p>
    <w:tbl>
      <w:tblPr>
        <w:tblStyle w:val="TableGrid"/>
        <w:tblW w:w="8815" w:type="dxa"/>
        <w:tblLook w:val="04A0" w:firstRow="1" w:lastRow="0" w:firstColumn="1" w:lastColumn="0" w:noHBand="0" w:noVBand="1"/>
      </w:tblPr>
      <w:tblGrid>
        <w:gridCol w:w="708"/>
        <w:gridCol w:w="1820"/>
        <w:gridCol w:w="1300"/>
        <w:gridCol w:w="1098"/>
        <w:gridCol w:w="838"/>
        <w:gridCol w:w="823"/>
        <w:gridCol w:w="2228"/>
      </w:tblGrid>
      <w:tr w:rsidR="006871B5" w:rsidRPr="00920004" w14:paraId="6871C3B1" w14:textId="77777777" w:rsidTr="006871B5">
        <w:trPr>
          <w:trHeight w:val="300"/>
        </w:trPr>
        <w:tc>
          <w:tcPr>
            <w:tcW w:w="708" w:type="dxa"/>
            <w:noWrap/>
            <w:vAlign w:val="center"/>
            <w:hideMark/>
          </w:tcPr>
          <w:p w14:paraId="606BADB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1DF3C82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C5354D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3EB9F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14F8C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3C97480"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128737BB"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B9F3DE" w14:textId="77777777" w:rsidTr="006871B5">
        <w:trPr>
          <w:trHeight w:val="300"/>
        </w:trPr>
        <w:tc>
          <w:tcPr>
            <w:tcW w:w="708" w:type="dxa"/>
            <w:noWrap/>
            <w:vAlign w:val="center"/>
            <w:hideMark/>
          </w:tcPr>
          <w:p w14:paraId="6F6D576E" w14:textId="77777777" w:rsidR="006871B5" w:rsidRPr="00920004" w:rsidRDefault="006871B5" w:rsidP="00CF739D">
            <w:pPr>
              <w:spacing w:before="240" w:line="0" w:lineRule="atLeast"/>
              <w:jc w:val="center"/>
            </w:pPr>
            <w:r w:rsidRPr="00920004">
              <w:t>1</w:t>
            </w:r>
          </w:p>
        </w:tc>
        <w:tc>
          <w:tcPr>
            <w:tcW w:w="1820" w:type="dxa"/>
            <w:noWrap/>
            <w:hideMark/>
          </w:tcPr>
          <w:p w14:paraId="50C01A03" w14:textId="77777777" w:rsidR="006871B5" w:rsidRPr="00920004" w:rsidRDefault="006871B5" w:rsidP="00CF739D">
            <w:r w:rsidRPr="00920004">
              <w:t>id</w:t>
            </w:r>
          </w:p>
        </w:tc>
        <w:tc>
          <w:tcPr>
            <w:tcW w:w="1300" w:type="dxa"/>
            <w:noWrap/>
            <w:hideMark/>
          </w:tcPr>
          <w:p w14:paraId="74B2B316" w14:textId="77777777" w:rsidR="006871B5" w:rsidRPr="00920004" w:rsidRDefault="006871B5" w:rsidP="00CF739D">
            <w:r w:rsidRPr="00920004">
              <w:t>numeric</w:t>
            </w:r>
          </w:p>
        </w:tc>
        <w:tc>
          <w:tcPr>
            <w:tcW w:w="1098" w:type="dxa"/>
            <w:noWrap/>
            <w:vAlign w:val="center"/>
            <w:hideMark/>
          </w:tcPr>
          <w:p w14:paraId="068D5692" w14:textId="77777777" w:rsidR="006871B5" w:rsidRPr="00920004" w:rsidRDefault="006871B5" w:rsidP="00CF739D"/>
        </w:tc>
        <w:tc>
          <w:tcPr>
            <w:tcW w:w="838" w:type="dxa"/>
            <w:noWrap/>
            <w:vAlign w:val="center"/>
            <w:hideMark/>
          </w:tcPr>
          <w:p w14:paraId="773ED103" w14:textId="77777777" w:rsidR="006871B5" w:rsidRPr="00920004" w:rsidRDefault="006871B5" w:rsidP="00CF739D">
            <w:r w:rsidRPr="00920004">
              <w:t>X</w:t>
            </w:r>
          </w:p>
        </w:tc>
        <w:tc>
          <w:tcPr>
            <w:tcW w:w="823" w:type="dxa"/>
            <w:noWrap/>
            <w:vAlign w:val="center"/>
            <w:hideMark/>
          </w:tcPr>
          <w:p w14:paraId="3FE56636" w14:textId="77777777" w:rsidR="006871B5" w:rsidRPr="00920004" w:rsidRDefault="006871B5" w:rsidP="00CF739D"/>
        </w:tc>
        <w:tc>
          <w:tcPr>
            <w:tcW w:w="2228" w:type="dxa"/>
            <w:noWrap/>
            <w:hideMark/>
          </w:tcPr>
          <w:p w14:paraId="5E8F04D9" w14:textId="77777777" w:rsidR="006871B5" w:rsidRPr="00920004" w:rsidRDefault="006871B5" w:rsidP="00CF739D">
            <w:pPr>
              <w:rPr>
                <w:lang w:val="en-US"/>
              </w:rPr>
            </w:pPr>
            <w:r w:rsidRPr="00920004">
              <w:t>ID</w:t>
            </w:r>
          </w:p>
        </w:tc>
      </w:tr>
      <w:tr w:rsidR="006871B5" w:rsidRPr="00920004" w14:paraId="76370B08" w14:textId="77777777" w:rsidTr="006871B5">
        <w:trPr>
          <w:trHeight w:val="300"/>
        </w:trPr>
        <w:tc>
          <w:tcPr>
            <w:tcW w:w="708" w:type="dxa"/>
            <w:noWrap/>
            <w:vAlign w:val="center"/>
            <w:hideMark/>
          </w:tcPr>
          <w:p w14:paraId="0BCD48DE" w14:textId="77777777" w:rsidR="006871B5" w:rsidRPr="00920004" w:rsidRDefault="006871B5" w:rsidP="00CF739D">
            <w:pPr>
              <w:spacing w:before="240" w:line="0" w:lineRule="atLeast"/>
              <w:jc w:val="center"/>
            </w:pPr>
            <w:r w:rsidRPr="00920004">
              <w:t>2</w:t>
            </w:r>
          </w:p>
        </w:tc>
        <w:tc>
          <w:tcPr>
            <w:tcW w:w="1820" w:type="dxa"/>
            <w:noWrap/>
            <w:hideMark/>
          </w:tcPr>
          <w:p w14:paraId="5D712F7C" w14:textId="77777777" w:rsidR="006871B5" w:rsidRPr="00920004" w:rsidRDefault="006871B5" w:rsidP="00CF739D">
            <w:pPr>
              <w:rPr>
                <w:lang w:val="en-US"/>
              </w:rPr>
            </w:pPr>
            <w:r w:rsidRPr="00920004">
              <w:rPr>
                <w:lang w:val="en-US"/>
              </w:rPr>
              <w:t>branch</w:t>
            </w:r>
            <w:r w:rsidRPr="00920004">
              <w:t>_</w:t>
            </w:r>
            <w:r w:rsidRPr="00920004">
              <w:rPr>
                <w:lang w:val="en-US"/>
              </w:rPr>
              <w:t>id</w:t>
            </w:r>
          </w:p>
        </w:tc>
        <w:tc>
          <w:tcPr>
            <w:tcW w:w="1300" w:type="dxa"/>
            <w:noWrap/>
            <w:hideMark/>
          </w:tcPr>
          <w:p w14:paraId="5A3782C9" w14:textId="77777777" w:rsidR="006871B5" w:rsidRPr="00920004" w:rsidRDefault="006871B5" w:rsidP="00CF739D">
            <w:pPr>
              <w:rPr>
                <w:lang w:val="en-US"/>
              </w:rPr>
            </w:pPr>
            <w:r w:rsidRPr="00920004">
              <w:rPr>
                <w:lang w:val="en-US"/>
              </w:rPr>
              <w:t>numeric</w:t>
            </w:r>
          </w:p>
        </w:tc>
        <w:tc>
          <w:tcPr>
            <w:tcW w:w="1098" w:type="dxa"/>
            <w:noWrap/>
            <w:vAlign w:val="center"/>
            <w:hideMark/>
          </w:tcPr>
          <w:p w14:paraId="1EA13196" w14:textId="77777777" w:rsidR="006871B5" w:rsidRPr="00920004" w:rsidRDefault="006871B5" w:rsidP="00CF739D"/>
        </w:tc>
        <w:tc>
          <w:tcPr>
            <w:tcW w:w="838" w:type="dxa"/>
            <w:noWrap/>
            <w:vAlign w:val="center"/>
            <w:hideMark/>
          </w:tcPr>
          <w:p w14:paraId="28F815CB" w14:textId="77777777" w:rsidR="006871B5" w:rsidRPr="00920004" w:rsidRDefault="006871B5" w:rsidP="00CF739D"/>
        </w:tc>
        <w:tc>
          <w:tcPr>
            <w:tcW w:w="823" w:type="dxa"/>
            <w:noWrap/>
            <w:vAlign w:val="center"/>
            <w:hideMark/>
          </w:tcPr>
          <w:p w14:paraId="5068DF77" w14:textId="77777777" w:rsidR="006871B5" w:rsidRPr="00920004" w:rsidRDefault="006871B5" w:rsidP="00CF739D">
            <w:pPr>
              <w:rPr>
                <w:lang w:val="en-US"/>
              </w:rPr>
            </w:pPr>
            <w:r w:rsidRPr="00920004">
              <w:rPr>
                <w:lang w:val="en-US"/>
              </w:rPr>
              <w:t>X</w:t>
            </w:r>
          </w:p>
        </w:tc>
        <w:tc>
          <w:tcPr>
            <w:tcW w:w="2228" w:type="dxa"/>
            <w:noWrap/>
            <w:hideMark/>
          </w:tcPr>
          <w:p w14:paraId="6251C673" w14:textId="77777777" w:rsidR="006871B5" w:rsidRPr="00920004" w:rsidRDefault="006871B5" w:rsidP="00CF739D">
            <w:pPr>
              <w:rPr>
                <w:lang w:val="en-US"/>
              </w:rPr>
            </w:pPr>
            <w:r w:rsidRPr="00920004">
              <w:rPr>
                <w:lang w:val="en-US"/>
              </w:rPr>
              <w:t>ID chi nhánh.</w:t>
            </w:r>
          </w:p>
        </w:tc>
      </w:tr>
      <w:tr w:rsidR="006871B5" w:rsidRPr="00920004" w14:paraId="7CA0F8ED" w14:textId="77777777" w:rsidTr="006871B5">
        <w:trPr>
          <w:trHeight w:val="300"/>
        </w:trPr>
        <w:tc>
          <w:tcPr>
            <w:tcW w:w="708" w:type="dxa"/>
            <w:noWrap/>
            <w:vAlign w:val="center"/>
          </w:tcPr>
          <w:p w14:paraId="38AF2945"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2CEFD2E" w14:textId="77777777" w:rsidR="006871B5" w:rsidRPr="00920004" w:rsidRDefault="006871B5" w:rsidP="00CF739D">
            <w:pPr>
              <w:rPr>
                <w:lang w:val="en-US"/>
              </w:rPr>
            </w:pPr>
            <w:r w:rsidRPr="00920004">
              <w:rPr>
                <w:lang w:val="en-US"/>
              </w:rPr>
              <w:t>promotion_id</w:t>
            </w:r>
          </w:p>
        </w:tc>
        <w:tc>
          <w:tcPr>
            <w:tcW w:w="1300" w:type="dxa"/>
            <w:noWrap/>
          </w:tcPr>
          <w:p w14:paraId="49D3A1A1" w14:textId="77777777" w:rsidR="006871B5" w:rsidRPr="00920004" w:rsidRDefault="006871B5" w:rsidP="00CF739D">
            <w:r w:rsidRPr="00920004">
              <w:rPr>
                <w:lang w:val="en-US"/>
              </w:rPr>
              <w:t>numeric</w:t>
            </w:r>
          </w:p>
        </w:tc>
        <w:tc>
          <w:tcPr>
            <w:tcW w:w="1098" w:type="dxa"/>
            <w:noWrap/>
            <w:vAlign w:val="center"/>
          </w:tcPr>
          <w:p w14:paraId="56EC881C" w14:textId="77777777" w:rsidR="006871B5" w:rsidRPr="00920004" w:rsidRDefault="006871B5" w:rsidP="00CF739D"/>
        </w:tc>
        <w:tc>
          <w:tcPr>
            <w:tcW w:w="838" w:type="dxa"/>
            <w:noWrap/>
            <w:vAlign w:val="center"/>
          </w:tcPr>
          <w:p w14:paraId="4B2E8638" w14:textId="77777777" w:rsidR="006871B5" w:rsidRPr="00920004" w:rsidRDefault="006871B5" w:rsidP="00CF739D"/>
        </w:tc>
        <w:tc>
          <w:tcPr>
            <w:tcW w:w="823" w:type="dxa"/>
            <w:noWrap/>
            <w:vAlign w:val="center"/>
          </w:tcPr>
          <w:p w14:paraId="52DFE956" w14:textId="77777777" w:rsidR="006871B5" w:rsidRPr="00920004" w:rsidRDefault="006871B5" w:rsidP="00CF739D">
            <w:pPr>
              <w:rPr>
                <w:lang w:val="en-US"/>
              </w:rPr>
            </w:pPr>
            <w:r w:rsidRPr="00920004">
              <w:rPr>
                <w:lang w:val="en-US"/>
              </w:rPr>
              <w:t>X</w:t>
            </w:r>
          </w:p>
        </w:tc>
        <w:tc>
          <w:tcPr>
            <w:tcW w:w="2228" w:type="dxa"/>
            <w:noWrap/>
          </w:tcPr>
          <w:p w14:paraId="73075DA8" w14:textId="77777777" w:rsidR="006871B5" w:rsidRPr="00920004" w:rsidRDefault="006871B5" w:rsidP="00CF739D">
            <w:pPr>
              <w:rPr>
                <w:lang w:val="en-US"/>
              </w:rPr>
            </w:pPr>
            <w:r w:rsidRPr="00920004">
              <w:rPr>
                <w:lang w:val="en-US"/>
              </w:rPr>
              <w:t xml:space="preserve">ID khuyến mãi. </w:t>
            </w:r>
          </w:p>
        </w:tc>
      </w:tr>
      <w:tr w:rsidR="006871B5" w:rsidRPr="00920004" w14:paraId="3118FE1C" w14:textId="77777777" w:rsidTr="006871B5">
        <w:trPr>
          <w:trHeight w:val="300"/>
        </w:trPr>
        <w:tc>
          <w:tcPr>
            <w:tcW w:w="708" w:type="dxa"/>
            <w:noWrap/>
            <w:vAlign w:val="center"/>
            <w:hideMark/>
          </w:tcPr>
          <w:p w14:paraId="467AA8E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6AADF1FE" w14:textId="77777777" w:rsidR="006871B5" w:rsidRPr="00920004" w:rsidRDefault="006871B5" w:rsidP="00CF739D">
            <w:r w:rsidRPr="00920004">
              <w:t>status</w:t>
            </w:r>
          </w:p>
        </w:tc>
        <w:tc>
          <w:tcPr>
            <w:tcW w:w="1300" w:type="dxa"/>
            <w:noWrap/>
            <w:hideMark/>
          </w:tcPr>
          <w:p w14:paraId="2E297BD6" w14:textId="7A15DE1A" w:rsidR="006871B5" w:rsidRPr="00920004" w:rsidRDefault="00E452E5" w:rsidP="00CF739D">
            <w:r w:rsidRPr="00920004">
              <w:t>varchar</w:t>
            </w:r>
          </w:p>
        </w:tc>
        <w:tc>
          <w:tcPr>
            <w:tcW w:w="1098" w:type="dxa"/>
            <w:noWrap/>
            <w:vAlign w:val="center"/>
            <w:hideMark/>
          </w:tcPr>
          <w:p w14:paraId="08807D10" w14:textId="77777777" w:rsidR="006871B5" w:rsidRPr="00920004" w:rsidRDefault="006871B5" w:rsidP="00CF739D">
            <w:r w:rsidRPr="00920004">
              <w:t>X</w:t>
            </w:r>
          </w:p>
        </w:tc>
        <w:tc>
          <w:tcPr>
            <w:tcW w:w="838" w:type="dxa"/>
            <w:noWrap/>
            <w:vAlign w:val="center"/>
            <w:hideMark/>
          </w:tcPr>
          <w:p w14:paraId="444A8AC1" w14:textId="77777777" w:rsidR="006871B5" w:rsidRPr="00920004" w:rsidRDefault="006871B5" w:rsidP="00CF739D"/>
        </w:tc>
        <w:tc>
          <w:tcPr>
            <w:tcW w:w="823" w:type="dxa"/>
            <w:noWrap/>
            <w:vAlign w:val="center"/>
            <w:hideMark/>
          </w:tcPr>
          <w:p w14:paraId="7AB9F3F0" w14:textId="77777777" w:rsidR="006871B5" w:rsidRPr="00920004" w:rsidRDefault="006871B5" w:rsidP="00CF739D"/>
        </w:tc>
        <w:tc>
          <w:tcPr>
            <w:tcW w:w="2228" w:type="dxa"/>
            <w:noWrap/>
            <w:hideMark/>
          </w:tcPr>
          <w:p w14:paraId="4AD0389F" w14:textId="77777777" w:rsidR="006871B5" w:rsidRPr="00920004" w:rsidRDefault="006871B5" w:rsidP="00CF739D">
            <w:r w:rsidRPr="00920004">
              <w:t>Trạng thái</w:t>
            </w:r>
          </w:p>
        </w:tc>
      </w:tr>
    </w:tbl>
    <w:p w14:paraId="3923AEB9" w14:textId="2CEE9CB6" w:rsidR="00BD0851" w:rsidRPr="00CF739D" w:rsidRDefault="006871B5">
      <w:pPr>
        <w:pStyle w:val="Caption"/>
      </w:pPr>
      <w:bookmarkStart w:id="2640" w:name="_Toc53150461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29</w:t>
      </w:r>
      <w:r w:rsidR="00D632EE" w:rsidRPr="00CF739D">
        <w:fldChar w:fldCharType="end"/>
      </w:r>
      <w:r w:rsidRPr="00920004">
        <w:t xml:space="preserve"> Bảng dữ liệu theo chi nhánh</w:t>
      </w:r>
      <w:bookmarkEnd w:id="2640"/>
    </w:p>
    <w:p w14:paraId="780147B8" w14:textId="77777777" w:rsidR="006871B5" w:rsidRPr="00CF739D" w:rsidRDefault="006871B5" w:rsidP="00CF739D">
      <w:pPr>
        <w:rPr>
          <w:b/>
          <w:lang w:val="en-US"/>
        </w:rPr>
      </w:pPr>
      <w:r w:rsidRPr="00CF739D">
        <w:rPr>
          <w:b/>
          <w:lang w:val="en-US"/>
        </w:rPr>
        <w:t>BẢNG RECEIPT</w:t>
      </w:r>
    </w:p>
    <w:tbl>
      <w:tblPr>
        <w:tblStyle w:val="TableGrid"/>
        <w:tblW w:w="8782" w:type="dxa"/>
        <w:tblInd w:w="-5" w:type="dxa"/>
        <w:tblLook w:val="04A0" w:firstRow="1" w:lastRow="0" w:firstColumn="1" w:lastColumn="0" w:noHBand="0" w:noVBand="1"/>
      </w:tblPr>
      <w:tblGrid>
        <w:gridCol w:w="707"/>
        <w:gridCol w:w="1992"/>
        <w:gridCol w:w="1171"/>
        <w:gridCol w:w="900"/>
        <w:gridCol w:w="900"/>
        <w:gridCol w:w="900"/>
        <w:gridCol w:w="2212"/>
      </w:tblGrid>
      <w:tr w:rsidR="006871B5" w:rsidRPr="00920004" w14:paraId="59990089" w14:textId="77777777" w:rsidTr="00CF739D">
        <w:trPr>
          <w:trHeight w:val="300"/>
        </w:trPr>
        <w:tc>
          <w:tcPr>
            <w:tcW w:w="707" w:type="dxa"/>
            <w:noWrap/>
            <w:vAlign w:val="center"/>
            <w:hideMark/>
          </w:tcPr>
          <w:p w14:paraId="64295354" w14:textId="77777777" w:rsidR="006871B5" w:rsidRPr="00920004" w:rsidRDefault="006871B5" w:rsidP="00CF739D">
            <w:pPr>
              <w:spacing w:before="240" w:line="0" w:lineRule="atLeast"/>
              <w:jc w:val="center"/>
              <w:rPr>
                <w:b/>
                <w:bCs/>
              </w:rPr>
            </w:pPr>
            <w:r w:rsidRPr="00920004">
              <w:rPr>
                <w:b/>
                <w:bCs/>
                <w:lang w:val="da-DK"/>
              </w:rPr>
              <w:t>STT</w:t>
            </w:r>
          </w:p>
        </w:tc>
        <w:tc>
          <w:tcPr>
            <w:tcW w:w="1992" w:type="dxa"/>
            <w:noWrap/>
            <w:vAlign w:val="center"/>
            <w:hideMark/>
          </w:tcPr>
          <w:p w14:paraId="206EB687" w14:textId="77777777" w:rsidR="006871B5" w:rsidRPr="00920004" w:rsidRDefault="006871B5" w:rsidP="00CF739D">
            <w:pPr>
              <w:spacing w:before="240" w:line="0" w:lineRule="atLeast"/>
              <w:jc w:val="center"/>
              <w:rPr>
                <w:b/>
                <w:bCs/>
              </w:rPr>
            </w:pPr>
            <w:r w:rsidRPr="00920004">
              <w:rPr>
                <w:b/>
                <w:bCs/>
                <w:lang w:val="da-DK"/>
              </w:rPr>
              <w:t>Tên trường</w:t>
            </w:r>
          </w:p>
        </w:tc>
        <w:tc>
          <w:tcPr>
            <w:tcW w:w="1171" w:type="dxa"/>
            <w:noWrap/>
            <w:vAlign w:val="center"/>
            <w:hideMark/>
          </w:tcPr>
          <w:p w14:paraId="525D19EE" w14:textId="77777777" w:rsidR="006871B5" w:rsidRPr="00920004" w:rsidRDefault="006871B5" w:rsidP="00CF739D">
            <w:pPr>
              <w:spacing w:before="240" w:line="0" w:lineRule="atLeast"/>
              <w:jc w:val="center"/>
              <w:rPr>
                <w:b/>
                <w:bCs/>
              </w:rPr>
            </w:pPr>
            <w:r w:rsidRPr="00920004">
              <w:rPr>
                <w:b/>
                <w:bCs/>
                <w:lang w:val="da-DK"/>
              </w:rPr>
              <w:t>Kiểu</w:t>
            </w:r>
          </w:p>
        </w:tc>
        <w:tc>
          <w:tcPr>
            <w:tcW w:w="900" w:type="dxa"/>
            <w:noWrap/>
            <w:vAlign w:val="center"/>
            <w:hideMark/>
          </w:tcPr>
          <w:p w14:paraId="58B8A4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00" w:type="dxa"/>
            <w:noWrap/>
            <w:vAlign w:val="center"/>
            <w:hideMark/>
          </w:tcPr>
          <w:p w14:paraId="3E989CBB" w14:textId="77777777" w:rsidR="006871B5" w:rsidRPr="00920004" w:rsidRDefault="006871B5" w:rsidP="00CF739D">
            <w:pPr>
              <w:spacing w:before="240" w:line="0" w:lineRule="atLeast"/>
              <w:jc w:val="center"/>
              <w:rPr>
                <w:b/>
                <w:bCs/>
              </w:rPr>
            </w:pPr>
            <w:r w:rsidRPr="00920004">
              <w:rPr>
                <w:b/>
                <w:bCs/>
                <w:lang w:val="da-DK"/>
              </w:rPr>
              <w:t>Khóa chính</w:t>
            </w:r>
          </w:p>
        </w:tc>
        <w:tc>
          <w:tcPr>
            <w:tcW w:w="900" w:type="dxa"/>
            <w:noWrap/>
            <w:vAlign w:val="center"/>
            <w:hideMark/>
          </w:tcPr>
          <w:p w14:paraId="7FC1767D" w14:textId="77777777" w:rsidR="006871B5" w:rsidRPr="00920004" w:rsidRDefault="006871B5" w:rsidP="00CF739D">
            <w:pPr>
              <w:spacing w:before="240" w:line="0" w:lineRule="atLeast"/>
              <w:jc w:val="center"/>
              <w:rPr>
                <w:b/>
                <w:bCs/>
              </w:rPr>
            </w:pPr>
            <w:r w:rsidRPr="00920004">
              <w:rPr>
                <w:b/>
                <w:bCs/>
                <w:lang w:val="da-DK"/>
              </w:rPr>
              <w:t>Khóa ngoại</w:t>
            </w:r>
          </w:p>
        </w:tc>
        <w:tc>
          <w:tcPr>
            <w:tcW w:w="2212" w:type="dxa"/>
            <w:noWrap/>
            <w:vAlign w:val="center"/>
            <w:hideMark/>
          </w:tcPr>
          <w:p w14:paraId="3BEBA155"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6087EC5" w14:textId="77777777" w:rsidTr="00CF739D">
        <w:trPr>
          <w:trHeight w:val="300"/>
        </w:trPr>
        <w:tc>
          <w:tcPr>
            <w:tcW w:w="707" w:type="dxa"/>
            <w:noWrap/>
            <w:vAlign w:val="center"/>
            <w:hideMark/>
          </w:tcPr>
          <w:p w14:paraId="5DB66C9F" w14:textId="77777777" w:rsidR="006871B5" w:rsidRPr="00920004" w:rsidRDefault="006871B5" w:rsidP="00CF739D">
            <w:pPr>
              <w:spacing w:before="240" w:line="0" w:lineRule="atLeast"/>
              <w:jc w:val="center"/>
            </w:pPr>
            <w:r w:rsidRPr="00920004">
              <w:t>1</w:t>
            </w:r>
          </w:p>
        </w:tc>
        <w:tc>
          <w:tcPr>
            <w:tcW w:w="1992" w:type="dxa"/>
            <w:noWrap/>
            <w:hideMark/>
          </w:tcPr>
          <w:p w14:paraId="3A71FC55" w14:textId="77777777" w:rsidR="006871B5" w:rsidRPr="00920004" w:rsidRDefault="006871B5" w:rsidP="00CF739D">
            <w:r w:rsidRPr="00920004">
              <w:t>id</w:t>
            </w:r>
          </w:p>
        </w:tc>
        <w:tc>
          <w:tcPr>
            <w:tcW w:w="1171" w:type="dxa"/>
            <w:noWrap/>
            <w:hideMark/>
          </w:tcPr>
          <w:p w14:paraId="41EA2A49" w14:textId="77777777" w:rsidR="006871B5" w:rsidRPr="00920004" w:rsidRDefault="006871B5" w:rsidP="00CF739D">
            <w:r w:rsidRPr="00920004">
              <w:t>numeric</w:t>
            </w:r>
          </w:p>
        </w:tc>
        <w:tc>
          <w:tcPr>
            <w:tcW w:w="900" w:type="dxa"/>
            <w:noWrap/>
            <w:hideMark/>
          </w:tcPr>
          <w:p w14:paraId="4F651174" w14:textId="77777777" w:rsidR="006871B5" w:rsidRPr="00920004" w:rsidRDefault="006871B5" w:rsidP="00CF739D">
            <w:pPr>
              <w:jc w:val="center"/>
            </w:pPr>
          </w:p>
        </w:tc>
        <w:tc>
          <w:tcPr>
            <w:tcW w:w="900" w:type="dxa"/>
            <w:noWrap/>
            <w:hideMark/>
          </w:tcPr>
          <w:p w14:paraId="735B6E4C" w14:textId="77777777" w:rsidR="006871B5" w:rsidRPr="00920004" w:rsidRDefault="006871B5" w:rsidP="00CF739D">
            <w:pPr>
              <w:jc w:val="center"/>
            </w:pPr>
            <w:r w:rsidRPr="00920004">
              <w:t>X</w:t>
            </w:r>
          </w:p>
        </w:tc>
        <w:tc>
          <w:tcPr>
            <w:tcW w:w="900" w:type="dxa"/>
            <w:noWrap/>
            <w:hideMark/>
          </w:tcPr>
          <w:p w14:paraId="15A34DAD" w14:textId="77777777" w:rsidR="006871B5" w:rsidRPr="00920004" w:rsidRDefault="006871B5" w:rsidP="00CF739D">
            <w:pPr>
              <w:jc w:val="center"/>
            </w:pPr>
          </w:p>
        </w:tc>
        <w:tc>
          <w:tcPr>
            <w:tcW w:w="2212" w:type="dxa"/>
            <w:noWrap/>
            <w:hideMark/>
          </w:tcPr>
          <w:p w14:paraId="34E7A743"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3E7AB804" w14:textId="77777777" w:rsidTr="00CF739D">
        <w:trPr>
          <w:trHeight w:val="300"/>
        </w:trPr>
        <w:tc>
          <w:tcPr>
            <w:tcW w:w="707" w:type="dxa"/>
            <w:noWrap/>
            <w:vAlign w:val="center"/>
            <w:hideMark/>
          </w:tcPr>
          <w:p w14:paraId="7EF425B4" w14:textId="77777777" w:rsidR="006871B5" w:rsidRPr="00920004" w:rsidRDefault="006871B5" w:rsidP="00CF739D">
            <w:pPr>
              <w:spacing w:before="240" w:line="0" w:lineRule="atLeast"/>
              <w:jc w:val="center"/>
            </w:pPr>
            <w:r w:rsidRPr="00920004">
              <w:t>2</w:t>
            </w:r>
          </w:p>
        </w:tc>
        <w:tc>
          <w:tcPr>
            <w:tcW w:w="1992" w:type="dxa"/>
            <w:noWrap/>
            <w:hideMark/>
          </w:tcPr>
          <w:p w14:paraId="775757EF" w14:textId="77777777" w:rsidR="006871B5" w:rsidRPr="00920004" w:rsidRDefault="006871B5" w:rsidP="00CF739D">
            <w:r w:rsidRPr="00920004">
              <w:rPr>
                <w:lang w:val="en-US"/>
              </w:rPr>
              <w:t>order</w:t>
            </w:r>
            <w:r w:rsidRPr="00920004">
              <w:t>_id</w:t>
            </w:r>
          </w:p>
        </w:tc>
        <w:tc>
          <w:tcPr>
            <w:tcW w:w="1171" w:type="dxa"/>
            <w:noWrap/>
            <w:hideMark/>
          </w:tcPr>
          <w:p w14:paraId="6CD55B3D" w14:textId="77777777" w:rsidR="006871B5" w:rsidRPr="00920004" w:rsidRDefault="006871B5" w:rsidP="00CF739D">
            <w:r w:rsidRPr="00920004">
              <w:t>numeric</w:t>
            </w:r>
          </w:p>
        </w:tc>
        <w:tc>
          <w:tcPr>
            <w:tcW w:w="900" w:type="dxa"/>
            <w:noWrap/>
            <w:hideMark/>
          </w:tcPr>
          <w:p w14:paraId="501A3742" w14:textId="77777777" w:rsidR="006871B5" w:rsidRPr="00920004" w:rsidRDefault="006871B5" w:rsidP="00CF739D">
            <w:pPr>
              <w:jc w:val="center"/>
            </w:pPr>
          </w:p>
        </w:tc>
        <w:tc>
          <w:tcPr>
            <w:tcW w:w="900" w:type="dxa"/>
            <w:noWrap/>
            <w:hideMark/>
          </w:tcPr>
          <w:p w14:paraId="18C6C1CF" w14:textId="77777777" w:rsidR="006871B5" w:rsidRPr="00920004" w:rsidRDefault="006871B5" w:rsidP="00CF739D">
            <w:pPr>
              <w:jc w:val="center"/>
            </w:pPr>
          </w:p>
        </w:tc>
        <w:tc>
          <w:tcPr>
            <w:tcW w:w="900" w:type="dxa"/>
            <w:noWrap/>
            <w:hideMark/>
          </w:tcPr>
          <w:p w14:paraId="1C05EC15" w14:textId="77777777" w:rsidR="006871B5" w:rsidRPr="00920004" w:rsidRDefault="006871B5" w:rsidP="00CF739D">
            <w:pPr>
              <w:jc w:val="center"/>
            </w:pPr>
            <w:r w:rsidRPr="00920004">
              <w:t>X</w:t>
            </w:r>
          </w:p>
        </w:tc>
        <w:tc>
          <w:tcPr>
            <w:tcW w:w="2212" w:type="dxa"/>
            <w:noWrap/>
            <w:hideMark/>
          </w:tcPr>
          <w:p w14:paraId="2A3E98DA" w14:textId="77777777" w:rsidR="006871B5" w:rsidRPr="00920004" w:rsidRDefault="006871B5" w:rsidP="00CF739D">
            <w:pPr>
              <w:rPr>
                <w:lang w:val="en-US"/>
              </w:rPr>
            </w:pPr>
            <w:r w:rsidRPr="00920004">
              <w:rPr>
                <w:lang w:val="en-US"/>
              </w:rPr>
              <w:t>ID đơn hàng</w:t>
            </w:r>
          </w:p>
        </w:tc>
      </w:tr>
      <w:tr w:rsidR="006871B5" w:rsidRPr="00920004" w14:paraId="378C1AA1" w14:textId="77777777" w:rsidTr="00CF739D">
        <w:trPr>
          <w:trHeight w:val="300"/>
        </w:trPr>
        <w:tc>
          <w:tcPr>
            <w:tcW w:w="707" w:type="dxa"/>
            <w:noWrap/>
            <w:vAlign w:val="center"/>
          </w:tcPr>
          <w:p w14:paraId="04F23C9C" w14:textId="77777777" w:rsidR="006871B5" w:rsidRPr="00920004" w:rsidRDefault="006871B5" w:rsidP="00CF739D">
            <w:pPr>
              <w:spacing w:before="240" w:line="0" w:lineRule="atLeast"/>
              <w:jc w:val="center"/>
              <w:rPr>
                <w:lang w:val="en-US"/>
              </w:rPr>
            </w:pPr>
            <w:r w:rsidRPr="00920004">
              <w:rPr>
                <w:lang w:val="en-US"/>
              </w:rPr>
              <w:t>3</w:t>
            </w:r>
          </w:p>
        </w:tc>
        <w:tc>
          <w:tcPr>
            <w:tcW w:w="1992" w:type="dxa"/>
            <w:noWrap/>
          </w:tcPr>
          <w:p w14:paraId="5C0BE744" w14:textId="77777777" w:rsidR="006871B5" w:rsidRPr="00920004" w:rsidRDefault="006871B5" w:rsidP="00CF739D">
            <w:pPr>
              <w:rPr>
                <w:lang w:val="en-US"/>
              </w:rPr>
            </w:pPr>
            <w:r w:rsidRPr="00920004">
              <w:rPr>
                <w:lang w:val="en-US"/>
              </w:rPr>
              <w:t>pick_up_date</w:t>
            </w:r>
          </w:p>
        </w:tc>
        <w:tc>
          <w:tcPr>
            <w:tcW w:w="1171" w:type="dxa"/>
            <w:noWrap/>
          </w:tcPr>
          <w:p w14:paraId="4FB3F731" w14:textId="77777777" w:rsidR="006871B5" w:rsidRPr="00920004" w:rsidRDefault="006871B5" w:rsidP="00CF739D">
            <w:pPr>
              <w:rPr>
                <w:lang w:val="en-US"/>
              </w:rPr>
            </w:pPr>
            <w:r w:rsidRPr="00920004">
              <w:rPr>
                <w:lang w:val="en-US"/>
              </w:rPr>
              <w:t>date</w:t>
            </w:r>
          </w:p>
        </w:tc>
        <w:tc>
          <w:tcPr>
            <w:tcW w:w="900" w:type="dxa"/>
            <w:noWrap/>
          </w:tcPr>
          <w:p w14:paraId="461EE453" w14:textId="77777777" w:rsidR="006871B5" w:rsidRPr="00920004" w:rsidRDefault="006871B5" w:rsidP="00CF739D">
            <w:pPr>
              <w:jc w:val="center"/>
              <w:rPr>
                <w:lang w:val="en-US"/>
              </w:rPr>
            </w:pPr>
            <w:r w:rsidRPr="00920004">
              <w:rPr>
                <w:lang w:val="en-US"/>
              </w:rPr>
              <w:t>X</w:t>
            </w:r>
          </w:p>
        </w:tc>
        <w:tc>
          <w:tcPr>
            <w:tcW w:w="900" w:type="dxa"/>
            <w:noWrap/>
          </w:tcPr>
          <w:p w14:paraId="2A2A0F9B" w14:textId="77777777" w:rsidR="006871B5" w:rsidRPr="00920004" w:rsidRDefault="006871B5" w:rsidP="00CF739D">
            <w:pPr>
              <w:jc w:val="center"/>
            </w:pPr>
          </w:p>
        </w:tc>
        <w:tc>
          <w:tcPr>
            <w:tcW w:w="900" w:type="dxa"/>
            <w:noWrap/>
          </w:tcPr>
          <w:p w14:paraId="2AA583C7" w14:textId="77777777" w:rsidR="006871B5" w:rsidRPr="00920004" w:rsidRDefault="006871B5" w:rsidP="00CF739D">
            <w:pPr>
              <w:jc w:val="center"/>
            </w:pPr>
          </w:p>
        </w:tc>
        <w:tc>
          <w:tcPr>
            <w:tcW w:w="2212" w:type="dxa"/>
            <w:noWrap/>
          </w:tcPr>
          <w:p w14:paraId="2ABD344C" w14:textId="77777777" w:rsidR="006871B5" w:rsidRPr="00920004" w:rsidRDefault="006871B5" w:rsidP="00CF739D">
            <w:pPr>
              <w:rPr>
                <w:lang w:val="en-US"/>
              </w:rPr>
            </w:pPr>
            <w:r w:rsidRPr="00920004">
              <w:rPr>
                <w:lang w:val="en-US"/>
              </w:rPr>
              <w:t>Ngày nhận quần áo</w:t>
            </w:r>
          </w:p>
        </w:tc>
      </w:tr>
      <w:tr w:rsidR="006871B5" w:rsidRPr="00920004" w14:paraId="7E5A2625" w14:textId="77777777" w:rsidTr="00CF739D">
        <w:trPr>
          <w:trHeight w:val="300"/>
        </w:trPr>
        <w:tc>
          <w:tcPr>
            <w:tcW w:w="707" w:type="dxa"/>
            <w:noWrap/>
            <w:vAlign w:val="center"/>
          </w:tcPr>
          <w:p w14:paraId="14E67639" w14:textId="77777777" w:rsidR="006871B5" w:rsidRPr="00920004" w:rsidRDefault="006871B5" w:rsidP="00CF739D">
            <w:pPr>
              <w:spacing w:before="240" w:line="0" w:lineRule="atLeast"/>
              <w:jc w:val="center"/>
              <w:rPr>
                <w:lang w:val="en-US"/>
              </w:rPr>
            </w:pPr>
            <w:r w:rsidRPr="00920004">
              <w:rPr>
                <w:lang w:val="en-US"/>
              </w:rPr>
              <w:t>4</w:t>
            </w:r>
          </w:p>
        </w:tc>
        <w:tc>
          <w:tcPr>
            <w:tcW w:w="1992" w:type="dxa"/>
            <w:noWrap/>
          </w:tcPr>
          <w:p w14:paraId="6852131D" w14:textId="77777777" w:rsidR="006871B5" w:rsidRPr="00920004" w:rsidRDefault="006871B5" w:rsidP="00CF739D">
            <w:pPr>
              <w:rPr>
                <w:lang w:val="en-US"/>
              </w:rPr>
            </w:pPr>
            <w:r w:rsidRPr="00920004">
              <w:rPr>
                <w:lang w:val="en-US"/>
              </w:rPr>
              <w:t>pick_up_time</w:t>
            </w:r>
          </w:p>
        </w:tc>
        <w:tc>
          <w:tcPr>
            <w:tcW w:w="1171" w:type="dxa"/>
            <w:noWrap/>
          </w:tcPr>
          <w:p w14:paraId="2FB43865" w14:textId="77777777" w:rsidR="006871B5" w:rsidRPr="00920004" w:rsidRDefault="006871B5" w:rsidP="00CF739D">
            <w:pPr>
              <w:rPr>
                <w:lang w:val="en-US"/>
              </w:rPr>
            </w:pPr>
            <w:r w:rsidRPr="00920004">
              <w:rPr>
                <w:lang w:val="en-US"/>
              </w:rPr>
              <w:t>time</w:t>
            </w:r>
          </w:p>
        </w:tc>
        <w:tc>
          <w:tcPr>
            <w:tcW w:w="900" w:type="dxa"/>
            <w:noWrap/>
          </w:tcPr>
          <w:p w14:paraId="2FE45402" w14:textId="77777777" w:rsidR="006871B5" w:rsidRPr="00920004" w:rsidRDefault="006871B5" w:rsidP="00CF739D">
            <w:pPr>
              <w:jc w:val="center"/>
              <w:rPr>
                <w:lang w:val="en-US"/>
              </w:rPr>
            </w:pPr>
            <w:r w:rsidRPr="00920004">
              <w:rPr>
                <w:lang w:val="en-US"/>
              </w:rPr>
              <w:t>X</w:t>
            </w:r>
          </w:p>
        </w:tc>
        <w:tc>
          <w:tcPr>
            <w:tcW w:w="900" w:type="dxa"/>
            <w:noWrap/>
          </w:tcPr>
          <w:p w14:paraId="657797FB" w14:textId="77777777" w:rsidR="006871B5" w:rsidRPr="00920004" w:rsidRDefault="006871B5" w:rsidP="00CF739D">
            <w:pPr>
              <w:jc w:val="center"/>
            </w:pPr>
          </w:p>
        </w:tc>
        <w:tc>
          <w:tcPr>
            <w:tcW w:w="900" w:type="dxa"/>
            <w:noWrap/>
          </w:tcPr>
          <w:p w14:paraId="380E6E6C" w14:textId="77777777" w:rsidR="006871B5" w:rsidRPr="00920004" w:rsidRDefault="006871B5" w:rsidP="00CF739D">
            <w:pPr>
              <w:jc w:val="center"/>
            </w:pPr>
          </w:p>
        </w:tc>
        <w:tc>
          <w:tcPr>
            <w:tcW w:w="2212" w:type="dxa"/>
            <w:noWrap/>
          </w:tcPr>
          <w:p w14:paraId="1CAEF0D7" w14:textId="77777777" w:rsidR="006871B5" w:rsidRPr="00920004" w:rsidRDefault="006871B5" w:rsidP="00CF739D">
            <w:pPr>
              <w:rPr>
                <w:lang w:val="en-US"/>
              </w:rPr>
            </w:pPr>
            <w:r w:rsidRPr="00920004">
              <w:rPr>
                <w:lang w:val="en-US"/>
              </w:rPr>
              <w:t>Giờ nhận quần áo</w:t>
            </w:r>
          </w:p>
        </w:tc>
      </w:tr>
      <w:tr w:rsidR="006871B5" w:rsidRPr="00920004" w14:paraId="740B06A6" w14:textId="77777777" w:rsidTr="00CF739D">
        <w:trPr>
          <w:trHeight w:val="300"/>
        </w:trPr>
        <w:tc>
          <w:tcPr>
            <w:tcW w:w="707" w:type="dxa"/>
            <w:noWrap/>
            <w:vAlign w:val="center"/>
          </w:tcPr>
          <w:p w14:paraId="63764290" w14:textId="77777777" w:rsidR="006871B5" w:rsidRPr="00920004" w:rsidRDefault="006871B5" w:rsidP="00CF739D">
            <w:pPr>
              <w:spacing w:before="240" w:line="0" w:lineRule="atLeast"/>
              <w:jc w:val="center"/>
              <w:rPr>
                <w:lang w:val="en-US"/>
              </w:rPr>
            </w:pPr>
            <w:r w:rsidRPr="00920004">
              <w:rPr>
                <w:lang w:val="en-US"/>
              </w:rPr>
              <w:t>5</w:t>
            </w:r>
          </w:p>
        </w:tc>
        <w:tc>
          <w:tcPr>
            <w:tcW w:w="1992" w:type="dxa"/>
            <w:noWrap/>
          </w:tcPr>
          <w:p w14:paraId="4AE48885" w14:textId="77777777" w:rsidR="006871B5" w:rsidRPr="00920004" w:rsidRDefault="006871B5" w:rsidP="00CF739D">
            <w:pPr>
              <w:rPr>
                <w:lang w:val="en-US"/>
              </w:rPr>
            </w:pPr>
            <w:r w:rsidRPr="00920004">
              <w:rPr>
                <w:lang w:val="en-US"/>
              </w:rPr>
              <w:t>delivery_date</w:t>
            </w:r>
          </w:p>
        </w:tc>
        <w:tc>
          <w:tcPr>
            <w:tcW w:w="1171" w:type="dxa"/>
            <w:noWrap/>
          </w:tcPr>
          <w:p w14:paraId="3C5639F9" w14:textId="77777777" w:rsidR="006871B5" w:rsidRPr="00920004" w:rsidRDefault="006871B5" w:rsidP="00CF739D"/>
        </w:tc>
        <w:tc>
          <w:tcPr>
            <w:tcW w:w="900" w:type="dxa"/>
            <w:noWrap/>
          </w:tcPr>
          <w:p w14:paraId="52FACF43" w14:textId="77777777" w:rsidR="006871B5" w:rsidRPr="00920004" w:rsidRDefault="006871B5" w:rsidP="00CF739D">
            <w:pPr>
              <w:jc w:val="center"/>
              <w:rPr>
                <w:lang w:val="en-US"/>
              </w:rPr>
            </w:pPr>
            <w:r w:rsidRPr="00920004">
              <w:rPr>
                <w:lang w:val="en-US"/>
              </w:rPr>
              <w:t>X</w:t>
            </w:r>
          </w:p>
        </w:tc>
        <w:tc>
          <w:tcPr>
            <w:tcW w:w="900" w:type="dxa"/>
            <w:noWrap/>
          </w:tcPr>
          <w:p w14:paraId="7AEE13F4" w14:textId="77777777" w:rsidR="006871B5" w:rsidRPr="00920004" w:rsidRDefault="006871B5" w:rsidP="00CF739D">
            <w:pPr>
              <w:jc w:val="center"/>
            </w:pPr>
          </w:p>
        </w:tc>
        <w:tc>
          <w:tcPr>
            <w:tcW w:w="900" w:type="dxa"/>
            <w:noWrap/>
          </w:tcPr>
          <w:p w14:paraId="1A8076F2" w14:textId="77777777" w:rsidR="006871B5" w:rsidRPr="00920004" w:rsidRDefault="006871B5" w:rsidP="00CF739D">
            <w:pPr>
              <w:jc w:val="center"/>
            </w:pPr>
          </w:p>
        </w:tc>
        <w:tc>
          <w:tcPr>
            <w:tcW w:w="2212" w:type="dxa"/>
            <w:noWrap/>
          </w:tcPr>
          <w:p w14:paraId="4D5FECC4" w14:textId="77777777" w:rsidR="006871B5" w:rsidRPr="00920004" w:rsidRDefault="006871B5" w:rsidP="00CF739D">
            <w:pPr>
              <w:rPr>
                <w:lang w:val="en-US"/>
              </w:rPr>
            </w:pPr>
            <w:r w:rsidRPr="00920004">
              <w:rPr>
                <w:lang w:val="en-US"/>
              </w:rPr>
              <w:t>Ngày trả quần áo</w:t>
            </w:r>
          </w:p>
        </w:tc>
      </w:tr>
      <w:tr w:rsidR="006871B5" w:rsidRPr="00920004" w14:paraId="626BAEEA" w14:textId="77777777" w:rsidTr="00CF739D">
        <w:trPr>
          <w:trHeight w:val="300"/>
        </w:trPr>
        <w:tc>
          <w:tcPr>
            <w:tcW w:w="707" w:type="dxa"/>
            <w:noWrap/>
            <w:vAlign w:val="center"/>
          </w:tcPr>
          <w:p w14:paraId="660AFA46" w14:textId="77777777" w:rsidR="006871B5" w:rsidRPr="00920004" w:rsidRDefault="006871B5" w:rsidP="00CF739D">
            <w:pPr>
              <w:spacing w:before="240" w:line="0" w:lineRule="atLeast"/>
              <w:jc w:val="center"/>
              <w:rPr>
                <w:lang w:val="en-US"/>
              </w:rPr>
            </w:pPr>
            <w:r w:rsidRPr="00920004">
              <w:rPr>
                <w:lang w:val="en-US"/>
              </w:rPr>
              <w:t>6</w:t>
            </w:r>
          </w:p>
        </w:tc>
        <w:tc>
          <w:tcPr>
            <w:tcW w:w="1992" w:type="dxa"/>
            <w:noWrap/>
          </w:tcPr>
          <w:p w14:paraId="4E3045E4" w14:textId="77777777" w:rsidR="006871B5" w:rsidRPr="00920004" w:rsidRDefault="006871B5" w:rsidP="00CF739D">
            <w:pPr>
              <w:rPr>
                <w:lang w:val="en-US"/>
              </w:rPr>
            </w:pPr>
            <w:r w:rsidRPr="00920004">
              <w:rPr>
                <w:lang w:val="en-US"/>
              </w:rPr>
              <w:t>delivery_time</w:t>
            </w:r>
          </w:p>
        </w:tc>
        <w:tc>
          <w:tcPr>
            <w:tcW w:w="1171" w:type="dxa"/>
            <w:noWrap/>
          </w:tcPr>
          <w:p w14:paraId="2CF61C56" w14:textId="77777777" w:rsidR="006871B5" w:rsidRPr="00920004" w:rsidRDefault="006871B5" w:rsidP="00CF739D">
            <w:r w:rsidRPr="00920004">
              <w:t>numeric</w:t>
            </w:r>
          </w:p>
        </w:tc>
        <w:tc>
          <w:tcPr>
            <w:tcW w:w="900" w:type="dxa"/>
            <w:noWrap/>
          </w:tcPr>
          <w:p w14:paraId="78A9E748" w14:textId="77777777" w:rsidR="006871B5" w:rsidRPr="00920004" w:rsidRDefault="006871B5" w:rsidP="00CF739D">
            <w:pPr>
              <w:jc w:val="center"/>
              <w:rPr>
                <w:lang w:val="en-US"/>
              </w:rPr>
            </w:pPr>
            <w:r w:rsidRPr="00920004">
              <w:rPr>
                <w:lang w:val="en-US"/>
              </w:rPr>
              <w:t>X</w:t>
            </w:r>
          </w:p>
        </w:tc>
        <w:tc>
          <w:tcPr>
            <w:tcW w:w="900" w:type="dxa"/>
            <w:noWrap/>
          </w:tcPr>
          <w:p w14:paraId="291A9F68" w14:textId="77777777" w:rsidR="006871B5" w:rsidRPr="00920004" w:rsidRDefault="006871B5" w:rsidP="00CF739D">
            <w:pPr>
              <w:jc w:val="center"/>
            </w:pPr>
          </w:p>
        </w:tc>
        <w:tc>
          <w:tcPr>
            <w:tcW w:w="900" w:type="dxa"/>
            <w:noWrap/>
          </w:tcPr>
          <w:p w14:paraId="7D622222" w14:textId="77777777" w:rsidR="006871B5" w:rsidRPr="00920004" w:rsidRDefault="006871B5" w:rsidP="00CF739D">
            <w:pPr>
              <w:jc w:val="center"/>
            </w:pPr>
          </w:p>
        </w:tc>
        <w:tc>
          <w:tcPr>
            <w:tcW w:w="2212" w:type="dxa"/>
            <w:noWrap/>
          </w:tcPr>
          <w:p w14:paraId="38C46BE3" w14:textId="77777777" w:rsidR="006871B5" w:rsidRPr="00920004" w:rsidRDefault="006871B5" w:rsidP="00CF739D">
            <w:pPr>
              <w:rPr>
                <w:lang w:val="en-US"/>
              </w:rPr>
            </w:pPr>
            <w:r w:rsidRPr="00920004">
              <w:rPr>
                <w:lang w:val="en-US"/>
              </w:rPr>
              <w:t>Giờ trả quần áo</w:t>
            </w:r>
          </w:p>
        </w:tc>
      </w:tr>
      <w:tr w:rsidR="006871B5" w:rsidRPr="00920004" w14:paraId="14851D15" w14:textId="77777777" w:rsidTr="00CF739D">
        <w:trPr>
          <w:trHeight w:val="300"/>
        </w:trPr>
        <w:tc>
          <w:tcPr>
            <w:tcW w:w="707" w:type="dxa"/>
            <w:noWrap/>
            <w:vAlign w:val="center"/>
          </w:tcPr>
          <w:p w14:paraId="582243D6" w14:textId="77777777" w:rsidR="006871B5" w:rsidRPr="00920004" w:rsidRDefault="006871B5" w:rsidP="00CF739D">
            <w:pPr>
              <w:spacing w:before="240" w:line="0" w:lineRule="atLeast"/>
              <w:jc w:val="center"/>
              <w:rPr>
                <w:lang w:val="en-US"/>
              </w:rPr>
            </w:pPr>
            <w:r w:rsidRPr="00920004">
              <w:rPr>
                <w:lang w:val="en-US"/>
              </w:rPr>
              <w:t>7</w:t>
            </w:r>
          </w:p>
        </w:tc>
        <w:tc>
          <w:tcPr>
            <w:tcW w:w="1992" w:type="dxa"/>
            <w:noWrap/>
          </w:tcPr>
          <w:p w14:paraId="35915A1C" w14:textId="77777777" w:rsidR="006871B5" w:rsidRPr="00920004" w:rsidRDefault="006871B5" w:rsidP="00CF739D">
            <w:pPr>
              <w:rPr>
                <w:lang w:val="en-US"/>
              </w:rPr>
            </w:pPr>
            <w:r w:rsidRPr="00920004">
              <w:rPr>
                <w:lang w:val="en-US"/>
              </w:rPr>
              <w:t>pick_up_place</w:t>
            </w:r>
          </w:p>
        </w:tc>
        <w:tc>
          <w:tcPr>
            <w:tcW w:w="1171" w:type="dxa"/>
            <w:noWrap/>
          </w:tcPr>
          <w:p w14:paraId="243AB732" w14:textId="77777777" w:rsidR="006871B5" w:rsidRPr="00920004" w:rsidRDefault="006871B5" w:rsidP="00CF739D"/>
        </w:tc>
        <w:tc>
          <w:tcPr>
            <w:tcW w:w="900" w:type="dxa"/>
            <w:noWrap/>
          </w:tcPr>
          <w:p w14:paraId="7B92B687" w14:textId="77777777" w:rsidR="006871B5" w:rsidRPr="00920004" w:rsidRDefault="006871B5" w:rsidP="00CF739D">
            <w:pPr>
              <w:jc w:val="center"/>
              <w:rPr>
                <w:lang w:val="en-US"/>
              </w:rPr>
            </w:pPr>
            <w:r w:rsidRPr="00920004">
              <w:rPr>
                <w:lang w:val="en-US"/>
              </w:rPr>
              <w:t>X</w:t>
            </w:r>
          </w:p>
        </w:tc>
        <w:tc>
          <w:tcPr>
            <w:tcW w:w="900" w:type="dxa"/>
            <w:noWrap/>
          </w:tcPr>
          <w:p w14:paraId="4671502E" w14:textId="77777777" w:rsidR="006871B5" w:rsidRPr="00920004" w:rsidRDefault="006871B5" w:rsidP="00CF739D">
            <w:pPr>
              <w:jc w:val="center"/>
            </w:pPr>
          </w:p>
        </w:tc>
        <w:tc>
          <w:tcPr>
            <w:tcW w:w="900" w:type="dxa"/>
            <w:noWrap/>
          </w:tcPr>
          <w:p w14:paraId="041DC75C" w14:textId="77777777" w:rsidR="006871B5" w:rsidRPr="00920004" w:rsidRDefault="006871B5" w:rsidP="00CF739D">
            <w:pPr>
              <w:jc w:val="center"/>
            </w:pPr>
          </w:p>
        </w:tc>
        <w:tc>
          <w:tcPr>
            <w:tcW w:w="2212" w:type="dxa"/>
            <w:noWrap/>
          </w:tcPr>
          <w:p w14:paraId="0575D550" w14:textId="77777777" w:rsidR="006871B5" w:rsidRPr="00920004" w:rsidRDefault="006871B5" w:rsidP="00CF739D">
            <w:pPr>
              <w:rPr>
                <w:lang w:val="en-US"/>
              </w:rPr>
            </w:pPr>
            <w:r w:rsidRPr="00920004">
              <w:rPr>
                <w:lang w:val="en-US"/>
              </w:rPr>
              <w:t>Nơi nhận quần áo</w:t>
            </w:r>
          </w:p>
        </w:tc>
      </w:tr>
      <w:tr w:rsidR="006871B5" w:rsidRPr="00920004" w14:paraId="13637915" w14:textId="77777777" w:rsidTr="00CF739D">
        <w:trPr>
          <w:trHeight w:val="300"/>
        </w:trPr>
        <w:tc>
          <w:tcPr>
            <w:tcW w:w="707" w:type="dxa"/>
            <w:noWrap/>
            <w:vAlign w:val="center"/>
          </w:tcPr>
          <w:p w14:paraId="51B958E3" w14:textId="77777777" w:rsidR="006871B5" w:rsidRPr="00920004" w:rsidRDefault="006871B5" w:rsidP="00CF739D">
            <w:pPr>
              <w:spacing w:before="240" w:line="0" w:lineRule="atLeast"/>
              <w:jc w:val="center"/>
              <w:rPr>
                <w:lang w:val="en-US"/>
              </w:rPr>
            </w:pPr>
            <w:r w:rsidRPr="00920004">
              <w:rPr>
                <w:lang w:val="en-US"/>
              </w:rPr>
              <w:t>8</w:t>
            </w:r>
          </w:p>
        </w:tc>
        <w:tc>
          <w:tcPr>
            <w:tcW w:w="1992" w:type="dxa"/>
            <w:noWrap/>
          </w:tcPr>
          <w:p w14:paraId="4E93E763" w14:textId="77777777" w:rsidR="006871B5" w:rsidRPr="00920004" w:rsidRDefault="006871B5" w:rsidP="00CF739D">
            <w:pPr>
              <w:rPr>
                <w:lang w:val="en-US"/>
              </w:rPr>
            </w:pPr>
            <w:r w:rsidRPr="00920004">
              <w:rPr>
                <w:lang w:val="en-US"/>
              </w:rPr>
              <w:t>delivery_place</w:t>
            </w:r>
          </w:p>
        </w:tc>
        <w:tc>
          <w:tcPr>
            <w:tcW w:w="1171" w:type="dxa"/>
            <w:noWrap/>
          </w:tcPr>
          <w:p w14:paraId="1B20A286" w14:textId="77777777" w:rsidR="006871B5" w:rsidRPr="00920004" w:rsidRDefault="006871B5" w:rsidP="00CF739D"/>
        </w:tc>
        <w:tc>
          <w:tcPr>
            <w:tcW w:w="900" w:type="dxa"/>
            <w:noWrap/>
          </w:tcPr>
          <w:p w14:paraId="4E07B530" w14:textId="77777777" w:rsidR="006871B5" w:rsidRPr="00920004" w:rsidRDefault="006871B5" w:rsidP="00CF739D">
            <w:pPr>
              <w:jc w:val="center"/>
              <w:rPr>
                <w:lang w:val="en-US"/>
              </w:rPr>
            </w:pPr>
            <w:r w:rsidRPr="00920004">
              <w:rPr>
                <w:lang w:val="en-US"/>
              </w:rPr>
              <w:t>X</w:t>
            </w:r>
          </w:p>
        </w:tc>
        <w:tc>
          <w:tcPr>
            <w:tcW w:w="900" w:type="dxa"/>
            <w:noWrap/>
          </w:tcPr>
          <w:p w14:paraId="18BEC95B" w14:textId="77777777" w:rsidR="006871B5" w:rsidRPr="00920004" w:rsidRDefault="006871B5" w:rsidP="00CF739D">
            <w:pPr>
              <w:jc w:val="center"/>
            </w:pPr>
          </w:p>
        </w:tc>
        <w:tc>
          <w:tcPr>
            <w:tcW w:w="900" w:type="dxa"/>
            <w:noWrap/>
          </w:tcPr>
          <w:p w14:paraId="6A3F7682" w14:textId="77777777" w:rsidR="006871B5" w:rsidRPr="00920004" w:rsidRDefault="006871B5" w:rsidP="00CF739D">
            <w:pPr>
              <w:jc w:val="center"/>
            </w:pPr>
          </w:p>
        </w:tc>
        <w:tc>
          <w:tcPr>
            <w:tcW w:w="2212" w:type="dxa"/>
            <w:noWrap/>
          </w:tcPr>
          <w:p w14:paraId="1FB239E3" w14:textId="77777777" w:rsidR="006871B5" w:rsidRPr="00920004" w:rsidRDefault="006871B5" w:rsidP="00CF739D">
            <w:pPr>
              <w:rPr>
                <w:lang w:val="en-US"/>
              </w:rPr>
            </w:pPr>
            <w:r w:rsidRPr="00920004">
              <w:rPr>
                <w:lang w:val="en-US"/>
              </w:rPr>
              <w:t>Nơi trả quần áo</w:t>
            </w:r>
          </w:p>
        </w:tc>
      </w:tr>
      <w:tr w:rsidR="006871B5" w:rsidRPr="00920004" w14:paraId="7D100B3C" w14:textId="77777777" w:rsidTr="00CF739D">
        <w:trPr>
          <w:trHeight w:val="300"/>
        </w:trPr>
        <w:tc>
          <w:tcPr>
            <w:tcW w:w="707" w:type="dxa"/>
            <w:noWrap/>
            <w:vAlign w:val="center"/>
          </w:tcPr>
          <w:p w14:paraId="6A28D645" w14:textId="77777777" w:rsidR="006871B5" w:rsidRPr="00920004" w:rsidRDefault="006871B5" w:rsidP="00CF739D">
            <w:pPr>
              <w:spacing w:before="240" w:line="0" w:lineRule="atLeast"/>
              <w:jc w:val="center"/>
              <w:rPr>
                <w:lang w:val="en-US"/>
              </w:rPr>
            </w:pPr>
            <w:r w:rsidRPr="00920004">
              <w:rPr>
                <w:lang w:val="en-US"/>
              </w:rPr>
              <w:t>9</w:t>
            </w:r>
          </w:p>
        </w:tc>
        <w:tc>
          <w:tcPr>
            <w:tcW w:w="1992" w:type="dxa"/>
            <w:noWrap/>
          </w:tcPr>
          <w:p w14:paraId="3BB10562" w14:textId="77777777" w:rsidR="006871B5" w:rsidRPr="00920004" w:rsidRDefault="006871B5" w:rsidP="00CF739D">
            <w:pPr>
              <w:rPr>
                <w:lang w:val="en-US"/>
              </w:rPr>
            </w:pPr>
            <w:r w:rsidRPr="00920004">
              <w:rPr>
                <w:lang w:val="en-US"/>
              </w:rPr>
              <w:t>staff_pick_up</w:t>
            </w:r>
          </w:p>
        </w:tc>
        <w:tc>
          <w:tcPr>
            <w:tcW w:w="1171" w:type="dxa"/>
            <w:noWrap/>
          </w:tcPr>
          <w:p w14:paraId="11286529" w14:textId="77777777" w:rsidR="006871B5" w:rsidRPr="00920004" w:rsidRDefault="006871B5" w:rsidP="00CF739D">
            <w:r w:rsidRPr="00920004">
              <w:t>numeric</w:t>
            </w:r>
          </w:p>
        </w:tc>
        <w:tc>
          <w:tcPr>
            <w:tcW w:w="900" w:type="dxa"/>
            <w:noWrap/>
          </w:tcPr>
          <w:p w14:paraId="55BD803A" w14:textId="77777777" w:rsidR="006871B5" w:rsidRPr="00920004" w:rsidRDefault="006871B5" w:rsidP="00CF739D">
            <w:pPr>
              <w:jc w:val="center"/>
              <w:rPr>
                <w:lang w:val="en-US"/>
              </w:rPr>
            </w:pPr>
            <w:r w:rsidRPr="00920004">
              <w:rPr>
                <w:lang w:val="en-US"/>
              </w:rPr>
              <w:t>X</w:t>
            </w:r>
          </w:p>
        </w:tc>
        <w:tc>
          <w:tcPr>
            <w:tcW w:w="900" w:type="dxa"/>
            <w:noWrap/>
          </w:tcPr>
          <w:p w14:paraId="61ED22F6" w14:textId="77777777" w:rsidR="006871B5" w:rsidRPr="00920004" w:rsidRDefault="006871B5" w:rsidP="00CF739D">
            <w:pPr>
              <w:jc w:val="center"/>
            </w:pPr>
          </w:p>
        </w:tc>
        <w:tc>
          <w:tcPr>
            <w:tcW w:w="900" w:type="dxa"/>
            <w:noWrap/>
          </w:tcPr>
          <w:p w14:paraId="616314CD" w14:textId="77777777" w:rsidR="006871B5" w:rsidRPr="00920004" w:rsidRDefault="006871B5" w:rsidP="00CF739D">
            <w:pPr>
              <w:jc w:val="center"/>
            </w:pPr>
          </w:p>
        </w:tc>
        <w:tc>
          <w:tcPr>
            <w:tcW w:w="2212" w:type="dxa"/>
            <w:noWrap/>
          </w:tcPr>
          <w:p w14:paraId="3121E9B8" w14:textId="77777777" w:rsidR="006871B5" w:rsidRPr="00920004" w:rsidRDefault="006871B5" w:rsidP="00CF739D">
            <w:r w:rsidRPr="00920004">
              <w:t>ID nhân viên nhận quần áo.</w:t>
            </w:r>
          </w:p>
        </w:tc>
      </w:tr>
      <w:tr w:rsidR="006871B5" w:rsidRPr="00920004" w14:paraId="71163D4F" w14:textId="77777777" w:rsidTr="00CF739D">
        <w:trPr>
          <w:trHeight w:val="300"/>
        </w:trPr>
        <w:tc>
          <w:tcPr>
            <w:tcW w:w="707" w:type="dxa"/>
            <w:noWrap/>
            <w:vAlign w:val="center"/>
          </w:tcPr>
          <w:p w14:paraId="6B8C035E" w14:textId="77777777" w:rsidR="006871B5" w:rsidRPr="00920004" w:rsidRDefault="006871B5" w:rsidP="00CF739D">
            <w:pPr>
              <w:spacing w:before="240" w:line="0" w:lineRule="atLeast"/>
              <w:jc w:val="center"/>
              <w:rPr>
                <w:lang w:val="en-US"/>
              </w:rPr>
            </w:pPr>
            <w:r w:rsidRPr="00920004">
              <w:rPr>
                <w:lang w:val="en-US"/>
              </w:rPr>
              <w:t>10</w:t>
            </w:r>
          </w:p>
        </w:tc>
        <w:tc>
          <w:tcPr>
            <w:tcW w:w="1992" w:type="dxa"/>
            <w:noWrap/>
          </w:tcPr>
          <w:p w14:paraId="756A0FAD" w14:textId="77777777" w:rsidR="006871B5" w:rsidRPr="00920004" w:rsidRDefault="006871B5" w:rsidP="00CF739D">
            <w:pPr>
              <w:rPr>
                <w:lang w:val="en-US"/>
              </w:rPr>
            </w:pPr>
            <w:r w:rsidRPr="00920004">
              <w:rPr>
                <w:lang w:val="en-US"/>
              </w:rPr>
              <w:t>staff_delivery</w:t>
            </w:r>
          </w:p>
        </w:tc>
        <w:tc>
          <w:tcPr>
            <w:tcW w:w="1171" w:type="dxa"/>
            <w:noWrap/>
          </w:tcPr>
          <w:p w14:paraId="00E85AA9" w14:textId="77777777" w:rsidR="006871B5" w:rsidRPr="00920004" w:rsidRDefault="006871B5" w:rsidP="00CF739D">
            <w:pPr>
              <w:rPr>
                <w:lang w:val="en-US"/>
              </w:rPr>
            </w:pPr>
            <w:r w:rsidRPr="00920004">
              <w:t>numeric</w:t>
            </w:r>
          </w:p>
        </w:tc>
        <w:tc>
          <w:tcPr>
            <w:tcW w:w="900" w:type="dxa"/>
            <w:noWrap/>
          </w:tcPr>
          <w:p w14:paraId="6CEAADC7" w14:textId="77777777" w:rsidR="006871B5" w:rsidRPr="00920004" w:rsidRDefault="006871B5" w:rsidP="00CF739D">
            <w:pPr>
              <w:jc w:val="center"/>
              <w:rPr>
                <w:lang w:val="en-US"/>
              </w:rPr>
            </w:pPr>
            <w:r w:rsidRPr="00920004">
              <w:rPr>
                <w:lang w:val="en-US"/>
              </w:rPr>
              <w:t>X</w:t>
            </w:r>
          </w:p>
        </w:tc>
        <w:tc>
          <w:tcPr>
            <w:tcW w:w="900" w:type="dxa"/>
            <w:noWrap/>
          </w:tcPr>
          <w:p w14:paraId="0219A7D4" w14:textId="77777777" w:rsidR="006871B5" w:rsidRPr="00920004" w:rsidRDefault="006871B5" w:rsidP="00CF739D">
            <w:pPr>
              <w:jc w:val="center"/>
            </w:pPr>
          </w:p>
        </w:tc>
        <w:tc>
          <w:tcPr>
            <w:tcW w:w="900" w:type="dxa"/>
            <w:noWrap/>
          </w:tcPr>
          <w:p w14:paraId="2D482AB0" w14:textId="77777777" w:rsidR="006871B5" w:rsidRPr="00920004" w:rsidRDefault="006871B5" w:rsidP="00CF739D">
            <w:pPr>
              <w:jc w:val="center"/>
            </w:pPr>
          </w:p>
        </w:tc>
        <w:tc>
          <w:tcPr>
            <w:tcW w:w="2212" w:type="dxa"/>
            <w:noWrap/>
          </w:tcPr>
          <w:p w14:paraId="449A5E08" w14:textId="77777777" w:rsidR="006871B5" w:rsidRPr="00920004" w:rsidRDefault="006871B5" w:rsidP="00CF739D">
            <w:r w:rsidRPr="00920004">
              <w:t>ID nhân viên trả quần áo.</w:t>
            </w:r>
          </w:p>
        </w:tc>
      </w:tr>
      <w:tr w:rsidR="006871B5" w:rsidRPr="00920004" w14:paraId="42770B81" w14:textId="77777777" w:rsidTr="00CF739D">
        <w:trPr>
          <w:trHeight w:val="300"/>
        </w:trPr>
        <w:tc>
          <w:tcPr>
            <w:tcW w:w="707" w:type="dxa"/>
            <w:noWrap/>
            <w:vAlign w:val="center"/>
            <w:hideMark/>
          </w:tcPr>
          <w:p w14:paraId="7D3AE8D2" w14:textId="77777777" w:rsidR="006871B5" w:rsidRPr="00920004" w:rsidRDefault="006871B5" w:rsidP="00CF739D">
            <w:pPr>
              <w:spacing w:before="240" w:line="0" w:lineRule="atLeast"/>
              <w:jc w:val="center"/>
              <w:rPr>
                <w:lang w:val="en-US"/>
              </w:rPr>
            </w:pPr>
            <w:r w:rsidRPr="00920004">
              <w:rPr>
                <w:lang w:val="en-US"/>
              </w:rPr>
              <w:t>11</w:t>
            </w:r>
          </w:p>
        </w:tc>
        <w:tc>
          <w:tcPr>
            <w:tcW w:w="1992" w:type="dxa"/>
            <w:noWrap/>
            <w:hideMark/>
          </w:tcPr>
          <w:p w14:paraId="5802BA7F" w14:textId="77777777" w:rsidR="006871B5" w:rsidRPr="00920004" w:rsidRDefault="006871B5" w:rsidP="00CF739D">
            <w:r w:rsidRPr="00920004">
              <w:t>status</w:t>
            </w:r>
          </w:p>
        </w:tc>
        <w:tc>
          <w:tcPr>
            <w:tcW w:w="1171" w:type="dxa"/>
            <w:noWrap/>
            <w:hideMark/>
          </w:tcPr>
          <w:p w14:paraId="7BB97DDD" w14:textId="1453C3DB" w:rsidR="006871B5" w:rsidRPr="00920004" w:rsidRDefault="00E452E5" w:rsidP="00CF739D">
            <w:pPr>
              <w:rPr>
                <w:lang w:val="en-US"/>
              </w:rPr>
            </w:pPr>
            <w:r w:rsidRPr="00920004">
              <w:t>varchar</w:t>
            </w:r>
          </w:p>
        </w:tc>
        <w:tc>
          <w:tcPr>
            <w:tcW w:w="900" w:type="dxa"/>
            <w:noWrap/>
            <w:hideMark/>
          </w:tcPr>
          <w:p w14:paraId="161E7E6D" w14:textId="77777777" w:rsidR="006871B5" w:rsidRPr="00920004" w:rsidRDefault="006871B5" w:rsidP="00CF739D">
            <w:pPr>
              <w:jc w:val="center"/>
            </w:pPr>
          </w:p>
        </w:tc>
        <w:tc>
          <w:tcPr>
            <w:tcW w:w="900" w:type="dxa"/>
            <w:noWrap/>
            <w:hideMark/>
          </w:tcPr>
          <w:p w14:paraId="2AE4C7E2" w14:textId="77777777" w:rsidR="006871B5" w:rsidRPr="00920004" w:rsidRDefault="006871B5" w:rsidP="00CF739D">
            <w:pPr>
              <w:jc w:val="center"/>
            </w:pPr>
          </w:p>
        </w:tc>
        <w:tc>
          <w:tcPr>
            <w:tcW w:w="900" w:type="dxa"/>
            <w:noWrap/>
            <w:hideMark/>
          </w:tcPr>
          <w:p w14:paraId="25D4E9FE" w14:textId="77777777" w:rsidR="006871B5" w:rsidRPr="00920004" w:rsidRDefault="006871B5" w:rsidP="00CF739D">
            <w:pPr>
              <w:jc w:val="center"/>
            </w:pPr>
          </w:p>
        </w:tc>
        <w:tc>
          <w:tcPr>
            <w:tcW w:w="2212" w:type="dxa"/>
            <w:noWrap/>
            <w:hideMark/>
          </w:tcPr>
          <w:p w14:paraId="74217449" w14:textId="376B8DA1" w:rsidR="006871B5" w:rsidRPr="00920004" w:rsidRDefault="006871B5" w:rsidP="00CF739D">
            <w:pPr>
              <w:rPr>
                <w:lang w:val="en-US"/>
              </w:rPr>
            </w:pPr>
            <w:r w:rsidRPr="00920004">
              <w:t>Trạng thái</w:t>
            </w:r>
          </w:p>
        </w:tc>
      </w:tr>
    </w:tbl>
    <w:p w14:paraId="61181AB8" w14:textId="1E8FB4CA" w:rsidR="00BD0851" w:rsidRDefault="006871B5" w:rsidP="00A17FA5">
      <w:pPr>
        <w:pStyle w:val="Caption"/>
      </w:pPr>
      <w:bookmarkStart w:id="2641" w:name="_Toc53150462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30</w:t>
      </w:r>
      <w:r w:rsidR="00D632EE" w:rsidRPr="00CF739D">
        <w:fldChar w:fldCharType="end"/>
      </w:r>
      <w:r w:rsidRPr="00920004">
        <w:t xml:space="preserve"> Bảng dữ liệu biên nhận</w:t>
      </w:r>
      <w:bookmarkEnd w:id="2641"/>
    </w:p>
    <w:p w14:paraId="0A176D92" w14:textId="3FD338C1" w:rsidR="005F1ECC" w:rsidRDefault="005F1ECC" w:rsidP="005F1ECC"/>
    <w:p w14:paraId="25351F3A" w14:textId="77777777" w:rsidR="005F1ECC" w:rsidRPr="00CF739D" w:rsidRDefault="005F1ECC" w:rsidP="00CF739D">
      <w:pPr>
        <w:rPr>
          <w:i/>
          <w:iCs/>
        </w:rPr>
      </w:pPr>
    </w:p>
    <w:p w14:paraId="06D28694" w14:textId="77777777" w:rsidR="006871B5" w:rsidRPr="00CF739D" w:rsidRDefault="006871B5" w:rsidP="00CF739D">
      <w:pPr>
        <w:rPr>
          <w:b/>
          <w:lang w:val="en-US"/>
        </w:rPr>
      </w:pPr>
      <w:r w:rsidRPr="00CF739D">
        <w:rPr>
          <w:b/>
          <w:lang w:val="en-US"/>
        </w:rPr>
        <w:lastRenderedPageBreak/>
        <w:t>BẢNG RECEIPT_DETAIL</w:t>
      </w:r>
    </w:p>
    <w:tbl>
      <w:tblPr>
        <w:tblStyle w:val="TableGrid"/>
        <w:tblW w:w="8777" w:type="dxa"/>
        <w:tblLook w:val="04A0" w:firstRow="1" w:lastRow="0" w:firstColumn="1" w:lastColumn="0" w:noHBand="0" w:noVBand="1"/>
      </w:tblPr>
      <w:tblGrid>
        <w:gridCol w:w="707"/>
        <w:gridCol w:w="2004"/>
        <w:gridCol w:w="1069"/>
        <w:gridCol w:w="1185"/>
        <w:gridCol w:w="837"/>
        <w:gridCol w:w="1045"/>
        <w:gridCol w:w="1930"/>
      </w:tblGrid>
      <w:tr w:rsidR="006871B5" w:rsidRPr="00920004" w14:paraId="63B865B2" w14:textId="77777777" w:rsidTr="00CF739D">
        <w:trPr>
          <w:trHeight w:val="300"/>
        </w:trPr>
        <w:tc>
          <w:tcPr>
            <w:tcW w:w="706" w:type="dxa"/>
            <w:noWrap/>
            <w:vAlign w:val="center"/>
            <w:hideMark/>
          </w:tcPr>
          <w:p w14:paraId="5581A26C" w14:textId="77777777" w:rsidR="006871B5" w:rsidRPr="00920004" w:rsidRDefault="006871B5" w:rsidP="00CF739D">
            <w:pPr>
              <w:spacing w:before="240" w:line="0" w:lineRule="atLeast"/>
              <w:jc w:val="center"/>
              <w:rPr>
                <w:b/>
                <w:bCs/>
              </w:rPr>
            </w:pPr>
            <w:r w:rsidRPr="00920004">
              <w:rPr>
                <w:b/>
                <w:bCs/>
                <w:lang w:val="da-DK"/>
              </w:rPr>
              <w:t>STT</w:t>
            </w:r>
          </w:p>
        </w:tc>
        <w:tc>
          <w:tcPr>
            <w:tcW w:w="1998" w:type="dxa"/>
            <w:noWrap/>
            <w:vAlign w:val="center"/>
            <w:hideMark/>
          </w:tcPr>
          <w:p w14:paraId="6940EE16" w14:textId="77777777" w:rsidR="006871B5" w:rsidRPr="00920004" w:rsidRDefault="006871B5" w:rsidP="00CF739D">
            <w:pPr>
              <w:spacing w:before="240" w:line="0" w:lineRule="atLeast"/>
              <w:jc w:val="center"/>
              <w:rPr>
                <w:b/>
                <w:bCs/>
              </w:rPr>
            </w:pPr>
            <w:r w:rsidRPr="00920004">
              <w:rPr>
                <w:b/>
                <w:bCs/>
                <w:lang w:val="da-DK"/>
              </w:rPr>
              <w:t>Tên trường</w:t>
            </w:r>
          </w:p>
        </w:tc>
        <w:tc>
          <w:tcPr>
            <w:tcW w:w="1071" w:type="dxa"/>
            <w:noWrap/>
            <w:vAlign w:val="center"/>
            <w:hideMark/>
          </w:tcPr>
          <w:p w14:paraId="7AFAAE8F" w14:textId="77777777" w:rsidR="006871B5" w:rsidRPr="00920004" w:rsidRDefault="006871B5" w:rsidP="00CF739D">
            <w:pPr>
              <w:spacing w:before="240" w:line="0" w:lineRule="atLeast"/>
              <w:jc w:val="center"/>
              <w:rPr>
                <w:b/>
                <w:bCs/>
              </w:rPr>
            </w:pPr>
            <w:r w:rsidRPr="00920004">
              <w:rPr>
                <w:b/>
                <w:bCs/>
                <w:lang w:val="da-DK"/>
              </w:rPr>
              <w:t>Kiểu</w:t>
            </w:r>
          </w:p>
        </w:tc>
        <w:tc>
          <w:tcPr>
            <w:tcW w:w="1187" w:type="dxa"/>
            <w:noWrap/>
            <w:vAlign w:val="center"/>
            <w:hideMark/>
          </w:tcPr>
          <w:p w14:paraId="7E07ABB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5" w:type="dxa"/>
            <w:noWrap/>
            <w:vAlign w:val="center"/>
            <w:hideMark/>
          </w:tcPr>
          <w:p w14:paraId="075390C8" w14:textId="77777777" w:rsidR="006871B5" w:rsidRPr="00920004" w:rsidRDefault="006871B5" w:rsidP="00CF739D">
            <w:pPr>
              <w:spacing w:before="240" w:line="0" w:lineRule="atLeast"/>
              <w:jc w:val="center"/>
              <w:rPr>
                <w:b/>
                <w:bCs/>
              </w:rPr>
            </w:pPr>
            <w:r w:rsidRPr="00920004">
              <w:rPr>
                <w:b/>
                <w:bCs/>
                <w:lang w:val="da-DK"/>
              </w:rPr>
              <w:t>Khóa chính</w:t>
            </w:r>
          </w:p>
        </w:tc>
        <w:tc>
          <w:tcPr>
            <w:tcW w:w="1047" w:type="dxa"/>
            <w:noWrap/>
            <w:vAlign w:val="center"/>
            <w:hideMark/>
          </w:tcPr>
          <w:p w14:paraId="2BE60187" w14:textId="77777777" w:rsidR="006871B5" w:rsidRPr="00920004" w:rsidRDefault="006871B5" w:rsidP="00CF739D">
            <w:pPr>
              <w:spacing w:before="240" w:line="0" w:lineRule="atLeast"/>
              <w:jc w:val="center"/>
              <w:rPr>
                <w:b/>
                <w:bCs/>
              </w:rPr>
            </w:pPr>
            <w:r w:rsidRPr="00920004">
              <w:rPr>
                <w:b/>
                <w:bCs/>
                <w:lang w:val="da-DK"/>
              </w:rPr>
              <w:t>Khóa ngoại</w:t>
            </w:r>
          </w:p>
        </w:tc>
        <w:tc>
          <w:tcPr>
            <w:tcW w:w="1933" w:type="dxa"/>
            <w:noWrap/>
            <w:vAlign w:val="center"/>
            <w:hideMark/>
          </w:tcPr>
          <w:p w14:paraId="31D56CB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4ED033A" w14:textId="77777777" w:rsidTr="00CF739D">
        <w:trPr>
          <w:trHeight w:val="300"/>
        </w:trPr>
        <w:tc>
          <w:tcPr>
            <w:tcW w:w="706" w:type="dxa"/>
            <w:noWrap/>
            <w:hideMark/>
          </w:tcPr>
          <w:p w14:paraId="342246DD" w14:textId="77777777" w:rsidR="006871B5" w:rsidRPr="00920004" w:rsidRDefault="006871B5" w:rsidP="00CF739D">
            <w:pPr>
              <w:spacing w:before="240" w:line="0" w:lineRule="atLeast"/>
            </w:pPr>
            <w:r w:rsidRPr="00920004">
              <w:t>1</w:t>
            </w:r>
          </w:p>
        </w:tc>
        <w:tc>
          <w:tcPr>
            <w:tcW w:w="1998" w:type="dxa"/>
            <w:noWrap/>
            <w:hideMark/>
          </w:tcPr>
          <w:p w14:paraId="22056707" w14:textId="77777777" w:rsidR="006871B5" w:rsidRPr="00920004" w:rsidRDefault="006871B5" w:rsidP="00CF739D">
            <w:r w:rsidRPr="00920004">
              <w:t>id</w:t>
            </w:r>
          </w:p>
        </w:tc>
        <w:tc>
          <w:tcPr>
            <w:tcW w:w="1071" w:type="dxa"/>
            <w:noWrap/>
            <w:hideMark/>
          </w:tcPr>
          <w:p w14:paraId="444E29BF" w14:textId="77777777" w:rsidR="006871B5" w:rsidRPr="00920004" w:rsidRDefault="006871B5" w:rsidP="00CF739D">
            <w:r w:rsidRPr="00920004">
              <w:t>numeric</w:t>
            </w:r>
          </w:p>
        </w:tc>
        <w:tc>
          <w:tcPr>
            <w:tcW w:w="1187" w:type="dxa"/>
            <w:noWrap/>
            <w:vAlign w:val="center"/>
            <w:hideMark/>
          </w:tcPr>
          <w:p w14:paraId="05A452B1" w14:textId="77777777" w:rsidR="006871B5" w:rsidRPr="00920004" w:rsidRDefault="006871B5" w:rsidP="00CF739D">
            <w:pPr>
              <w:jc w:val="center"/>
            </w:pPr>
          </w:p>
        </w:tc>
        <w:tc>
          <w:tcPr>
            <w:tcW w:w="835" w:type="dxa"/>
            <w:noWrap/>
            <w:vAlign w:val="center"/>
            <w:hideMark/>
          </w:tcPr>
          <w:p w14:paraId="0C04FCA9" w14:textId="77777777" w:rsidR="006871B5" w:rsidRPr="00920004" w:rsidRDefault="006871B5" w:rsidP="00CF739D">
            <w:pPr>
              <w:jc w:val="center"/>
            </w:pPr>
            <w:r w:rsidRPr="00920004">
              <w:t>X</w:t>
            </w:r>
          </w:p>
        </w:tc>
        <w:tc>
          <w:tcPr>
            <w:tcW w:w="1047" w:type="dxa"/>
            <w:noWrap/>
            <w:vAlign w:val="center"/>
            <w:hideMark/>
          </w:tcPr>
          <w:p w14:paraId="365DA740" w14:textId="77777777" w:rsidR="006871B5" w:rsidRPr="00920004" w:rsidRDefault="006871B5" w:rsidP="00CF739D">
            <w:pPr>
              <w:jc w:val="center"/>
            </w:pPr>
          </w:p>
        </w:tc>
        <w:tc>
          <w:tcPr>
            <w:tcW w:w="1933" w:type="dxa"/>
            <w:noWrap/>
            <w:hideMark/>
          </w:tcPr>
          <w:p w14:paraId="41E62382" w14:textId="77777777" w:rsidR="006871B5" w:rsidRPr="00920004" w:rsidRDefault="006871B5" w:rsidP="00CF739D">
            <w:pPr>
              <w:rPr>
                <w:lang w:val="en-US"/>
              </w:rPr>
            </w:pPr>
            <w:r w:rsidRPr="00920004">
              <w:t xml:space="preserve">ID chi tiết </w:t>
            </w:r>
            <w:r w:rsidRPr="00920004">
              <w:rPr>
                <w:lang w:val="en-US"/>
              </w:rPr>
              <w:t>biên nhận</w:t>
            </w:r>
          </w:p>
        </w:tc>
      </w:tr>
      <w:tr w:rsidR="006871B5" w:rsidRPr="00920004" w14:paraId="3F64C6F9" w14:textId="77777777" w:rsidTr="00CF739D">
        <w:trPr>
          <w:trHeight w:val="300"/>
        </w:trPr>
        <w:tc>
          <w:tcPr>
            <w:tcW w:w="706" w:type="dxa"/>
            <w:noWrap/>
            <w:hideMark/>
          </w:tcPr>
          <w:p w14:paraId="03A1891D" w14:textId="77777777" w:rsidR="006871B5" w:rsidRPr="00920004" w:rsidRDefault="006871B5" w:rsidP="00CF739D">
            <w:pPr>
              <w:spacing w:before="240" w:line="0" w:lineRule="atLeast"/>
            </w:pPr>
            <w:r w:rsidRPr="00920004">
              <w:t>2</w:t>
            </w:r>
          </w:p>
        </w:tc>
        <w:tc>
          <w:tcPr>
            <w:tcW w:w="1998" w:type="dxa"/>
            <w:noWrap/>
            <w:hideMark/>
          </w:tcPr>
          <w:p w14:paraId="6715C41F" w14:textId="77777777" w:rsidR="006871B5" w:rsidRPr="00920004" w:rsidRDefault="006871B5" w:rsidP="00CF739D">
            <w:r w:rsidRPr="00920004">
              <w:rPr>
                <w:lang w:val="en-US"/>
              </w:rPr>
              <w:t>receipt</w:t>
            </w:r>
            <w:r w:rsidRPr="00920004">
              <w:t>_id</w:t>
            </w:r>
          </w:p>
        </w:tc>
        <w:tc>
          <w:tcPr>
            <w:tcW w:w="1071" w:type="dxa"/>
            <w:noWrap/>
            <w:hideMark/>
          </w:tcPr>
          <w:p w14:paraId="4911C801" w14:textId="77777777" w:rsidR="006871B5" w:rsidRPr="00920004" w:rsidRDefault="006871B5" w:rsidP="00CF739D">
            <w:r w:rsidRPr="00920004">
              <w:t>numeric</w:t>
            </w:r>
          </w:p>
        </w:tc>
        <w:tc>
          <w:tcPr>
            <w:tcW w:w="1187" w:type="dxa"/>
            <w:noWrap/>
            <w:vAlign w:val="center"/>
            <w:hideMark/>
          </w:tcPr>
          <w:p w14:paraId="4A32BA09" w14:textId="77777777" w:rsidR="006871B5" w:rsidRPr="00920004" w:rsidRDefault="006871B5" w:rsidP="00CF739D">
            <w:pPr>
              <w:jc w:val="center"/>
            </w:pPr>
          </w:p>
        </w:tc>
        <w:tc>
          <w:tcPr>
            <w:tcW w:w="835" w:type="dxa"/>
            <w:noWrap/>
            <w:vAlign w:val="center"/>
            <w:hideMark/>
          </w:tcPr>
          <w:p w14:paraId="1717C5C9" w14:textId="77777777" w:rsidR="006871B5" w:rsidRPr="00920004" w:rsidRDefault="006871B5" w:rsidP="00CF739D">
            <w:pPr>
              <w:jc w:val="center"/>
            </w:pPr>
          </w:p>
        </w:tc>
        <w:tc>
          <w:tcPr>
            <w:tcW w:w="1047" w:type="dxa"/>
            <w:noWrap/>
            <w:vAlign w:val="center"/>
            <w:hideMark/>
          </w:tcPr>
          <w:p w14:paraId="060B73AF" w14:textId="77777777" w:rsidR="006871B5" w:rsidRPr="00920004" w:rsidRDefault="006871B5" w:rsidP="00CF739D">
            <w:pPr>
              <w:jc w:val="center"/>
            </w:pPr>
            <w:r w:rsidRPr="00920004">
              <w:t>X</w:t>
            </w:r>
          </w:p>
        </w:tc>
        <w:tc>
          <w:tcPr>
            <w:tcW w:w="1933" w:type="dxa"/>
            <w:noWrap/>
            <w:hideMark/>
          </w:tcPr>
          <w:p w14:paraId="0061B4E1"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660BDDE8" w14:textId="77777777" w:rsidTr="00CF739D">
        <w:trPr>
          <w:trHeight w:val="300"/>
        </w:trPr>
        <w:tc>
          <w:tcPr>
            <w:tcW w:w="706" w:type="dxa"/>
            <w:noWrap/>
            <w:hideMark/>
          </w:tcPr>
          <w:p w14:paraId="183210E2" w14:textId="77777777" w:rsidR="006871B5" w:rsidRPr="00920004" w:rsidRDefault="006871B5" w:rsidP="00CF739D">
            <w:pPr>
              <w:spacing w:before="240" w:line="0" w:lineRule="atLeast"/>
            </w:pPr>
            <w:r w:rsidRPr="00920004">
              <w:t>3</w:t>
            </w:r>
          </w:p>
        </w:tc>
        <w:tc>
          <w:tcPr>
            <w:tcW w:w="1998" w:type="dxa"/>
            <w:noWrap/>
            <w:hideMark/>
          </w:tcPr>
          <w:p w14:paraId="53BE6878" w14:textId="77777777" w:rsidR="006871B5" w:rsidRPr="00920004" w:rsidRDefault="006871B5" w:rsidP="00CF739D">
            <w:r w:rsidRPr="00920004">
              <w:t>service_type_id</w:t>
            </w:r>
          </w:p>
        </w:tc>
        <w:tc>
          <w:tcPr>
            <w:tcW w:w="1071" w:type="dxa"/>
            <w:noWrap/>
            <w:hideMark/>
          </w:tcPr>
          <w:p w14:paraId="4ABAB08A" w14:textId="77777777" w:rsidR="006871B5" w:rsidRPr="00920004" w:rsidRDefault="006871B5" w:rsidP="00CF739D">
            <w:r w:rsidRPr="00920004">
              <w:t>numeric</w:t>
            </w:r>
          </w:p>
        </w:tc>
        <w:tc>
          <w:tcPr>
            <w:tcW w:w="1187" w:type="dxa"/>
            <w:noWrap/>
            <w:vAlign w:val="center"/>
            <w:hideMark/>
          </w:tcPr>
          <w:p w14:paraId="77137C04" w14:textId="77777777" w:rsidR="006871B5" w:rsidRPr="00920004" w:rsidRDefault="006871B5" w:rsidP="00CF739D">
            <w:pPr>
              <w:jc w:val="center"/>
            </w:pPr>
          </w:p>
        </w:tc>
        <w:tc>
          <w:tcPr>
            <w:tcW w:w="835" w:type="dxa"/>
            <w:noWrap/>
            <w:vAlign w:val="center"/>
            <w:hideMark/>
          </w:tcPr>
          <w:p w14:paraId="41899625" w14:textId="77777777" w:rsidR="006871B5" w:rsidRPr="00920004" w:rsidRDefault="006871B5" w:rsidP="00CF739D">
            <w:pPr>
              <w:jc w:val="center"/>
            </w:pPr>
          </w:p>
        </w:tc>
        <w:tc>
          <w:tcPr>
            <w:tcW w:w="1047" w:type="dxa"/>
            <w:noWrap/>
            <w:vAlign w:val="center"/>
            <w:hideMark/>
          </w:tcPr>
          <w:p w14:paraId="5651EA79" w14:textId="77777777" w:rsidR="006871B5" w:rsidRPr="00920004" w:rsidRDefault="006871B5" w:rsidP="00CF739D">
            <w:pPr>
              <w:jc w:val="center"/>
            </w:pPr>
            <w:r w:rsidRPr="00920004">
              <w:t>X</w:t>
            </w:r>
          </w:p>
        </w:tc>
        <w:tc>
          <w:tcPr>
            <w:tcW w:w="1933" w:type="dxa"/>
            <w:noWrap/>
            <w:hideMark/>
          </w:tcPr>
          <w:p w14:paraId="1F9D066A" w14:textId="77777777" w:rsidR="006871B5" w:rsidRPr="00920004" w:rsidRDefault="006871B5" w:rsidP="00CF739D">
            <w:r w:rsidRPr="00920004">
              <w:t xml:space="preserve">ID loại dịch vụ. </w:t>
            </w:r>
          </w:p>
        </w:tc>
      </w:tr>
      <w:tr w:rsidR="006871B5" w:rsidRPr="00920004" w14:paraId="655E7EDD" w14:textId="77777777" w:rsidTr="00CF739D">
        <w:trPr>
          <w:trHeight w:val="300"/>
        </w:trPr>
        <w:tc>
          <w:tcPr>
            <w:tcW w:w="706" w:type="dxa"/>
            <w:noWrap/>
            <w:hideMark/>
          </w:tcPr>
          <w:p w14:paraId="704CFF78" w14:textId="77777777" w:rsidR="006871B5" w:rsidRPr="00920004" w:rsidRDefault="006871B5" w:rsidP="00CF739D">
            <w:pPr>
              <w:spacing w:before="240" w:line="0" w:lineRule="atLeast"/>
            </w:pPr>
            <w:r w:rsidRPr="00920004">
              <w:t>4</w:t>
            </w:r>
          </w:p>
        </w:tc>
        <w:tc>
          <w:tcPr>
            <w:tcW w:w="1998" w:type="dxa"/>
            <w:noWrap/>
            <w:hideMark/>
          </w:tcPr>
          <w:p w14:paraId="54F197E7" w14:textId="77777777" w:rsidR="006871B5" w:rsidRPr="00920004" w:rsidRDefault="006871B5" w:rsidP="00CF739D">
            <w:r w:rsidRPr="00920004">
              <w:t>unit_id</w:t>
            </w:r>
          </w:p>
        </w:tc>
        <w:tc>
          <w:tcPr>
            <w:tcW w:w="1071" w:type="dxa"/>
            <w:noWrap/>
            <w:hideMark/>
          </w:tcPr>
          <w:p w14:paraId="535D55C1" w14:textId="77777777" w:rsidR="006871B5" w:rsidRPr="00920004" w:rsidRDefault="006871B5" w:rsidP="00CF739D">
            <w:r w:rsidRPr="00920004">
              <w:t>numeric</w:t>
            </w:r>
          </w:p>
        </w:tc>
        <w:tc>
          <w:tcPr>
            <w:tcW w:w="1187" w:type="dxa"/>
            <w:noWrap/>
            <w:vAlign w:val="center"/>
            <w:hideMark/>
          </w:tcPr>
          <w:p w14:paraId="3EAFA8FA" w14:textId="77777777" w:rsidR="006871B5" w:rsidRPr="00920004" w:rsidRDefault="006871B5" w:rsidP="00CF739D">
            <w:pPr>
              <w:jc w:val="center"/>
            </w:pPr>
          </w:p>
        </w:tc>
        <w:tc>
          <w:tcPr>
            <w:tcW w:w="835" w:type="dxa"/>
            <w:noWrap/>
            <w:vAlign w:val="center"/>
            <w:hideMark/>
          </w:tcPr>
          <w:p w14:paraId="73F24CD1" w14:textId="77777777" w:rsidR="006871B5" w:rsidRPr="00920004" w:rsidRDefault="006871B5" w:rsidP="00CF739D">
            <w:pPr>
              <w:jc w:val="center"/>
            </w:pPr>
          </w:p>
        </w:tc>
        <w:tc>
          <w:tcPr>
            <w:tcW w:w="1047" w:type="dxa"/>
            <w:noWrap/>
            <w:vAlign w:val="center"/>
            <w:hideMark/>
          </w:tcPr>
          <w:p w14:paraId="3179F180" w14:textId="77777777" w:rsidR="006871B5" w:rsidRPr="00920004" w:rsidRDefault="006871B5" w:rsidP="00CF739D">
            <w:pPr>
              <w:jc w:val="center"/>
            </w:pPr>
            <w:r w:rsidRPr="00920004">
              <w:t>X</w:t>
            </w:r>
          </w:p>
        </w:tc>
        <w:tc>
          <w:tcPr>
            <w:tcW w:w="1933" w:type="dxa"/>
            <w:noWrap/>
            <w:hideMark/>
          </w:tcPr>
          <w:p w14:paraId="2E3293D8" w14:textId="77777777" w:rsidR="006871B5" w:rsidRPr="00920004" w:rsidRDefault="006871B5" w:rsidP="00CF739D">
            <w:r w:rsidRPr="00920004">
              <w:t xml:space="preserve">ID đơn vị tính. </w:t>
            </w:r>
          </w:p>
        </w:tc>
      </w:tr>
      <w:tr w:rsidR="006871B5" w:rsidRPr="00920004" w14:paraId="434DEEB9" w14:textId="77777777" w:rsidTr="00CF739D">
        <w:trPr>
          <w:trHeight w:val="300"/>
        </w:trPr>
        <w:tc>
          <w:tcPr>
            <w:tcW w:w="706" w:type="dxa"/>
            <w:noWrap/>
            <w:hideMark/>
          </w:tcPr>
          <w:p w14:paraId="7535C35E" w14:textId="77777777" w:rsidR="006871B5" w:rsidRPr="00920004" w:rsidRDefault="006871B5" w:rsidP="00CF739D">
            <w:pPr>
              <w:spacing w:before="240" w:line="0" w:lineRule="atLeast"/>
            </w:pPr>
            <w:r w:rsidRPr="00920004">
              <w:t>5</w:t>
            </w:r>
          </w:p>
        </w:tc>
        <w:tc>
          <w:tcPr>
            <w:tcW w:w="1998" w:type="dxa"/>
            <w:noWrap/>
            <w:hideMark/>
          </w:tcPr>
          <w:p w14:paraId="2A94DA3F" w14:textId="77777777" w:rsidR="006871B5" w:rsidRPr="00920004" w:rsidRDefault="006871B5" w:rsidP="00CF739D">
            <w:r w:rsidRPr="00920004">
              <w:t>label_id</w:t>
            </w:r>
          </w:p>
        </w:tc>
        <w:tc>
          <w:tcPr>
            <w:tcW w:w="1071" w:type="dxa"/>
            <w:noWrap/>
            <w:hideMark/>
          </w:tcPr>
          <w:p w14:paraId="2B856859" w14:textId="77777777" w:rsidR="006871B5" w:rsidRPr="00920004" w:rsidRDefault="006871B5" w:rsidP="00CF739D">
            <w:r w:rsidRPr="00920004">
              <w:t>numeric</w:t>
            </w:r>
          </w:p>
        </w:tc>
        <w:tc>
          <w:tcPr>
            <w:tcW w:w="1187" w:type="dxa"/>
            <w:noWrap/>
            <w:vAlign w:val="center"/>
            <w:hideMark/>
          </w:tcPr>
          <w:p w14:paraId="3800E06B"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4AE4AA8" w14:textId="77777777" w:rsidR="006871B5" w:rsidRPr="00920004" w:rsidRDefault="006871B5" w:rsidP="00CF739D">
            <w:pPr>
              <w:jc w:val="center"/>
            </w:pPr>
          </w:p>
        </w:tc>
        <w:tc>
          <w:tcPr>
            <w:tcW w:w="1047" w:type="dxa"/>
            <w:noWrap/>
            <w:vAlign w:val="center"/>
            <w:hideMark/>
          </w:tcPr>
          <w:p w14:paraId="7D72C414" w14:textId="77777777" w:rsidR="006871B5" w:rsidRPr="00920004" w:rsidRDefault="006871B5" w:rsidP="00CF739D">
            <w:pPr>
              <w:jc w:val="center"/>
            </w:pPr>
            <w:r w:rsidRPr="00920004">
              <w:t>X</w:t>
            </w:r>
          </w:p>
        </w:tc>
        <w:tc>
          <w:tcPr>
            <w:tcW w:w="1933" w:type="dxa"/>
            <w:noWrap/>
            <w:hideMark/>
          </w:tcPr>
          <w:p w14:paraId="36D9242F" w14:textId="77777777" w:rsidR="006871B5" w:rsidRPr="00920004" w:rsidRDefault="006871B5" w:rsidP="00CF739D">
            <w:r w:rsidRPr="00920004">
              <w:t>ID nhãn hiệu.</w:t>
            </w:r>
          </w:p>
        </w:tc>
      </w:tr>
      <w:tr w:rsidR="006871B5" w:rsidRPr="00920004" w14:paraId="6BAC6553" w14:textId="77777777" w:rsidTr="00CF739D">
        <w:trPr>
          <w:trHeight w:val="300"/>
        </w:trPr>
        <w:tc>
          <w:tcPr>
            <w:tcW w:w="706" w:type="dxa"/>
            <w:noWrap/>
            <w:hideMark/>
          </w:tcPr>
          <w:p w14:paraId="1FCC0C45" w14:textId="77777777" w:rsidR="006871B5" w:rsidRPr="00920004" w:rsidRDefault="006871B5" w:rsidP="00CF739D">
            <w:pPr>
              <w:spacing w:before="240" w:line="0" w:lineRule="atLeast"/>
            </w:pPr>
            <w:r w:rsidRPr="00920004">
              <w:t>6</w:t>
            </w:r>
          </w:p>
        </w:tc>
        <w:tc>
          <w:tcPr>
            <w:tcW w:w="1998" w:type="dxa"/>
            <w:noWrap/>
            <w:hideMark/>
          </w:tcPr>
          <w:p w14:paraId="71FF7D78" w14:textId="77777777" w:rsidR="006871B5" w:rsidRPr="00920004" w:rsidRDefault="006871B5" w:rsidP="00CF739D">
            <w:r w:rsidRPr="00920004">
              <w:t>color_id</w:t>
            </w:r>
          </w:p>
        </w:tc>
        <w:tc>
          <w:tcPr>
            <w:tcW w:w="1071" w:type="dxa"/>
            <w:noWrap/>
            <w:hideMark/>
          </w:tcPr>
          <w:p w14:paraId="717D4C97" w14:textId="77777777" w:rsidR="006871B5" w:rsidRPr="00920004" w:rsidRDefault="006871B5" w:rsidP="00CF739D">
            <w:r w:rsidRPr="00920004">
              <w:t>numeric</w:t>
            </w:r>
          </w:p>
        </w:tc>
        <w:tc>
          <w:tcPr>
            <w:tcW w:w="1187" w:type="dxa"/>
            <w:noWrap/>
            <w:vAlign w:val="center"/>
            <w:hideMark/>
          </w:tcPr>
          <w:p w14:paraId="6EF0418D"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20FB271" w14:textId="77777777" w:rsidR="006871B5" w:rsidRPr="00920004" w:rsidRDefault="006871B5" w:rsidP="00CF739D">
            <w:pPr>
              <w:jc w:val="center"/>
            </w:pPr>
          </w:p>
        </w:tc>
        <w:tc>
          <w:tcPr>
            <w:tcW w:w="1047" w:type="dxa"/>
            <w:noWrap/>
            <w:vAlign w:val="center"/>
            <w:hideMark/>
          </w:tcPr>
          <w:p w14:paraId="7F3D4208" w14:textId="77777777" w:rsidR="006871B5" w:rsidRPr="00920004" w:rsidRDefault="006871B5" w:rsidP="00CF739D">
            <w:pPr>
              <w:jc w:val="center"/>
            </w:pPr>
            <w:r w:rsidRPr="00920004">
              <w:t>X</w:t>
            </w:r>
          </w:p>
        </w:tc>
        <w:tc>
          <w:tcPr>
            <w:tcW w:w="1933" w:type="dxa"/>
            <w:noWrap/>
            <w:hideMark/>
          </w:tcPr>
          <w:p w14:paraId="6C1B3AD1" w14:textId="77777777" w:rsidR="006871B5" w:rsidRPr="00920004" w:rsidRDefault="006871B5" w:rsidP="00CF739D">
            <w:r w:rsidRPr="00920004">
              <w:t xml:space="preserve">ID màu sắc. </w:t>
            </w:r>
          </w:p>
        </w:tc>
      </w:tr>
      <w:tr w:rsidR="006871B5" w:rsidRPr="00920004" w14:paraId="345D5F06" w14:textId="77777777" w:rsidTr="00CF739D">
        <w:trPr>
          <w:trHeight w:val="300"/>
        </w:trPr>
        <w:tc>
          <w:tcPr>
            <w:tcW w:w="706" w:type="dxa"/>
            <w:noWrap/>
            <w:hideMark/>
          </w:tcPr>
          <w:p w14:paraId="4FB815AA" w14:textId="77777777" w:rsidR="006871B5" w:rsidRPr="00920004" w:rsidRDefault="006871B5" w:rsidP="00CF739D">
            <w:pPr>
              <w:spacing w:before="240" w:line="0" w:lineRule="atLeast"/>
            </w:pPr>
            <w:r w:rsidRPr="00920004">
              <w:t>7</w:t>
            </w:r>
          </w:p>
        </w:tc>
        <w:tc>
          <w:tcPr>
            <w:tcW w:w="1998" w:type="dxa"/>
            <w:noWrap/>
            <w:hideMark/>
          </w:tcPr>
          <w:p w14:paraId="642405FA" w14:textId="77777777" w:rsidR="006871B5" w:rsidRPr="00920004" w:rsidRDefault="006871B5" w:rsidP="00CF739D">
            <w:r w:rsidRPr="00920004">
              <w:t>product_id</w:t>
            </w:r>
          </w:p>
        </w:tc>
        <w:tc>
          <w:tcPr>
            <w:tcW w:w="1071" w:type="dxa"/>
            <w:noWrap/>
            <w:hideMark/>
          </w:tcPr>
          <w:p w14:paraId="55064540" w14:textId="77777777" w:rsidR="006871B5" w:rsidRPr="00920004" w:rsidRDefault="006871B5" w:rsidP="00CF739D">
            <w:r w:rsidRPr="00920004">
              <w:t>numeric</w:t>
            </w:r>
          </w:p>
        </w:tc>
        <w:tc>
          <w:tcPr>
            <w:tcW w:w="1187" w:type="dxa"/>
            <w:noWrap/>
            <w:vAlign w:val="center"/>
            <w:hideMark/>
          </w:tcPr>
          <w:p w14:paraId="6C9B84A2" w14:textId="77777777" w:rsidR="006871B5" w:rsidRPr="00920004" w:rsidRDefault="006871B5" w:rsidP="00CF739D">
            <w:pPr>
              <w:jc w:val="center"/>
              <w:rPr>
                <w:lang w:val="en-US"/>
              </w:rPr>
            </w:pPr>
          </w:p>
        </w:tc>
        <w:tc>
          <w:tcPr>
            <w:tcW w:w="835" w:type="dxa"/>
            <w:noWrap/>
            <w:vAlign w:val="center"/>
            <w:hideMark/>
          </w:tcPr>
          <w:p w14:paraId="253C39A2" w14:textId="77777777" w:rsidR="006871B5" w:rsidRPr="00920004" w:rsidRDefault="006871B5" w:rsidP="00CF739D">
            <w:pPr>
              <w:jc w:val="center"/>
            </w:pPr>
          </w:p>
        </w:tc>
        <w:tc>
          <w:tcPr>
            <w:tcW w:w="1047" w:type="dxa"/>
            <w:noWrap/>
            <w:vAlign w:val="center"/>
            <w:hideMark/>
          </w:tcPr>
          <w:p w14:paraId="127BBC38" w14:textId="77777777" w:rsidR="006871B5" w:rsidRPr="00920004" w:rsidRDefault="006871B5" w:rsidP="00CF739D">
            <w:pPr>
              <w:jc w:val="center"/>
            </w:pPr>
            <w:r w:rsidRPr="00920004">
              <w:t>X</w:t>
            </w:r>
          </w:p>
        </w:tc>
        <w:tc>
          <w:tcPr>
            <w:tcW w:w="1933" w:type="dxa"/>
            <w:noWrap/>
            <w:hideMark/>
          </w:tcPr>
          <w:p w14:paraId="2FF064F2" w14:textId="77777777" w:rsidR="006871B5" w:rsidRPr="00920004" w:rsidRDefault="006871B5" w:rsidP="00CF739D">
            <w:r w:rsidRPr="00920004">
              <w:t>ID quần áo</w:t>
            </w:r>
          </w:p>
        </w:tc>
      </w:tr>
      <w:tr w:rsidR="006871B5" w:rsidRPr="00920004" w14:paraId="2429A0BC" w14:textId="77777777" w:rsidTr="00CF739D">
        <w:trPr>
          <w:trHeight w:val="300"/>
        </w:trPr>
        <w:tc>
          <w:tcPr>
            <w:tcW w:w="706" w:type="dxa"/>
            <w:noWrap/>
            <w:hideMark/>
          </w:tcPr>
          <w:p w14:paraId="7D132B1D" w14:textId="77777777" w:rsidR="006871B5" w:rsidRPr="00920004" w:rsidRDefault="006871B5" w:rsidP="00CF739D">
            <w:pPr>
              <w:spacing w:before="240" w:line="0" w:lineRule="atLeast"/>
            </w:pPr>
            <w:r w:rsidRPr="00920004">
              <w:t>8</w:t>
            </w:r>
          </w:p>
        </w:tc>
        <w:tc>
          <w:tcPr>
            <w:tcW w:w="1998" w:type="dxa"/>
            <w:noWrap/>
            <w:hideMark/>
          </w:tcPr>
          <w:p w14:paraId="6369F1BE" w14:textId="77777777" w:rsidR="006871B5" w:rsidRPr="00920004" w:rsidRDefault="006871B5" w:rsidP="00CF739D">
            <w:r w:rsidRPr="00920004">
              <w:t>material_id</w:t>
            </w:r>
          </w:p>
        </w:tc>
        <w:tc>
          <w:tcPr>
            <w:tcW w:w="1071" w:type="dxa"/>
            <w:noWrap/>
            <w:hideMark/>
          </w:tcPr>
          <w:p w14:paraId="726BE9C0" w14:textId="77777777" w:rsidR="006871B5" w:rsidRPr="00920004" w:rsidRDefault="006871B5" w:rsidP="00CF739D">
            <w:r w:rsidRPr="00920004">
              <w:t>numeric</w:t>
            </w:r>
          </w:p>
        </w:tc>
        <w:tc>
          <w:tcPr>
            <w:tcW w:w="1187" w:type="dxa"/>
            <w:noWrap/>
            <w:vAlign w:val="center"/>
            <w:hideMark/>
          </w:tcPr>
          <w:p w14:paraId="30F361E3"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03FF141D" w14:textId="77777777" w:rsidR="006871B5" w:rsidRPr="00920004" w:rsidRDefault="006871B5" w:rsidP="00CF739D">
            <w:pPr>
              <w:jc w:val="center"/>
            </w:pPr>
          </w:p>
        </w:tc>
        <w:tc>
          <w:tcPr>
            <w:tcW w:w="1047" w:type="dxa"/>
            <w:noWrap/>
            <w:vAlign w:val="center"/>
            <w:hideMark/>
          </w:tcPr>
          <w:p w14:paraId="6BB35D6C" w14:textId="77777777" w:rsidR="006871B5" w:rsidRPr="00920004" w:rsidRDefault="006871B5" w:rsidP="00CF739D">
            <w:pPr>
              <w:jc w:val="center"/>
            </w:pPr>
            <w:r w:rsidRPr="00920004">
              <w:t>X</w:t>
            </w:r>
          </w:p>
        </w:tc>
        <w:tc>
          <w:tcPr>
            <w:tcW w:w="1933" w:type="dxa"/>
            <w:noWrap/>
            <w:hideMark/>
          </w:tcPr>
          <w:p w14:paraId="5B13DD9C" w14:textId="77777777" w:rsidR="006871B5" w:rsidRPr="00920004" w:rsidRDefault="006871B5" w:rsidP="00CF739D">
            <w:r w:rsidRPr="00920004">
              <w:t xml:space="preserve">ID chất liệu. </w:t>
            </w:r>
          </w:p>
        </w:tc>
      </w:tr>
      <w:tr w:rsidR="006871B5" w:rsidRPr="00920004" w14:paraId="1CDAC3C4" w14:textId="77777777" w:rsidTr="00CF739D">
        <w:trPr>
          <w:trHeight w:val="300"/>
        </w:trPr>
        <w:tc>
          <w:tcPr>
            <w:tcW w:w="706" w:type="dxa"/>
            <w:noWrap/>
            <w:hideMark/>
          </w:tcPr>
          <w:p w14:paraId="6C0817D2" w14:textId="77777777" w:rsidR="006871B5" w:rsidRPr="00920004" w:rsidRDefault="006871B5" w:rsidP="00CF739D">
            <w:pPr>
              <w:spacing w:before="240" w:line="0" w:lineRule="atLeast"/>
            </w:pPr>
            <w:r w:rsidRPr="00920004">
              <w:t>9</w:t>
            </w:r>
          </w:p>
        </w:tc>
        <w:tc>
          <w:tcPr>
            <w:tcW w:w="1998" w:type="dxa"/>
            <w:noWrap/>
            <w:hideMark/>
          </w:tcPr>
          <w:p w14:paraId="0D86D717" w14:textId="77777777" w:rsidR="006871B5" w:rsidRPr="00920004" w:rsidRDefault="006871B5" w:rsidP="00CF739D">
            <w:r w:rsidRPr="00920004">
              <w:t>amount</w:t>
            </w:r>
          </w:p>
        </w:tc>
        <w:tc>
          <w:tcPr>
            <w:tcW w:w="1071" w:type="dxa"/>
            <w:noWrap/>
            <w:hideMark/>
          </w:tcPr>
          <w:p w14:paraId="08F65451" w14:textId="77777777" w:rsidR="006871B5" w:rsidRPr="00920004" w:rsidRDefault="006871B5" w:rsidP="00CF739D">
            <w:pPr>
              <w:rPr>
                <w:lang w:val="en-US"/>
              </w:rPr>
            </w:pPr>
            <w:r w:rsidRPr="00920004">
              <w:rPr>
                <w:lang w:val="en-US"/>
              </w:rPr>
              <w:t>double</w:t>
            </w:r>
          </w:p>
        </w:tc>
        <w:tc>
          <w:tcPr>
            <w:tcW w:w="1187" w:type="dxa"/>
            <w:noWrap/>
            <w:vAlign w:val="center"/>
            <w:hideMark/>
          </w:tcPr>
          <w:p w14:paraId="6D0D5B6C" w14:textId="77777777" w:rsidR="006871B5" w:rsidRPr="00920004" w:rsidRDefault="006871B5" w:rsidP="00CF739D">
            <w:pPr>
              <w:jc w:val="center"/>
            </w:pPr>
          </w:p>
        </w:tc>
        <w:tc>
          <w:tcPr>
            <w:tcW w:w="835" w:type="dxa"/>
            <w:noWrap/>
            <w:vAlign w:val="center"/>
            <w:hideMark/>
          </w:tcPr>
          <w:p w14:paraId="347940B0" w14:textId="77777777" w:rsidR="006871B5" w:rsidRPr="00920004" w:rsidRDefault="006871B5" w:rsidP="00CF739D">
            <w:pPr>
              <w:jc w:val="center"/>
            </w:pPr>
          </w:p>
        </w:tc>
        <w:tc>
          <w:tcPr>
            <w:tcW w:w="1047" w:type="dxa"/>
            <w:noWrap/>
            <w:vAlign w:val="center"/>
            <w:hideMark/>
          </w:tcPr>
          <w:p w14:paraId="2AB35C8E" w14:textId="77777777" w:rsidR="006871B5" w:rsidRPr="00920004" w:rsidRDefault="006871B5" w:rsidP="00CF739D">
            <w:pPr>
              <w:jc w:val="center"/>
            </w:pPr>
          </w:p>
        </w:tc>
        <w:tc>
          <w:tcPr>
            <w:tcW w:w="1933" w:type="dxa"/>
            <w:noWrap/>
            <w:hideMark/>
          </w:tcPr>
          <w:p w14:paraId="3DF28B67"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157FC637" w14:textId="77777777" w:rsidTr="00CF739D">
        <w:trPr>
          <w:trHeight w:val="300"/>
        </w:trPr>
        <w:tc>
          <w:tcPr>
            <w:tcW w:w="706" w:type="dxa"/>
            <w:noWrap/>
            <w:hideMark/>
          </w:tcPr>
          <w:p w14:paraId="0F94E569" w14:textId="77777777" w:rsidR="006871B5" w:rsidRPr="00920004" w:rsidRDefault="006871B5" w:rsidP="00CF739D">
            <w:pPr>
              <w:spacing w:before="240" w:line="0" w:lineRule="atLeast"/>
            </w:pPr>
            <w:r w:rsidRPr="00920004">
              <w:t>10</w:t>
            </w:r>
          </w:p>
        </w:tc>
        <w:tc>
          <w:tcPr>
            <w:tcW w:w="1998" w:type="dxa"/>
            <w:noWrap/>
            <w:hideMark/>
          </w:tcPr>
          <w:p w14:paraId="5E31B141" w14:textId="77777777" w:rsidR="006871B5" w:rsidRPr="00920004" w:rsidRDefault="006871B5" w:rsidP="00CF739D">
            <w:pPr>
              <w:rPr>
                <w:lang w:val="en-US"/>
              </w:rPr>
            </w:pPr>
            <w:r w:rsidRPr="00920004">
              <w:rPr>
                <w:lang w:val="en-US"/>
              </w:rPr>
              <w:t>received_amount</w:t>
            </w:r>
          </w:p>
        </w:tc>
        <w:tc>
          <w:tcPr>
            <w:tcW w:w="1071" w:type="dxa"/>
            <w:noWrap/>
            <w:hideMark/>
          </w:tcPr>
          <w:p w14:paraId="3369E8B9" w14:textId="77777777" w:rsidR="006871B5" w:rsidRPr="00920004" w:rsidRDefault="006871B5" w:rsidP="00CF739D">
            <w:r w:rsidRPr="00920004">
              <w:rPr>
                <w:lang w:val="en-US"/>
              </w:rPr>
              <w:t>double</w:t>
            </w:r>
          </w:p>
        </w:tc>
        <w:tc>
          <w:tcPr>
            <w:tcW w:w="1187" w:type="dxa"/>
            <w:noWrap/>
            <w:vAlign w:val="center"/>
            <w:hideMark/>
          </w:tcPr>
          <w:p w14:paraId="0111E072" w14:textId="77777777" w:rsidR="006871B5" w:rsidRPr="00920004" w:rsidRDefault="006871B5" w:rsidP="00CF739D">
            <w:pPr>
              <w:jc w:val="center"/>
            </w:pPr>
            <w:r w:rsidRPr="00920004">
              <w:t>X</w:t>
            </w:r>
          </w:p>
        </w:tc>
        <w:tc>
          <w:tcPr>
            <w:tcW w:w="835" w:type="dxa"/>
            <w:noWrap/>
            <w:vAlign w:val="center"/>
            <w:hideMark/>
          </w:tcPr>
          <w:p w14:paraId="25DC23B9" w14:textId="77777777" w:rsidR="006871B5" w:rsidRPr="00920004" w:rsidRDefault="006871B5" w:rsidP="00CF739D">
            <w:pPr>
              <w:jc w:val="center"/>
            </w:pPr>
          </w:p>
        </w:tc>
        <w:tc>
          <w:tcPr>
            <w:tcW w:w="1047" w:type="dxa"/>
            <w:noWrap/>
            <w:vAlign w:val="center"/>
            <w:hideMark/>
          </w:tcPr>
          <w:p w14:paraId="09532D6E" w14:textId="77777777" w:rsidR="006871B5" w:rsidRPr="00920004" w:rsidRDefault="006871B5" w:rsidP="00CF739D">
            <w:pPr>
              <w:jc w:val="center"/>
            </w:pPr>
          </w:p>
        </w:tc>
        <w:tc>
          <w:tcPr>
            <w:tcW w:w="1933" w:type="dxa"/>
            <w:noWrap/>
            <w:hideMark/>
          </w:tcPr>
          <w:p w14:paraId="57027CEF" w14:textId="77777777" w:rsidR="006871B5" w:rsidRPr="00920004" w:rsidRDefault="006871B5" w:rsidP="00CF739D">
            <w:pPr>
              <w:rPr>
                <w:lang w:val="en-US"/>
              </w:rPr>
            </w:pPr>
            <w:r w:rsidRPr="00920004">
              <w:rPr>
                <w:lang w:val="en-US"/>
              </w:rPr>
              <w:t>Số lượng đã nhận</w:t>
            </w:r>
          </w:p>
        </w:tc>
      </w:tr>
      <w:tr w:rsidR="006871B5" w:rsidRPr="00920004" w14:paraId="7EABDD95" w14:textId="77777777" w:rsidTr="00CF739D">
        <w:trPr>
          <w:trHeight w:val="300"/>
        </w:trPr>
        <w:tc>
          <w:tcPr>
            <w:tcW w:w="706" w:type="dxa"/>
            <w:noWrap/>
          </w:tcPr>
          <w:p w14:paraId="61E3DEA1" w14:textId="77777777" w:rsidR="006871B5" w:rsidRPr="00920004" w:rsidRDefault="006871B5" w:rsidP="00CF739D">
            <w:pPr>
              <w:spacing w:before="240" w:line="0" w:lineRule="atLeast"/>
              <w:rPr>
                <w:lang w:val="en-US"/>
              </w:rPr>
            </w:pPr>
            <w:r w:rsidRPr="00920004">
              <w:rPr>
                <w:lang w:val="en-US"/>
              </w:rPr>
              <w:t>11</w:t>
            </w:r>
          </w:p>
        </w:tc>
        <w:tc>
          <w:tcPr>
            <w:tcW w:w="1998" w:type="dxa"/>
            <w:noWrap/>
          </w:tcPr>
          <w:p w14:paraId="7DE0BE98" w14:textId="77777777" w:rsidR="006871B5" w:rsidRPr="00920004" w:rsidRDefault="006871B5" w:rsidP="00CF739D">
            <w:pPr>
              <w:rPr>
                <w:lang w:val="en-US"/>
              </w:rPr>
            </w:pPr>
            <w:r w:rsidRPr="00920004">
              <w:rPr>
                <w:lang w:val="en-US"/>
              </w:rPr>
              <w:t>delivery_amount</w:t>
            </w:r>
          </w:p>
        </w:tc>
        <w:tc>
          <w:tcPr>
            <w:tcW w:w="1071" w:type="dxa"/>
            <w:noWrap/>
          </w:tcPr>
          <w:p w14:paraId="31FCD3F1" w14:textId="77777777" w:rsidR="006871B5" w:rsidRPr="00920004" w:rsidRDefault="006871B5" w:rsidP="00CF739D">
            <w:pPr>
              <w:rPr>
                <w:lang w:val="en-US"/>
              </w:rPr>
            </w:pPr>
            <w:r w:rsidRPr="00920004">
              <w:rPr>
                <w:lang w:val="en-US"/>
              </w:rPr>
              <w:t>double</w:t>
            </w:r>
          </w:p>
        </w:tc>
        <w:tc>
          <w:tcPr>
            <w:tcW w:w="1187" w:type="dxa"/>
            <w:noWrap/>
            <w:vAlign w:val="center"/>
          </w:tcPr>
          <w:p w14:paraId="4B5B8ECE" w14:textId="77777777" w:rsidR="006871B5" w:rsidRPr="00920004" w:rsidRDefault="006871B5" w:rsidP="00CF739D">
            <w:pPr>
              <w:jc w:val="center"/>
              <w:rPr>
                <w:lang w:val="en-US"/>
              </w:rPr>
            </w:pPr>
            <w:r w:rsidRPr="00920004">
              <w:rPr>
                <w:lang w:val="en-US"/>
              </w:rPr>
              <w:t>X</w:t>
            </w:r>
          </w:p>
        </w:tc>
        <w:tc>
          <w:tcPr>
            <w:tcW w:w="835" w:type="dxa"/>
            <w:noWrap/>
            <w:vAlign w:val="center"/>
          </w:tcPr>
          <w:p w14:paraId="12824EE7" w14:textId="77777777" w:rsidR="006871B5" w:rsidRPr="00920004" w:rsidRDefault="006871B5" w:rsidP="00CF739D">
            <w:pPr>
              <w:jc w:val="center"/>
            </w:pPr>
          </w:p>
        </w:tc>
        <w:tc>
          <w:tcPr>
            <w:tcW w:w="1047" w:type="dxa"/>
            <w:noWrap/>
            <w:vAlign w:val="center"/>
          </w:tcPr>
          <w:p w14:paraId="2C19B422" w14:textId="77777777" w:rsidR="006871B5" w:rsidRPr="00920004" w:rsidRDefault="006871B5" w:rsidP="00CF739D">
            <w:pPr>
              <w:jc w:val="center"/>
            </w:pPr>
          </w:p>
        </w:tc>
        <w:tc>
          <w:tcPr>
            <w:tcW w:w="1933" w:type="dxa"/>
            <w:noWrap/>
          </w:tcPr>
          <w:p w14:paraId="71204960" w14:textId="77777777" w:rsidR="006871B5" w:rsidRPr="00920004" w:rsidRDefault="006871B5" w:rsidP="00CF739D">
            <w:pPr>
              <w:rPr>
                <w:lang w:val="en-US"/>
              </w:rPr>
            </w:pPr>
            <w:r w:rsidRPr="00920004">
              <w:rPr>
                <w:lang w:val="en-US"/>
              </w:rPr>
              <w:t>Số lượng đã giao</w:t>
            </w:r>
          </w:p>
        </w:tc>
      </w:tr>
      <w:tr w:rsidR="006871B5" w:rsidRPr="00920004" w14:paraId="3117C337" w14:textId="77777777" w:rsidTr="00CF739D">
        <w:trPr>
          <w:trHeight w:val="300"/>
        </w:trPr>
        <w:tc>
          <w:tcPr>
            <w:tcW w:w="706" w:type="dxa"/>
            <w:noWrap/>
            <w:hideMark/>
          </w:tcPr>
          <w:p w14:paraId="2260AB1F" w14:textId="77777777" w:rsidR="006871B5" w:rsidRPr="00920004" w:rsidRDefault="006871B5" w:rsidP="00CF739D">
            <w:pPr>
              <w:spacing w:before="240" w:line="0" w:lineRule="atLeast"/>
              <w:rPr>
                <w:lang w:val="en-US"/>
              </w:rPr>
            </w:pPr>
            <w:r w:rsidRPr="00920004">
              <w:rPr>
                <w:lang w:val="en-US"/>
              </w:rPr>
              <w:t>11</w:t>
            </w:r>
          </w:p>
        </w:tc>
        <w:tc>
          <w:tcPr>
            <w:tcW w:w="1998" w:type="dxa"/>
            <w:noWrap/>
            <w:hideMark/>
          </w:tcPr>
          <w:p w14:paraId="71917FD4" w14:textId="77777777" w:rsidR="006871B5" w:rsidRPr="00920004" w:rsidRDefault="006871B5" w:rsidP="00CF739D">
            <w:r w:rsidRPr="00920004">
              <w:t>unit_price</w:t>
            </w:r>
          </w:p>
        </w:tc>
        <w:tc>
          <w:tcPr>
            <w:tcW w:w="1071" w:type="dxa"/>
            <w:noWrap/>
            <w:hideMark/>
          </w:tcPr>
          <w:p w14:paraId="75E1D15D" w14:textId="77777777" w:rsidR="006871B5" w:rsidRPr="00920004" w:rsidRDefault="006871B5" w:rsidP="00CF739D">
            <w:r w:rsidRPr="00920004">
              <w:t>numeric</w:t>
            </w:r>
          </w:p>
        </w:tc>
        <w:tc>
          <w:tcPr>
            <w:tcW w:w="1187" w:type="dxa"/>
            <w:noWrap/>
            <w:vAlign w:val="center"/>
            <w:hideMark/>
          </w:tcPr>
          <w:p w14:paraId="7329C59B" w14:textId="77777777" w:rsidR="006871B5" w:rsidRPr="00920004" w:rsidRDefault="006871B5" w:rsidP="00CF739D">
            <w:pPr>
              <w:jc w:val="center"/>
            </w:pPr>
          </w:p>
        </w:tc>
        <w:tc>
          <w:tcPr>
            <w:tcW w:w="835" w:type="dxa"/>
            <w:noWrap/>
            <w:vAlign w:val="center"/>
            <w:hideMark/>
          </w:tcPr>
          <w:p w14:paraId="248ED002" w14:textId="77777777" w:rsidR="006871B5" w:rsidRPr="00920004" w:rsidRDefault="006871B5" w:rsidP="00CF739D">
            <w:pPr>
              <w:jc w:val="center"/>
            </w:pPr>
          </w:p>
        </w:tc>
        <w:tc>
          <w:tcPr>
            <w:tcW w:w="1047" w:type="dxa"/>
            <w:noWrap/>
            <w:vAlign w:val="center"/>
            <w:hideMark/>
          </w:tcPr>
          <w:p w14:paraId="15CEAA94" w14:textId="77777777" w:rsidR="006871B5" w:rsidRPr="00920004" w:rsidRDefault="006871B5" w:rsidP="00CF739D">
            <w:pPr>
              <w:jc w:val="center"/>
            </w:pPr>
            <w:r w:rsidRPr="00920004">
              <w:t>X</w:t>
            </w:r>
          </w:p>
        </w:tc>
        <w:tc>
          <w:tcPr>
            <w:tcW w:w="1933" w:type="dxa"/>
            <w:noWrap/>
            <w:hideMark/>
          </w:tcPr>
          <w:p w14:paraId="3472BF0A" w14:textId="77777777" w:rsidR="006871B5" w:rsidRPr="00920004" w:rsidRDefault="006871B5" w:rsidP="00CF739D">
            <w:r w:rsidRPr="00920004">
              <w:t>ID đơn giá</w:t>
            </w:r>
          </w:p>
        </w:tc>
      </w:tr>
    </w:tbl>
    <w:p w14:paraId="6E9D771E" w14:textId="711B48BD" w:rsidR="00E452E5" w:rsidRPr="00920004" w:rsidRDefault="006871B5">
      <w:pPr>
        <w:pStyle w:val="Caption"/>
      </w:pPr>
      <w:bookmarkStart w:id="2642" w:name="_Toc53150462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31</w:t>
      </w:r>
      <w:r w:rsidR="00D632EE" w:rsidRPr="00CF739D">
        <w:fldChar w:fldCharType="end"/>
      </w:r>
      <w:r w:rsidRPr="00920004">
        <w:t xml:space="preserve"> Bảng dữ liệu chi tiết biên nhận</w:t>
      </w:r>
      <w:bookmarkEnd w:id="2642"/>
    </w:p>
    <w:p w14:paraId="5971FA98" w14:textId="77777777" w:rsidR="00727C9A" w:rsidRPr="00CF739D" w:rsidRDefault="00727C9A" w:rsidP="00CF739D">
      <w:pPr>
        <w:rPr>
          <w:i/>
          <w:iCs/>
        </w:rPr>
      </w:pPr>
    </w:p>
    <w:p w14:paraId="27A5170A" w14:textId="77777777" w:rsidR="006871B5" w:rsidRPr="00CF739D" w:rsidRDefault="006871B5" w:rsidP="00CF739D">
      <w:pPr>
        <w:rPr>
          <w:b/>
          <w:lang w:val="en-US"/>
        </w:rPr>
      </w:pPr>
      <w:r w:rsidRPr="00CF739D">
        <w:rPr>
          <w:b/>
          <w:lang w:val="en-US"/>
        </w:rPr>
        <w:t>BẢNG SERVICE_PRODUCT</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13B6AF2" w14:textId="77777777" w:rsidTr="006871B5">
        <w:trPr>
          <w:trHeight w:val="300"/>
        </w:trPr>
        <w:tc>
          <w:tcPr>
            <w:tcW w:w="708" w:type="dxa"/>
            <w:noWrap/>
            <w:vAlign w:val="center"/>
            <w:hideMark/>
          </w:tcPr>
          <w:p w14:paraId="0371A44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9B8739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4363C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FBB9E2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BAF9CC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B1E713B"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9EAD6B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D3D2CAD" w14:textId="77777777" w:rsidTr="006871B5">
        <w:trPr>
          <w:trHeight w:val="300"/>
        </w:trPr>
        <w:tc>
          <w:tcPr>
            <w:tcW w:w="708" w:type="dxa"/>
            <w:noWrap/>
            <w:vAlign w:val="center"/>
            <w:hideMark/>
          </w:tcPr>
          <w:p w14:paraId="5F827830" w14:textId="77777777" w:rsidR="006871B5" w:rsidRPr="00920004" w:rsidRDefault="006871B5" w:rsidP="00CF739D">
            <w:pPr>
              <w:spacing w:before="240" w:line="0" w:lineRule="atLeast"/>
              <w:jc w:val="center"/>
            </w:pPr>
            <w:r w:rsidRPr="00920004">
              <w:t>1</w:t>
            </w:r>
          </w:p>
        </w:tc>
        <w:tc>
          <w:tcPr>
            <w:tcW w:w="1820" w:type="dxa"/>
            <w:noWrap/>
            <w:hideMark/>
          </w:tcPr>
          <w:p w14:paraId="2B49C512" w14:textId="77777777" w:rsidR="006871B5" w:rsidRPr="00920004" w:rsidRDefault="006871B5" w:rsidP="00CF739D">
            <w:r w:rsidRPr="00920004">
              <w:t>id</w:t>
            </w:r>
          </w:p>
        </w:tc>
        <w:tc>
          <w:tcPr>
            <w:tcW w:w="1300" w:type="dxa"/>
            <w:noWrap/>
            <w:hideMark/>
          </w:tcPr>
          <w:p w14:paraId="481A1D9A" w14:textId="77777777" w:rsidR="006871B5" w:rsidRPr="00920004" w:rsidRDefault="006871B5" w:rsidP="00CF739D">
            <w:r w:rsidRPr="00920004">
              <w:t>numeric</w:t>
            </w:r>
          </w:p>
        </w:tc>
        <w:tc>
          <w:tcPr>
            <w:tcW w:w="1098" w:type="dxa"/>
            <w:noWrap/>
            <w:vAlign w:val="center"/>
            <w:hideMark/>
          </w:tcPr>
          <w:p w14:paraId="2CEE8386" w14:textId="77777777" w:rsidR="006871B5" w:rsidRPr="00920004" w:rsidRDefault="006871B5" w:rsidP="00CF739D">
            <w:pPr>
              <w:jc w:val="center"/>
            </w:pPr>
          </w:p>
        </w:tc>
        <w:tc>
          <w:tcPr>
            <w:tcW w:w="838" w:type="dxa"/>
            <w:noWrap/>
            <w:vAlign w:val="center"/>
            <w:hideMark/>
          </w:tcPr>
          <w:p w14:paraId="553878B4" w14:textId="77777777" w:rsidR="006871B5" w:rsidRPr="00920004" w:rsidRDefault="006871B5" w:rsidP="00CF739D">
            <w:pPr>
              <w:jc w:val="center"/>
            </w:pPr>
            <w:r w:rsidRPr="00920004">
              <w:t>X</w:t>
            </w:r>
          </w:p>
        </w:tc>
        <w:tc>
          <w:tcPr>
            <w:tcW w:w="823" w:type="dxa"/>
            <w:noWrap/>
            <w:vAlign w:val="center"/>
            <w:hideMark/>
          </w:tcPr>
          <w:p w14:paraId="727B871A" w14:textId="77777777" w:rsidR="006871B5" w:rsidRPr="00920004" w:rsidRDefault="006871B5" w:rsidP="00CF739D">
            <w:pPr>
              <w:jc w:val="center"/>
            </w:pPr>
          </w:p>
        </w:tc>
        <w:tc>
          <w:tcPr>
            <w:tcW w:w="2228" w:type="dxa"/>
            <w:noWrap/>
            <w:hideMark/>
          </w:tcPr>
          <w:p w14:paraId="07FAD800" w14:textId="77777777" w:rsidR="006871B5" w:rsidRPr="00920004" w:rsidRDefault="006871B5" w:rsidP="00CF739D">
            <w:pPr>
              <w:rPr>
                <w:lang w:val="en-US"/>
              </w:rPr>
            </w:pPr>
            <w:r w:rsidRPr="00920004">
              <w:t>ID</w:t>
            </w:r>
          </w:p>
        </w:tc>
      </w:tr>
      <w:tr w:rsidR="006871B5" w:rsidRPr="00920004" w14:paraId="3FD66B90" w14:textId="77777777" w:rsidTr="006871B5">
        <w:trPr>
          <w:trHeight w:val="300"/>
        </w:trPr>
        <w:tc>
          <w:tcPr>
            <w:tcW w:w="708" w:type="dxa"/>
            <w:noWrap/>
            <w:vAlign w:val="center"/>
            <w:hideMark/>
          </w:tcPr>
          <w:p w14:paraId="6EE7B6EC" w14:textId="77777777" w:rsidR="006871B5" w:rsidRPr="00920004" w:rsidRDefault="006871B5" w:rsidP="00CF739D">
            <w:pPr>
              <w:spacing w:before="240" w:line="0" w:lineRule="atLeast"/>
              <w:jc w:val="center"/>
            </w:pPr>
            <w:r w:rsidRPr="00920004">
              <w:t>2</w:t>
            </w:r>
          </w:p>
        </w:tc>
        <w:tc>
          <w:tcPr>
            <w:tcW w:w="1820" w:type="dxa"/>
            <w:noWrap/>
            <w:hideMark/>
          </w:tcPr>
          <w:p w14:paraId="4A615FEA"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14A9684E" w14:textId="77777777" w:rsidR="006871B5" w:rsidRPr="00920004" w:rsidRDefault="006871B5" w:rsidP="00CF739D">
            <w:pPr>
              <w:rPr>
                <w:lang w:val="en-US"/>
              </w:rPr>
            </w:pPr>
            <w:r w:rsidRPr="00920004">
              <w:rPr>
                <w:lang w:val="en-US"/>
              </w:rPr>
              <w:t>numeric</w:t>
            </w:r>
          </w:p>
        </w:tc>
        <w:tc>
          <w:tcPr>
            <w:tcW w:w="1098" w:type="dxa"/>
            <w:noWrap/>
            <w:vAlign w:val="center"/>
            <w:hideMark/>
          </w:tcPr>
          <w:p w14:paraId="42133913" w14:textId="77777777" w:rsidR="006871B5" w:rsidRPr="00920004" w:rsidRDefault="006871B5" w:rsidP="00CF739D">
            <w:pPr>
              <w:jc w:val="center"/>
            </w:pPr>
          </w:p>
        </w:tc>
        <w:tc>
          <w:tcPr>
            <w:tcW w:w="838" w:type="dxa"/>
            <w:noWrap/>
            <w:vAlign w:val="center"/>
            <w:hideMark/>
          </w:tcPr>
          <w:p w14:paraId="76816557" w14:textId="77777777" w:rsidR="006871B5" w:rsidRPr="00920004" w:rsidRDefault="006871B5" w:rsidP="00CF739D">
            <w:pPr>
              <w:jc w:val="center"/>
            </w:pPr>
          </w:p>
        </w:tc>
        <w:tc>
          <w:tcPr>
            <w:tcW w:w="823" w:type="dxa"/>
            <w:noWrap/>
            <w:vAlign w:val="center"/>
            <w:hideMark/>
          </w:tcPr>
          <w:p w14:paraId="5D19B9D5" w14:textId="77777777" w:rsidR="006871B5" w:rsidRPr="00920004" w:rsidRDefault="006871B5" w:rsidP="00CF739D">
            <w:pPr>
              <w:jc w:val="center"/>
              <w:rPr>
                <w:lang w:val="en-US"/>
              </w:rPr>
            </w:pPr>
            <w:r w:rsidRPr="00920004">
              <w:rPr>
                <w:lang w:val="en-US"/>
              </w:rPr>
              <w:t>X</w:t>
            </w:r>
          </w:p>
        </w:tc>
        <w:tc>
          <w:tcPr>
            <w:tcW w:w="2228" w:type="dxa"/>
            <w:noWrap/>
            <w:hideMark/>
          </w:tcPr>
          <w:p w14:paraId="3EFB0AB4" w14:textId="77777777" w:rsidR="006871B5" w:rsidRPr="00920004" w:rsidRDefault="006871B5" w:rsidP="00CF739D">
            <w:pPr>
              <w:rPr>
                <w:lang w:val="en-US"/>
              </w:rPr>
            </w:pPr>
            <w:r w:rsidRPr="00920004">
              <w:rPr>
                <w:lang w:val="en-US"/>
              </w:rPr>
              <w:t>ID dịch vụ.</w:t>
            </w:r>
          </w:p>
        </w:tc>
      </w:tr>
      <w:tr w:rsidR="006871B5" w:rsidRPr="00920004" w14:paraId="14CDE481" w14:textId="77777777" w:rsidTr="006871B5">
        <w:trPr>
          <w:trHeight w:val="300"/>
        </w:trPr>
        <w:tc>
          <w:tcPr>
            <w:tcW w:w="708" w:type="dxa"/>
            <w:noWrap/>
            <w:vAlign w:val="center"/>
          </w:tcPr>
          <w:p w14:paraId="1FE95AC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564CCB4D" w14:textId="77777777" w:rsidR="006871B5" w:rsidRPr="00920004" w:rsidRDefault="006871B5" w:rsidP="00CF739D">
            <w:pPr>
              <w:rPr>
                <w:lang w:val="en-US"/>
              </w:rPr>
            </w:pPr>
            <w:r w:rsidRPr="00920004">
              <w:rPr>
                <w:lang w:val="en-US"/>
              </w:rPr>
              <w:t>product_id</w:t>
            </w:r>
          </w:p>
        </w:tc>
        <w:tc>
          <w:tcPr>
            <w:tcW w:w="1300" w:type="dxa"/>
            <w:noWrap/>
          </w:tcPr>
          <w:p w14:paraId="5B203398" w14:textId="77777777" w:rsidR="006871B5" w:rsidRPr="00920004" w:rsidRDefault="006871B5" w:rsidP="00CF739D">
            <w:r w:rsidRPr="00920004">
              <w:rPr>
                <w:lang w:val="en-US"/>
              </w:rPr>
              <w:t>numeric</w:t>
            </w:r>
          </w:p>
        </w:tc>
        <w:tc>
          <w:tcPr>
            <w:tcW w:w="1098" w:type="dxa"/>
            <w:noWrap/>
            <w:vAlign w:val="center"/>
          </w:tcPr>
          <w:p w14:paraId="7D683A43" w14:textId="77777777" w:rsidR="006871B5" w:rsidRPr="00920004" w:rsidRDefault="006871B5" w:rsidP="00CF739D">
            <w:pPr>
              <w:jc w:val="center"/>
            </w:pPr>
          </w:p>
        </w:tc>
        <w:tc>
          <w:tcPr>
            <w:tcW w:w="838" w:type="dxa"/>
            <w:noWrap/>
            <w:vAlign w:val="center"/>
          </w:tcPr>
          <w:p w14:paraId="229019B2" w14:textId="77777777" w:rsidR="006871B5" w:rsidRPr="00920004" w:rsidRDefault="006871B5" w:rsidP="00CF739D">
            <w:pPr>
              <w:jc w:val="center"/>
            </w:pPr>
          </w:p>
        </w:tc>
        <w:tc>
          <w:tcPr>
            <w:tcW w:w="823" w:type="dxa"/>
            <w:noWrap/>
            <w:vAlign w:val="center"/>
          </w:tcPr>
          <w:p w14:paraId="0D369729" w14:textId="77777777" w:rsidR="006871B5" w:rsidRPr="00920004" w:rsidRDefault="006871B5" w:rsidP="00CF739D">
            <w:pPr>
              <w:jc w:val="center"/>
              <w:rPr>
                <w:lang w:val="en-US"/>
              </w:rPr>
            </w:pPr>
            <w:r w:rsidRPr="00920004">
              <w:rPr>
                <w:lang w:val="en-US"/>
              </w:rPr>
              <w:t>X</w:t>
            </w:r>
          </w:p>
        </w:tc>
        <w:tc>
          <w:tcPr>
            <w:tcW w:w="2228" w:type="dxa"/>
            <w:noWrap/>
          </w:tcPr>
          <w:p w14:paraId="0251BD0A" w14:textId="77777777" w:rsidR="006871B5" w:rsidRPr="00920004" w:rsidRDefault="006871B5" w:rsidP="00CF739D">
            <w:pPr>
              <w:rPr>
                <w:lang w:val="en-US"/>
              </w:rPr>
            </w:pPr>
            <w:r w:rsidRPr="00920004">
              <w:rPr>
                <w:lang w:val="en-US"/>
              </w:rPr>
              <w:t xml:space="preserve">ID quần áo. </w:t>
            </w:r>
          </w:p>
        </w:tc>
      </w:tr>
      <w:tr w:rsidR="006871B5" w:rsidRPr="00920004" w14:paraId="617CCAE2" w14:textId="77777777" w:rsidTr="006871B5">
        <w:trPr>
          <w:trHeight w:val="300"/>
        </w:trPr>
        <w:tc>
          <w:tcPr>
            <w:tcW w:w="708" w:type="dxa"/>
            <w:noWrap/>
            <w:vAlign w:val="center"/>
            <w:hideMark/>
          </w:tcPr>
          <w:p w14:paraId="39C3E15D"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2AA9759E" w14:textId="77777777" w:rsidR="006871B5" w:rsidRPr="00920004" w:rsidRDefault="006871B5" w:rsidP="00CF739D">
            <w:r w:rsidRPr="00920004">
              <w:t>status</w:t>
            </w:r>
          </w:p>
        </w:tc>
        <w:tc>
          <w:tcPr>
            <w:tcW w:w="1300" w:type="dxa"/>
            <w:noWrap/>
            <w:hideMark/>
          </w:tcPr>
          <w:p w14:paraId="4211F727" w14:textId="2D827F98" w:rsidR="006871B5" w:rsidRPr="00920004" w:rsidRDefault="00E452E5" w:rsidP="00CF739D">
            <w:r w:rsidRPr="00920004">
              <w:t>varchar</w:t>
            </w:r>
          </w:p>
        </w:tc>
        <w:tc>
          <w:tcPr>
            <w:tcW w:w="1098" w:type="dxa"/>
            <w:noWrap/>
            <w:vAlign w:val="center"/>
            <w:hideMark/>
          </w:tcPr>
          <w:p w14:paraId="46437B51" w14:textId="77777777" w:rsidR="006871B5" w:rsidRPr="00920004" w:rsidRDefault="006871B5" w:rsidP="00CF739D">
            <w:pPr>
              <w:jc w:val="center"/>
            </w:pPr>
            <w:r w:rsidRPr="00920004">
              <w:t>X</w:t>
            </w:r>
          </w:p>
        </w:tc>
        <w:tc>
          <w:tcPr>
            <w:tcW w:w="838" w:type="dxa"/>
            <w:noWrap/>
            <w:vAlign w:val="center"/>
            <w:hideMark/>
          </w:tcPr>
          <w:p w14:paraId="25DEBEB3" w14:textId="77777777" w:rsidR="006871B5" w:rsidRPr="00920004" w:rsidRDefault="006871B5" w:rsidP="00CF739D">
            <w:pPr>
              <w:jc w:val="center"/>
            </w:pPr>
          </w:p>
        </w:tc>
        <w:tc>
          <w:tcPr>
            <w:tcW w:w="823" w:type="dxa"/>
            <w:noWrap/>
            <w:vAlign w:val="center"/>
            <w:hideMark/>
          </w:tcPr>
          <w:p w14:paraId="6D469E8F" w14:textId="77777777" w:rsidR="006871B5" w:rsidRPr="00920004" w:rsidRDefault="006871B5" w:rsidP="00CF739D">
            <w:pPr>
              <w:jc w:val="center"/>
            </w:pPr>
          </w:p>
        </w:tc>
        <w:tc>
          <w:tcPr>
            <w:tcW w:w="2228" w:type="dxa"/>
            <w:noWrap/>
            <w:hideMark/>
          </w:tcPr>
          <w:p w14:paraId="493DC35E" w14:textId="77777777" w:rsidR="006871B5" w:rsidRPr="00920004" w:rsidRDefault="006871B5" w:rsidP="00CF739D">
            <w:r w:rsidRPr="00920004">
              <w:t>Trạng thái</w:t>
            </w:r>
          </w:p>
        </w:tc>
      </w:tr>
    </w:tbl>
    <w:p w14:paraId="7ABC7504" w14:textId="57743728" w:rsidR="00BD0851" w:rsidRPr="00920004" w:rsidRDefault="006871B5">
      <w:pPr>
        <w:pStyle w:val="Caption"/>
      </w:pPr>
      <w:bookmarkStart w:id="2643" w:name="_Toc53150462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32</w:t>
      </w:r>
      <w:r w:rsidR="00D632EE" w:rsidRPr="00CF739D">
        <w:fldChar w:fldCharType="end"/>
      </w:r>
      <w:r w:rsidRPr="00920004">
        <w:t xml:space="preserve"> Bảng dữ liệu quần áo theo dịch vụ</w:t>
      </w:r>
      <w:bookmarkEnd w:id="2643"/>
    </w:p>
    <w:p w14:paraId="4DC614D5" w14:textId="77777777" w:rsidR="006871B5" w:rsidRPr="00CF739D" w:rsidRDefault="006871B5" w:rsidP="00CF739D">
      <w:pPr>
        <w:rPr>
          <w:b/>
          <w:lang w:val="en-US"/>
        </w:rPr>
      </w:pPr>
      <w:r w:rsidRPr="00CF739D">
        <w:rPr>
          <w:b/>
          <w:lang w:val="en-US"/>
        </w:rPr>
        <w:t>BẢNG SERVICE_TYPE</w:t>
      </w:r>
    </w:p>
    <w:tbl>
      <w:tblPr>
        <w:tblStyle w:val="TableGrid"/>
        <w:tblW w:w="8815" w:type="dxa"/>
        <w:tblLook w:val="04A0" w:firstRow="1" w:lastRow="0" w:firstColumn="1" w:lastColumn="0" w:noHBand="0" w:noVBand="1"/>
      </w:tblPr>
      <w:tblGrid>
        <w:gridCol w:w="708"/>
        <w:gridCol w:w="2295"/>
        <w:gridCol w:w="1300"/>
        <w:gridCol w:w="1098"/>
        <w:gridCol w:w="838"/>
        <w:gridCol w:w="823"/>
        <w:gridCol w:w="2228"/>
      </w:tblGrid>
      <w:tr w:rsidR="006871B5" w:rsidRPr="00920004" w14:paraId="44A57421" w14:textId="77777777" w:rsidTr="006871B5">
        <w:trPr>
          <w:trHeight w:val="300"/>
        </w:trPr>
        <w:tc>
          <w:tcPr>
            <w:tcW w:w="708" w:type="dxa"/>
            <w:noWrap/>
            <w:vAlign w:val="center"/>
            <w:hideMark/>
          </w:tcPr>
          <w:p w14:paraId="431A1116"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A0E4D6F"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BD90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0580EFD"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D43B33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93FEEE5"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4BCA8D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878C706" w14:textId="77777777" w:rsidTr="006871B5">
        <w:trPr>
          <w:trHeight w:val="300"/>
        </w:trPr>
        <w:tc>
          <w:tcPr>
            <w:tcW w:w="708" w:type="dxa"/>
            <w:noWrap/>
            <w:vAlign w:val="center"/>
            <w:hideMark/>
          </w:tcPr>
          <w:p w14:paraId="1A64E8C9" w14:textId="77777777" w:rsidR="006871B5" w:rsidRPr="00920004" w:rsidRDefault="006871B5" w:rsidP="00CF739D">
            <w:pPr>
              <w:spacing w:before="240" w:line="0" w:lineRule="atLeast"/>
              <w:jc w:val="center"/>
            </w:pPr>
            <w:r w:rsidRPr="00920004">
              <w:t>1</w:t>
            </w:r>
          </w:p>
        </w:tc>
        <w:tc>
          <w:tcPr>
            <w:tcW w:w="1820" w:type="dxa"/>
            <w:noWrap/>
            <w:hideMark/>
          </w:tcPr>
          <w:p w14:paraId="2C4335D8" w14:textId="77777777" w:rsidR="006871B5" w:rsidRPr="00920004" w:rsidRDefault="006871B5" w:rsidP="00CF739D">
            <w:r w:rsidRPr="00920004">
              <w:t>id</w:t>
            </w:r>
          </w:p>
        </w:tc>
        <w:tc>
          <w:tcPr>
            <w:tcW w:w="1300" w:type="dxa"/>
            <w:noWrap/>
            <w:hideMark/>
          </w:tcPr>
          <w:p w14:paraId="29757C9B" w14:textId="77777777" w:rsidR="006871B5" w:rsidRPr="00920004" w:rsidRDefault="006871B5" w:rsidP="00CF739D">
            <w:r w:rsidRPr="00920004">
              <w:t>numeric</w:t>
            </w:r>
          </w:p>
        </w:tc>
        <w:tc>
          <w:tcPr>
            <w:tcW w:w="1098" w:type="dxa"/>
            <w:noWrap/>
            <w:vAlign w:val="center"/>
            <w:hideMark/>
          </w:tcPr>
          <w:p w14:paraId="1B3A17AF" w14:textId="77777777" w:rsidR="006871B5" w:rsidRPr="00920004" w:rsidRDefault="006871B5" w:rsidP="00CF739D">
            <w:pPr>
              <w:jc w:val="center"/>
            </w:pPr>
          </w:p>
        </w:tc>
        <w:tc>
          <w:tcPr>
            <w:tcW w:w="838" w:type="dxa"/>
            <w:noWrap/>
            <w:vAlign w:val="center"/>
            <w:hideMark/>
          </w:tcPr>
          <w:p w14:paraId="1EAB5218" w14:textId="77777777" w:rsidR="006871B5" w:rsidRPr="00920004" w:rsidRDefault="006871B5" w:rsidP="00CF739D">
            <w:pPr>
              <w:jc w:val="center"/>
            </w:pPr>
            <w:r w:rsidRPr="00920004">
              <w:t>X</w:t>
            </w:r>
          </w:p>
        </w:tc>
        <w:tc>
          <w:tcPr>
            <w:tcW w:w="823" w:type="dxa"/>
            <w:noWrap/>
            <w:vAlign w:val="center"/>
            <w:hideMark/>
          </w:tcPr>
          <w:p w14:paraId="2D791B11" w14:textId="77777777" w:rsidR="006871B5" w:rsidRPr="00920004" w:rsidRDefault="006871B5" w:rsidP="00CF739D">
            <w:pPr>
              <w:jc w:val="center"/>
            </w:pPr>
          </w:p>
        </w:tc>
        <w:tc>
          <w:tcPr>
            <w:tcW w:w="2228" w:type="dxa"/>
            <w:noWrap/>
            <w:hideMark/>
          </w:tcPr>
          <w:p w14:paraId="1A10256F" w14:textId="77777777" w:rsidR="006871B5" w:rsidRPr="00920004" w:rsidRDefault="006871B5" w:rsidP="00CF739D">
            <w:pPr>
              <w:rPr>
                <w:lang w:val="en-US"/>
              </w:rPr>
            </w:pPr>
            <w:r w:rsidRPr="00920004">
              <w:t>ID</w:t>
            </w:r>
          </w:p>
        </w:tc>
      </w:tr>
      <w:tr w:rsidR="006871B5" w:rsidRPr="00920004" w14:paraId="4E2D34E6" w14:textId="77777777" w:rsidTr="006871B5">
        <w:trPr>
          <w:trHeight w:val="300"/>
        </w:trPr>
        <w:tc>
          <w:tcPr>
            <w:tcW w:w="708" w:type="dxa"/>
            <w:noWrap/>
            <w:vAlign w:val="center"/>
            <w:hideMark/>
          </w:tcPr>
          <w:p w14:paraId="4C7817C2" w14:textId="77777777" w:rsidR="006871B5" w:rsidRPr="00920004" w:rsidRDefault="006871B5" w:rsidP="00CF739D">
            <w:pPr>
              <w:spacing w:before="240" w:line="0" w:lineRule="atLeast"/>
              <w:jc w:val="center"/>
            </w:pPr>
            <w:r w:rsidRPr="00920004">
              <w:t>2</w:t>
            </w:r>
          </w:p>
        </w:tc>
        <w:tc>
          <w:tcPr>
            <w:tcW w:w="1820" w:type="dxa"/>
            <w:noWrap/>
            <w:hideMark/>
          </w:tcPr>
          <w:p w14:paraId="36343A94" w14:textId="77777777" w:rsidR="006871B5" w:rsidRPr="00920004" w:rsidRDefault="006871B5" w:rsidP="00CF739D">
            <w:pPr>
              <w:rPr>
                <w:lang w:val="en-US"/>
              </w:rPr>
            </w:pPr>
            <w:r w:rsidRPr="00920004">
              <w:rPr>
                <w:lang w:val="en-US"/>
              </w:rPr>
              <w:t>service</w:t>
            </w:r>
            <w:r w:rsidRPr="00920004">
              <w:t>_</w:t>
            </w:r>
            <w:r w:rsidRPr="00920004">
              <w:rPr>
                <w:lang w:val="en-US"/>
              </w:rPr>
              <w:t>type_name</w:t>
            </w:r>
          </w:p>
        </w:tc>
        <w:tc>
          <w:tcPr>
            <w:tcW w:w="1300" w:type="dxa"/>
            <w:noWrap/>
            <w:hideMark/>
          </w:tcPr>
          <w:p w14:paraId="0CB81616" w14:textId="35364826" w:rsidR="006871B5" w:rsidRPr="00920004" w:rsidRDefault="00E452E5" w:rsidP="00CF739D">
            <w:pPr>
              <w:rPr>
                <w:lang w:val="en-US"/>
              </w:rPr>
            </w:pPr>
            <w:r w:rsidRPr="00920004">
              <w:t>varchar</w:t>
            </w:r>
          </w:p>
        </w:tc>
        <w:tc>
          <w:tcPr>
            <w:tcW w:w="1098" w:type="dxa"/>
            <w:noWrap/>
            <w:vAlign w:val="center"/>
            <w:hideMark/>
          </w:tcPr>
          <w:p w14:paraId="0D340710" w14:textId="77777777" w:rsidR="006871B5" w:rsidRPr="00920004" w:rsidRDefault="006871B5" w:rsidP="00CF739D">
            <w:pPr>
              <w:jc w:val="center"/>
            </w:pPr>
          </w:p>
        </w:tc>
        <w:tc>
          <w:tcPr>
            <w:tcW w:w="838" w:type="dxa"/>
            <w:noWrap/>
            <w:vAlign w:val="center"/>
            <w:hideMark/>
          </w:tcPr>
          <w:p w14:paraId="1FFFA5B7" w14:textId="77777777" w:rsidR="006871B5" w:rsidRPr="00920004" w:rsidRDefault="006871B5" w:rsidP="00CF739D">
            <w:pPr>
              <w:jc w:val="center"/>
            </w:pPr>
          </w:p>
        </w:tc>
        <w:tc>
          <w:tcPr>
            <w:tcW w:w="823" w:type="dxa"/>
            <w:noWrap/>
            <w:vAlign w:val="center"/>
            <w:hideMark/>
          </w:tcPr>
          <w:p w14:paraId="2D851A19" w14:textId="77777777" w:rsidR="006871B5" w:rsidRPr="00920004" w:rsidRDefault="006871B5" w:rsidP="00CF739D">
            <w:pPr>
              <w:jc w:val="center"/>
              <w:rPr>
                <w:lang w:val="en-US"/>
              </w:rPr>
            </w:pPr>
          </w:p>
        </w:tc>
        <w:tc>
          <w:tcPr>
            <w:tcW w:w="2228" w:type="dxa"/>
            <w:noWrap/>
            <w:hideMark/>
          </w:tcPr>
          <w:p w14:paraId="664708E5" w14:textId="77777777" w:rsidR="006871B5" w:rsidRPr="00920004" w:rsidRDefault="006871B5" w:rsidP="00CF739D">
            <w:pPr>
              <w:rPr>
                <w:lang w:val="en-US"/>
              </w:rPr>
            </w:pPr>
            <w:r w:rsidRPr="00920004">
              <w:rPr>
                <w:lang w:val="en-US"/>
              </w:rPr>
              <w:t>Tên dịch vụ</w:t>
            </w:r>
          </w:p>
        </w:tc>
      </w:tr>
      <w:tr w:rsidR="006871B5" w:rsidRPr="00920004" w14:paraId="2BD2F32C" w14:textId="77777777" w:rsidTr="006871B5">
        <w:trPr>
          <w:trHeight w:val="300"/>
        </w:trPr>
        <w:tc>
          <w:tcPr>
            <w:tcW w:w="708" w:type="dxa"/>
            <w:noWrap/>
            <w:vAlign w:val="center"/>
          </w:tcPr>
          <w:p w14:paraId="37533120"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20" w:type="dxa"/>
            <w:noWrap/>
          </w:tcPr>
          <w:p w14:paraId="0D905CBD" w14:textId="77777777" w:rsidR="006871B5" w:rsidRPr="00920004" w:rsidRDefault="006871B5" w:rsidP="00CF739D">
            <w:pPr>
              <w:rPr>
                <w:lang w:val="en-US"/>
              </w:rPr>
            </w:pPr>
            <w:r w:rsidRPr="00920004">
              <w:rPr>
                <w:lang w:val="en-US"/>
              </w:rPr>
              <w:t>service</w:t>
            </w:r>
            <w:r w:rsidRPr="00920004">
              <w:t>_</w:t>
            </w:r>
            <w:r w:rsidRPr="00920004">
              <w:rPr>
                <w:lang w:val="en-US"/>
              </w:rPr>
              <w:t>type_desc</w:t>
            </w:r>
          </w:p>
        </w:tc>
        <w:tc>
          <w:tcPr>
            <w:tcW w:w="1300" w:type="dxa"/>
            <w:noWrap/>
          </w:tcPr>
          <w:p w14:paraId="76427667" w14:textId="0B7BE256" w:rsidR="006871B5" w:rsidRPr="00920004" w:rsidRDefault="00E452E5" w:rsidP="00CF739D">
            <w:r w:rsidRPr="00920004">
              <w:t>varchar</w:t>
            </w:r>
          </w:p>
        </w:tc>
        <w:tc>
          <w:tcPr>
            <w:tcW w:w="1098" w:type="dxa"/>
            <w:noWrap/>
            <w:vAlign w:val="center"/>
          </w:tcPr>
          <w:p w14:paraId="6EC55303" w14:textId="77777777" w:rsidR="006871B5" w:rsidRPr="00920004" w:rsidRDefault="006871B5" w:rsidP="00CF739D">
            <w:pPr>
              <w:jc w:val="center"/>
            </w:pPr>
          </w:p>
        </w:tc>
        <w:tc>
          <w:tcPr>
            <w:tcW w:w="838" w:type="dxa"/>
            <w:noWrap/>
            <w:vAlign w:val="center"/>
          </w:tcPr>
          <w:p w14:paraId="230E9533" w14:textId="77777777" w:rsidR="006871B5" w:rsidRPr="00920004" w:rsidRDefault="006871B5" w:rsidP="00CF739D">
            <w:pPr>
              <w:jc w:val="center"/>
            </w:pPr>
          </w:p>
        </w:tc>
        <w:tc>
          <w:tcPr>
            <w:tcW w:w="823" w:type="dxa"/>
            <w:noWrap/>
            <w:vAlign w:val="center"/>
          </w:tcPr>
          <w:p w14:paraId="017E89CB" w14:textId="77777777" w:rsidR="006871B5" w:rsidRPr="00920004" w:rsidRDefault="006871B5" w:rsidP="00CF739D">
            <w:pPr>
              <w:jc w:val="center"/>
              <w:rPr>
                <w:lang w:val="en-US"/>
              </w:rPr>
            </w:pPr>
          </w:p>
        </w:tc>
        <w:tc>
          <w:tcPr>
            <w:tcW w:w="2228" w:type="dxa"/>
            <w:noWrap/>
          </w:tcPr>
          <w:p w14:paraId="6E78D010" w14:textId="77777777" w:rsidR="006871B5" w:rsidRPr="00920004" w:rsidRDefault="006871B5" w:rsidP="00CF739D">
            <w:pPr>
              <w:rPr>
                <w:lang w:val="en-US"/>
              </w:rPr>
            </w:pPr>
            <w:r w:rsidRPr="00920004">
              <w:rPr>
                <w:lang w:val="en-US"/>
              </w:rPr>
              <w:t>Mô tả dịch vụ</w:t>
            </w:r>
          </w:p>
        </w:tc>
      </w:tr>
      <w:tr w:rsidR="006871B5" w:rsidRPr="00920004" w14:paraId="43A8DDBE" w14:textId="77777777" w:rsidTr="006871B5">
        <w:trPr>
          <w:trHeight w:val="300"/>
        </w:trPr>
        <w:tc>
          <w:tcPr>
            <w:tcW w:w="708" w:type="dxa"/>
            <w:noWrap/>
            <w:vAlign w:val="center"/>
          </w:tcPr>
          <w:p w14:paraId="56C799A7"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425E7E20" w14:textId="77777777" w:rsidR="006871B5" w:rsidRPr="00920004" w:rsidRDefault="006871B5" w:rsidP="00CF739D">
            <w:pPr>
              <w:rPr>
                <w:lang w:val="en-US"/>
              </w:rPr>
            </w:pPr>
            <w:r w:rsidRPr="00920004">
              <w:rPr>
                <w:lang w:val="en-US"/>
              </w:rPr>
              <w:t>service</w:t>
            </w:r>
            <w:r w:rsidRPr="00920004">
              <w:t>_</w:t>
            </w:r>
            <w:r w:rsidRPr="00920004">
              <w:rPr>
                <w:lang w:val="en-US"/>
              </w:rPr>
              <w:t>type_avatar</w:t>
            </w:r>
          </w:p>
        </w:tc>
        <w:tc>
          <w:tcPr>
            <w:tcW w:w="1300" w:type="dxa"/>
            <w:noWrap/>
          </w:tcPr>
          <w:p w14:paraId="3E195F07" w14:textId="77777777" w:rsidR="006871B5" w:rsidRPr="00920004" w:rsidRDefault="006871B5" w:rsidP="00CF739D">
            <w:pPr>
              <w:rPr>
                <w:lang w:val="en-US"/>
              </w:rPr>
            </w:pPr>
            <w:r w:rsidRPr="00920004">
              <w:t>numeric</w:t>
            </w:r>
          </w:p>
        </w:tc>
        <w:tc>
          <w:tcPr>
            <w:tcW w:w="1098" w:type="dxa"/>
            <w:noWrap/>
            <w:vAlign w:val="center"/>
          </w:tcPr>
          <w:p w14:paraId="6E5F5B5E" w14:textId="77777777" w:rsidR="006871B5" w:rsidRPr="00920004" w:rsidRDefault="006871B5" w:rsidP="00CF739D">
            <w:pPr>
              <w:jc w:val="center"/>
            </w:pPr>
          </w:p>
        </w:tc>
        <w:tc>
          <w:tcPr>
            <w:tcW w:w="838" w:type="dxa"/>
            <w:noWrap/>
            <w:vAlign w:val="center"/>
          </w:tcPr>
          <w:p w14:paraId="5B411E75" w14:textId="77777777" w:rsidR="006871B5" w:rsidRPr="00920004" w:rsidRDefault="006871B5" w:rsidP="00CF739D">
            <w:pPr>
              <w:jc w:val="center"/>
            </w:pPr>
          </w:p>
        </w:tc>
        <w:tc>
          <w:tcPr>
            <w:tcW w:w="823" w:type="dxa"/>
            <w:noWrap/>
            <w:vAlign w:val="center"/>
          </w:tcPr>
          <w:p w14:paraId="6C3A4B56" w14:textId="77777777" w:rsidR="006871B5" w:rsidRPr="00920004" w:rsidRDefault="006871B5" w:rsidP="00CF739D">
            <w:pPr>
              <w:jc w:val="center"/>
              <w:rPr>
                <w:lang w:val="en-US"/>
              </w:rPr>
            </w:pPr>
          </w:p>
        </w:tc>
        <w:tc>
          <w:tcPr>
            <w:tcW w:w="2228" w:type="dxa"/>
            <w:noWrap/>
          </w:tcPr>
          <w:p w14:paraId="13692478" w14:textId="77777777" w:rsidR="006871B5" w:rsidRPr="00920004" w:rsidRDefault="006871B5" w:rsidP="00CF739D">
            <w:pPr>
              <w:rPr>
                <w:lang w:val="en-US"/>
              </w:rPr>
            </w:pPr>
            <w:r w:rsidRPr="00920004">
              <w:rPr>
                <w:lang w:val="en-US"/>
              </w:rPr>
              <w:t>ID ảnh dịch vụ</w:t>
            </w:r>
          </w:p>
        </w:tc>
      </w:tr>
      <w:tr w:rsidR="006871B5" w:rsidRPr="00920004" w14:paraId="403632C6" w14:textId="77777777" w:rsidTr="006871B5">
        <w:trPr>
          <w:trHeight w:val="300"/>
        </w:trPr>
        <w:tc>
          <w:tcPr>
            <w:tcW w:w="708" w:type="dxa"/>
            <w:noWrap/>
            <w:vAlign w:val="center"/>
            <w:hideMark/>
          </w:tcPr>
          <w:p w14:paraId="404FAD2C"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hideMark/>
          </w:tcPr>
          <w:p w14:paraId="4BB34115" w14:textId="77777777" w:rsidR="006871B5" w:rsidRPr="00920004" w:rsidRDefault="006871B5" w:rsidP="00CF739D">
            <w:r w:rsidRPr="00920004">
              <w:t>status</w:t>
            </w:r>
          </w:p>
        </w:tc>
        <w:tc>
          <w:tcPr>
            <w:tcW w:w="1300" w:type="dxa"/>
            <w:noWrap/>
            <w:hideMark/>
          </w:tcPr>
          <w:p w14:paraId="36D4A323" w14:textId="607A0F42" w:rsidR="006871B5" w:rsidRPr="00920004" w:rsidRDefault="00E452E5" w:rsidP="00CF739D">
            <w:r w:rsidRPr="00920004">
              <w:t>varchar</w:t>
            </w:r>
          </w:p>
        </w:tc>
        <w:tc>
          <w:tcPr>
            <w:tcW w:w="1098" w:type="dxa"/>
            <w:noWrap/>
            <w:vAlign w:val="center"/>
            <w:hideMark/>
          </w:tcPr>
          <w:p w14:paraId="16834DC2" w14:textId="77777777" w:rsidR="006871B5" w:rsidRPr="00920004" w:rsidRDefault="006871B5" w:rsidP="00CF739D">
            <w:pPr>
              <w:jc w:val="center"/>
            </w:pPr>
            <w:r w:rsidRPr="00920004">
              <w:t>X</w:t>
            </w:r>
          </w:p>
        </w:tc>
        <w:tc>
          <w:tcPr>
            <w:tcW w:w="838" w:type="dxa"/>
            <w:noWrap/>
            <w:vAlign w:val="center"/>
            <w:hideMark/>
          </w:tcPr>
          <w:p w14:paraId="464ACF5D" w14:textId="77777777" w:rsidR="006871B5" w:rsidRPr="00920004" w:rsidRDefault="006871B5" w:rsidP="00CF739D">
            <w:pPr>
              <w:jc w:val="center"/>
            </w:pPr>
          </w:p>
        </w:tc>
        <w:tc>
          <w:tcPr>
            <w:tcW w:w="823" w:type="dxa"/>
            <w:noWrap/>
            <w:vAlign w:val="center"/>
            <w:hideMark/>
          </w:tcPr>
          <w:p w14:paraId="3F01EBFE" w14:textId="77777777" w:rsidR="006871B5" w:rsidRPr="00920004" w:rsidRDefault="006871B5" w:rsidP="00CF739D">
            <w:pPr>
              <w:jc w:val="center"/>
            </w:pPr>
          </w:p>
        </w:tc>
        <w:tc>
          <w:tcPr>
            <w:tcW w:w="2228" w:type="dxa"/>
            <w:noWrap/>
            <w:hideMark/>
          </w:tcPr>
          <w:p w14:paraId="47C73482" w14:textId="77777777" w:rsidR="006871B5" w:rsidRPr="00920004" w:rsidRDefault="006871B5" w:rsidP="00CF739D">
            <w:r w:rsidRPr="00920004">
              <w:t>Trạng thái</w:t>
            </w:r>
          </w:p>
        </w:tc>
      </w:tr>
    </w:tbl>
    <w:p w14:paraId="7A469DB5" w14:textId="176458D9" w:rsidR="006871B5" w:rsidRPr="00CF739D" w:rsidRDefault="006871B5">
      <w:pPr>
        <w:pStyle w:val="Caption"/>
      </w:pPr>
      <w:bookmarkStart w:id="2644" w:name="_Toc53150462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33</w:t>
      </w:r>
      <w:r w:rsidR="00D632EE" w:rsidRPr="00CF739D">
        <w:fldChar w:fldCharType="end"/>
      </w:r>
      <w:r w:rsidRPr="00920004">
        <w:t xml:space="preserve"> Bảng dữ liệu dịch vụ</w:t>
      </w:r>
      <w:bookmarkEnd w:id="2644"/>
    </w:p>
    <w:p w14:paraId="021D2969" w14:textId="77777777" w:rsidR="006871B5" w:rsidRPr="00920004" w:rsidRDefault="006871B5" w:rsidP="00CF739D">
      <w:pPr>
        <w:spacing w:before="240" w:line="0" w:lineRule="atLeast"/>
        <w:rPr>
          <w:b/>
          <w:lang w:val="en-US"/>
        </w:rPr>
      </w:pPr>
      <w:r w:rsidRPr="00920004">
        <w:rPr>
          <w:b/>
          <w:lang w:val="en-US"/>
        </w:rPr>
        <w:t>BẢNG SERVICE_TYPE_BRANCH</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23E393C" w14:textId="77777777" w:rsidTr="006871B5">
        <w:trPr>
          <w:trHeight w:val="300"/>
        </w:trPr>
        <w:tc>
          <w:tcPr>
            <w:tcW w:w="708" w:type="dxa"/>
            <w:noWrap/>
            <w:vAlign w:val="center"/>
            <w:hideMark/>
          </w:tcPr>
          <w:p w14:paraId="33CA4FFA"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736AF174"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8BDD2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541269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71F0C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12FDE0A"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7465D8E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4147B20" w14:textId="77777777" w:rsidTr="006871B5">
        <w:trPr>
          <w:trHeight w:val="300"/>
        </w:trPr>
        <w:tc>
          <w:tcPr>
            <w:tcW w:w="708" w:type="dxa"/>
            <w:noWrap/>
            <w:vAlign w:val="center"/>
            <w:hideMark/>
          </w:tcPr>
          <w:p w14:paraId="28267243" w14:textId="77777777" w:rsidR="006871B5" w:rsidRPr="00920004" w:rsidRDefault="006871B5" w:rsidP="00CF739D">
            <w:pPr>
              <w:spacing w:before="240" w:line="0" w:lineRule="atLeast"/>
              <w:jc w:val="center"/>
            </w:pPr>
            <w:r w:rsidRPr="00920004">
              <w:t>1</w:t>
            </w:r>
          </w:p>
        </w:tc>
        <w:tc>
          <w:tcPr>
            <w:tcW w:w="1820" w:type="dxa"/>
            <w:noWrap/>
            <w:hideMark/>
          </w:tcPr>
          <w:p w14:paraId="65FA4869" w14:textId="77777777" w:rsidR="006871B5" w:rsidRPr="00920004" w:rsidRDefault="006871B5" w:rsidP="00CF739D">
            <w:r w:rsidRPr="00920004">
              <w:t>id</w:t>
            </w:r>
          </w:p>
        </w:tc>
        <w:tc>
          <w:tcPr>
            <w:tcW w:w="1300" w:type="dxa"/>
            <w:noWrap/>
            <w:hideMark/>
          </w:tcPr>
          <w:p w14:paraId="4DB8CD58" w14:textId="77777777" w:rsidR="006871B5" w:rsidRPr="00920004" w:rsidRDefault="006871B5" w:rsidP="00CF739D">
            <w:r w:rsidRPr="00920004">
              <w:t>numeric</w:t>
            </w:r>
          </w:p>
        </w:tc>
        <w:tc>
          <w:tcPr>
            <w:tcW w:w="1098" w:type="dxa"/>
            <w:noWrap/>
            <w:vAlign w:val="center"/>
            <w:hideMark/>
          </w:tcPr>
          <w:p w14:paraId="45AA83B5" w14:textId="77777777" w:rsidR="006871B5" w:rsidRPr="00920004" w:rsidRDefault="006871B5" w:rsidP="00CF739D">
            <w:pPr>
              <w:jc w:val="center"/>
            </w:pPr>
          </w:p>
        </w:tc>
        <w:tc>
          <w:tcPr>
            <w:tcW w:w="838" w:type="dxa"/>
            <w:noWrap/>
            <w:vAlign w:val="center"/>
            <w:hideMark/>
          </w:tcPr>
          <w:p w14:paraId="398B8F52" w14:textId="77777777" w:rsidR="006871B5" w:rsidRPr="00920004" w:rsidRDefault="006871B5" w:rsidP="00CF739D">
            <w:pPr>
              <w:jc w:val="center"/>
            </w:pPr>
            <w:r w:rsidRPr="00920004">
              <w:t>X</w:t>
            </w:r>
          </w:p>
        </w:tc>
        <w:tc>
          <w:tcPr>
            <w:tcW w:w="823" w:type="dxa"/>
            <w:noWrap/>
            <w:vAlign w:val="center"/>
            <w:hideMark/>
          </w:tcPr>
          <w:p w14:paraId="3A060B17" w14:textId="77777777" w:rsidR="006871B5" w:rsidRPr="00920004" w:rsidRDefault="006871B5" w:rsidP="00CF739D">
            <w:pPr>
              <w:jc w:val="center"/>
            </w:pPr>
          </w:p>
        </w:tc>
        <w:tc>
          <w:tcPr>
            <w:tcW w:w="2228" w:type="dxa"/>
            <w:noWrap/>
            <w:hideMark/>
          </w:tcPr>
          <w:p w14:paraId="14E44414" w14:textId="77777777" w:rsidR="006871B5" w:rsidRPr="00920004" w:rsidRDefault="006871B5" w:rsidP="00CF739D">
            <w:pPr>
              <w:rPr>
                <w:lang w:val="en-US"/>
              </w:rPr>
            </w:pPr>
            <w:r w:rsidRPr="00920004">
              <w:t>ID</w:t>
            </w:r>
          </w:p>
        </w:tc>
      </w:tr>
      <w:tr w:rsidR="006871B5" w:rsidRPr="00920004" w14:paraId="2AB81DD5" w14:textId="77777777" w:rsidTr="006871B5">
        <w:trPr>
          <w:trHeight w:val="300"/>
        </w:trPr>
        <w:tc>
          <w:tcPr>
            <w:tcW w:w="708" w:type="dxa"/>
            <w:noWrap/>
            <w:vAlign w:val="center"/>
            <w:hideMark/>
          </w:tcPr>
          <w:p w14:paraId="70C43584" w14:textId="77777777" w:rsidR="006871B5" w:rsidRPr="00920004" w:rsidRDefault="006871B5" w:rsidP="00CF739D">
            <w:pPr>
              <w:spacing w:before="240" w:line="0" w:lineRule="atLeast"/>
              <w:jc w:val="center"/>
            </w:pPr>
            <w:r w:rsidRPr="00920004">
              <w:t>2</w:t>
            </w:r>
          </w:p>
        </w:tc>
        <w:tc>
          <w:tcPr>
            <w:tcW w:w="1820" w:type="dxa"/>
            <w:noWrap/>
            <w:hideMark/>
          </w:tcPr>
          <w:p w14:paraId="32460051"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4286E48A" w14:textId="77777777" w:rsidR="006871B5" w:rsidRPr="00920004" w:rsidRDefault="006871B5" w:rsidP="00CF739D">
            <w:pPr>
              <w:rPr>
                <w:lang w:val="en-US"/>
              </w:rPr>
            </w:pPr>
            <w:r w:rsidRPr="00920004">
              <w:rPr>
                <w:lang w:val="en-US"/>
              </w:rPr>
              <w:t>numeric</w:t>
            </w:r>
          </w:p>
        </w:tc>
        <w:tc>
          <w:tcPr>
            <w:tcW w:w="1098" w:type="dxa"/>
            <w:noWrap/>
            <w:vAlign w:val="center"/>
            <w:hideMark/>
          </w:tcPr>
          <w:p w14:paraId="4BFA560D" w14:textId="77777777" w:rsidR="006871B5" w:rsidRPr="00920004" w:rsidRDefault="006871B5" w:rsidP="00CF739D">
            <w:pPr>
              <w:jc w:val="center"/>
            </w:pPr>
          </w:p>
        </w:tc>
        <w:tc>
          <w:tcPr>
            <w:tcW w:w="838" w:type="dxa"/>
            <w:noWrap/>
            <w:vAlign w:val="center"/>
            <w:hideMark/>
          </w:tcPr>
          <w:p w14:paraId="5DC41B58" w14:textId="77777777" w:rsidR="006871B5" w:rsidRPr="00920004" w:rsidRDefault="006871B5" w:rsidP="00CF739D">
            <w:pPr>
              <w:jc w:val="center"/>
            </w:pPr>
          </w:p>
        </w:tc>
        <w:tc>
          <w:tcPr>
            <w:tcW w:w="823" w:type="dxa"/>
            <w:noWrap/>
            <w:vAlign w:val="center"/>
            <w:hideMark/>
          </w:tcPr>
          <w:p w14:paraId="4759EB04" w14:textId="77777777" w:rsidR="006871B5" w:rsidRPr="00920004" w:rsidRDefault="006871B5" w:rsidP="00CF739D">
            <w:pPr>
              <w:jc w:val="center"/>
              <w:rPr>
                <w:lang w:val="en-US"/>
              </w:rPr>
            </w:pPr>
            <w:r w:rsidRPr="00920004">
              <w:rPr>
                <w:lang w:val="en-US"/>
              </w:rPr>
              <w:t>X</w:t>
            </w:r>
          </w:p>
        </w:tc>
        <w:tc>
          <w:tcPr>
            <w:tcW w:w="2228" w:type="dxa"/>
            <w:noWrap/>
            <w:hideMark/>
          </w:tcPr>
          <w:p w14:paraId="5F99CF71" w14:textId="77777777" w:rsidR="006871B5" w:rsidRPr="00920004" w:rsidRDefault="006871B5" w:rsidP="00CF739D">
            <w:pPr>
              <w:rPr>
                <w:lang w:val="en-US"/>
              </w:rPr>
            </w:pPr>
            <w:r w:rsidRPr="00920004">
              <w:rPr>
                <w:lang w:val="en-US"/>
              </w:rPr>
              <w:t>ID dịch vụ.</w:t>
            </w:r>
          </w:p>
        </w:tc>
      </w:tr>
      <w:tr w:rsidR="006871B5" w:rsidRPr="00920004" w14:paraId="63BBB70B" w14:textId="77777777" w:rsidTr="006871B5">
        <w:trPr>
          <w:trHeight w:val="300"/>
        </w:trPr>
        <w:tc>
          <w:tcPr>
            <w:tcW w:w="708" w:type="dxa"/>
            <w:noWrap/>
            <w:vAlign w:val="center"/>
          </w:tcPr>
          <w:p w14:paraId="745D50E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AF6075C" w14:textId="77777777" w:rsidR="006871B5" w:rsidRPr="00920004" w:rsidRDefault="006871B5" w:rsidP="00CF739D">
            <w:pPr>
              <w:rPr>
                <w:lang w:val="en-US"/>
              </w:rPr>
            </w:pPr>
            <w:r w:rsidRPr="00920004">
              <w:rPr>
                <w:lang w:val="en-US"/>
              </w:rPr>
              <w:t>branch_id</w:t>
            </w:r>
          </w:p>
        </w:tc>
        <w:tc>
          <w:tcPr>
            <w:tcW w:w="1300" w:type="dxa"/>
            <w:noWrap/>
          </w:tcPr>
          <w:p w14:paraId="0B85330F" w14:textId="77777777" w:rsidR="006871B5" w:rsidRPr="00920004" w:rsidRDefault="006871B5" w:rsidP="00CF739D">
            <w:r w:rsidRPr="00920004">
              <w:rPr>
                <w:lang w:val="en-US"/>
              </w:rPr>
              <w:t>numeric</w:t>
            </w:r>
          </w:p>
        </w:tc>
        <w:tc>
          <w:tcPr>
            <w:tcW w:w="1098" w:type="dxa"/>
            <w:noWrap/>
            <w:vAlign w:val="center"/>
          </w:tcPr>
          <w:p w14:paraId="100489BD" w14:textId="77777777" w:rsidR="006871B5" w:rsidRPr="00920004" w:rsidRDefault="006871B5" w:rsidP="00CF739D">
            <w:pPr>
              <w:jc w:val="center"/>
            </w:pPr>
          </w:p>
        </w:tc>
        <w:tc>
          <w:tcPr>
            <w:tcW w:w="838" w:type="dxa"/>
            <w:noWrap/>
            <w:vAlign w:val="center"/>
          </w:tcPr>
          <w:p w14:paraId="1924CF7C" w14:textId="77777777" w:rsidR="006871B5" w:rsidRPr="00920004" w:rsidRDefault="006871B5" w:rsidP="00CF739D">
            <w:pPr>
              <w:jc w:val="center"/>
            </w:pPr>
          </w:p>
        </w:tc>
        <w:tc>
          <w:tcPr>
            <w:tcW w:w="823" w:type="dxa"/>
            <w:noWrap/>
            <w:vAlign w:val="center"/>
          </w:tcPr>
          <w:p w14:paraId="343887E3" w14:textId="77777777" w:rsidR="006871B5" w:rsidRPr="00920004" w:rsidRDefault="006871B5" w:rsidP="00CF739D">
            <w:pPr>
              <w:jc w:val="center"/>
              <w:rPr>
                <w:lang w:val="en-US"/>
              </w:rPr>
            </w:pPr>
            <w:r w:rsidRPr="00920004">
              <w:rPr>
                <w:lang w:val="en-US"/>
              </w:rPr>
              <w:t>X</w:t>
            </w:r>
          </w:p>
        </w:tc>
        <w:tc>
          <w:tcPr>
            <w:tcW w:w="2228" w:type="dxa"/>
            <w:noWrap/>
          </w:tcPr>
          <w:p w14:paraId="77C1E002" w14:textId="77777777" w:rsidR="006871B5" w:rsidRPr="00920004" w:rsidRDefault="006871B5" w:rsidP="00CF739D">
            <w:pPr>
              <w:rPr>
                <w:lang w:val="en-US"/>
              </w:rPr>
            </w:pPr>
            <w:r w:rsidRPr="00920004">
              <w:rPr>
                <w:lang w:val="en-US"/>
              </w:rPr>
              <w:t xml:space="preserve">ID chi nhánh. </w:t>
            </w:r>
          </w:p>
        </w:tc>
      </w:tr>
      <w:tr w:rsidR="006871B5" w:rsidRPr="00920004" w14:paraId="4F1C488C" w14:textId="77777777" w:rsidTr="006871B5">
        <w:trPr>
          <w:trHeight w:val="300"/>
        </w:trPr>
        <w:tc>
          <w:tcPr>
            <w:tcW w:w="708" w:type="dxa"/>
            <w:noWrap/>
            <w:vAlign w:val="center"/>
            <w:hideMark/>
          </w:tcPr>
          <w:p w14:paraId="336A06D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0594A0BA" w14:textId="77777777" w:rsidR="006871B5" w:rsidRPr="00920004" w:rsidRDefault="006871B5" w:rsidP="00CF739D">
            <w:r w:rsidRPr="00920004">
              <w:t>status</w:t>
            </w:r>
          </w:p>
        </w:tc>
        <w:tc>
          <w:tcPr>
            <w:tcW w:w="1300" w:type="dxa"/>
            <w:noWrap/>
            <w:hideMark/>
          </w:tcPr>
          <w:p w14:paraId="31E6AB68" w14:textId="44FA328C" w:rsidR="006871B5" w:rsidRPr="00920004" w:rsidRDefault="00E452E5" w:rsidP="00CF739D">
            <w:r w:rsidRPr="00920004">
              <w:t>varchar</w:t>
            </w:r>
          </w:p>
        </w:tc>
        <w:tc>
          <w:tcPr>
            <w:tcW w:w="1098" w:type="dxa"/>
            <w:noWrap/>
            <w:vAlign w:val="center"/>
            <w:hideMark/>
          </w:tcPr>
          <w:p w14:paraId="794A7238" w14:textId="77777777" w:rsidR="006871B5" w:rsidRPr="00920004" w:rsidRDefault="006871B5" w:rsidP="00CF739D">
            <w:pPr>
              <w:jc w:val="center"/>
            </w:pPr>
            <w:r w:rsidRPr="00920004">
              <w:t>X</w:t>
            </w:r>
          </w:p>
        </w:tc>
        <w:tc>
          <w:tcPr>
            <w:tcW w:w="838" w:type="dxa"/>
            <w:noWrap/>
            <w:vAlign w:val="center"/>
            <w:hideMark/>
          </w:tcPr>
          <w:p w14:paraId="380CCC73" w14:textId="77777777" w:rsidR="006871B5" w:rsidRPr="00920004" w:rsidRDefault="006871B5" w:rsidP="00CF739D">
            <w:pPr>
              <w:jc w:val="center"/>
            </w:pPr>
          </w:p>
        </w:tc>
        <w:tc>
          <w:tcPr>
            <w:tcW w:w="823" w:type="dxa"/>
            <w:noWrap/>
            <w:vAlign w:val="center"/>
            <w:hideMark/>
          </w:tcPr>
          <w:p w14:paraId="5E0C263A" w14:textId="77777777" w:rsidR="006871B5" w:rsidRPr="00920004" w:rsidRDefault="006871B5" w:rsidP="00CF739D">
            <w:pPr>
              <w:jc w:val="center"/>
            </w:pPr>
          </w:p>
        </w:tc>
        <w:tc>
          <w:tcPr>
            <w:tcW w:w="2228" w:type="dxa"/>
            <w:noWrap/>
            <w:hideMark/>
          </w:tcPr>
          <w:p w14:paraId="13235FBB" w14:textId="77777777" w:rsidR="006871B5" w:rsidRPr="00920004" w:rsidRDefault="006871B5" w:rsidP="00CF739D">
            <w:r w:rsidRPr="00920004">
              <w:t>Trạng thái</w:t>
            </w:r>
          </w:p>
        </w:tc>
      </w:tr>
    </w:tbl>
    <w:p w14:paraId="3CDB0B29" w14:textId="386EB0AC" w:rsidR="00BD0851" w:rsidRPr="00920004" w:rsidRDefault="006871B5">
      <w:pPr>
        <w:pStyle w:val="Caption"/>
      </w:pPr>
      <w:bookmarkStart w:id="2645" w:name="_Toc53150462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34</w:t>
      </w:r>
      <w:r w:rsidR="00D632EE" w:rsidRPr="00CF739D">
        <w:fldChar w:fldCharType="end"/>
      </w:r>
      <w:r w:rsidRPr="00920004">
        <w:t xml:space="preserve"> Bảng dữ liệu dịch vụ theo chi nhánh</w:t>
      </w:r>
      <w:bookmarkEnd w:id="2645"/>
    </w:p>
    <w:p w14:paraId="337F829B" w14:textId="77777777" w:rsidR="006871B5" w:rsidRPr="00920004" w:rsidRDefault="006871B5" w:rsidP="00CF739D">
      <w:pPr>
        <w:spacing w:before="240" w:line="0" w:lineRule="atLeast"/>
        <w:rPr>
          <w:b/>
          <w:lang w:val="en-US"/>
        </w:rPr>
      </w:pPr>
      <w:r w:rsidRPr="00920004">
        <w:rPr>
          <w:b/>
          <w:lang w:val="en-US"/>
        </w:rPr>
        <w:t>BẢNG STAFF</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58660FE6" w14:textId="77777777" w:rsidTr="006871B5">
        <w:trPr>
          <w:trHeight w:val="300"/>
        </w:trPr>
        <w:tc>
          <w:tcPr>
            <w:tcW w:w="708" w:type="dxa"/>
            <w:noWrap/>
            <w:vAlign w:val="center"/>
            <w:hideMark/>
          </w:tcPr>
          <w:p w14:paraId="3DC23280"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E182932"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F1550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858D78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50F69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40FC5B6"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0C2090F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2CF254F" w14:textId="77777777" w:rsidTr="006871B5">
        <w:trPr>
          <w:trHeight w:val="300"/>
        </w:trPr>
        <w:tc>
          <w:tcPr>
            <w:tcW w:w="708" w:type="dxa"/>
            <w:noWrap/>
            <w:vAlign w:val="center"/>
            <w:hideMark/>
          </w:tcPr>
          <w:p w14:paraId="5E7CBEEC" w14:textId="77777777" w:rsidR="006871B5" w:rsidRPr="00920004" w:rsidRDefault="006871B5" w:rsidP="00CF739D">
            <w:pPr>
              <w:spacing w:before="240" w:line="0" w:lineRule="atLeast"/>
              <w:jc w:val="center"/>
            </w:pPr>
            <w:r w:rsidRPr="00920004">
              <w:t>1</w:t>
            </w:r>
          </w:p>
        </w:tc>
        <w:tc>
          <w:tcPr>
            <w:tcW w:w="1820" w:type="dxa"/>
            <w:noWrap/>
            <w:hideMark/>
          </w:tcPr>
          <w:p w14:paraId="72B551CD" w14:textId="77777777" w:rsidR="006871B5" w:rsidRPr="00920004" w:rsidRDefault="006871B5" w:rsidP="00CF739D">
            <w:r w:rsidRPr="00920004">
              <w:t>id</w:t>
            </w:r>
          </w:p>
        </w:tc>
        <w:tc>
          <w:tcPr>
            <w:tcW w:w="1300" w:type="dxa"/>
            <w:noWrap/>
            <w:hideMark/>
          </w:tcPr>
          <w:p w14:paraId="31101F28" w14:textId="77777777" w:rsidR="006871B5" w:rsidRPr="00920004" w:rsidRDefault="006871B5" w:rsidP="00CF739D">
            <w:r w:rsidRPr="00920004">
              <w:t>numeric</w:t>
            </w:r>
          </w:p>
        </w:tc>
        <w:tc>
          <w:tcPr>
            <w:tcW w:w="1098" w:type="dxa"/>
            <w:noWrap/>
            <w:vAlign w:val="center"/>
            <w:hideMark/>
          </w:tcPr>
          <w:p w14:paraId="52881AC5" w14:textId="77777777" w:rsidR="006871B5" w:rsidRPr="00920004" w:rsidRDefault="006871B5" w:rsidP="00CF739D">
            <w:pPr>
              <w:jc w:val="center"/>
            </w:pPr>
          </w:p>
        </w:tc>
        <w:tc>
          <w:tcPr>
            <w:tcW w:w="838" w:type="dxa"/>
            <w:noWrap/>
            <w:vAlign w:val="center"/>
            <w:hideMark/>
          </w:tcPr>
          <w:p w14:paraId="4A77DE38" w14:textId="77777777" w:rsidR="006871B5" w:rsidRPr="00920004" w:rsidRDefault="006871B5" w:rsidP="00CF739D">
            <w:pPr>
              <w:jc w:val="center"/>
            </w:pPr>
            <w:r w:rsidRPr="00920004">
              <w:t>X</w:t>
            </w:r>
          </w:p>
        </w:tc>
        <w:tc>
          <w:tcPr>
            <w:tcW w:w="823" w:type="dxa"/>
            <w:noWrap/>
            <w:vAlign w:val="center"/>
            <w:hideMark/>
          </w:tcPr>
          <w:p w14:paraId="7394DE56" w14:textId="77777777" w:rsidR="006871B5" w:rsidRPr="00920004" w:rsidRDefault="006871B5" w:rsidP="00CF739D">
            <w:pPr>
              <w:jc w:val="center"/>
            </w:pPr>
          </w:p>
        </w:tc>
        <w:tc>
          <w:tcPr>
            <w:tcW w:w="2138" w:type="dxa"/>
            <w:noWrap/>
            <w:hideMark/>
          </w:tcPr>
          <w:p w14:paraId="31227AD6" w14:textId="77777777" w:rsidR="006871B5" w:rsidRPr="00920004" w:rsidRDefault="006871B5" w:rsidP="00CF739D">
            <w:pPr>
              <w:rPr>
                <w:lang w:val="en-US"/>
              </w:rPr>
            </w:pPr>
            <w:r w:rsidRPr="00920004">
              <w:t xml:space="preserve">ID </w:t>
            </w:r>
            <w:r w:rsidRPr="00920004">
              <w:rPr>
                <w:lang w:val="en-US"/>
              </w:rPr>
              <w:t>nhân viên</w:t>
            </w:r>
          </w:p>
        </w:tc>
      </w:tr>
      <w:tr w:rsidR="006871B5" w:rsidRPr="00920004" w14:paraId="191D346B" w14:textId="77777777" w:rsidTr="006871B5">
        <w:trPr>
          <w:trHeight w:val="300"/>
        </w:trPr>
        <w:tc>
          <w:tcPr>
            <w:tcW w:w="708" w:type="dxa"/>
            <w:noWrap/>
            <w:vAlign w:val="center"/>
            <w:hideMark/>
          </w:tcPr>
          <w:p w14:paraId="2FD6F8B4" w14:textId="77777777" w:rsidR="006871B5" w:rsidRPr="00920004" w:rsidRDefault="006871B5" w:rsidP="00CF739D">
            <w:pPr>
              <w:spacing w:before="240" w:line="0" w:lineRule="atLeast"/>
              <w:jc w:val="center"/>
            </w:pPr>
            <w:r w:rsidRPr="00920004">
              <w:t>2</w:t>
            </w:r>
          </w:p>
        </w:tc>
        <w:tc>
          <w:tcPr>
            <w:tcW w:w="1820" w:type="dxa"/>
            <w:noWrap/>
            <w:hideMark/>
          </w:tcPr>
          <w:p w14:paraId="650FE349" w14:textId="77777777" w:rsidR="006871B5" w:rsidRPr="00920004" w:rsidRDefault="006871B5" w:rsidP="00CF739D">
            <w:r w:rsidRPr="00920004">
              <w:rPr>
                <w:lang w:val="en-US"/>
              </w:rPr>
              <w:t>full_name</w:t>
            </w:r>
          </w:p>
        </w:tc>
        <w:tc>
          <w:tcPr>
            <w:tcW w:w="1300" w:type="dxa"/>
            <w:noWrap/>
            <w:hideMark/>
          </w:tcPr>
          <w:p w14:paraId="2D8F55D1" w14:textId="3E65502E" w:rsidR="006871B5" w:rsidRPr="00920004" w:rsidRDefault="00E452E5" w:rsidP="00CF739D">
            <w:r w:rsidRPr="00920004">
              <w:t>varchar</w:t>
            </w:r>
          </w:p>
        </w:tc>
        <w:tc>
          <w:tcPr>
            <w:tcW w:w="1098" w:type="dxa"/>
            <w:noWrap/>
            <w:vAlign w:val="center"/>
            <w:hideMark/>
          </w:tcPr>
          <w:p w14:paraId="6EDBF4C9" w14:textId="77777777" w:rsidR="006871B5" w:rsidRPr="00920004" w:rsidRDefault="006871B5" w:rsidP="00CF739D">
            <w:pPr>
              <w:jc w:val="center"/>
            </w:pPr>
          </w:p>
        </w:tc>
        <w:tc>
          <w:tcPr>
            <w:tcW w:w="838" w:type="dxa"/>
            <w:noWrap/>
            <w:vAlign w:val="center"/>
            <w:hideMark/>
          </w:tcPr>
          <w:p w14:paraId="074AB643" w14:textId="77777777" w:rsidR="006871B5" w:rsidRPr="00920004" w:rsidRDefault="006871B5" w:rsidP="00CF739D">
            <w:pPr>
              <w:jc w:val="center"/>
            </w:pPr>
          </w:p>
        </w:tc>
        <w:tc>
          <w:tcPr>
            <w:tcW w:w="823" w:type="dxa"/>
            <w:noWrap/>
            <w:vAlign w:val="center"/>
            <w:hideMark/>
          </w:tcPr>
          <w:p w14:paraId="583EE9E7" w14:textId="77777777" w:rsidR="006871B5" w:rsidRPr="00920004" w:rsidRDefault="006871B5" w:rsidP="00CF739D">
            <w:pPr>
              <w:jc w:val="center"/>
            </w:pPr>
          </w:p>
        </w:tc>
        <w:tc>
          <w:tcPr>
            <w:tcW w:w="2138" w:type="dxa"/>
            <w:noWrap/>
            <w:hideMark/>
          </w:tcPr>
          <w:p w14:paraId="00A01A4A" w14:textId="77777777" w:rsidR="006871B5" w:rsidRPr="00920004" w:rsidRDefault="006871B5" w:rsidP="00CF739D">
            <w:pPr>
              <w:rPr>
                <w:lang w:val="en-US"/>
              </w:rPr>
            </w:pPr>
            <w:r w:rsidRPr="00920004">
              <w:rPr>
                <w:lang w:val="en-US"/>
              </w:rPr>
              <w:t>Họ tên nhân viên</w:t>
            </w:r>
          </w:p>
        </w:tc>
      </w:tr>
      <w:tr w:rsidR="006871B5" w:rsidRPr="00920004" w14:paraId="3780FFBD" w14:textId="77777777" w:rsidTr="006871B5">
        <w:trPr>
          <w:trHeight w:val="300"/>
        </w:trPr>
        <w:tc>
          <w:tcPr>
            <w:tcW w:w="708" w:type="dxa"/>
            <w:noWrap/>
            <w:vAlign w:val="center"/>
          </w:tcPr>
          <w:p w14:paraId="1070B4CF"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4ED51033" w14:textId="77777777" w:rsidR="006871B5" w:rsidRPr="00920004" w:rsidRDefault="006871B5" w:rsidP="00CF739D">
            <w:pPr>
              <w:rPr>
                <w:lang w:val="en-US"/>
              </w:rPr>
            </w:pPr>
            <w:r w:rsidRPr="00920004">
              <w:rPr>
                <w:lang w:val="en-US"/>
              </w:rPr>
              <w:t>email</w:t>
            </w:r>
          </w:p>
        </w:tc>
        <w:tc>
          <w:tcPr>
            <w:tcW w:w="1300" w:type="dxa"/>
            <w:noWrap/>
          </w:tcPr>
          <w:p w14:paraId="5EDB500D" w14:textId="433DA65D" w:rsidR="006871B5" w:rsidRPr="00920004" w:rsidRDefault="00E452E5" w:rsidP="00CF739D">
            <w:r w:rsidRPr="00920004">
              <w:t>varchar</w:t>
            </w:r>
          </w:p>
        </w:tc>
        <w:tc>
          <w:tcPr>
            <w:tcW w:w="1098" w:type="dxa"/>
            <w:noWrap/>
            <w:vAlign w:val="center"/>
          </w:tcPr>
          <w:p w14:paraId="1E9AEAE0" w14:textId="77777777" w:rsidR="006871B5" w:rsidRPr="00920004" w:rsidRDefault="006871B5" w:rsidP="00CF739D">
            <w:pPr>
              <w:jc w:val="center"/>
            </w:pPr>
          </w:p>
        </w:tc>
        <w:tc>
          <w:tcPr>
            <w:tcW w:w="838" w:type="dxa"/>
            <w:noWrap/>
            <w:vAlign w:val="center"/>
          </w:tcPr>
          <w:p w14:paraId="38315949" w14:textId="77777777" w:rsidR="006871B5" w:rsidRPr="00920004" w:rsidRDefault="006871B5" w:rsidP="00CF739D">
            <w:pPr>
              <w:jc w:val="center"/>
            </w:pPr>
          </w:p>
        </w:tc>
        <w:tc>
          <w:tcPr>
            <w:tcW w:w="823" w:type="dxa"/>
            <w:noWrap/>
            <w:vAlign w:val="center"/>
          </w:tcPr>
          <w:p w14:paraId="583B0B0D" w14:textId="77777777" w:rsidR="006871B5" w:rsidRPr="00920004" w:rsidRDefault="006871B5" w:rsidP="00CF739D">
            <w:pPr>
              <w:jc w:val="center"/>
            </w:pPr>
          </w:p>
        </w:tc>
        <w:tc>
          <w:tcPr>
            <w:tcW w:w="2138" w:type="dxa"/>
            <w:noWrap/>
          </w:tcPr>
          <w:p w14:paraId="6C23E123" w14:textId="77777777" w:rsidR="006871B5" w:rsidRPr="00920004" w:rsidRDefault="006871B5" w:rsidP="00CF739D">
            <w:pPr>
              <w:rPr>
                <w:lang w:val="en-US"/>
              </w:rPr>
            </w:pPr>
            <w:r w:rsidRPr="00920004">
              <w:rPr>
                <w:lang w:val="en-US"/>
              </w:rPr>
              <w:t>Email nhân viên</w:t>
            </w:r>
          </w:p>
        </w:tc>
      </w:tr>
      <w:tr w:rsidR="006871B5" w:rsidRPr="00920004" w14:paraId="35D82291" w14:textId="77777777" w:rsidTr="006871B5">
        <w:trPr>
          <w:trHeight w:val="300"/>
        </w:trPr>
        <w:tc>
          <w:tcPr>
            <w:tcW w:w="708" w:type="dxa"/>
            <w:noWrap/>
            <w:vAlign w:val="center"/>
          </w:tcPr>
          <w:p w14:paraId="6ADFD198"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2778AF8D" w14:textId="77777777" w:rsidR="006871B5" w:rsidRPr="00920004" w:rsidRDefault="006871B5" w:rsidP="00CF739D">
            <w:pPr>
              <w:rPr>
                <w:lang w:val="en-US"/>
              </w:rPr>
            </w:pPr>
            <w:r w:rsidRPr="00920004">
              <w:rPr>
                <w:lang w:val="en-US"/>
              </w:rPr>
              <w:t>phone</w:t>
            </w:r>
          </w:p>
        </w:tc>
        <w:tc>
          <w:tcPr>
            <w:tcW w:w="1300" w:type="dxa"/>
            <w:noWrap/>
          </w:tcPr>
          <w:p w14:paraId="5BF38D76" w14:textId="0EFD4454" w:rsidR="006871B5" w:rsidRPr="00920004" w:rsidRDefault="00E452E5" w:rsidP="00CF739D">
            <w:r w:rsidRPr="00920004">
              <w:t>varchar</w:t>
            </w:r>
          </w:p>
        </w:tc>
        <w:tc>
          <w:tcPr>
            <w:tcW w:w="1098" w:type="dxa"/>
            <w:noWrap/>
            <w:vAlign w:val="center"/>
          </w:tcPr>
          <w:p w14:paraId="2986CE85" w14:textId="77777777" w:rsidR="006871B5" w:rsidRPr="00920004" w:rsidRDefault="006871B5" w:rsidP="00CF739D">
            <w:pPr>
              <w:jc w:val="center"/>
            </w:pPr>
          </w:p>
        </w:tc>
        <w:tc>
          <w:tcPr>
            <w:tcW w:w="838" w:type="dxa"/>
            <w:noWrap/>
            <w:vAlign w:val="center"/>
          </w:tcPr>
          <w:p w14:paraId="33AD9850" w14:textId="77777777" w:rsidR="006871B5" w:rsidRPr="00920004" w:rsidRDefault="006871B5" w:rsidP="00CF739D">
            <w:pPr>
              <w:jc w:val="center"/>
            </w:pPr>
          </w:p>
        </w:tc>
        <w:tc>
          <w:tcPr>
            <w:tcW w:w="823" w:type="dxa"/>
            <w:noWrap/>
            <w:vAlign w:val="center"/>
          </w:tcPr>
          <w:p w14:paraId="25B9004B" w14:textId="77777777" w:rsidR="006871B5" w:rsidRPr="00920004" w:rsidRDefault="006871B5" w:rsidP="00CF739D">
            <w:pPr>
              <w:jc w:val="center"/>
            </w:pPr>
          </w:p>
        </w:tc>
        <w:tc>
          <w:tcPr>
            <w:tcW w:w="2138" w:type="dxa"/>
            <w:noWrap/>
          </w:tcPr>
          <w:p w14:paraId="454CFECF" w14:textId="77777777" w:rsidR="006871B5" w:rsidRPr="00920004" w:rsidRDefault="006871B5" w:rsidP="00CF739D">
            <w:r w:rsidRPr="00920004">
              <w:t>Số điện thoại nhân viên</w:t>
            </w:r>
          </w:p>
        </w:tc>
      </w:tr>
      <w:tr w:rsidR="006871B5" w:rsidRPr="00920004" w14:paraId="1CBAE063" w14:textId="77777777" w:rsidTr="006871B5">
        <w:trPr>
          <w:trHeight w:val="300"/>
        </w:trPr>
        <w:tc>
          <w:tcPr>
            <w:tcW w:w="708" w:type="dxa"/>
            <w:noWrap/>
            <w:vAlign w:val="center"/>
          </w:tcPr>
          <w:p w14:paraId="3FB2E693"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tcPr>
          <w:p w14:paraId="4D445D55" w14:textId="77777777" w:rsidR="006871B5" w:rsidRPr="00920004" w:rsidRDefault="006871B5" w:rsidP="00CF739D">
            <w:pPr>
              <w:rPr>
                <w:lang w:val="en-US"/>
              </w:rPr>
            </w:pPr>
            <w:r w:rsidRPr="00920004">
              <w:rPr>
                <w:lang w:val="en-US"/>
              </w:rPr>
              <w:t>password</w:t>
            </w:r>
          </w:p>
        </w:tc>
        <w:tc>
          <w:tcPr>
            <w:tcW w:w="1300" w:type="dxa"/>
            <w:noWrap/>
          </w:tcPr>
          <w:p w14:paraId="52BD6E1A" w14:textId="28EA807A" w:rsidR="006871B5" w:rsidRPr="00920004" w:rsidRDefault="00E452E5" w:rsidP="00CF739D">
            <w:r w:rsidRPr="00920004">
              <w:t>varchar</w:t>
            </w:r>
          </w:p>
        </w:tc>
        <w:tc>
          <w:tcPr>
            <w:tcW w:w="1098" w:type="dxa"/>
            <w:noWrap/>
            <w:vAlign w:val="center"/>
          </w:tcPr>
          <w:p w14:paraId="4835CEAF" w14:textId="77777777" w:rsidR="006871B5" w:rsidRPr="00920004" w:rsidRDefault="006871B5" w:rsidP="00CF739D">
            <w:pPr>
              <w:jc w:val="center"/>
            </w:pPr>
          </w:p>
        </w:tc>
        <w:tc>
          <w:tcPr>
            <w:tcW w:w="838" w:type="dxa"/>
            <w:noWrap/>
            <w:vAlign w:val="center"/>
          </w:tcPr>
          <w:p w14:paraId="5346F759" w14:textId="77777777" w:rsidR="006871B5" w:rsidRPr="00920004" w:rsidRDefault="006871B5" w:rsidP="00CF739D">
            <w:pPr>
              <w:jc w:val="center"/>
            </w:pPr>
          </w:p>
        </w:tc>
        <w:tc>
          <w:tcPr>
            <w:tcW w:w="823" w:type="dxa"/>
            <w:noWrap/>
            <w:vAlign w:val="center"/>
          </w:tcPr>
          <w:p w14:paraId="648C0120" w14:textId="77777777" w:rsidR="006871B5" w:rsidRPr="00920004" w:rsidRDefault="006871B5" w:rsidP="00CF739D">
            <w:pPr>
              <w:jc w:val="center"/>
            </w:pPr>
          </w:p>
        </w:tc>
        <w:tc>
          <w:tcPr>
            <w:tcW w:w="2138" w:type="dxa"/>
            <w:noWrap/>
          </w:tcPr>
          <w:p w14:paraId="6A1402C3" w14:textId="77777777" w:rsidR="006871B5" w:rsidRPr="00920004" w:rsidRDefault="006871B5" w:rsidP="00CF739D">
            <w:pPr>
              <w:rPr>
                <w:lang w:val="en-US"/>
              </w:rPr>
            </w:pPr>
            <w:r w:rsidRPr="00920004">
              <w:rPr>
                <w:lang w:val="en-US"/>
              </w:rPr>
              <w:t>Mật khẩu tài khoản</w:t>
            </w:r>
          </w:p>
        </w:tc>
      </w:tr>
      <w:tr w:rsidR="006871B5" w:rsidRPr="00920004" w14:paraId="5E2662AE" w14:textId="77777777" w:rsidTr="006871B5">
        <w:trPr>
          <w:trHeight w:val="300"/>
        </w:trPr>
        <w:tc>
          <w:tcPr>
            <w:tcW w:w="708" w:type="dxa"/>
            <w:noWrap/>
            <w:vAlign w:val="center"/>
          </w:tcPr>
          <w:p w14:paraId="483EFEDF" w14:textId="77777777" w:rsidR="006871B5" w:rsidRPr="00920004" w:rsidRDefault="006871B5" w:rsidP="00CF739D">
            <w:pPr>
              <w:spacing w:before="240" w:line="0" w:lineRule="atLeast"/>
              <w:jc w:val="center"/>
              <w:rPr>
                <w:lang w:val="en-US"/>
              </w:rPr>
            </w:pPr>
            <w:r w:rsidRPr="00920004">
              <w:rPr>
                <w:lang w:val="en-US"/>
              </w:rPr>
              <w:t>6</w:t>
            </w:r>
          </w:p>
        </w:tc>
        <w:tc>
          <w:tcPr>
            <w:tcW w:w="1820" w:type="dxa"/>
            <w:noWrap/>
          </w:tcPr>
          <w:p w14:paraId="33C480BD" w14:textId="77777777" w:rsidR="006871B5" w:rsidRPr="00920004" w:rsidRDefault="006871B5" w:rsidP="00CF739D">
            <w:pPr>
              <w:rPr>
                <w:lang w:val="en-US"/>
              </w:rPr>
            </w:pPr>
            <w:r w:rsidRPr="00920004">
              <w:rPr>
                <w:lang w:val="en-US"/>
              </w:rPr>
              <w:t>gender</w:t>
            </w:r>
          </w:p>
        </w:tc>
        <w:tc>
          <w:tcPr>
            <w:tcW w:w="1300" w:type="dxa"/>
            <w:noWrap/>
          </w:tcPr>
          <w:p w14:paraId="148B9054" w14:textId="77777777" w:rsidR="006871B5" w:rsidRPr="00920004" w:rsidRDefault="006871B5" w:rsidP="00CF739D">
            <w:pPr>
              <w:rPr>
                <w:lang w:val="en-US"/>
              </w:rPr>
            </w:pPr>
            <w:r w:rsidRPr="00920004">
              <w:rPr>
                <w:lang w:val="en-US"/>
              </w:rPr>
              <w:t>Boolean</w:t>
            </w:r>
          </w:p>
        </w:tc>
        <w:tc>
          <w:tcPr>
            <w:tcW w:w="1098" w:type="dxa"/>
            <w:noWrap/>
            <w:vAlign w:val="center"/>
          </w:tcPr>
          <w:p w14:paraId="492CACCC" w14:textId="77777777" w:rsidR="006871B5" w:rsidRPr="00920004" w:rsidRDefault="006871B5" w:rsidP="00CF739D">
            <w:pPr>
              <w:jc w:val="center"/>
            </w:pPr>
          </w:p>
        </w:tc>
        <w:tc>
          <w:tcPr>
            <w:tcW w:w="838" w:type="dxa"/>
            <w:noWrap/>
            <w:vAlign w:val="center"/>
          </w:tcPr>
          <w:p w14:paraId="51EDF67C" w14:textId="77777777" w:rsidR="006871B5" w:rsidRPr="00920004" w:rsidRDefault="006871B5" w:rsidP="00CF739D">
            <w:pPr>
              <w:jc w:val="center"/>
            </w:pPr>
          </w:p>
        </w:tc>
        <w:tc>
          <w:tcPr>
            <w:tcW w:w="823" w:type="dxa"/>
            <w:noWrap/>
            <w:vAlign w:val="center"/>
          </w:tcPr>
          <w:p w14:paraId="3115CDDC" w14:textId="77777777" w:rsidR="006871B5" w:rsidRPr="00920004" w:rsidRDefault="006871B5" w:rsidP="00CF739D">
            <w:pPr>
              <w:jc w:val="center"/>
            </w:pPr>
          </w:p>
        </w:tc>
        <w:tc>
          <w:tcPr>
            <w:tcW w:w="2138" w:type="dxa"/>
            <w:noWrap/>
          </w:tcPr>
          <w:p w14:paraId="2C875075" w14:textId="77777777" w:rsidR="006871B5" w:rsidRPr="00920004" w:rsidRDefault="006871B5" w:rsidP="00CF739D">
            <w:pPr>
              <w:rPr>
                <w:lang w:val="en-US"/>
              </w:rPr>
            </w:pPr>
            <w:r w:rsidRPr="00920004">
              <w:rPr>
                <w:lang w:val="en-US"/>
              </w:rPr>
              <w:t>Giới tính</w:t>
            </w:r>
          </w:p>
        </w:tc>
      </w:tr>
      <w:tr w:rsidR="006871B5" w:rsidRPr="00920004" w14:paraId="513E4D10" w14:textId="77777777" w:rsidTr="006871B5">
        <w:trPr>
          <w:trHeight w:val="300"/>
        </w:trPr>
        <w:tc>
          <w:tcPr>
            <w:tcW w:w="708" w:type="dxa"/>
            <w:noWrap/>
            <w:vAlign w:val="center"/>
          </w:tcPr>
          <w:p w14:paraId="01A4A6AC" w14:textId="77777777" w:rsidR="006871B5" w:rsidRPr="00920004" w:rsidRDefault="006871B5" w:rsidP="00CF739D">
            <w:pPr>
              <w:spacing w:before="240" w:line="0" w:lineRule="atLeast"/>
              <w:jc w:val="center"/>
              <w:rPr>
                <w:lang w:val="en-US"/>
              </w:rPr>
            </w:pPr>
            <w:r w:rsidRPr="00920004">
              <w:rPr>
                <w:lang w:val="en-US"/>
              </w:rPr>
              <w:t>7</w:t>
            </w:r>
          </w:p>
        </w:tc>
        <w:tc>
          <w:tcPr>
            <w:tcW w:w="1820" w:type="dxa"/>
            <w:noWrap/>
          </w:tcPr>
          <w:p w14:paraId="249AD8D2" w14:textId="77777777" w:rsidR="006871B5" w:rsidRPr="00920004" w:rsidRDefault="006871B5" w:rsidP="00CF739D">
            <w:pPr>
              <w:rPr>
                <w:lang w:val="en-US"/>
              </w:rPr>
            </w:pPr>
            <w:r w:rsidRPr="00920004">
              <w:rPr>
                <w:lang w:val="en-US"/>
              </w:rPr>
              <w:t>address</w:t>
            </w:r>
          </w:p>
        </w:tc>
        <w:tc>
          <w:tcPr>
            <w:tcW w:w="1300" w:type="dxa"/>
            <w:noWrap/>
          </w:tcPr>
          <w:p w14:paraId="637CBCF1" w14:textId="27C87193" w:rsidR="006871B5" w:rsidRPr="00920004" w:rsidRDefault="00E452E5" w:rsidP="00CF739D">
            <w:pPr>
              <w:rPr>
                <w:lang w:val="en-US"/>
              </w:rPr>
            </w:pPr>
            <w:r w:rsidRPr="00920004">
              <w:t>varchar</w:t>
            </w:r>
          </w:p>
        </w:tc>
        <w:tc>
          <w:tcPr>
            <w:tcW w:w="1098" w:type="dxa"/>
            <w:noWrap/>
            <w:vAlign w:val="center"/>
          </w:tcPr>
          <w:p w14:paraId="436947EC" w14:textId="77777777" w:rsidR="006871B5" w:rsidRPr="00920004" w:rsidRDefault="006871B5" w:rsidP="00CF739D">
            <w:pPr>
              <w:jc w:val="center"/>
            </w:pPr>
          </w:p>
        </w:tc>
        <w:tc>
          <w:tcPr>
            <w:tcW w:w="838" w:type="dxa"/>
            <w:noWrap/>
            <w:vAlign w:val="center"/>
          </w:tcPr>
          <w:p w14:paraId="38F90D24" w14:textId="77777777" w:rsidR="006871B5" w:rsidRPr="00920004" w:rsidRDefault="006871B5" w:rsidP="00CF739D">
            <w:pPr>
              <w:jc w:val="center"/>
            </w:pPr>
          </w:p>
        </w:tc>
        <w:tc>
          <w:tcPr>
            <w:tcW w:w="823" w:type="dxa"/>
            <w:noWrap/>
            <w:vAlign w:val="center"/>
          </w:tcPr>
          <w:p w14:paraId="4579E0D7" w14:textId="77777777" w:rsidR="006871B5" w:rsidRPr="00920004" w:rsidRDefault="006871B5" w:rsidP="00CF739D">
            <w:pPr>
              <w:jc w:val="center"/>
            </w:pPr>
          </w:p>
        </w:tc>
        <w:tc>
          <w:tcPr>
            <w:tcW w:w="2138" w:type="dxa"/>
            <w:noWrap/>
          </w:tcPr>
          <w:p w14:paraId="6FB36BDF" w14:textId="77777777" w:rsidR="006871B5" w:rsidRPr="00920004" w:rsidRDefault="006871B5" w:rsidP="00CF739D">
            <w:pPr>
              <w:rPr>
                <w:lang w:val="en-US"/>
              </w:rPr>
            </w:pPr>
            <w:r w:rsidRPr="00920004">
              <w:rPr>
                <w:lang w:val="en-US"/>
              </w:rPr>
              <w:t>Địa chỉ nhân viên</w:t>
            </w:r>
          </w:p>
        </w:tc>
      </w:tr>
      <w:tr w:rsidR="006871B5" w:rsidRPr="00920004" w14:paraId="7A6F851F" w14:textId="77777777" w:rsidTr="006871B5">
        <w:trPr>
          <w:trHeight w:val="300"/>
        </w:trPr>
        <w:tc>
          <w:tcPr>
            <w:tcW w:w="708" w:type="dxa"/>
            <w:noWrap/>
            <w:vAlign w:val="center"/>
          </w:tcPr>
          <w:p w14:paraId="5E1F2CD0" w14:textId="77777777" w:rsidR="006871B5" w:rsidRPr="00920004" w:rsidRDefault="006871B5" w:rsidP="00CF739D">
            <w:pPr>
              <w:spacing w:before="240" w:line="0" w:lineRule="atLeast"/>
              <w:jc w:val="center"/>
              <w:rPr>
                <w:lang w:val="en-US"/>
              </w:rPr>
            </w:pPr>
            <w:r w:rsidRPr="00920004">
              <w:rPr>
                <w:lang w:val="en-US"/>
              </w:rPr>
              <w:t>8</w:t>
            </w:r>
          </w:p>
        </w:tc>
        <w:tc>
          <w:tcPr>
            <w:tcW w:w="1820" w:type="dxa"/>
            <w:noWrap/>
          </w:tcPr>
          <w:p w14:paraId="6D0704C5" w14:textId="77777777" w:rsidR="006871B5" w:rsidRPr="00920004" w:rsidRDefault="006871B5" w:rsidP="00CF739D">
            <w:pPr>
              <w:rPr>
                <w:lang w:val="en-US"/>
              </w:rPr>
            </w:pPr>
            <w:r w:rsidRPr="00920004">
              <w:rPr>
                <w:lang w:val="en-US"/>
              </w:rPr>
              <w:t>staff_type_id</w:t>
            </w:r>
          </w:p>
        </w:tc>
        <w:tc>
          <w:tcPr>
            <w:tcW w:w="1300" w:type="dxa"/>
            <w:noWrap/>
          </w:tcPr>
          <w:p w14:paraId="414EF845" w14:textId="77777777" w:rsidR="006871B5" w:rsidRPr="00920004" w:rsidRDefault="006871B5" w:rsidP="00CF739D">
            <w:pPr>
              <w:rPr>
                <w:lang w:val="en-US"/>
              </w:rPr>
            </w:pPr>
            <w:r w:rsidRPr="00920004">
              <w:rPr>
                <w:lang w:val="en-US"/>
              </w:rPr>
              <w:t>numeric</w:t>
            </w:r>
          </w:p>
        </w:tc>
        <w:tc>
          <w:tcPr>
            <w:tcW w:w="1098" w:type="dxa"/>
            <w:noWrap/>
            <w:vAlign w:val="center"/>
          </w:tcPr>
          <w:p w14:paraId="0D974EE7" w14:textId="77777777" w:rsidR="006871B5" w:rsidRPr="00920004" w:rsidRDefault="006871B5" w:rsidP="00CF739D">
            <w:pPr>
              <w:jc w:val="center"/>
            </w:pPr>
          </w:p>
        </w:tc>
        <w:tc>
          <w:tcPr>
            <w:tcW w:w="838" w:type="dxa"/>
            <w:noWrap/>
            <w:vAlign w:val="center"/>
          </w:tcPr>
          <w:p w14:paraId="00BAB39C" w14:textId="77777777" w:rsidR="006871B5" w:rsidRPr="00920004" w:rsidRDefault="006871B5" w:rsidP="00CF739D">
            <w:pPr>
              <w:jc w:val="center"/>
            </w:pPr>
          </w:p>
        </w:tc>
        <w:tc>
          <w:tcPr>
            <w:tcW w:w="823" w:type="dxa"/>
            <w:noWrap/>
            <w:vAlign w:val="center"/>
          </w:tcPr>
          <w:p w14:paraId="15892A49" w14:textId="77777777" w:rsidR="006871B5" w:rsidRPr="00920004" w:rsidRDefault="006871B5" w:rsidP="00CF739D">
            <w:pPr>
              <w:jc w:val="center"/>
            </w:pPr>
          </w:p>
        </w:tc>
        <w:tc>
          <w:tcPr>
            <w:tcW w:w="2138" w:type="dxa"/>
            <w:noWrap/>
          </w:tcPr>
          <w:p w14:paraId="4A27F85B" w14:textId="77777777" w:rsidR="006871B5" w:rsidRPr="00920004" w:rsidRDefault="006871B5" w:rsidP="00CF739D">
            <w:pPr>
              <w:rPr>
                <w:lang w:val="en-US"/>
              </w:rPr>
            </w:pPr>
            <w:r w:rsidRPr="00920004">
              <w:rPr>
                <w:lang w:val="en-US"/>
              </w:rPr>
              <w:t>ID loại nhân viên</w:t>
            </w:r>
          </w:p>
        </w:tc>
      </w:tr>
      <w:tr w:rsidR="006871B5" w:rsidRPr="00920004" w14:paraId="051DDB67" w14:textId="77777777" w:rsidTr="006871B5">
        <w:trPr>
          <w:trHeight w:val="300"/>
        </w:trPr>
        <w:tc>
          <w:tcPr>
            <w:tcW w:w="708" w:type="dxa"/>
            <w:noWrap/>
            <w:vAlign w:val="center"/>
          </w:tcPr>
          <w:p w14:paraId="2352F87D"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tcPr>
          <w:p w14:paraId="4113A190" w14:textId="77777777" w:rsidR="006871B5" w:rsidRPr="00920004" w:rsidRDefault="006871B5" w:rsidP="00CF739D">
            <w:pPr>
              <w:rPr>
                <w:lang w:val="en-US"/>
              </w:rPr>
            </w:pPr>
            <w:r w:rsidRPr="00920004">
              <w:rPr>
                <w:lang w:val="en-US"/>
              </w:rPr>
              <w:t>branch_id</w:t>
            </w:r>
          </w:p>
        </w:tc>
        <w:tc>
          <w:tcPr>
            <w:tcW w:w="1300" w:type="dxa"/>
            <w:noWrap/>
          </w:tcPr>
          <w:p w14:paraId="2929D619" w14:textId="77777777" w:rsidR="006871B5" w:rsidRPr="00920004" w:rsidRDefault="006871B5" w:rsidP="00CF739D">
            <w:pPr>
              <w:rPr>
                <w:lang w:val="en-US"/>
              </w:rPr>
            </w:pPr>
            <w:r w:rsidRPr="00920004">
              <w:rPr>
                <w:lang w:val="en-US"/>
              </w:rPr>
              <w:t>numeric</w:t>
            </w:r>
          </w:p>
        </w:tc>
        <w:tc>
          <w:tcPr>
            <w:tcW w:w="1098" w:type="dxa"/>
            <w:noWrap/>
            <w:vAlign w:val="center"/>
          </w:tcPr>
          <w:p w14:paraId="45074D2E" w14:textId="77777777" w:rsidR="006871B5" w:rsidRPr="00920004" w:rsidRDefault="006871B5" w:rsidP="00CF739D">
            <w:pPr>
              <w:jc w:val="center"/>
            </w:pPr>
          </w:p>
        </w:tc>
        <w:tc>
          <w:tcPr>
            <w:tcW w:w="838" w:type="dxa"/>
            <w:noWrap/>
            <w:vAlign w:val="center"/>
          </w:tcPr>
          <w:p w14:paraId="4428BE38" w14:textId="77777777" w:rsidR="006871B5" w:rsidRPr="00920004" w:rsidRDefault="006871B5" w:rsidP="00CF739D">
            <w:pPr>
              <w:jc w:val="center"/>
            </w:pPr>
          </w:p>
        </w:tc>
        <w:tc>
          <w:tcPr>
            <w:tcW w:w="823" w:type="dxa"/>
            <w:noWrap/>
            <w:vAlign w:val="center"/>
          </w:tcPr>
          <w:p w14:paraId="6A164262" w14:textId="77777777" w:rsidR="006871B5" w:rsidRPr="00920004" w:rsidRDefault="006871B5" w:rsidP="00CF739D">
            <w:pPr>
              <w:jc w:val="center"/>
            </w:pPr>
          </w:p>
        </w:tc>
        <w:tc>
          <w:tcPr>
            <w:tcW w:w="2138" w:type="dxa"/>
            <w:noWrap/>
          </w:tcPr>
          <w:p w14:paraId="72FD93D9" w14:textId="77777777" w:rsidR="006871B5" w:rsidRPr="00920004" w:rsidRDefault="006871B5" w:rsidP="00CF739D">
            <w:pPr>
              <w:rPr>
                <w:lang w:val="en-US"/>
              </w:rPr>
            </w:pPr>
            <w:r w:rsidRPr="00920004">
              <w:rPr>
                <w:lang w:val="en-US"/>
              </w:rPr>
              <w:t>ID chi nhánh</w:t>
            </w:r>
          </w:p>
        </w:tc>
      </w:tr>
      <w:tr w:rsidR="006871B5" w:rsidRPr="00920004" w14:paraId="23EB9DC8" w14:textId="77777777" w:rsidTr="006871B5">
        <w:trPr>
          <w:trHeight w:val="300"/>
        </w:trPr>
        <w:tc>
          <w:tcPr>
            <w:tcW w:w="708" w:type="dxa"/>
            <w:noWrap/>
            <w:vAlign w:val="center"/>
          </w:tcPr>
          <w:p w14:paraId="6576C3BA" w14:textId="77777777" w:rsidR="006871B5" w:rsidRPr="00920004" w:rsidRDefault="006871B5" w:rsidP="00CF739D">
            <w:pPr>
              <w:spacing w:before="240" w:line="0" w:lineRule="atLeast"/>
              <w:jc w:val="center"/>
              <w:rPr>
                <w:lang w:val="en-US"/>
              </w:rPr>
            </w:pPr>
            <w:r w:rsidRPr="00920004">
              <w:rPr>
                <w:lang w:val="en-US"/>
              </w:rPr>
              <w:t>10</w:t>
            </w:r>
          </w:p>
        </w:tc>
        <w:tc>
          <w:tcPr>
            <w:tcW w:w="1820" w:type="dxa"/>
            <w:noWrap/>
          </w:tcPr>
          <w:p w14:paraId="183F9116" w14:textId="77777777" w:rsidR="006871B5" w:rsidRPr="00920004" w:rsidRDefault="006871B5" w:rsidP="00CF739D">
            <w:pPr>
              <w:rPr>
                <w:lang w:val="en-US"/>
              </w:rPr>
            </w:pPr>
            <w:r w:rsidRPr="00920004">
              <w:rPr>
                <w:lang w:val="en-US"/>
              </w:rPr>
              <w:t>staff_avatar</w:t>
            </w:r>
          </w:p>
        </w:tc>
        <w:tc>
          <w:tcPr>
            <w:tcW w:w="1300" w:type="dxa"/>
            <w:noWrap/>
          </w:tcPr>
          <w:p w14:paraId="59ADBCA7" w14:textId="77777777" w:rsidR="006871B5" w:rsidRPr="00920004" w:rsidRDefault="006871B5" w:rsidP="00CF739D">
            <w:pPr>
              <w:rPr>
                <w:lang w:val="en-US"/>
              </w:rPr>
            </w:pPr>
            <w:r w:rsidRPr="00920004">
              <w:rPr>
                <w:lang w:val="en-US"/>
              </w:rPr>
              <w:t>numeric</w:t>
            </w:r>
          </w:p>
        </w:tc>
        <w:tc>
          <w:tcPr>
            <w:tcW w:w="1098" w:type="dxa"/>
            <w:noWrap/>
            <w:vAlign w:val="center"/>
          </w:tcPr>
          <w:p w14:paraId="792B2D54" w14:textId="77777777" w:rsidR="006871B5" w:rsidRPr="00920004" w:rsidRDefault="006871B5" w:rsidP="00CF739D">
            <w:pPr>
              <w:jc w:val="center"/>
            </w:pPr>
          </w:p>
        </w:tc>
        <w:tc>
          <w:tcPr>
            <w:tcW w:w="838" w:type="dxa"/>
            <w:noWrap/>
            <w:vAlign w:val="center"/>
          </w:tcPr>
          <w:p w14:paraId="0876E77B" w14:textId="77777777" w:rsidR="006871B5" w:rsidRPr="00920004" w:rsidRDefault="006871B5" w:rsidP="00CF739D">
            <w:pPr>
              <w:jc w:val="center"/>
            </w:pPr>
          </w:p>
        </w:tc>
        <w:tc>
          <w:tcPr>
            <w:tcW w:w="823" w:type="dxa"/>
            <w:noWrap/>
            <w:vAlign w:val="center"/>
          </w:tcPr>
          <w:p w14:paraId="549B05D1" w14:textId="77777777" w:rsidR="006871B5" w:rsidRPr="00920004" w:rsidRDefault="006871B5" w:rsidP="00CF739D">
            <w:pPr>
              <w:jc w:val="center"/>
            </w:pPr>
          </w:p>
        </w:tc>
        <w:tc>
          <w:tcPr>
            <w:tcW w:w="2138" w:type="dxa"/>
            <w:noWrap/>
          </w:tcPr>
          <w:p w14:paraId="5A3AFC3D" w14:textId="77777777" w:rsidR="006871B5" w:rsidRPr="00920004" w:rsidRDefault="006871B5" w:rsidP="00CF739D">
            <w:pPr>
              <w:rPr>
                <w:lang w:val="en-US"/>
              </w:rPr>
            </w:pPr>
            <w:r w:rsidRPr="00920004">
              <w:rPr>
                <w:lang w:val="en-US"/>
              </w:rPr>
              <w:t>ID ảnh nhân viên</w:t>
            </w:r>
          </w:p>
        </w:tc>
      </w:tr>
      <w:tr w:rsidR="006871B5" w:rsidRPr="00920004" w14:paraId="5B69890D" w14:textId="77777777" w:rsidTr="006871B5">
        <w:trPr>
          <w:trHeight w:val="300"/>
        </w:trPr>
        <w:tc>
          <w:tcPr>
            <w:tcW w:w="708" w:type="dxa"/>
            <w:noWrap/>
            <w:vAlign w:val="center"/>
            <w:hideMark/>
          </w:tcPr>
          <w:p w14:paraId="2110D188"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hideMark/>
          </w:tcPr>
          <w:p w14:paraId="1D431A03" w14:textId="77777777" w:rsidR="006871B5" w:rsidRPr="00920004" w:rsidRDefault="006871B5" w:rsidP="00CF739D">
            <w:r w:rsidRPr="00920004">
              <w:t>status</w:t>
            </w:r>
          </w:p>
        </w:tc>
        <w:tc>
          <w:tcPr>
            <w:tcW w:w="1300" w:type="dxa"/>
            <w:noWrap/>
            <w:hideMark/>
          </w:tcPr>
          <w:p w14:paraId="3249A322" w14:textId="0556FFEB" w:rsidR="006871B5" w:rsidRPr="00920004" w:rsidRDefault="00E452E5" w:rsidP="00CF739D">
            <w:r w:rsidRPr="00920004">
              <w:t>varchar</w:t>
            </w:r>
          </w:p>
        </w:tc>
        <w:tc>
          <w:tcPr>
            <w:tcW w:w="1098" w:type="dxa"/>
            <w:noWrap/>
            <w:vAlign w:val="center"/>
            <w:hideMark/>
          </w:tcPr>
          <w:p w14:paraId="4E04121D" w14:textId="77777777" w:rsidR="006871B5" w:rsidRPr="00920004" w:rsidRDefault="006871B5" w:rsidP="00CF739D">
            <w:pPr>
              <w:jc w:val="center"/>
            </w:pPr>
            <w:r w:rsidRPr="00920004">
              <w:t>X</w:t>
            </w:r>
          </w:p>
        </w:tc>
        <w:tc>
          <w:tcPr>
            <w:tcW w:w="838" w:type="dxa"/>
            <w:noWrap/>
            <w:vAlign w:val="center"/>
            <w:hideMark/>
          </w:tcPr>
          <w:p w14:paraId="0D37B64F" w14:textId="77777777" w:rsidR="006871B5" w:rsidRPr="00920004" w:rsidRDefault="006871B5" w:rsidP="00CF739D">
            <w:pPr>
              <w:jc w:val="center"/>
            </w:pPr>
          </w:p>
        </w:tc>
        <w:tc>
          <w:tcPr>
            <w:tcW w:w="823" w:type="dxa"/>
            <w:noWrap/>
            <w:vAlign w:val="center"/>
            <w:hideMark/>
          </w:tcPr>
          <w:p w14:paraId="2D59AB06" w14:textId="77777777" w:rsidR="006871B5" w:rsidRPr="00920004" w:rsidRDefault="006871B5" w:rsidP="00CF739D">
            <w:pPr>
              <w:jc w:val="center"/>
            </w:pPr>
          </w:p>
        </w:tc>
        <w:tc>
          <w:tcPr>
            <w:tcW w:w="2138" w:type="dxa"/>
            <w:noWrap/>
            <w:hideMark/>
          </w:tcPr>
          <w:p w14:paraId="6402D31A" w14:textId="77777777" w:rsidR="006871B5" w:rsidRPr="00920004" w:rsidRDefault="006871B5" w:rsidP="00CF739D">
            <w:r w:rsidRPr="00920004">
              <w:t>Trạng thái</w:t>
            </w:r>
          </w:p>
        </w:tc>
      </w:tr>
    </w:tbl>
    <w:p w14:paraId="77598168" w14:textId="5E411557" w:rsidR="00BD0851" w:rsidRPr="00CF739D" w:rsidRDefault="006871B5">
      <w:pPr>
        <w:pStyle w:val="Caption"/>
      </w:pPr>
      <w:bookmarkStart w:id="2646" w:name="_Toc53150462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35</w:t>
      </w:r>
      <w:r w:rsidR="00D632EE" w:rsidRPr="00CF739D">
        <w:fldChar w:fldCharType="end"/>
      </w:r>
      <w:r w:rsidRPr="00920004">
        <w:t xml:space="preserve"> Bảng dữ liệu nhân viên</w:t>
      </w:r>
      <w:bookmarkEnd w:id="2646"/>
    </w:p>
    <w:p w14:paraId="0930AE76" w14:textId="77777777" w:rsidR="006871B5" w:rsidRPr="00920004" w:rsidRDefault="006871B5" w:rsidP="00CF739D">
      <w:pPr>
        <w:spacing w:before="240" w:line="0" w:lineRule="atLeast"/>
        <w:rPr>
          <w:b/>
          <w:lang w:val="en-US"/>
        </w:rPr>
      </w:pPr>
      <w:r w:rsidRPr="00920004">
        <w:rPr>
          <w:b/>
          <w:lang w:val="en-US"/>
        </w:rPr>
        <w:t>BẢNG STAFF_TYPE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00F60EC" w14:textId="77777777" w:rsidTr="00CF739D">
        <w:trPr>
          <w:trHeight w:val="300"/>
        </w:trPr>
        <w:tc>
          <w:tcPr>
            <w:tcW w:w="708" w:type="dxa"/>
            <w:noWrap/>
            <w:vAlign w:val="center"/>
            <w:hideMark/>
          </w:tcPr>
          <w:p w14:paraId="2BA1A130"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2B16A6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B4AF11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50EED5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8B33BF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F0FDF5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EF74B4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5405DC4" w14:textId="77777777" w:rsidTr="00CF739D">
        <w:trPr>
          <w:trHeight w:val="300"/>
        </w:trPr>
        <w:tc>
          <w:tcPr>
            <w:tcW w:w="708" w:type="dxa"/>
            <w:noWrap/>
            <w:vAlign w:val="center"/>
            <w:hideMark/>
          </w:tcPr>
          <w:p w14:paraId="590602D1" w14:textId="77777777" w:rsidR="006871B5" w:rsidRPr="00920004" w:rsidRDefault="006871B5" w:rsidP="00CF739D">
            <w:pPr>
              <w:spacing w:before="240" w:line="0" w:lineRule="atLeast"/>
              <w:jc w:val="center"/>
            </w:pPr>
            <w:r w:rsidRPr="00920004">
              <w:t>1</w:t>
            </w:r>
          </w:p>
        </w:tc>
        <w:tc>
          <w:tcPr>
            <w:tcW w:w="2295" w:type="dxa"/>
            <w:noWrap/>
            <w:hideMark/>
          </w:tcPr>
          <w:p w14:paraId="56A6F7E5" w14:textId="77777777" w:rsidR="006871B5" w:rsidRPr="00920004" w:rsidRDefault="006871B5" w:rsidP="00CF739D">
            <w:r w:rsidRPr="00920004">
              <w:t>id</w:t>
            </w:r>
          </w:p>
        </w:tc>
        <w:tc>
          <w:tcPr>
            <w:tcW w:w="1300" w:type="dxa"/>
            <w:noWrap/>
            <w:hideMark/>
          </w:tcPr>
          <w:p w14:paraId="5E810294" w14:textId="77777777" w:rsidR="006871B5" w:rsidRPr="00920004" w:rsidRDefault="006871B5" w:rsidP="00CF739D">
            <w:r w:rsidRPr="00920004">
              <w:t>numeric</w:t>
            </w:r>
          </w:p>
        </w:tc>
        <w:tc>
          <w:tcPr>
            <w:tcW w:w="1098" w:type="dxa"/>
            <w:noWrap/>
            <w:vAlign w:val="center"/>
            <w:hideMark/>
          </w:tcPr>
          <w:p w14:paraId="164CC14F" w14:textId="77777777" w:rsidR="006871B5" w:rsidRPr="00920004" w:rsidRDefault="006871B5" w:rsidP="00CF739D">
            <w:pPr>
              <w:jc w:val="center"/>
            </w:pPr>
          </w:p>
        </w:tc>
        <w:tc>
          <w:tcPr>
            <w:tcW w:w="838" w:type="dxa"/>
            <w:noWrap/>
            <w:vAlign w:val="center"/>
            <w:hideMark/>
          </w:tcPr>
          <w:p w14:paraId="19A0A980" w14:textId="77777777" w:rsidR="006871B5" w:rsidRPr="00920004" w:rsidRDefault="006871B5" w:rsidP="00CF739D">
            <w:pPr>
              <w:jc w:val="center"/>
            </w:pPr>
            <w:r w:rsidRPr="00920004">
              <w:t>X</w:t>
            </w:r>
          </w:p>
        </w:tc>
        <w:tc>
          <w:tcPr>
            <w:tcW w:w="823" w:type="dxa"/>
            <w:noWrap/>
            <w:vAlign w:val="center"/>
            <w:hideMark/>
          </w:tcPr>
          <w:p w14:paraId="43935703" w14:textId="77777777" w:rsidR="006871B5" w:rsidRPr="00920004" w:rsidRDefault="006871B5" w:rsidP="00CF739D">
            <w:pPr>
              <w:jc w:val="center"/>
            </w:pPr>
          </w:p>
        </w:tc>
        <w:tc>
          <w:tcPr>
            <w:tcW w:w="1663" w:type="dxa"/>
            <w:noWrap/>
            <w:hideMark/>
          </w:tcPr>
          <w:p w14:paraId="067DDAD2" w14:textId="77777777" w:rsidR="006871B5" w:rsidRPr="00920004" w:rsidRDefault="006871B5" w:rsidP="00CF739D">
            <w:pPr>
              <w:rPr>
                <w:lang w:val="en-US"/>
              </w:rPr>
            </w:pPr>
            <w:r w:rsidRPr="00920004">
              <w:t>ID</w:t>
            </w:r>
          </w:p>
        </w:tc>
      </w:tr>
      <w:tr w:rsidR="006871B5" w:rsidRPr="00920004" w14:paraId="7FC71CB0" w14:textId="77777777" w:rsidTr="00CF739D">
        <w:trPr>
          <w:trHeight w:val="300"/>
        </w:trPr>
        <w:tc>
          <w:tcPr>
            <w:tcW w:w="708" w:type="dxa"/>
            <w:noWrap/>
            <w:vAlign w:val="center"/>
            <w:hideMark/>
          </w:tcPr>
          <w:p w14:paraId="3159F9E0" w14:textId="77777777" w:rsidR="006871B5" w:rsidRPr="00920004" w:rsidRDefault="006871B5" w:rsidP="00CF739D">
            <w:pPr>
              <w:spacing w:before="240" w:line="0" w:lineRule="atLeast"/>
              <w:jc w:val="center"/>
            </w:pPr>
            <w:r w:rsidRPr="00920004">
              <w:lastRenderedPageBreak/>
              <w:t>2</w:t>
            </w:r>
          </w:p>
        </w:tc>
        <w:tc>
          <w:tcPr>
            <w:tcW w:w="2295" w:type="dxa"/>
            <w:noWrap/>
            <w:hideMark/>
          </w:tcPr>
          <w:p w14:paraId="63D3DFC3" w14:textId="77777777" w:rsidR="006871B5" w:rsidRPr="00920004" w:rsidRDefault="006871B5" w:rsidP="00CF739D">
            <w:pPr>
              <w:rPr>
                <w:lang w:val="en-US"/>
              </w:rPr>
            </w:pPr>
            <w:r w:rsidRPr="00920004">
              <w:rPr>
                <w:lang w:val="en-US"/>
              </w:rPr>
              <w:t>staff</w:t>
            </w:r>
            <w:r w:rsidRPr="00920004">
              <w:t>_</w:t>
            </w:r>
            <w:r w:rsidRPr="00920004">
              <w:rPr>
                <w:lang w:val="en-US"/>
              </w:rPr>
              <w:t>type_name</w:t>
            </w:r>
          </w:p>
        </w:tc>
        <w:tc>
          <w:tcPr>
            <w:tcW w:w="1300" w:type="dxa"/>
            <w:noWrap/>
            <w:hideMark/>
          </w:tcPr>
          <w:p w14:paraId="523C306D" w14:textId="7A383C25" w:rsidR="006871B5" w:rsidRPr="00920004" w:rsidRDefault="00E452E5" w:rsidP="00CF739D">
            <w:pPr>
              <w:rPr>
                <w:lang w:val="en-US"/>
              </w:rPr>
            </w:pPr>
            <w:r w:rsidRPr="00920004">
              <w:t>varchar</w:t>
            </w:r>
          </w:p>
        </w:tc>
        <w:tc>
          <w:tcPr>
            <w:tcW w:w="1098" w:type="dxa"/>
            <w:noWrap/>
            <w:vAlign w:val="center"/>
            <w:hideMark/>
          </w:tcPr>
          <w:p w14:paraId="6A1AB7B6" w14:textId="77777777" w:rsidR="006871B5" w:rsidRPr="00920004" w:rsidRDefault="006871B5" w:rsidP="00CF739D">
            <w:pPr>
              <w:jc w:val="center"/>
            </w:pPr>
          </w:p>
        </w:tc>
        <w:tc>
          <w:tcPr>
            <w:tcW w:w="838" w:type="dxa"/>
            <w:noWrap/>
            <w:vAlign w:val="center"/>
            <w:hideMark/>
          </w:tcPr>
          <w:p w14:paraId="1E06B376" w14:textId="77777777" w:rsidR="006871B5" w:rsidRPr="00920004" w:rsidRDefault="006871B5" w:rsidP="00CF739D">
            <w:pPr>
              <w:jc w:val="center"/>
            </w:pPr>
          </w:p>
        </w:tc>
        <w:tc>
          <w:tcPr>
            <w:tcW w:w="823" w:type="dxa"/>
            <w:noWrap/>
            <w:vAlign w:val="center"/>
            <w:hideMark/>
          </w:tcPr>
          <w:p w14:paraId="021F7064" w14:textId="77777777" w:rsidR="006871B5" w:rsidRPr="00920004" w:rsidRDefault="006871B5" w:rsidP="00CF739D">
            <w:pPr>
              <w:jc w:val="center"/>
              <w:rPr>
                <w:lang w:val="en-US"/>
              </w:rPr>
            </w:pPr>
          </w:p>
        </w:tc>
        <w:tc>
          <w:tcPr>
            <w:tcW w:w="1663" w:type="dxa"/>
            <w:noWrap/>
            <w:hideMark/>
          </w:tcPr>
          <w:p w14:paraId="0B275A7D" w14:textId="77777777" w:rsidR="006871B5" w:rsidRPr="00920004" w:rsidRDefault="006871B5" w:rsidP="00CF739D">
            <w:pPr>
              <w:rPr>
                <w:lang w:val="en-US"/>
              </w:rPr>
            </w:pPr>
            <w:r w:rsidRPr="00920004">
              <w:rPr>
                <w:lang w:val="en-US"/>
              </w:rPr>
              <w:t>Tên loại nhân viên</w:t>
            </w:r>
          </w:p>
        </w:tc>
      </w:tr>
      <w:tr w:rsidR="006871B5" w:rsidRPr="00920004" w14:paraId="7CF61861" w14:textId="77777777" w:rsidTr="00CF739D">
        <w:trPr>
          <w:trHeight w:val="300"/>
        </w:trPr>
        <w:tc>
          <w:tcPr>
            <w:tcW w:w="708" w:type="dxa"/>
            <w:noWrap/>
            <w:vAlign w:val="center"/>
          </w:tcPr>
          <w:p w14:paraId="14A4946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8DCE897" w14:textId="77777777" w:rsidR="006871B5" w:rsidRPr="00920004" w:rsidRDefault="006871B5" w:rsidP="00CF739D">
            <w:pPr>
              <w:rPr>
                <w:lang w:val="en-US"/>
              </w:rPr>
            </w:pPr>
            <w:r w:rsidRPr="00920004">
              <w:rPr>
                <w:lang w:val="en-US"/>
              </w:rPr>
              <w:t>staff_type_code</w:t>
            </w:r>
          </w:p>
        </w:tc>
        <w:tc>
          <w:tcPr>
            <w:tcW w:w="1300" w:type="dxa"/>
            <w:noWrap/>
          </w:tcPr>
          <w:p w14:paraId="1DD3A7CC" w14:textId="72015F14" w:rsidR="006871B5" w:rsidRPr="00920004" w:rsidRDefault="00E452E5" w:rsidP="00CF739D">
            <w:r w:rsidRPr="00920004">
              <w:t>varchar</w:t>
            </w:r>
          </w:p>
        </w:tc>
        <w:tc>
          <w:tcPr>
            <w:tcW w:w="1098" w:type="dxa"/>
            <w:noWrap/>
            <w:vAlign w:val="center"/>
          </w:tcPr>
          <w:p w14:paraId="5BD906C3" w14:textId="77777777" w:rsidR="006871B5" w:rsidRPr="00920004" w:rsidRDefault="006871B5" w:rsidP="00CF739D">
            <w:pPr>
              <w:jc w:val="center"/>
            </w:pPr>
          </w:p>
        </w:tc>
        <w:tc>
          <w:tcPr>
            <w:tcW w:w="838" w:type="dxa"/>
            <w:noWrap/>
            <w:vAlign w:val="center"/>
          </w:tcPr>
          <w:p w14:paraId="2FE555E3" w14:textId="77777777" w:rsidR="006871B5" w:rsidRPr="00920004" w:rsidRDefault="006871B5" w:rsidP="00CF739D">
            <w:pPr>
              <w:jc w:val="center"/>
            </w:pPr>
          </w:p>
        </w:tc>
        <w:tc>
          <w:tcPr>
            <w:tcW w:w="823" w:type="dxa"/>
            <w:noWrap/>
            <w:vAlign w:val="center"/>
          </w:tcPr>
          <w:p w14:paraId="0C1CA049" w14:textId="77777777" w:rsidR="006871B5" w:rsidRPr="00920004" w:rsidRDefault="006871B5" w:rsidP="00CF739D">
            <w:pPr>
              <w:jc w:val="center"/>
              <w:rPr>
                <w:lang w:val="en-US"/>
              </w:rPr>
            </w:pPr>
          </w:p>
        </w:tc>
        <w:tc>
          <w:tcPr>
            <w:tcW w:w="1663" w:type="dxa"/>
            <w:noWrap/>
          </w:tcPr>
          <w:p w14:paraId="413DDA8D" w14:textId="77777777" w:rsidR="006871B5" w:rsidRPr="00920004" w:rsidRDefault="006871B5" w:rsidP="00CF739D">
            <w:pPr>
              <w:rPr>
                <w:lang w:val="en-US"/>
              </w:rPr>
            </w:pPr>
            <w:r w:rsidRPr="00920004">
              <w:rPr>
                <w:lang w:val="en-US"/>
              </w:rPr>
              <w:t>Mã loại nhân viên</w:t>
            </w:r>
          </w:p>
        </w:tc>
      </w:tr>
      <w:tr w:rsidR="006871B5" w:rsidRPr="00920004" w14:paraId="0AC0ABCD" w14:textId="77777777" w:rsidTr="00CF739D">
        <w:trPr>
          <w:trHeight w:val="300"/>
        </w:trPr>
        <w:tc>
          <w:tcPr>
            <w:tcW w:w="708" w:type="dxa"/>
            <w:noWrap/>
            <w:vAlign w:val="center"/>
            <w:hideMark/>
          </w:tcPr>
          <w:p w14:paraId="0812342F"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3D6894C3" w14:textId="77777777" w:rsidR="006871B5" w:rsidRPr="00920004" w:rsidRDefault="006871B5" w:rsidP="00CF739D">
            <w:r w:rsidRPr="00920004">
              <w:t>status</w:t>
            </w:r>
          </w:p>
        </w:tc>
        <w:tc>
          <w:tcPr>
            <w:tcW w:w="1300" w:type="dxa"/>
            <w:noWrap/>
            <w:hideMark/>
          </w:tcPr>
          <w:p w14:paraId="701FE4B0" w14:textId="042AEC7F" w:rsidR="006871B5" w:rsidRPr="00920004" w:rsidRDefault="00E452E5" w:rsidP="00CF739D">
            <w:r w:rsidRPr="00920004">
              <w:t>varchar</w:t>
            </w:r>
          </w:p>
        </w:tc>
        <w:tc>
          <w:tcPr>
            <w:tcW w:w="1098" w:type="dxa"/>
            <w:noWrap/>
            <w:vAlign w:val="center"/>
            <w:hideMark/>
          </w:tcPr>
          <w:p w14:paraId="12952AB4" w14:textId="77777777" w:rsidR="006871B5" w:rsidRPr="00920004" w:rsidRDefault="006871B5" w:rsidP="00CF739D">
            <w:pPr>
              <w:jc w:val="center"/>
            </w:pPr>
            <w:r w:rsidRPr="00920004">
              <w:t>X</w:t>
            </w:r>
          </w:p>
        </w:tc>
        <w:tc>
          <w:tcPr>
            <w:tcW w:w="838" w:type="dxa"/>
            <w:noWrap/>
            <w:vAlign w:val="center"/>
            <w:hideMark/>
          </w:tcPr>
          <w:p w14:paraId="7F93EB1E" w14:textId="77777777" w:rsidR="006871B5" w:rsidRPr="00920004" w:rsidRDefault="006871B5" w:rsidP="00CF739D">
            <w:pPr>
              <w:jc w:val="center"/>
            </w:pPr>
          </w:p>
        </w:tc>
        <w:tc>
          <w:tcPr>
            <w:tcW w:w="823" w:type="dxa"/>
            <w:noWrap/>
            <w:vAlign w:val="center"/>
            <w:hideMark/>
          </w:tcPr>
          <w:p w14:paraId="68AFD2C9" w14:textId="77777777" w:rsidR="006871B5" w:rsidRPr="00920004" w:rsidRDefault="006871B5" w:rsidP="00CF739D">
            <w:pPr>
              <w:jc w:val="center"/>
            </w:pPr>
          </w:p>
        </w:tc>
        <w:tc>
          <w:tcPr>
            <w:tcW w:w="1663" w:type="dxa"/>
            <w:noWrap/>
            <w:hideMark/>
          </w:tcPr>
          <w:p w14:paraId="3C3650A5" w14:textId="77777777" w:rsidR="006871B5" w:rsidRPr="00920004" w:rsidRDefault="006871B5" w:rsidP="00CF739D">
            <w:r w:rsidRPr="00920004">
              <w:t>Trạng thái</w:t>
            </w:r>
          </w:p>
        </w:tc>
      </w:tr>
    </w:tbl>
    <w:p w14:paraId="1C8B937E" w14:textId="0C956FA8" w:rsidR="006871B5" w:rsidRPr="00920004" w:rsidRDefault="006871B5">
      <w:pPr>
        <w:pStyle w:val="Caption"/>
        <w:rPr>
          <w:b/>
        </w:rPr>
      </w:pPr>
      <w:bookmarkStart w:id="2647" w:name="_Toc53150462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36</w:t>
      </w:r>
      <w:r w:rsidR="00D632EE" w:rsidRPr="00CF739D">
        <w:fldChar w:fldCharType="end"/>
      </w:r>
      <w:r w:rsidRPr="00920004">
        <w:t xml:space="preserve"> Bảng dữ liệu loại nhân viên</w:t>
      </w:r>
      <w:bookmarkEnd w:id="2647"/>
    </w:p>
    <w:p w14:paraId="31A60F35" w14:textId="77777777" w:rsidR="006871B5" w:rsidRPr="00920004" w:rsidRDefault="006871B5" w:rsidP="00CF739D">
      <w:pPr>
        <w:spacing w:before="240" w:line="0" w:lineRule="atLeast"/>
        <w:rPr>
          <w:b/>
          <w:lang w:val="en-US"/>
        </w:rPr>
      </w:pPr>
      <w:r w:rsidRPr="00920004">
        <w:rPr>
          <w:b/>
          <w:lang w:val="en-US"/>
        </w:rPr>
        <w:t>BẢNG TASK</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A594344" w14:textId="77777777" w:rsidTr="00CF739D">
        <w:trPr>
          <w:trHeight w:val="300"/>
        </w:trPr>
        <w:tc>
          <w:tcPr>
            <w:tcW w:w="708" w:type="dxa"/>
            <w:noWrap/>
            <w:vAlign w:val="center"/>
            <w:hideMark/>
          </w:tcPr>
          <w:p w14:paraId="4AA23434"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4BB981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6A86C27"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649D74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9D59B95"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2BE919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3E3845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C842A32" w14:textId="77777777" w:rsidTr="00CF739D">
        <w:trPr>
          <w:trHeight w:val="300"/>
        </w:trPr>
        <w:tc>
          <w:tcPr>
            <w:tcW w:w="708" w:type="dxa"/>
            <w:noWrap/>
            <w:vAlign w:val="center"/>
            <w:hideMark/>
          </w:tcPr>
          <w:p w14:paraId="0D7667FD" w14:textId="77777777" w:rsidR="006871B5" w:rsidRPr="00920004" w:rsidRDefault="006871B5" w:rsidP="00CF739D">
            <w:pPr>
              <w:spacing w:before="240" w:line="0" w:lineRule="atLeast"/>
              <w:jc w:val="center"/>
            </w:pPr>
            <w:r w:rsidRPr="00920004">
              <w:t>1</w:t>
            </w:r>
          </w:p>
        </w:tc>
        <w:tc>
          <w:tcPr>
            <w:tcW w:w="2295" w:type="dxa"/>
            <w:noWrap/>
            <w:hideMark/>
          </w:tcPr>
          <w:p w14:paraId="1280180D" w14:textId="77777777" w:rsidR="006871B5" w:rsidRPr="00920004" w:rsidRDefault="006871B5" w:rsidP="00CF739D">
            <w:r w:rsidRPr="00920004">
              <w:t>id</w:t>
            </w:r>
          </w:p>
        </w:tc>
        <w:tc>
          <w:tcPr>
            <w:tcW w:w="1300" w:type="dxa"/>
            <w:noWrap/>
            <w:hideMark/>
          </w:tcPr>
          <w:p w14:paraId="5727549B" w14:textId="77777777" w:rsidR="006871B5" w:rsidRPr="00920004" w:rsidRDefault="006871B5" w:rsidP="00CF739D">
            <w:r w:rsidRPr="00920004">
              <w:t>numeric</w:t>
            </w:r>
          </w:p>
        </w:tc>
        <w:tc>
          <w:tcPr>
            <w:tcW w:w="1098" w:type="dxa"/>
            <w:noWrap/>
            <w:vAlign w:val="center"/>
            <w:hideMark/>
          </w:tcPr>
          <w:p w14:paraId="1AE5ACC1" w14:textId="77777777" w:rsidR="006871B5" w:rsidRPr="00920004" w:rsidRDefault="006871B5" w:rsidP="00CF739D">
            <w:pPr>
              <w:jc w:val="center"/>
            </w:pPr>
          </w:p>
        </w:tc>
        <w:tc>
          <w:tcPr>
            <w:tcW w:w="838" w:type="dxa"/>
            <w:noWrap/>
            <w:vAlign w:val="center"/>
            <w:hideMark/>
          </w:tcPr>
          <w:p w14:paraId="782137E9" w14:textId="77777777" w:rsidR="006871B5" w:rsidRPr="00920004" w:rsidRDefault="006871B5" w:rsidP="00CF739D">
            <w:pPr>
              <w:jc w:val="center"/>
            </w:pPr>
            <w:r w:rsidRPr="00920004">
              <w:t>X</w:t>
            </w:r>
          </w:p>
        </w:tc>
        <w:tc>
          <w:tcPr>
            <w:tcW w:w="823" w:type="dxa"/>
            <w:noWrap/>
            <w:vAlign w:val="center"/>
            <w:hideMark/>
          </w:tcPr>
          <w:p w14:paraId="2D6AD0A5" w14:textId="77777777" w:rsidR="006871B5" w:rsidRPr="00920004" w:rsidRDefault="006871B5" w:rsidP="00CF739D">
            <w:pPr>
              <w:jc w:val="center"/>
            </w:pPr>
          </w:p>
        </w:tc>
        <w:tc>
          <w:tcPr>
            <w:tcW w:w="1663" w:type="dxa"/>
            <w:noWrap/>
            <w:hideMark/>
          </w:tcPr>
          <w:p w14:paraId="75D30C1A" w14:textId="77777777" w:rsidR="006871B5" w:rsidRPr="00920004" w:rsidRDefault="006871B5" w:rsidP="00CF739D">
            <w:pPr>
              <w:rPr>
                <w:lang w:val="en-US"/>
              </w:rPr>
            </w:pPr>
            <w:r w:rsidRPr="00920004">
              <w:t>ID</w:t>
            </w:r>
          </w:p>
        </w:tc>
      </w:tr>
      <w:tr w:rsidR="006871B5" w:rsidRPr="00920004" w14:paraId="4DDC80F3" w14:textId="77777777" w:rsidTr="00CF739D">
        <w:trPr>
          <w:trHeight w:val="300"/>
        </w:trPr>
        <w:tc>
          <w:tcPr>
            <w:tcW w:w="708" w:type="dxa"/>
            <w:noWrap/>
            <w:vAlign w:val="center"/>
            <w:hideMark/>
          </w:tcPr>
          <w:p w14:paraId="3553979B" w14:textId="77777777" w:rsidR="006871B5" w:rsidRPr="00920004" w:rsidRDefault="006871B5" w:rsidP="00CF739D">
            <w:pPr>
              <w:spacing w:before="240" w:line="0" w:lineRule="atLeast"/>
              <w:jc w:val="center"/>
            </w:pPr>
            <w:r w:rsidRPr="00920004">
              <w:t>2</w:t>
            </w:r>
          </w:p>
        </w:tc>
        <w:tc>
          <w:tcPr>
            <w:tcW w:w="2295" w:type="dxa"/>
            <w:noWrap/>
            <w:hideMark/>
          </w:tcPr>
          <w:p w14:paraId="62EBEE2C" w14:textId="77777777" w:rsidR="006871B5" w:rsidRPr="00920004" w:rsidRDefault="006871B5" w:rsidP="00CF739D">
            <w:pPr>
              <w:rPr>
                <w:lang w:val="en-US"/>
              </w:rPr>
            </w:pPr>
            <w:r w:rsidRPr="00920004">
              <w:rPr>
                <w:lang w:val="en-US"/>
              </w:rPr>
              <w:t>task_type</w:t>
            </w:r>
          </w:p>
        </w:tc>
        <w:tc>
          <w:tcPr>
            <w:tcW w:w="1300" w:type="dxa"/>
            <w:noWrap/>
            <w:hideMark/>
          </w:tcPr>
          <w:p w14:paraId="101CF829" w14:textId="54D1698D" w:rsidR="006871B5" w:rsidRPr="00920004" w:rsidRDefault="00E452E5" w:rsidP="00CF739D">
            <w:pPr>
              <w:rPr>
                <w:lang w:val="en-US"/>
              </w:rPr>
            </w:pPr>
            <w:r w:rsidRPr="00920004">
              <w:t>varchar</w:t>
            </w:r>
          </w:p>
        </w:tc>
        <w:tc>
          <w:tcPr>
            <w:tcW w:w="1098" w:type="dxa"/>
            <w:noWrap/>
            <w:vAlign w:val="center"/>
            <w:hideMark/>
          </w:tcPr>
          <w:p w14:paraId="4268FF22" w14:textId="77777777" w:rsidR="006871B5" w:rsidRPr="00920004" w:rsidRDefault="006871B5" w:rsidP="00CF739D">
            <w:pPr>
              <w:jc w:val="center"/>
            </w:pPr>
          </w:p>
        </w:tc>
        <w:tc>
          <w:tcPr>
            <w:tcW w:w="838" w:type="dxa"/>
            <w:noWrap/>
            <w:vAlign w:val="center"/>
            <w:hideMark/>
          </w:tcPr>
          <w:p w14:paraId="511084B5" w14:textId="77777777" w:rsidR="006871B5" w:rsidRPr="00920004" w:rsidRDefault="006871B5" w:rsidP="00CF739D">
            <w:pPr>
              <w:jc w:val="center"/>
            </w:pPr>
          </w:p>
        </w:tc>
        <w:tc>
          <w:tcPr>
            <w:tcW w:w="823" w:type="dxa"/>
            <w:noWrap/>
            <w:vAlign w:val="center"/>
            <w:hideMark/>
          </w:tcPr>
          <w:p w14:paraId="01BFE6EE" w14:textId="77777777" w:rsidR="006871B5" w:rsidRPr="00920004" w:rsidRDefault="006871B5" w:rsidP="00CF739D">
            <w:pPr>
              <w:jc w:val="center"/>
              <w:rPr>
                <w:lang w:val="en-US"/>
              </w:rPr>
            </w:pPr>
          </w:p>
        </w:tc>
        <w:tc>
          <w:tcPr>
            <w:tcW w:w="1663" w:type="dxa"/>
            <w:noWrap/>
            <w:hideMark/>
          </w:tcPr>
          <w:p w14:paraId="3A0ADD67" w14:textId="77777777" w:rsidR="006871B5" w:rsidRPr="00920004" w:rsidRDefault="006871B5" w:rsidP="00CF739D">
            <w:pPr>
              <w:rPr>
                <w:lang w:val="en-US"/>
              </w:rPr>
            </w:pPr>
            <w:r w:rsidRPr="00920004">
              <w:rPr>
                <w:lang w:val="en-US"/>
              </w:rPr>
              <w:t>Tên loại công việc</w:t>
            </w:r>
          </w:p>
        </w:tc>
      </w:tr>
      <w:tr w:rsidR="006871B5" w:rsidRPr="00920004" w14:paraId="6387EC52" w14:textId="77777777" w:rsidTr="00CF739D">
        <w:trPr>
          <w:trHeight w:val="300"/>
        </w:trPr>
        <w:tc>
          <w:tcPr>
            <w:tcW w:w="708" w:type="dxa"/>
            <w:noWrap/>
            <w:vAlign w:val="center"/>
          </w:tcPr>
          <w:p w14:paraId="1F4BD48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3B250840" w14:textId="77777777" w:rsidR="006871B5" w:rsidRPr="00920004" w:rsidRDefault="006871B5" w:rsidP="00CF739D">
            <w:pPr>
              <w:rPr>
                <w:lang w:val="en-US"/>
              </w:rPr>
            </w:pPr>
            <w:r w:rsidRPr="00920004">
              <w:rPr>
                <w:lang w:val="en-US"/>
              </w:rPr>
              <w:t>current_staff</w:t>
            </w:r>
          </w:p>
        </w:tc>
        <w:tc>
          <w:tcPr>
            <w:tcW w:w="1300" w:type="dxa"/>
            <w:noWrap/>
          </w:tcPr>
          <w:p w14:paraId="16BA447D" w14:textId="77777777" w:rsidR="006871B5" w:rsidRPr="00920004" w:rsidRDefault="006871B5" w:rsidP="00CF739D">
            <w:pPr>
              <w:rPr>
                <w:lang w:val="en-US"/>
              </w:rPr>
            </w:pPr>
            <w:r w:rsidRPr="00920004">
              <w:rPr>
                <w:lang w:val="en-US"/>
              </w:rPr>
              <w:t>numeric</w:t>
            </w:r>
          </w:p>
        </w:tc>
        <w:tc>
          <w:tcPr>
            <w:tcW w:w="1098" w:type="dxa"/>
            <w:noWrap/>
            <w:vAlign w:val="center"/>
          </w:tcPr>
          <w:p w14:paraId="02E21C99" w14:textId="77777777" w:rsidR="006871B5" w:rsidRPr="00920004" w:rsidRDefault="006871B5" w:rsidP="00CF739D">
            <w:pPr>
              <w:jc w:val="center"/>
            </w:pPr>
          </w:p>
        </w:tc>
        <w:tc>
          <w:tcPr>
            <w:tcW w:w="838" w:type="dxa"/>
            <w:noWrap/>
            <w:vAlign w:val="center"/>
          </w:tcPr>
          <w:p w14:paraId="376FBB00" w14:textId="77777777" w:rsidR="006871B5" w:rsidRPr="00920004" w:rsidRDefault="006871B5" w:rsidP="00CF739D">
            <w:pPr>
              <w:jc w:val="center"/>
            </w:pPr>
          </w:p>
        </w:tc>
        <w:tc>
          <w:tcPr>
            <w:tcW w:w="823" w:type="dxa"/>
            <w:noWrap/>
            <w:vAlign w:val="center"/>
          </w:tcPr>
          <w:p w14:paraId="5465C94A" w14:textId="77777777" w:rsidR="006871B5" w:rsidRPr="00920004" w:rsidRDefault="006871B5" w:rsidP="00CF739D">
            <w:pPr>
              <w:jc w:val="center"/>
              <w:rPr>
                <w:lang w:val="en-US"/>
              </w:rPr>
            </w:pPr>
            <w:r w:rsidRPr="00920004">
              <w:rPr>
                <w:lang w:val="en-US"/>
              </w:rPr>
              <w:t>X</w:t>
            </w:r>
          </w:p>
        </w:tc>
        <w:tc>
          <w:tcPr>
            <w:tcW w:w="1663" w:type="dxa"/>
            <w:noWrap/>
          </w:tcPr>
          <w:p w14:paraId="5FE80801" w14:textId="77777777" w:rsidR="006871B5" w:rsidRPr="00920004" w:rsidRDefault="006871B5" w:rsidP="00CF739D">
            <w:pPr>
              <w:rPr>
                <w:lang w:val="en-US"/>
              </w:rPr>
            </w:pPr>
            <w:r w:rsidRPr="00920004">
              <w:rPr>
                <w:lang w:val="en-US"/>
              </w:rPr>
              <w:t>Nhân viên hiện tại</w:t>
            </w:r>
          </w:p>
        </w:tc>
      </w:tr>
      <w:tr w:rsidR="006871B5" w:rsidRPr="00920004" w14:paraId="6958164D" w14:textId="77777777" w:rsidTr="00CF739D">
        <w:trPr>
          <w:trHeight w:val="300"/>
        </w:trPr>
        <w:tc>
          <w:tcPr>
            <w:tcW w:w="708" w:type="dxa"/>
            <w:noWrap/>
            <w:vAlign w:val="center"/>
            <w:hideMark/>
          </w:tcPr>
          <w:p w14:paraId="7081FD72"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45E501B0" w14:textId="77777777" w:rsidR="006871B5" w:rsidRPr="00920004" w:rsidRDefault="006871B5" w:rsidP="00CF739D">
            <w:pPr>
              <w:rPr>
                <w:lang w:val="en-US"/>
              </w:rPr>
            </w:pPr>
            <w:r w:rsidRPr="00920004">
              <w:rPr>
                <w:lang w:val="en-US"/>
              </w:rPr>
              <w:t>previous_staff</w:t>
            </w:r>
          </w:p>
        </w:tc>
        <w:tc>
          <w:tcPr>
            <w:tcW w:w="1300" w:type="dxa"/>
            <w:noWrap/>
            <w:hideMark/>
          </w:tcPr>
          <w:p w14:paraId="7D7E9FC4" w14:textId="77777777" w:rsidR="006871B5" w:rsidRPr="00920004" w:rsidRDefault="006871B5" w:rsidP="00CF739D">
            <w:r w:rsidRPr="00920004">
              <w:rPr>
                <w:lang w:val="en-US"/>
              </w:rPr>
              <w:t>numeric</w:t>
            </w:r>
          </w:p>
        </w:tc>
        <w:tc>
          <w:tcPr>
            <w:tcW w:w="1098" w:type="dxa"/>
            <w:noWrap/>
            <w:vAlign w:val="center"/>
            <w:hideMark/>
          </w:tcPr>
          <w:p w14:paraId="7DC41271" w14:textId="77777777" w:rsidR="006871B5" w:rsidRPr="00920004" w:rsidRDefault="006871B5" w:rsidP="00CF739D">
            <w:pPr>
              <w:jc w:val="center"/>
            </w:pPr>
          </w:p>
        </w:tc>
        <w:tc>
          <w:tcPr>
            <w:tcW w:w="838" w:type="dxa"/>
            <w:noWrap/>
            <w:vAlign w:val="center"/>
            <w:hideMark/>
          </w:tcPr>
          <w:p w14:paraId="66047D26" w14:textId="77777777" w:rsidR="006871B5" w:rsidRPr="00920004" w:rsidRDefault="006871B5" w:rsidP="00CF739D">
            <w:pPr>
              <w:jc w:val="center"/>
            </w:pPr>
          </w:p>
        </w:tc>
        <w:tc>
          <w:tcPr>
            <w:tcW w:w="823" w:type="dxa"/>
            <w:noWrap/>
            <w:vAlign w:val="center"/>
            <w:hideMark/>
          </w:tcPr>
          <w:p w14:paraId="5541FDA2" w14:textId="77777777" w:rsidR="006871B5" w:rsidRPr="00920004" w:rsidRDefault="006871B5" w:rsidP="00CF739D">
            <w:pPr>
              <w:jc w:val="center"/>
              <w:rPr>
                <w:lang w:val="en-US"/>
              </w:rPr>
            </w:pPr>
            <w:r w:rsidRPr="00920004">
              <w:rPr>
                <w:lang w:val="en-US"/>
              </w:rPr>
              <w:t>X</w:t>
            </w:r>
          </w:p>
        </w:tc>
        <w:tc>
          <w:tcPr>
            <w:tcW w:w="1663" w:type="dxa"/>
            <w:noWrap/>
            <w:hideMark/>
          </w:tcPr>
          <w:p w14:paraId="5FAC2018" w14:textId="77777777" w:rsidR="006871B5" w:rsidRPr="00920004" w:rsidRDefault="006871B5" w:rsidP="00CF739D">
            <w:pPr>
              <w:rPr>
                <w:lang w:val="en-US"/>
              </w:rPr>
            </w:pPr>
            <w:r w:rsidRPr="00920004">
              <w:rPr>
                <w:lang w:val="en-US"/>
              </w:rPr>
              <w:t>Nhân viên trước</w:t>
            </w:r>
          </w:p>
        </w:tc>
      </w:tr>
      <w:tr w:rsidR="006871B5" w:rsidRPr="00920004" w14:paraId="4D593D28" w14:textId="77777777" w:rsidTr="00CF739D">
        <w:trPr>
          <w:trHeight w:val="300"/>
        </w:trPr>
        <w:tc>
          <w:tcPr>
            <w:tcW w:w="708" w:type="dxa"/>
            <w:noWrap/>
            <w:vAlign w:val="center"/>
          </w:tcPr>
          <w:p w14:paraId="735C8327"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3F2060AF" w14:textId="77777777" w:rsidR="006871B5" w:rsidRPr="00920004" w:rsidRDefault="006871B5" w:rsidP="00CF739D">
            <w:pPr>
              <w:rPr>
                <w:lang w:val="en-US"/>
              </w:rPr>
            </w:pPr>
            <w:r w:rsidRPr="00920004">
              <w:rPr>
                <w:lang w:val="en-US"/>
              </w:rPr>
              <w:t>customer_order</w:t>
            </w:r>
          </w:p>
        </w:tc>
        <w:tc>
          <w:tcPr>
            <w:tcW w:w="1300" w:type="dxa"/>
            <w:noWrap/>
          </w:tcPr>
          <w:p w14:paraId="5829FA9B" w14:textId="77777777" w:rsidR="006871B5" w:rsidRPr="00920004" w:rsidRDefault="006871B5" w:rsidP="00CF739D">
            <w:pPr>
              <w:rPr>
                <w:lang w:val="en-US"/>
              </w:rPr>
            </w:pPr>
            <w:r w:rsidRPr="00920004">
              <w:rPr>
                <w:lang w:val="en-US"/>
              </w:rPr>
              <w:t>numeric</w:t>
            </w:r>
          </w:p>
        </w:tc>
        <w:tc>
          <w:tcPr>
            <w:tcW w:w="1098" w:type="dxa"/>
            <w:noWrap/>
            <w:vAlign w:val="center"/>
          </w:tcPr>
          <w:p w14:paraId="5D7FEEC3" w14:textId="77777777" w:rsidR="006871B5" w:rsidRPr="00920004" w:rsidRDefault="006871B5" w:rsidP="00CF739D">
            <w:pPr>
              <w:jc w:val="center"/>
              <w:rPr>
                <w:lang w:val="en-US"/>
              </w:rPr>
            </w:pPr>
            <w:r w:rsidRPr="00920004">
              <w:rPr>
                <w:lang w:val="en-US"/>
              </w:rPr>
              <w:t>X</w:t>
            </w:r>
          </w:p>
        </w:tc>
        <w:tc>
          <w:tcPr>
            <w:tcW w:w="838" w:type="dxa"/>
            <w:noWrap/>
            <w:vAlign w:val="center"/>
          </w:tcPr>
          <w:p w14:paraId="0FF7A29B" w14:textId="77777777" w:rsidR="006871B5" w:rsidRPr="00920004" w:rsidRDefault="006871B5" w:rsidP="00CF739D">
            <w:pPr>
              <w:jc w:val="center"/>
            </w:pPr>
          </w:p>
        </w:tc>
        <w:tc>
          <w:tcPr>
            <w:tcW w:w="823" w:type="dxa"/>
            <w:noWrap/>
            <w:vAlign w:val="center"/>
          </w:tcPr>
          <w:p w14:paraId="2A25E023" w14:textId="77777777" w:rsidR="006871B5" w:rsidRPr="00920004" w:rsidRDefault="006871B5" w:rsidP="00CF739D">
            <w:pPr>
              <w:jc w:val="center"/>
            </w:pPr>
          </w:p>
        </w:tc>
        <w:tc>
          <w:tcPr>
            <w:tcW w:w="1663" w:type="dxa"/>
            <w:noWrap/>
          </w:tcPr>
          <w:p w14:paraId="0A1471AA" w14:textId="77777777" w:rsidR="006871B5" w:rsidRPr="00920004" w:rsidRDefault="006871B5" w:rsidP="00CF739D">
            <w:pPr>
              <w:rPr>
                <w:lang w:val="en-US"/>
              </w:rPr>
            </w:pPr>
            <w:r w:rsidRPr="00920004">
              <w:rPr>
                <w:lang w:val="en-US"/>
              </w:rPr>
              <w:t>ID đơn hàng</w:t>
            </w:r>
          </w:p>
        </w:tc>
      </w:tr>
      <w:tr w:rsidR="006871B5" w:rsidRPr="00920004" w14:paraId="154E0647" w14:textId="77777777" w:rsidTr="00CF739D">
        <w:trPr>
          <w:trHeight w:val="300"/>
        </w:trPr>
        <w:tc>
          <w:tcPr>
            <w:tcW w:w="708" w:type="dxa"/>
            <w:noWrap/>
            <w:vAlign w:val="center"/>
          </w:tcPr>
          <w:p w14:paraId="738BFC6C" w14:textId="77777777" w:rsidR="006871B5" w:rsidRPr="00920004" w:rsidRDefault="006871B5" w:rsidP="00CF739D">
            <w:pPr>
              <w:spacing w:before="240" w:line="0" w:lineRule="atLeast"/>
              <w:jc w:val="center"/>
              <w:rPr>
                <w:lang w:val="en-US"/>
              </w:rPr>
            </w:pPr>
            <w:r w:rsidRPr="00920004">
              <w:rPr>
                <w:lang w:val="en-US"/>
              </w:rPr>
              <w:t>6</w:t>
            </w:r>
          </w:p>
        </w:tc>
        <w:tc>
          <w:tcPr>
            <w:tcW w:w="2295" w:type="dxa"/>
            <w:noWrap/>
          </w:tcPr>
          <w:p w14:paraId="5C5FB3B8" w14:textId="77777777" w:rsidR="006871B5" w:rsidRPr="00920004" w:rsidRDefault="006871B5" w:rsidP="00CF739D">
            <w:pPr>
              <w:rPr>
                <w:lang w:val="en-US"/>
              </w:rPr>
            </w:pPr>
            <w:r w:rsidRPr="00920004">
              <w:rPr>
                <w:lang w:val="en-US"/>
              </w:rPr>
              <w:t>receipt</w:t>
            </w:r>
          </w:p>
        </w:tc>
        <w:tc>
          <w:tcPr>
            <w:tcW w:w="1300" w:type="dxa"/>
            <w:noWrap/>
          </w:tcPr>
          <w:p w14:paraId="5E7E76AE" w14:textId="77777777" w:rsidR="006871B5" w:rsidRPr="00920004" w:rsidRDefault="006871B5" w:rsidP="00CF739D">
            <w:pPr>
              <w:rPr>
                <w:lang w:val="en-US"/>
              </w:rPr>
            </w:pPr>
            <w:r w:rsidRPr="00920004">
              <w:rPr>
                <w:lang w:val="en-US"/>
              </w:rPr>
              <w:t>numeric</w:t>
            </w:r>
          </w:p>
        </w:tc>
        <w:tc>
          <w:tcPr>
            <w:tcW w:w="1098" w:type="dxa"/>
            <w:noWrap/>
            <w:vAlign w:val="center"/>
          </w:tcPr>
          <w:p w14:paraId="349BCD13" w14:textId="77777777" w:rsidR="006871B5" w:rsidRPr="00920004" w:rsidRDefault="006871B5" w:rsidP="00CF739D">
            <w:pPr>
              <w:jc w:val="center"/>
              <w:rPr>
                <w:lang w:val="en-US"/>
              </w:rPr>
            </w:pPr>
            <w:r w:rsidRPr="00920004">
              <w:rPr>
                <w:lang w:val="en-US"/>
              </w:rPr>
              <w:t>X</w:t>
            </w:r>
          </w:p>
        </w:tc>
        <w:tc>
          <w:tcPr>
            <w:tcW w:w="838" w:type="dxa"/>
            <w:noWrap/>
            <w:vAlign w:val="center"/>
          </w:tcPr>
          <w:p w14:paraId="58171FE7" w14:textId="77777777" w:rsidR="006871B5" w:rsidRPr="00920004" w:rsidRDefault="006871B5" w:rsidP="00CF739D">
            <w:pPr>
              <w:jc w:val="center"/>
            </w:pPr>
          </w:p>
        </w:tc>
        <w:tc>
          <w:tcPr>
            <w:tcW w:w="823" w:type="dxa"/>
            <w:noWrap/>
            <w:vAlign w:val="center"/>
          </w:tcPr>
          <w:p w14:paraId="0A2FBE22" w14:textId="77777777" w:rsidR="006871B5" w:rsidRPr="00920004" w:rsidRDefault="006871B5" w:rsidP="00CF739D">
            <w:pPr>
              <w:jc w:val="center"/>
            </w:pPr>
          </w:p>
        </w:tc>
        <w:tc>
          <w:tcPr>
            <w:tcW w:w="1663" w:type="dxa"/>
            <w:noWrap/>
          </w:tcPr>
          <w:p w14:paraId="649DD054" w14:textId="77777777" w:rsidR="006871B5" w:rsidRPr="00920004" w:rsidRDefault="006871B5" w:rsidP="00CF739D">
            <w:pPr>
              <w:rPr>
                <w:lang w:val="en-US"/>
              </w:rPr>
            </w:pPr>
            <w:r w:rsidRPr="00920004">
              <w:rPr>
                <w:lang w:val="en-US"/>
              </w:rPr>
              <w:t>ID biên nhận</w:t>
            </w:r>
          </w:p>
        </w:tc>
      </w:tr>
      <w:tr w:rsidR="006871B5" w:rsidRPr="00920004" w14:paraId="4DB3AFAF" w14:textId="77777777" w:rsidTr="00CF739D">
        <w:trPr>
          <w:trHeight w:val="300"/>
        </w:trPr>
        <w:tc>
          <w:tcPr>
            <w:tcW w:w="708" w:type="dxa"/>
            <w:noWrap/>
            <w:vAlign w:val="center"/>
          </w:tcPr>
          <w:p w14:paraId="6D538A83" w14:textId="77777777" w:rsidR="006871B5" w:rsidRPr="00920004" w:rsidRDefault="006871B5" w:rsidP="00CF739D">
            <w:pPr>
              <w:spacing w:before="240" w:line="0" w:lineRule="atLeast"/>
              <w:jc w:val="center"/>
              <w:rPr>
                <w:lang w:val="en-US"/>
              </w:rPr>
            </w:pPr>
            <w:r w:rsidRPr="00920004">
              <w:rPr>
                <w:lang w:val="en-US"/>
              </w:rPr>
              <w:t>7</w:t>
            </w:r>
          </w:p>
        </w:tc>
        <w:tc>
          <w:tcPr>
            <w:tcW w:w="2295" w:type="dxa"/>
            <w:noWrap/>
          </w:tcPr>
          <w:p w14:paraId="38F5B0B0" w14:textId="77777777" w:rsidR="006871B5" w:rsidRPr="00920004" w:rsidRDefault="006871B5" w:rsidP="00CF739D">
            <w:pPr>
              <w:rPr>
                <w:lang w:val="en-US"/>
              </w:rPr>
            </w:pPr>
            <w:r w:rsidRPr="00920004">
              <w:rPr>
                <w:lang w:val="en-US"/>
              </w:rPr>
              <w:t>current_status</w:t>
            </w:r>
          </w:p>
        </w:tc>
        <w:tc>
          <w:tcPr>
            <w:tcW w:w="1300" w:type="dxa"/>
            <w:noWrap/>
          </w:tcPr>
          <w:p w14:paraId="44881565" w14:textId="66D9FA4C" w:rsidR="006871B5" w:rsidRPr="00920004" w:rsidRDefault="00E452E5" w:rsidP="00CF739D">
            <w:r w:rsidRPr="00920004">
              <w:t>varchar</w:t>
            </w:r>
          </w:p>
        </w:tc>
        <w:tc>
          <w:tcPr>
            <w:tcW w:w="1098" w:type="dxa"/>
            <w:noWrap/>
            <w:vAlign w:val="center"/>
          </w:tcPr>
          <w:p w14:paraId="33A9AC24" w14:textId="77777777" w:rsidR="006871B5" w:rsidRPr="00920004" w:rsidRDefault="006871B5" w:rsidP="00CF739D">
            <w:pPr>
              <w:jc w:val="center"/>
            </w:pPr>
          </w:p>
        </w:tc>
        <w:tc>
          <w:tcPr>
            <w:tcW w:w="838" w:type="dxa"/>
            <w:noWrap/>
            <w:vAlign w:val="center"/>
          </w:tcPr>
          <w:p w14:paraId="0F3DC2DD" w14:textId="77777777" w:rsidR="006871B5" w:rsidRPr="00920004" w:rsidRDefault="006871B5" w:rsidP="00CF739D">
            <w:pPr>
              <w:jc w:val="center"/>
            </w:pPr>
          </w:p>
        </w:tc>
        <w:tc>
          <w:tcPr>
            <w:tcW w:w="823" w:type="dxa"/>
            <w:noWrap/>
            <w:vAlign w:val="center"/>
          </w:tcPr>
          <w:p w14:paraId="4F694D55" w14:textId="77777777" w:rsidR="006871B5" w:rsidRPr="00920004" w:rsidRDefault="006871B5" w:rsidP="00CF739D">
            <w:pPr>
              <w:jc w:val="center"/>
            </w:pPr>
          </w:p>
        </w:tc>
        <w:tc>
          <w:tcPr>
            <w:tcW w:w="1663" w:type="dxa"/>
            <w:noWrap/>
          </w:tcPr>
          <w:p w14:paraId="15C8A6CC" w14:textId="77777777" w:rsidR="006871B5" w:rsidRPr="00920004" w:rsidRDefault="006871B5" w:rsidP="00CF739D">
            <w:pPr>
              <w:rPr>
                <w:lang w:val="en-US"/>
              </w:rPr>
            </w:pPr>
            <w:r w:rsidRPr="00920004">
              <w:rPr>
                <w:lang w:val="en-US"/>
              </w:rPr>
              <w:t>Trạng thái hiện tại</w:t>
            </w:r>
          </w:p>
        </w:tc>
      </w:tr>
      <w:tr w:rsidR="006871B5" w:rsidRPr="00920004" w14:paraId="7D1E2A49" w14:textId="77777777" w:rsidTr="00CF739D">
        <w:trPr>
          <w:trHeight w:val="300"/>
        </w:trPr>
        <w:tc>
          <w:tcPr>
            <w:tcW w:w="708" w:type="dxa"/>
            <w:noWrap/>
            <w:vAlign w:val="center"/>
          </w:tcPr>
          <w:p w14:paraId="0167A2AC" w14:textId="77777777" w:rsidR="006871B5" w:rsidRPr="00920004" w:rsidRDefault="006871B5" w:rsidP="00CF739D">
            <w:pPr>
              <w:spacing w:before="240" w:line="0" w:lineRule="atLeast"/>
              <w:jc w:val="center"/>
              <w:rPr>
                <w:lang w:val="en-US"/>
              </w:rPr>
            </w:pPr>
            <w:r w:rsidRPr="00920004">
              <w:rPr>
                <w:lang w:val="en-US"/>
              </w:rPr>
              <w:t>8</w:t>
            </w:r>
          </w:p>
        </w:tc>
        <w:tc>
          <w:tcPr>
            <w:tcW w:w="2295" w:type="dxa"/>
            <w:noWrap/>
          </w:tcPr>
          <w:p w14:paraId="7FD848A4" w14:textId="77777777" w:rsidR="006871B5" w:rsidRPr="00920004" w:rsidRDefault="006871B5" w:rsidP="00CF739D">
            <w:pPr>
              <w:rPr>
                <w:lang w:val="en-US"/>
              </w:rPr>
            </w:pPr>
            <w:r w:rsidRPr="00920004">
              <w:rPr>
                <w:lang w:val="en-US"/>
              </w:rPr>
              <w:t>previous_status</w:t>
            </w:r>
          </w:p>
        </w:tc>
        <w:tc>
          <w:tcPr>
            <w:tcW w:w="1300" w:type="dxa"/>
            <w:noWrap/>
          </w:tcPr>
          <w:p w14:paraId="2767C992" w14:textId="3476C959" w:rsidR="006871B5" w:rsidRPr="00920004" w:rsidRDefault="00E452E5" w:rsidP="00CF739D">
            <w:r w:rsidRPr="00920004">
              <w:t>varchar</w:t>
            </w:r>
          </w:p>
        </w:tc>
        <w:tc>
          <w:tcPr>
            <w:tcW w:w="1098" w:type="dxa"/>
            <w:noWrap/>
            <w:vAlign w:val="center"/>
          </w:tcPr>
          <w:p w14:paraId="53ACAD25" w14:textId="77777777" w:rsidR="006871B5" w:rsidRPr="00920004" w:rsidRDefault="006871B5" w:rsidP="00CF739D">
            <w:pPr>
              <w:jc w:val="center"/>
            </w:pPr>
          </w:p>
        </w:tc>
        <w:tc>
          <w:tcPr>
            <w:tcW w:w="838" w:type="dxa"/>
            <w:noWrap/>
            <w:vAlign w:val="center"/>
          </w:tcPr>
          <w:p w14:paraId="227B4CBE" w14:textId="77777777" w:rsidR="006871B5" w:rsidRPr="00920004" w:rsidRDefault="006871B5" w:rsidP="00CF739D">
            <w:pPr>
              <w:jc w:val="center"/>
            </w:pPr>
          </w:p>
        </w:tc>
        <w:tc>
          <w:tcPr>
            <w:tcW w:w="823" w:type="dxa"/>
            <w:noWrap/>
            <w:vAlign w:val="center"/>
          </w:tcPr>
          <w:p w14:paraId="6F3BE8DE" w14:textId="77777777" w:rsidR="006871B5" w:rsidRPr="00920004" w:rsidRDefault="006871B5" w:rsidP="00CF739D">
            <w:pPr>
              <w:jc w:val="center"/>
            </w:pPr>
          </w:p>
        </w:tc>
        <w:tc>
          <w:tcPr>
            <w:tcW w:w="1663" w:type="dxa"/>
            <w:noWrap/>
          </w:tcPr>
          <w:p w14:paraId="6861704D" w14:textId="77777777" w:rsidR="006871B5" w:rsidRPr="00920004" w:rsidRDefault="006871B5" w:rsidP="00CF739D">
            <w:r w:rsidRPr="00920004">
              <w:rPr>
                <w:lang w:val="en-US"/>
              </w:rPr>
              <w:t>Trạng thái trước</w:t>
            </w:r>
          </w:p>
        </w:tc>
      </w:tr>
      <w:tr w:rsidR="006871B5" w:rsidRPr="00920004" w14:paraId="150665C5" w14:textId="77777777" w:rsidTr="00CF739D">
        <w:trPr>
          <w:trHeight w:val="300"/>
        </w:trPr>
        <w:tc>
          <w:tcPr>
            <w:tcW w:w="708" w:type="dxa"/>
            <w:noWrap/>
            <w:vAlign w:val="center"/>
          </w:tcPr>
          <w:p w14:paraId="09493D71" w14:textId="77777777" w:rsidR="006871B5" w:rsidRPr="00920004" w:rsidRDefault="006871B5" w:rsidP="00CF739D">
            <w:pPr>
              <w:spacing w:before="240" w:line="0" w:lineRule="atLeast"/>
              <w:jc w:val="center"/>
              <w:rPr>
                <w:lang w:val="en-US"/>
              </w:rPr>
            </w:pPr>
            <w:r w:rsidRPr="00920004">
              <w:rPr>
                <w:lang w:val="en-US"/>
              </w:rPr>
              <w:t>9</w:t>
            </w:r>
          </w:p>
        </w:tc>
        <w:tc>
          <w:tcPr>
            <w:tcW w:w="2295" w:type="dxa"/>
            <w:noWrap/>
          </w:tcPr>
          <w:p w14:paraId="59C6C289" w14:textId="77777777" w:rsidR="006871B5" w:rsidRPr="00920004" w:rsidRDefault="006871B5" w:rsidP="00CF739D">
            <w:pPr>
              <w:rPr>
                <w:lang w:val="en-US"/>
              </w:rPr>
            </w:pPr>
            <w:r w:rsidRPr="00920004">
              <w:rPr>
                <w:lang w:val="en-US"/>
              </w:rPr>
              <w:t>previous_task</w:t>
            </w:r>
          </w:p>
        </w:tc>
        <w:tc>
          <w:tcPr>
            <w:tcW w:w="1300" w:type="dxa"/>
            <w:noWrap/>
          </w:tcPr>
          <w:p w14:paraId="3921DB3C" w14:textId="2AC08877" w:rsidR="006871B5" w:rsidRPr="00920004" w:rsidRDefault="00E452E5" w:rsidP="00CF739D">
            <w:r w:rsidRPr="00920004">
              <w:t>varchar</w:t>
            </w:r>
          </w:p>
        </w:tc>
        <w:tc>
          <w:tcPr>
            <w:tcW w:w="1098" w:type="dxa"/>
            <w:noWrap/>
            <w:vAlign w:val="center"/>
          </w:tcPr>
          <w:p w14:paraId="62E461FD" w14:textId="77777777" w:rsidR="006871B5" w:rsidRPr="00920004" w:rsidRDefault="006871B5" w:rsidP="00CF739D">
            <w:pPr>
              <w:jc w:val="center"/>
            </w:pPr>
          </w:p>
        </w:tc>
        <w:tc>
          <w:tcPr>
            <w:tcW w:w="838" w:type="dxa"/>
            <w:noWrap/>
            <w:vAlign w:val="center"/>
          </w:tcPr>
          <w:p w14:paraId="6E9014E7" w14:textId="77777777" w:rsidR="006871B5" w:rsidRPr="00920004" w:rsidRDefault="006871B5" w:rsidP="00CF739D">
            <w:pPr>
              <w:jc w:val="center"/>
            </w:pPr>
          </w:p>
        </w:tc>
        <w:tc>
          <w:tcPr>
            <w:tcW w:w="823" w:type="dxa"/>
            <w:noWrap/>
            <w:vAlign w:val="center"/>
          </w:tcPr>
          <w:p w14:paraId="287ED4A3" w14:textId="77777777" w:rsidR="006871B5" w:rsidRPr="00920004" w:rsidRDefault="006871B5" w:rsidP="00CF739D">
            <w:pPr>
              <w:jc w:val="center"/>
            </w:pPr>
          </w:p>
        </w:tc>
        <w:tc>
          <w:tcPr>
            <w:tcW w:w="1663" w:type="dxa"/>
            <w:noWrap/>
          </w:tcPr>
          <w:p w14:paraId="24B0284A" w14:textId="77777777" w:rsidR="006871B5" w:rsidRPr="00920004" w:rsidRDefault="006871B5" w:rsidP="00CF739D">
            <w:r w:rsidRPr="00920004">
              <w:t>Đánh dấu công việc cũ hay hiện tại</w:t>
            </w:r>
          </w:p>
        </w:tc>
      </w:tr>
      <w:tr w:rsidR="006871B5" w:rsidRPr="00920004" w14:paraId="687AADFE" w14:textId="77777777" w:rsidTr="00CF739D">
        <w:trPr>
          <w:trHeight w:val="300"/>
        </w:trPr>
        <w:tc>
          <w:tcPr>
            <w:tcW w:w="708" w:type="dxa"/>
            <w:noWrap/>
            <w:vAlign w:val="center"/>
          </w:tcPr>
          <w:p w14:paraId="317AE399" w14:textId="77777777" w:rsidR="006871B5" w:rsidRPr="00920004" w:rsidRDefault="006871B5" w:rsidP="00CF739D">
            <w:pPr>
              <w:spacing w:before="240" w:line="0" w:lineRule="atLeast"/>
              <w:jc w:val="center"/>
              <w:rPr>
                <w:lang w:val="en-US"/>
              </w:rPr>
            </w:pPr>
            <w:r w:rsidRPr="00920004">
              <w:rPr>
                <w:lang w:val="en-US"/>
              </w:rPr>
              <w:t>10</w:t>
            </w:r>
          </w:p>
        </w:tc>
        <w:tc>
          <w:tcPr>
            <w:tcW w:w="2295" w:type="dxa"/>
            <w:noWrap/>
          </w:tcPr>
          <w:p w14:paraId="527A44CA" w14:textId="77777777" w:rsidR="006871B5" w:rsidRPr="00920004" w:rsidRDefault="006871B5" w:rsidP="00CF739D">
            <w:pPr>
              <w:rPr>
                <w:lang w:val="en-US"/>
              </w:rPr>
            </w:pPr>
            <w:r w:rsidRPr="00920004">
              <w:rPr>
                <w:lang w:val="en-US"/>
              </w:rPr>
              <w:t>branch_id</w:t>
            </w:r>
          </w:p>
        </w:tc>
        <w:tc>
          <w:tcPr>
            <w:tcW w:w="1300" w:type="dxa"/>
            <w:noWrap/>
          </w:tcPr>
          <w:p w14:paraId="37ADDBEA" w14:textId="77777777" w:rsidR="006871B5" w:rsidRPr="00920004" w:rsidRDefault="006871B5" w:rsidP="00CF739D">
            <w:pPr>
              <w:rPr>
                <w:lang w:val="en-US"/>
              </w:rPr>
            </w:pPr>
            <w:r w:rsidRPr="00920004">
              <w:rPr>
                <w:lang w:val="en-US"/>
              </w:rPr>
              <w:t>numeric</w:t>
            </w:r>
          </w:p>
        </w:tc>
        <w:tc>
          <w:tcPr>
            <w:tcW w:w="1098" w:type="dxa"/>
            <w:noWrap/>
            <w:vAlign w:val="center"/>
          </w:tcPr>
          <w:p w14:paraId="23DA7461" w14:textId="77777777" w:rsidR="006871B5" w:rsidRPr="00920004" w:rsidRDefault="006871B5" w:rsidP="00CF739D">
            <w:pPr>
              <w:jc w:val="center"/>
            </w:pPr>
          </w:p>
        </w:tc>
        <w:tc>
          <w:tcPr>
            <w:tcW w:w="838" w:type="dxa"/>
            <w:noWrap/>
            <w:vAlign w:val="center"/>
          </w:tcPr>
          <w:p w14:paraId="0EAF74F3" w14:textId="77777777" w:rsidR="006871B5" w:rsidRPr="00920004" w:rsidRDefault="006871B5" w:rsidP="00CF739D">
            <w:pPr>
              <w:jc w:val="center"/>
            </w:pPr>
          </w:p>
        </w:tc>
        <w:tc>
          <w:tcPr>
            <w:tcW w:w="823" w:type="dxa"/>
            <w:noWrap/>
            <w:vAlign w:val="center"/>
          </w:tcPr>
          <w:p w14:paraId="7C263B3B" w14:textId="77777777" w:rsidR="006871B5" w:rsidRPr="00920004" w:rsidRDefault="006871B5" w:rsidP="00CF739D">
            <w:pPr>
              <w:jc w:val="center"/>
            </w:pPr>
          </w:p>
        </w:tc>
        <w:tc>
          <w:tcPr>
            <w:tcW w:w="1663" w:type="dxa"/>
            <w:noWrap/>
          </w:tcPr>
          <w:p w14:paraId="61BB4609" w14:textId="77777777" w:rsidR="006871B5" w:rsidRPr="00920004" w:rsidRDefault="006871B5" w:rsidP="00CF739D">
            <w:pPr>
              <w:rPr>
                <w:lang w:val="en-US"/>
              </w:rPr>
            </w:pPr>
            <w:r w:rsidRPr="00920004">
              <w:rPr>
                <w:lang w:val="en-US"/>
              </w:rPr>
              <w:t>ID chi nhánh</w:t>
            </w:r>
          </w:p>
        </w:tc>
      </w:tr>
    </w:tbl>
    <w:p w14:paraId="4571EA9A" w14:textId="2BCE0407" w:rsidR="006871B5" w:rsidRDefault="006871B5" w:rsidP="00A17FA5">
      <w:pPr>
        <w:pStyle w:val="Caption"/>
      </w:pPr>
      <w:bookmarkStart w:id="2648" w:name="_Toc53150462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37</w:t>
      </w:r>
      <w:r w:rsidR="00D632EE" w:rsidRPr="00CF739D">
        <w:fldChar w:fldCharType="end"/>
      </w:r>
      <w:r w:rsidRPr="00920004">
        <w:t xml:space="preserve"> Bảng dữ liệu công việc</w:t>
      </w:r>
      <w:bookmarkEnd w:id="2648"/>
    </w:p>
    <w:p w14:paraId="197D44A8" w14:textId="77777777" w:rsidR="005F1ECC" w:rsidRPr="00CF739D" w:rsidRDefault="005F1ECC" w:rsidP="00CF739D"/>
    <w:p w14:paraId="3E41DD0D" w14:textId="77777777" w:rsidR="006871B5" w:rsidRPr="00920004" w:rsidRDefault="006871B5" w:rsidP="00CF739D">
      <w:pPr>
        <w:spacing w:before="240" w:line="0" w:lineRule="atLeast"/>
        <w:rPr>
          <w:b/>
          <w:lang w:val="en-US"/>
        </w:rPr>
      </w:pPr>
      <w:r w:rsidRPr="00920004">
        <w:rPr>
          <w:b/>
          <w:lang w:val="en-US"/>
        </w:rPr>
        <w:t>BẢNG TIME_SCHEDULE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69630348" w14:textId="77777777" w:rsidTr="00CF739D">
        <w:trPr>
          <w:trHeight w:val="300"/>
        </w:trPr>
        <w:tc>
          <w:tcPr>
            <w:tcW w:w="708" w:type="dxa"/>
            <w:noWrap/>
            <w:vAlign w:val="center"/>
            <w:hideMark/>
          </w:tcPr>
          <w:p w14:paraId="7FCA2405"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08D4CE07"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6F09FE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8337E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A85A15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38C6C76"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1D29D87D"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021956F9" w14:textId="77777777" w:rsidTr="00CF739D">
        <w:trPr>
          <w:trHeight w:val="300"/>
        </w:trPr>
        <w:tc>
          <w:tcPr>
            <w:tcW w:w="708" w:type="dxa"/>
            <w:noWrap/>
            <w:vAlign w:val="center"/>
            <w:hideMark/>
          </w:tcPr>
          <w:p w14:paraId="1681D320" w14:textId="77777777" w:rsidR="006871B5" w:rsidRPr="00920004" w:rsidRDefault="006871B5" w:rsidP="00CF739D">
            <w:pPr>
              <w:spacing w:before="240" w:line="0" w:lineRule="atLeast"/>
              <w:jc w:val="center"/>
            </w:pPr>
            <w:r w:rsidRPr="00920004">
              <w:t>1</w:t>
            </w:r>
          </w:p>
        </w:tc>
        <w:tc>
          <w:tcPr>
            <w:tcW w:w="2295" w:type="dxa"/>
            <w:noWrap/>
            <w:hideMark/>
          </w:tcPr>
          <w:p w14:paraId="0D8D30AB" w14:textId="77777777" w:rsidR="006871B5" w:rsidRPr="00920004" w:rsidRDefault="006871B5" w:rsidP="00CF739D">
            <w:r w:rsidRPr="00920004">
              <w:t>id</w:t>
            </w:r>
          </w:p>
        </w:tc>
        <w:tc>
          <w:tcPr>
            <w:tcW w:w="1300" w:type="dxa"/>
            <w:noWrap/>
            <w:hideMark/>
          </w:tcPr>
          <w:p w14:paraId="7C90D2E1" w14:textId="77777777" w:rsidR="006871B5" w:rsidRPr="00920004" w:rsidRDefault="006871B5" w:rsidP="00CF739D">
            <w:r w:rsidRPr="00920004">
              <w:t>numeric</w:t>
            </w:r>
          </w:p>
        </w:tc>
        <w:tc>
          <w:tcPr>
            <w:tcW w:w="1098" w:type="dxa"/>
            <w:noWrap/>
            <w:vAlign w:val="center"/>
            <w:hideMark/>
          </w:tcPr>
          <w:p w14:paraId="5AF6FBDF" w14:textId="77777777" w:rsidR="006871B5" w:rsidRPr="00920004" w:rsidRDefault="006871B5" w:rsidP="00CF739D">
            <w:pPr>
              <w:jc w:val="center"/>
            </w:pPr>
          </w:p>
        </w:tc>
        <w:tc>
          <w:tcPr>
            <w:tcW w:w="838" w:type="dxa"/>
            <w:noWrap/>
            <w:vAlign w:val="center"/>
            <w:hideMark/>
          </w:tcPr>
          <w:p w14:paraId="502976D9" w14:textId="77777777" w:rsidR="006871B5" w:rsidRPr="00920004" w:rsidRDefault="006871B5" w:rsidP="00CF739D">
            <w:pPr>
              <w:jc w:val="center"/>
            </w:pPr>
            <w:r w:rsidRPr="00920004">
              <w:t>X</w:t>
            </w:r>
          </w:p>
        </w:tc>
        <w:tc>
          <w:tcPr>
            <w:tcW w:w="823" w:type="dxa"/>
            <w:noWrap/>
            <w:vAlign w:val="center"/>
            <w:hideMark/>
          </w:tcPr>
          <w:p w14:paraId="61C13EB1" w14:textId="77777777" w:rsidR="006871B5" w:rsidRPr="00920004" w:rsidRDefault="006871B5" w:rsidP="00CF739D">
            <w:pPr>
              <w:jc w:val="center"/>
            </w:pPr>
          </w:p>
        </w:tc>
        <w:tc>
          <w:tcPr>
            <w:tcW w:w="1663" w:type="dxa"/>
            <w:noWrap/>
            <w:hideMark/>
          </w:tcPr>
          <w:p w14:paraId="4D8F00AA" w14:textId="77777777" w:rsidR="006871B5" w:rsidRPr="00920004" w:rsidRDefault="006871B5" w:rsidP="00CF739D">
            <w:pPr>
              <w:rPr>
                <w:lang w:val="en-US"/>
              </w:rPr>
            </w:pPr>
            <w:r w:rsidRPr="00920004">
              <w:t>ID</w:t>
            </w:r>
          </w:p>
        </w:tc>
      </w:tr>
      <w:tr w:rsidR="006871B5" w:rsidRPr="00920004" w14:paraId="50A910D3" w14:textId="77777777" w:rsidTr="00CF739D">
        <w:trPr>
          <w:trHeight w:val="300"/>
        </w:trPr>
        <w:tc>
          <w:tcPr>
            <w:tcW w:w="708" w:type="dxa"/>
            <w:noWrap/>
            <w:vAlign w:val="center"/>
            <w:hideMark/>
          </w:tcPr>
          <w:p w14:paraId="212A4070" w14:textId="77777777" w:rsidR="006871B5" w:rsidRPr="00920004" w:rsidRDefault="006871B5" w:rsidP="00CF739D">
            <w:pPr>
              <w:spacing w:before="240" w:line="0" w:lineRule="atLeast"/>
              <w:jc w:val="center"/>
            </w:pPr>
            <w:r w:rsidRPr="00920004">
              <w:t>2</w:t>
            </w:r>
          </w:p>
        </w:tc>
        <w:tc>
          <w:tcPr>
            <w:tcW w:w="2295" w:type="dxa"/>
            <w:noWrap/>
            <w:hideMark/>
          </w:tcPr>
          <w:p w14:paraId="6CF6C215" w14:textId="77777777" w:rsidR="006871B5" w:rsidRPr="00920004" w:rsidRDefault="006871B5" w:rsidP="00CF739D">
            <w:pPr>
              <w:rPr>
                <w:lang w:val="en-US"/>
              </w:rPr>
            </w:pPr>
            <w:r w:rsidRPr="00920004">
              <w:rPr>
                <w:lang w:val="en-US"/>
              </w:rPr>
              <w:t>time_schedule_no</w:t>
            </w:r>
          </w:p>
        </w:tc>
        <w:tc>
          <w:tcPr>
            <w:tcW w:w="1300" w:type="dxa"/>
            <w:noWrap/>
            <w:hideMark/>
          </w:tcPr>
          <w:p w14:paraId="518095B7" w14:textId="50C7200E" w:rsidR="006871B5" w:rsidRPr="00920004" w:rsidRDefault="00E452E5" w:rsidP="00CF739D">
            <w:pPr>
              <w:rPr>
                <w:lang w:val="en-US"/>
              </w:rPr>
            </w:pPr>
            <w:r w:rsidRPr="00920004">
              <w:t>varchar</w:t>
            </w:r>
          </w:p>
        </w:tc>
        <w:tc>
          <w:tcPr>
            <w:tcW w:w="1098" w:type="dxa"/>
            <w:noWrap/>
            <w:vAlign w:val="center"/>
            <w:hideMark/>
          </w:tcPr>
          <w:p w14:paraId="4CFC7182" w14:textId="77777777" w:rsidR="006871B5" w:rsidRPr="00920004" w:rsidRDefault="006871B5" w:rsidP="00CF739D">
            <w:pPr>
              <w:jc w:val="center"/>
            </w:pPr>
          </w:p>
        </w:tc>
        <w:tc>
          <w:tcPr>
            <w:tcW w:w="838" w:type="dxa"/>
            <w:noWrap/>
            <w:vAlign w:val="center"/>
            <w:hideMark/>
          </w:tcPr>
          <w:p w14:paraId="0B9B74E0" w14:textId="77777777" w:rsidR="006871B5" w:rsidRPr="00920004" w:rsidRDefault="006871B5" w:rsidP="00CF739D">
            <w:pPr>
              <w:jc w:val="center"/>
            </w:pPr>
          </w:p>
        </w:tc>
        <w:tc>
          <w:tcPr>
            <w:tcW w:w="823" w:type="dxa"/>
            <w:noWrap/>
            <w:vAlign w:val="center"/>
            <w:hideMark/>
          </w:tcPr>
          <w:p w14:paraId="65DF7763" w14:textId="77777777" w:rsidR="006871B5" w:rsidRPr="00920004" w:rsidRDefault="006871B5" w:rsidP="00CF739D">
            <w:pPr>
              <w:jc w:val="center"/>
              <w:rPr>
                <w:lang w:val="en-US"/>
              </w:rPr>
            </w:pPr>
          </w:p>
        </w:tc>
        <w:tc>
          <w:tcPr>
            <w:tcW w:w="1663" w:type="dxa"/>
            <w:noWrap/>
            <w:hideMark/>
          </w:tcPr>
          <w:p w14:paraId="48F3EBC7" w14:textId="77777777" w:rsidR="006871B5" w:rsidRPr="00920004" w:rsidRDefault="006871B5" w:rsidP="00CF739D">
            <w:pPr>
              <w:rPr>
                <w:lang w:val="en-US"/>
              </w:rPr>
            </w:pPr>
            <w:r w:rsidRPr="00920004">
              <w:rPr>
                <w:lang w:val="en-US"/>
              </w:rPr>
              <w:t>Mã khung giờ</w:t>
            </w:r>
          </w:p>
        </w:tc>
      </w:tr>
      <w:tr w:rsidR="006871B5" w:rsidRPr="00920004" w14:paraId="3D3CF8AF" w14:textId="77777777" w:rsidTr="00CF739D">
        <w:trPr>
          <w:trHeight w:val="300"/>
        </w:trPr>
        <w:tc>
          <w:tcPr>
            <w:tcW w:w="708" w:type="dxa"/>
            <w:noWrap/>
            <w:vAlign w:val="center"/>
          </w:tcPr>
          <w:p w14:paraId="00F75F33"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2D0BD443" w14:textId="77777777" w:rsidR="006871B5" w:rsidRPr="00920004" w:rsidRDefault="006871B5" w:rsidP="00CF739D">
            <w:pPr>
              <w:rPr>
                <w:lang w:val="en-US"/>
              </w:rPr>
            </w:pPr>
            <w:r w:rsidRPr="00920004">
              <w:rPr>
                <w:lang w:val="en-US"/>
              </w:rPr>
              <w:t>time_start</w:t>
            </w:r>
          </w:p>
        </w:tc>
        <w:tc>
          <w:tcPr>
            <w:tcW w:w="1300" w:type="dxa"/>
            <w:noWrap/>
          </w:tcPr>
          <w:p w14:paraId="39DAD2AD" w14:textId="77777777" w:rsidR="006871B5" w:rsidRPr="00920004" w:rsidRDefault="006871B5" w:rsidP="00CF739D">
            <w:pPr>
              <w:rPr>
                <w:lang w:val="en-US"/>
              </w:rPr>
            </w:pPr>
            <w:r w:rsidRPr="00920004">
              <w:rPr>
                <w:lang w:val="en-US"/>
              </w:rPr>
              <w:t>time</w:t>
            </w:r>
          </w:p>
        </w:tc>
        <w:tc>
          <w:tcPr>
            <w:tcW w:w="1098" w:type="dxa"/>
            <w:noWrap/>
            <w:vAlign w:val="center"/>
          </w:tcPr>
          <w:p w14:paraId="1AD10F01" w14:textId="77777777" w:rsidR="006871B5" w:rsidRPr="00920004" w:rsidRDefault="006871B5" w:rsidP="00CF739D">
            <w:pPr>
              <w:jc w:val="center"/>
            </w:pPr>
          </w:p>
        </w:tc>
        <w:tc>
          <w:tcPr>
            <w:tcW w:w="838" w:type="dxa"/>
            <w:noWrap/>
            <w:vAlign w:val="center"/>
          </w:tcPr>
          <w:p w14:paraId="6139548E" w14:textId="77777777" w:rsidR="006871B5" w:rsidRPr="00920004" w:rsidRDefault="006871B5" w:rsidP="00CF739D">
            <w:pPr>
              <w:jc w:val="center"/>
            </w:pPr>
          </w:p>
        </w:tc>
        <w:tc>
          <w:tcPr>
            <w:tcW w:w="823" w:type="dxa"/>
            <w:noWrap/>
            <w:vAlign w:val="center"/>
          </w:tcPr>
          <w:p w14:paraId="6F6DB874" w14:textId="77777777" w:rsidR="006871B5" w:rsidRPr="00920004" w:rsidRDefault="006871B5" w:rsidP="00CF739D">
            <w:pPr>
              <w:jc w:val="center"/>
              <w:rPr>
                <w:lang w:val="en-US"/>
              </w:rPr>
            </w:pPr>
          </w:p>
        </w:tc>
        <w:tc>
          <w:tcPr>
            <w:tcW w:w="1663" w:type="dxa"/>
            <w:noWrap/>
          </w:tcPr>
          <w:p w14:paraId="5F4A376B" w14:textId="77777777" w:rsidR="006871B5" w:rsidRPr="00920004" w:rsidRDefault="006871B5" w:rsidP="00CF739D">
            <w:pPr>
              <w:rPr>
                <w:lang w:val="en-US"/>
              </w:rPr>
            </w:pPr>
            <w:r w:rsidRPr="00920004">
              <w:rPr>
                <w:lang w:val="en-US"/>
              </w:rPr>
              <w:t>Giờ bắt đầu</w:t>
            </w:r>
          </w:p>
        </w:tc>
      </w:tr>
      <w:tr w:rsidR="006871B5" w:rsidRPr="00920004" w14:paraId="309EFB0D" w14:textId="77777777" w:rsidTr="00CF739D">
        <w:trPr>
          <w:trHeight w:val="300"/>
        </w:trPr>
        <w:tc>
          <w:tcPr>
            <w:tcW w:w="708" w:type="dxa"/>
            <w:noWrap/>
            <w:vAlign w:val="center"/>
          </w:tcPr>
          <w:p w14:paraId="671D323B"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661CE769" w14:textId="77777777" w:rsidR="006871B5" w:rsidRPr="00920004" w:rsidRDefault="006871B5" w:rsidP="00CF739D">
            <w:pPr>
              <w:rPr>
                <w:lang w:val="en-US"/>
              </w:rPr>
            </w:pPr>
            <w:r w:rsidRPr="00920004">
              <w:rPr>
                <w:lang w:val="en-US"/>
              </w:rPr>
              <w:t>time_end</w:t>
            </w:r>
          </w:p>
        </w:tc>
        <w:tc>
          <w:tcPr>
            <w:tcW w:w="1300" w:type="dxa"/>
            <w:noWrap/>
          </w:tcPr>
          <w:p w14:paraId="7DE68926" w14:textId="77777777" w:rsidR="006871B5" w:rsidRPr="00920004" w:rsidRDefault="006871B5" w:rsidP="00CF739D">
            <w:pPr>
              <w:rPr>
                <w:lang w:val="en-US"/>
              </w:rPr>
            </w:pPr>
            <w:r w:rsidRPr="00920004">
              <w:rPr>
                <w:lang w:val="en-US"/>
              </w:rPr>
              <w:t>time</w:t>
            </w:r>
          </w:p>
        </w:tc>
        <w:tc>
          <w:tcPr>
            <w:tcW w:w="1098" w:type="dxa"/>
            <w:noWrap/>
            <w:vAlign w:val="center"/>
          </w:tcPr>
          <w:p w14:paraId="10286720" w14:textId="77777777" w:rsidR="006871B5" w:rsidRPr="00920004" w:rsidRDefault="006871B5" w:rsidP="00CF739D">
            <w:pPr>
              <w:jc w:val="center"/>
            </w:pPr>
          </w:p>
        </w:tc>
        <w:tc>
          <w:tcPr>
            <w:tcW w:w="838" w:type="dxa"/>
            <w:noWrap/>
            <w:vAlign w:val="center"/>
          </w:tcPr>
          <w:p w14:paraId="7908F4E3" w14:textId="77777777" w:rsidR="006871B5" w:rsidRPr="00920004" w:rsidRDefault="006871B5" w:rsidP="00CF739D">
            <w:pPr>
              <w:jc w:val="center"/>
            </w:pPr>
          </w:p>
        </w:tc>
        <w:tc>
          <w:tcPr>
            <w:tcW w:w="823" w:type="dxa"/>
            <w:noWrap/>
            <w:vAlign w:val="center"/>
          </w:tcPr>
          <w:p w14:paraId="67A7A67E" w14:textId="77777777" w:rsidR="006871B5" w:rsidRPr="00920004" w:rsidRDefault="006871B5" w:rsidP="00CF739D">
            <w:pPr>
              <w:jc w:val="center"/>
              <w:rPr>
                <w:lang w:val="en-US"/>
              </w:rPr>
            </w:pPr>
          </w:p>
        </w:tc>
        <w:tc>
          <w:tcPr>
            <w:tcW w:w="1663" w:type="dxa"/>
            <w:noWrap/>
          </w:tcPr>
          <w:p w14:paraId="25AB1DB2" w14:textId="77777777" w:rsidR="006871B5" w:rsidRPr="00920004" w:rsidRDefault="006871B5" w:rsidP="00CF739D">
            <w:pPr>
              <w:rPr>
                <w:lang w:val="en-US"/>
              </w:rPr>
            </w:pPr>
            <w:r w:rsidRPr="00920004">
              <w:rPr>
                <w:lang w:val="en-US"/>
              </w:rPr>
              <w:t>Giờ kết thúc</w:t>
            </w:r>
          </w:p>
        </w:tc>
      </w:tr>
      <w:tr w:rsidR="006871B5" w:rsidRPr="00920004" w14:paraId="4591251D" w14:textId="77777777" w:rsidTr="00CF739D">
        <w:trPr>
          <w:trHeight w:val="300"/>
        </w:trPr>
        <w:tc>
          <w:tcPr>
            <w:tcW w:w="708" w:type="dxa"/>
            <w:noWrap/>
            <w:vAlign w:val="center"/>
            <w:hideMark/>
          </w:tcPr>
          <w:p w14:paraId="5E11DCD7" w14:textId="77777777" w:rsidR="006871B5" w:rsidRPr="00920004" w:rsidRDefault="006871B5" w:rsidP="00CF739D">
            <w:pPr>
              <w:spacing w:before="240" w:line="0" w:lineRule="atLeast"/>
              <w:jc w:val="center"/>
              <w:rPr>
                <w:lang w:val="en-US"/>
              </w:rPr>
            </w:pPr>
            <w:r w:rsidRPr="00920004">
              <w:rPr>
                <w:lang w:val="en-US"/>
              </w:rPr>
              <w:lastRenderedPageBreak/>
              <w:t>5</w:t>
            </w:r>
          </w:p>
        </w:tc>
        <w:tc>
          <w:tcPr>
            <w:tcW w:w="2295" w:type="dxa"/>
            <w:noWrap/>
            <w:hideMark/>
          </w:tcPr>
          <w:p w14:paraId="6E520A01" w14:textId="77777777" w:rsidR="006871B5" w:rsidRPr="00920004" w:rsidRDefault="006871B5" w:rsidP="00CF739D">
            <w:r w:rsidRPr="00920004">
              <w:t>status</w:t>
            </w:r>
          </w:p>
        </w:tc>
        <w:tc>
          <w:tcPr>
            <w:tcW w:w="1300" w:type="dxa"/>
            <w:noWrap/>
            <w:hideMark/>
          </w:tcPr>
          <w:p w14:paraId="5C56C9C3" w14:textId="763EA0B8" w:rsidR="006871B5" w:rsidRPr="00920004" w:rsidRDefault="00E452E5" w:rsidP="00CF739D">
            <w:r w:rsidRPr="00920004">
              <w:t>varchar</w:t>
            </w:r>
          </w:p>
        </w:tc>
        <w:tc>
          <w:tcPr>
            <w:tcW w:w="1098" w:type="dxa"/>
            <w:noWrap/>
            <w:vAlign w:val="center"/>
            <w:hideMark/>
          </w:tcPr>
          <w:p w14:paraId="0887325B" w14:textId="77777777" w:rsidR="006871B5" w:rsidRPr="00920004" w:rsidRDefault="006871B5" w:rsidP="00CF739D">
            <w:pPr>
              <w:jc w:val="center"/>
            </w:pPr>
            <w:r w:rsidRPr="00920004">
              <w:t>X</w:t>
            </w:r>
          </w:p>
        </w:tc>
        <w:tc>
          <w:tcPr>
            <w:tcW w:w="838" w:type="dxa"/>
            <w:noWrap/>
            <w:vAlign w:val="center"/>
            <w:hideMark/>
          </w:tcPr>
          <w:p w14:paraId="45A391D8" w14:textId="77777777" w:rsidR="006871B5" w:rsidRPr="00920004" w:rsidRDefault="006871B5" w:rsidP="00CF739D">
            <w:pPr>
              <w:jc w:val="center"/>
            </w:pPr>
          </w:p>
        </w:tc>
        <w:tc>
          <w:tcPr>
            <w:tcW w:w="823" w:type="dxa"/>
            <w:noWrap/>
            <w:vAlign w:val="center"/>
            <w:hideMark/>
          </w:tcPr>
          <w:p w14:paraId="2F1EDB92" w14:textId="77777777" w:rsidR="006871B5" w:rsidRPr="00920004" w:rsidRDefault="006871B5" w:rsidP="00CF739D">
            <w:pPr>
              <w:jc w:val="center"/>
            </w:pPr>
          </w:p>
        </w:tc>
        <w:tc>
          <w:tcPr>
            <w:tcW w:w="1663" w:type="dxa"/>
            <w:noWrap/>
            <w:hideMark/>
          </w:tcPr>
          <w:p w14:paraId="4DDA2A2F" w14:textId="77777777" w:rsidR="006871B5" w:rsidRPr="00920004" w:rsidRDefault="006871B5" w:rsidP="00CF739D">
            <w:r w:rsidRPr="00920004">
              <w:t>Trạng thái</w:t>
            </w:r>
          </w:p>
        </w:tc>
      </w:tr>
    </w:tbl>
    <w:p w14:paraId="6C49B3C8" w14:textId="2D258E11" w:rsidR="006871B5" w:rsidRPr="00920004" w:rsidRDefault="006871B5">
      <w:pPr>
        <w:pStyle w:val="Caption"/>
        <w:rPr>
          <w:b/>
        </w:rPr>
      </w:pPr>
      <w:bookmarkStart w:id="2649" w:name="_Toc53150462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38</w:t>
      </w:r>
      <w:r w:rsidR="00D632EE" w:rsidRPr="00CF739D">
        <w:fldChar w:fldCharType="end"/>
      </w:r>
      <w:r w:rsidRPr="00920004">
        <w:t xml:space="preserve"> Bảng dữ liệu khung giờ nhận trả quần áo</w:t>
      </w:r>
      <w:bookmarkEnd w:id="2649"/>
    </w:p>
    <w:p w14:paraId="6282EF39" w14:textId="77777777" w:rsidR="006871B5" w:rsidRPr="00920004" w:rsidRDefault="006871B5" w:rsidP="00CF739D">
      <w:pPr>
        <w:spacing w:before="240" w:line="0" w:lineRule="atLeast"/>
        <w:rPr>
          <w:b/>
          <w:lang w:val="en-US"/>
        </w:rPr>
      </w:pPr>
      <w:r w:rsidRPr="00920004">
        <w:rPr>
          <w:b/>
          <w:lang w:val="en-US"/>
        </w:rPr>
        <w:t>BẢNG UNIT</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2EC8AF5" w14:textId="77777777" w:rsidTr="00CF739D">
        <w:trPr>
          <w:trHeight w:val="300"/>
        </w:trPr>
        <w:tc>
          <w:tcPr>
            <w:tcW w:w="708" w:type="dxa"/>
            <w:noWrap/>
            <w:vAlign w:val="center"/>
            <w:hideMark/>
          </w:tcPr>
          <w:p w14:paraId="54204961"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5ABE8C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0CF7C6"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F8A41AC"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60615B0"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27ACF3C"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6C6D29E1"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2A6E4CE" w14:textId="77777777" w:rsidTr="00CF739D">
        <w:trPr>
          <w:trHeight w:val="300"/>
        </w:trPr>
        <w:tc>
          <w:tcPr>
            <w:tcW w:w="708" w:type="dxa"/>
            <w:noWrap/>
            <w:vAlign w:val="center"/>
            <w:hideMark/>
          </w:tcPr>
          <w:p w14:paraId="379BBA56" w14:textId="77777777" w:rsidR="006871B5" w:rsidRPr="00920004" w:rsidRDefault="006871B5" w:rsidP="00CF739D">
            <w:pPr>
              <w:spacing w:before="240" w:line="0" w:lineRule="atLeast"/>
              <w:jc w:val="center"/>
            </w:pPr>
            <w:r w:rsidRPr="00920004">
              <w:t>1</w:t>
            </w:r>
          </w:p>
        </w:tc>
        <w:tc>
          <w:tcPr>
            <w:tcW w:w="2295" w:type="dxa"/>
            <w:noWrap/>
            <w:hideMark/>
          </w:tcPr>
          <w:p w14:paraId="6C484D35" w14:textId="77777777" w:rsidR="006871B5" w:rsidRPr="00920004" w:rsidRDefault="006871B5" w:rsidP="00CF739D">
            <w:r w:rsidRPr="00920004">
              <w:t>id</w:t>
            </w:r>
          </w:p>
        </w:tc>
        <w:tc>
          <w:tcPr>
            <w:tcW w:w="1300" w:type="dxa"/>
            <w:noWrap/>
            <w:hideMark/>
          </w:tcPr>
          <w:p w14:paraId="2CC6CD89" w14:textId="77777777" w:rsidR="006871B5" w:rsidRPr="00920004" w:rsidRDefault="006871B5" w:rsidP="00CF739D">
            <w:r w:rsidRPr="00920004">
              <w:t>numeric</w:t>
            </w:r>
          </w:p>
        </w:tc>
        <w:tc>
          <w:tcPr>
            <w:tcW w:w="1098" w:type="dxa"/>
            <w:noWrap/>
            <w:vAlign w:val="center"/>
            <w:hideMark/>
          </w:tcPr>
          <w:p w14:paraId="61C7CE2B" w14:textId="77777777" w:rsidR="006871B5" w:rsidRPr="00920004" w:rsidRDefault="006871B5" w:rsidP="00CF739D">
            <w:pPr>
              <w:jc w:val="center"/>
            </w:pPr>
          </w:p>
        </w:tc>
        <w:tc>
          <w:tcPr>
            <w:tcW w:w="838" w:type="dxa"/>
            <w:noWrap/>
            <w:vAlign w:val="center"/>
            <w:hideMark/>
          </w:tcPr>
          <w:p w14:paraId="493D39D0" w14:textId="77777777" w:rsidR="006871B5" w:rsidRPr="00920004" w:rsidRDefault="006871B5" w:rsidP="00CF739D">
            <w:pPr>
              <w:jc w:val="center"/>
            </w:pPr>
            <w:r w:rsidRPr="00920004">
              <w:t>X</w:t>
            </w:r>
          </w:p>
        </w:tc>
        <w:tc>
          <w:tcPr>
            <w:tcW w:w="823" w:type="dxa"/>
            <w:noWrap/>
            <w:vAlign w:val="center"/>
            <w:hideMark/>
          </w:tcPr>
          <w:p w14:paraId="4CDFB382" w14:textId="77777777" w:rsidR="006871B5" w:rsidRPr="00920004" w:rsidRDefault="006871B5" w:rsidP="00CF739D">
            <w:pPr>
              <w:jc w:val="center"/>
            </w:pPr>
          </w:p>
        </w:tc>
        <w:tc>
          <w:tcPr>
            <w:tcW w:w="1663" w:type="dxa"/>
            <w:noWrap/>
            <w:hideMark/>
          </w:tcPr>
          <w:p w14:paraId="3CF65EFD" w14:textId="77777777" w:rsidR="006871B5" w:rsidRPr="00920004" w:rsidRDefault="006871B5" w:rsidP="00CF739D">
            <w:pPr>
              <w:rPr>
                <w:lang w:val="en-US"/>
              </w:rPr>
            </w:pPr>
            <w:r w:rsidRPr="00920004">
              <w:t>ID</w:t>
            </w:r>
          </w:p>
        </w:tc>
      </w:tr>
      <w:tr w:rsidR="006871B5" w:rsidRPr="00920004" w14:paraId="7A0D6763" w14:textId="77777777" w:rsidTr="00CF739D">
        <w:trPr>
          <w:trHeight w:val="300"/>
        </w:trPr>
        <w:tc>
          <w:tcPr>
            <w:tcW w:w="708" w:type="dxa"/>
            <w:noWrap/>
            <w:vAlign w:val="center"/>
            <w:hideMark/>
          </w:tcPr>
          <w:p w14:paraId="67A484F5" w14:textId="77777777" w:rsidR="006871B5" w:rsidRPr="00920004" w:rsidRDefault="006871B5" w:rsidP="00CF739D">
            <w:pPr>
              <w:spacing w:before="240" w:line="0" w:lineRule="atLeast"/>
              <w:jc w:val="center"/>
            </w:pPr>
            <w:r w:rsidRPr="00920004">
              <w:t>2</w:t>
            </w:r>
          </w:p>
        </w:tc>
        <w:tc>
          <w:tcPr>
            <w:tcW w:w="2295" w:type="dxa"/>
            <w:noWrap/>
            <w:hideMark/>
          </w:tcPr>
          <w:p w14:paraId="2D8D87D7" w14:textId="77777777" w:rsidR="006871B5" w:rsidRPr="00920004" w:rsidRDefault="006871B5" w:rsidP="00CF739D">
            <w:pPr>
              <w:rPr>
                <w:lang w:val="en-US"/>
              </w:rPr>
            </w:pPr>
            <w:r w:rsidRPr="00920004">
              <w:rPr>
                <w:lang w:val="en-US"/>
              </w:rPr>
              <w:t>unit_name</w:t>
            </w:r>
          </w:p>
        </w:tc>
        <w:tc>
          <w:tcPr>
            <w:tcW w:w="1300" w:type="dxa"/>
            <w:noWrap/>
            <w:hideMark/>
          </w:tcPr>
          <w:p w14:paraId="29A11EF8" w14:textId="34045647" w:rsidR="006871B5" w:rsidRPr="00920004" w:rsidRDefault="00E452E5" w:rsidP="00CF739D">
            <w:pPr>
              <w:rPr>
                <w:lang w:val="en-US"/>
              </w:rPr>
            </w:pPr>
            <w:r w:rsidRPr="00920004">
              <w:t>varchar</w:t>
            </w:r>
          </w:p>
        </w:tc>
        <w:tc>
          <w:tcPr>
            <w:tcW w:w="1098" w:type="dxa"/>
            <w:noWrap/>
            <w:vAlign w:val="center"/>
            <w:hideMark/>
          </w:tcPr>
          <w:p w14:paraId="252DDE19" w14:textId="77777777" w:rsidR="006871B5" w:rsidRPr="00920004" w:rsidRDefault="006871B5" w:rsidP="00CF739D">
            <w:pPr>
              <w:jc w:val="center"/>
            </w:pPr>
          </w:p>
        </w:tc>
        <w:tc>
          <w:tcPr>
            <w:tcW w:w="838" w:type="dxa"/>
            <w:noWrap/>
            <w:vAlign w:val="center"/>
            <w:hideMark/>
          </w:tcPr>
          <w:p w14:paraId="6BAE1BED" w14:textId="77777777" w:rsidR="006871B5" w:rsidRPr="00920004" w:rsidRDefault="006871B5" w:rsidP="00CF739D">
            <w:pPr>
              <w:jc w:val="center"/>
            </w:pPr>
          </w:p>
        </w:tc>
        <w:tc>
          <w:tcPr>
            <w:tcW w:w="823" w:type="dxa"/>
            <w:noWrap/>
            <w:vAlign w:val="center"/>
            <w:hideMark/>
          </w:tcPr>
          <w:p w14:paraId="117251CE" w14:textId="77777777" w:rsidR="006871B5" w:rsidRPr="00920004" w:rsidRDefault="006871B5" w:rsidP="00CF739D">
            <w:pPr>
              <w:jc w:val="center"/>
              <w:rPr>
                <w:lang w:val="en-US"/>
              </w:rPr>
            </w:pPr>
          </w:p>
        </w:tc>
        <w:tc>
          <w:tcPr>
            <w:tcW w:w="1663" w:type="dxa"/>
            <w:noWrap/>
            <w:hideMark/>
          </w:tcPr>
          <w:p w14:paraId="69B9054E" w14:textId="77777777" w:rsidR="006871B5" w:rsidRPr="00920004" w:rsidRDefault="006871B5" w:rsidP="00CF739D">
            <w:pPr>
              <w:rPr>
                <w:lang w:val="en-US"/>
              </w:rPr>
            </w:pPr>
            <w:r w:rsidRPr="00920004">
              <w:rPr>
                <w:lang w:val="en-US"/>
              </w:rPr>
              <w:t>Tên đơn vị tính</w:t>
            </w:r>
          </w:p>
        </w:tc>
      </w:tr>
      <w:tr w:rsidR="006871B5" w:rsidRPr="00920004" w14:paraId="4FEBD1B9" w14:textId="77777777" w:rsidTr="00CF739D">
        <w:trPr>
          <w:trHeight w:val="300"/>
        </w:trPr>
        <w:tc>
          <w:tcPr>
            <w:tcW w:w="708" w:type="dxa"/>
            <w:noWrap/>
            <w:vAlign w:val="center"/>
            <w:hideMark/>
          </w:tcPr>
          <w:p w14:paraId="6F4429F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hideMark/>
          </w:tcPr>
          <w:p w14:paraId="2509C876" w14:textId="77777777" w:rsidR="006871B5" w:rsidRPr="00920004" w:rsidRDefault="006871B5" w:rsidP="00CF739D">
            <w:r w:rsidRPr="00920004">
              <w:t>status</w:t>
            </w:r>
          </w:p>
        </w:tc>
        <w:tc>
          <w:tcPr>
            <w:tcW w:w="1300" w:type="dxa"/>
            <w:noWrap/>
            <w:hideMark/>
          </w:tcPr>
          <w:p w14:paraId="035C1C7B" w14:textId="6729ED71" w:rsidR="006871B5" w:rsidRPr="00920004" w:rsidRDefault="00E452E5" w:rsidP="00CF739D">
            <w:r w:rsidRPr="00920004">
              <w:t>varchar</w:t>
            </w:r>
          </w:p>
        </w:tc>
        <w:tc>
          <w:tcPr>
            <w:tcW w:w="1098" w:type="dxa"/>
            <w:noWrap/>
            <w:vAlign w:val="center"/>
            <w:hideMark/>
          </w:tcPr>
          <w:p w14:paraId="7FBD4457" w14:textId="77777777" w:rsidR="006871B5" w:rsidRPr="00920004" w:rsidRDefault="006871B5" w:rsidP="00CF739D">
            <w:pPr>
              <w:jc w:val="center"/>
            </w:pPr>
            <w:r w:rsidRPr="00920004">
              <w:t>X</w:t>
            </w:r>
          </w:p>
        </w:tc>
        <w:tc>
          <w:tcPr>
            <w:tcW w:w="838" w:type="dxa"/>
            <w:noWrap/>
            <w:vAlign w:val="center"/>
            <w:hideMark/>
          </w:tcPr>
          <w:p w14:paraId="1AF3BD83" w14:textId="77777777" w:rsidR="006871B5" w:rsidRPr="00920004" w:rsidRDefault="006871B5" w:rsidP="00CF739D">
            <w:pPr>
              <w:jc w:val="center"/>
            </w:pPr>
          </w:p>
        </w:tc>
        <w:tc>
          <w:tcPr>
            <w:tcW w:w="823" w:type="dxa"/>
            <w:noWrap/>
            <w:vAlign w:val="center"/>
            <w:hideMark/>
          </w:tcPr>
          <w:p w14:paraId="13BA0077" w14:textId="77777777" w:rsidR="006871B5" w:rsidRPr="00920004" w:rsidRDefault="006871B5" w:rsidP="00CF739D">
            <w:pPr>
              <w:jc w:val="center"/>
            </w:pPr>
          </w:p>
        </w:tc>
        <w:tc>
          <w:tcPr>
            <w:tcW w:w="1663" w:type="dxa"/>
            <w:noWrap/>
            <w:hideMark/>
          </w:tcPr>
          <w:p w14:paraId="61B09FB5" w14:textId="77777777" w:rsidR="006871B5" w:rsidRPr="00920004" w:rsidRDefault="006871B5" w:rsidP="00CF739D">
            <w:r w:rsidRPr="00920004">
              <w:t>Trạng thái</w:t>
            </w:r>
          </w:p>
        </w:tc>
      </w:tr>
    </w:tbl>
    <w:p w14:paraId="0F3DB576" w14:textId="0802290B" w:rsidR="00BD0851" w:rsidRPr="00CF739D" w:rsidRDefault="006871B5" w:rsidP="00CF739D">
      <w:pPr>
        <w:pStyle w:val="Caption"/>
      </w:pPr>
      <w:bookmarkStart w:id="2650" w:name="_Toc531504629"/>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39</w:t>
      </w:r>
      <w:r w:rsidR="00D632EE" w:rsidRPr="00CF739D">
        <w:fldChar w:fldCharType="end"/>
      </w:r>
      <w:r w:rsidRPr="00CF739D">
        <w:t xml:space="preserve"> Bảng dữ liệu đơn vị tính</w:t>
      </w:r>
      <w:bookmarkEnd w:id="2650"/>
    </w:p>
    <w:p w14:paraId="010EE158" w14:textId="77777777" w:rsidR="006871B5" w:rsidRPr="00920004" w:rsidRDefault="006871B5" w:rsidP="00CF739D">
      <w:pPr>
        <w:spacing w:before="240" w:line="0" w:lineRule="atLeast"/>
        <w:rPr>
          <w:b/>
          <w:lang w:val="en-US"/>
        </w:rPr>
      </w:pPr>
      <w:r w:rsidRPr="00920004">
        <w:rPr>
          <w:b/>
          <w:lang w:val="en-US"/>
        </w:rPr>
        <w:t>BẢNG UNIT_PRICE</w:t>
      </w:r>
    </w:p>
    <w:tbl>
      <w:tblPr>
        <w:tblStyle w:val="TableGrid"/>
        <w:tblW w:w="8815" w:type="dxa"/>
        <w:tblLook w:val="04A0" w:firstRow="1" w:lastRow="0" w:firstColumn="1" w:lastColumn="0" w:noHBand="0" w:noVBand="1"/>
      </w:tblPr>
      <w:tblGrid>
        <w:gridCol w:w="708"/>
        <w:gridCol w:w="2295"/>
        <w:gridCol w:w="1300"/>
        <w:gridCol w:w="1098"/>
        <w:gridCol w:w="838"/>
        <w:gridCol w:w="823"/>
        <w:gridCol w:w="1753"/>
      </w:tblGrid>
      <w:tr w:rsidR="006871B5" w:rsidRPr="00920004" w14:paraId="663DAFCB" w14:textId="77777777" w:rsidTr="00CF739D">
        <w:trPr>
          <w:trHeight w:val="300"/>
        </w:trPr>
        <w:tc>
          <w:tcPr>
            <w:tcW w:w="708" w:type="dxa"/>
            <w:noWrap/>
            <w:vAlign w:val="center"/>
            <w:hideMark/>
          </w:tcPr>
          <w:p w14:paraId="32E79EA6"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ABE0A3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799CE81"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2942539"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864C6EF"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D30A6C0" w14:textId="77777777" w:rsidR="006871B5" w:rsidRPr="00920004" w:rsidRDefault="006871B5" w:rsidP="00CF739D">
            <w:pPr>
              <w:spacing w:before="240" w:line="0" w:lineRule="atLeast"/>
              <w:jc w:val="center"/>
              <w:rPr>
                <w:b/>
                <w:bCs/>
              </w:rPr>
            </w:pPr>
            <w:r w:rsidRPr="00920004">
              <w:rPr>
                <w:b/>
                <w:bCs/>
                <w:lang w:val="da-DK"/>
              </w:rPr>
              <w:t>Khóa ngoại</w:t>
            </w:r>
          </w:p>
        </w:tc>
        <w:tc>
          <w:tcPr>
            <w:tcW w:w="1753" w:type="dxa"/>
            <w:noWrap/>
            <w:vAlign w:val="center"/>
            <w:hideMark/>
          </w:tcPr>
          <w:p w14:paraId="3E79EB1E"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6CF3EB" w14:textId="77777777" w:rsidTr="00CF739D">
        <w:trPr>
          <w:trHeight w:val="300"/>
        </w:trPr>
        <w:tc>
          <w:tcPr>
            <w:tcW w:w="708" w:type="dxa"/>
            <w:noWrap/>
            <w:vAlign w:val="center"/>
            <w:hideMark/>
          </w:tcPr>
          <w:p w14:paraId="678DED0A" w14:textId="77777777" w:rsidR="006871B5" w:rsidRPr="00920004" w:rsidRDefault="006871B5" w:rsidP="00CF739D">
            <w:pPr>
              <w:spacing w:before="240" w:line="0" w:lineRule="atLeast"/>
              <w:jc w:val="center"/>
            </w:pPr>
            <w:r w:rsidRPr="00920004">
              <w:t>1</w:t>
            </w:r>
          </w:p>
        </w:tc>
        <w:tc>
          <w:tcPr>
            <w:tcW w:w="2295" w:type="dxa"/>
            <w:noWrap/>
            <w:hideMark/>
          </w:tcPr>
          <w:p w14:paraId="4ACB80DC" w14:textId="77777777" w:rsidR="006871B5" w:rsidRPr="00920004" w:rsidRDefault="006871B5" w:rsidP="00CF739D">
            <w:r w:rsidRPr="00920004">
              <w:t>id</w:t>
            </w:r>
          </w:p>
        </w:tc>
        <w:tc>
          <w:tcPr>
            <w:tcW w:w="1300" w:type="dxa"/>
            <w:noWrap/>
            <w:hideMark/>
          </w:tcPr>
          <w:p w14:paraId="7C1B44CC" w14:textId="77777777" w:rsidR="006871B5" w:rsidRPr="00920004" w:rsidRDefault="006871B5" w:rsidP="00CF739D">
            <w:r w:rsidRPr="00920004">
              <w:t>numeric</w:t>
            </w:r>
          </w:p>
        </w:tc>
        <w:tc>
          <w:tcPr>
            <w:tcW w:w="1098" w:type="dxa"/>
            <w:noWrap/>
            <w:vAlign w:val="center"/>
            <w:hideMark/>
          </w:tcPr>
          <w:p w14:paraId="3D2B2DE3" w14:textId="77777777" w:rsidR="006871B5" w:rsidRPr="00920004" w:rsidRDefault="006871B5" w:rsidP="00CF739D">
            <w:pPr>
              <w:jc w:val="center"/>
            </w:pPr>
          </w:p>
        </w:tc>
        <w:tc>
          <w:tcPr>
            <w:tcW w:w="838" w:type="dxa"/>
            <w:noWrap/>
            <w:vAlign w:val="center"/>
            <w:hideMark/>
          </w:tcPr>
          <w:p w14:paraId="3C8C26F8" w14:textId="77777777" w:rsidR="006871B5" w:rsidRPr="00920004" w:rsidRDefault="006871B5" w:rsidP="00CF739D">
            <w:pPr>
              <w:jc w:val="center"/>
            </w:pPr>
            <w:r w:rsidRPr="00920004">
              <w:t>X</w:t>
            </w:r>
          </w:p>
        </w:tc>
        <w:tc>
          <w:tcPr>
            <w:tcW w:w="823" w:type="dxa"/>
            <w:noWrap/>
            <w:vAlign w:val="center"/>
            <w:hideMark/>
          </w:tcPr>
          <w:p w14:paraId="67BFD933" w14:textId="77777777" w:rsidR="006871B5" w:rsidRPr="00920004" w:rsidRDefault="006871B5" w:rsidP="00CF739D">
            <w:pPr>
              <w:jc w:val="center"/>
            </w:pPr>
          </w:p>
        </w:tc>
        <w:tc>
          <w:tcPr>
            <w:tcW w:w="1753" w:type="dxa"/>
            <w:noWrap/>
            <w:hideMark/>
          </w:tcPr>
          <w:p w14:paraId="45FC62F4" w14:textId="77777777" w:rsidR="006871B5" w:rsidRPr="00920004" w:rsidRDefault="006871B5" w:rsidP="00CF739D">
            <w:pPr>
              <w:rPr>
                <w:lang w:val="en-US"/>
              </w:rPr>
            </w:pPr>
            <w:r w:rsidRPr="00920004">
              <w:t>ID</w:t>
            </w:r>
          </w:p>
        </w:tc>
      </w:tr>
      <w:tr w:rsidR="006871B5" w:rsidRPr="00920004" w14:paraId="5307BC9D" w14:textId="77777777" w:rsidTr="00CF739D">
        <w:trPr>
          <w:trHeight w:val="300"/>
        </w:trPr>
        <w:tc>
          <w:tcPr>
            <w:tcW w:w="708" w:type="dxa"/>
            <w:noWrap/>
            <w:vAlign w:val="center"/>
            <w:hideMark/>
          </w:tcPr>
          <w:p w14:paraId="34D670F0" w14:textId="77777777" w:rsidR="006871B5" w:rsidRPr="00920004" w:rsidRDefault="006871B5" w:rsidP="00CF739D">
            <w:pPr>
              <w:spacing w:before="240" w:line="0" w:lineRule="atLeast"/>
              <w:jc w:val="center"/>
            </w:pPr>
            <w:r w:rsidRPr="00920004">
              <w:t>2</w:t>
            </w:r>
          </w:p>
        </w:tc>
        <w:tc>
          <w:tcPr>
            <w:tcW w:w="2295" w:type="dxa"/>
            <w:noWrap/>
            <w:hideMark/>
          </w:tcPr>
          <w:p w14:paraId="21B776B0" w14:textId="77777777" w:rsidR="006871B5" w:rsidRPr="00920004" w:rsidRDefault="006871B5" w:rsidP="00CF739D">
            <w:pPr>
              <w:rPr>
                <w:lang w:val="en-US"/>
              </w:rPr>
            </w:pPr>
            <w:r w:rsidRPr="00920004">
              <w:rPr>
                <w:lang w:val="en-US"/>
              </w:rPr>
              <w:t>unit_id</w:t>
            </w:r>
          </w:p>
        </w:tc>
        <w:tc>
          <w:tcPr>
            <w:tcW w:w="1300" w:type="dxa"/>
            <w:noWrap/>
            <w:hideMark/>
          </w:tcPr>
          <w:p w14:paraId="16510D11" w14:textId="77777777" w:rsidR="006871B5" w:rsidRPr="00920004" w:rsidRDefault="006871B5" w:rsidP="00CF739D">
            <w:pPr>
              <w:rPr>
                <w:lang w:val="en-US"/>
              </w:rPr>
            </w:pPr>
            <w:r w:rsidRPr="00920004">
              <w:rPr>
                <w:lang w:val="en-US"/>
              </w:rPr>
              <w:t>numeric</w:t>
            </w:r>
          </w:p>
        </w:tc>
        <w:tc>
          <w:tcPr>
            <w:tcW w:w="1098" w:type="dxa"/>
            <w:noWrap/>
            <w:vAlign w:val="center"/>
            <w:hideMark/>
          </w:tcPr>
          <w:p w14:paraId="3E6EF175" w14:textId="77777777" w:rsidR="006871B5" w:rsidRPr="00920004" w:rsidRDefault="006871B5" w:rsidP="00CF739D">
            <w:pPr>
              <w:jc w:val="center"/>
            </w:pPr>
          </w:p>
        </w:tc>
        <w:tc>
          <w:tcPr>
            <w:tcW w:w="838" w:type="dxa"/>
            <w:noWrap/>
            <w:vAlign w:val="center"/>
            <w:hideMark/>
          </w:tcPr>
          <w:p w14:paraId="4131FCC1" w14:textId="77777777" w:rsidR="006871B5" w:rsidRPr="00920004" w:rsidRDefault="006871B5" w:rsidP="00CF739D">
            <w:pPr>
              <w:jc w:val="center"/>
            </w:pPr>
          </w:p>
        </w:tc>
        <w:tc>
          <w:tcPr>
            <w:tcW w:w="823" w:type="dxa"/>
            <w:noWrap/>
            <w:vAlign w:val="center"/>
            <w:hideMark/>
          </w:tcPr>
          <w:p w14:paraId="35BA5D7E" w14:textId="77777777" w:rsidR="006871B5" w:rsidRPr="00920004" w:rsidRDefault="006871B5" w:rsidP="00CF739D">
            <w:pPr>
              <w:jc w:val="center"/>
              <w:rPr>
                <w:lang w:val="en-US"/>
              </w:rPr>
            </w:pPr>
            <w:r w:rsidRPr="00920004">
              <w:rPr>
                <w:lang w:val="en-US"/>
              </w:rPr>
              <w:t>X</w:t>
            </w:r>
          </w:p>
        </w:tc>
        <w:tc>
          <w:tcPr>
            <w:tcW w:w="1753" w:type="dxa"/>
            <w:noWrap/>
            <w:hideMark/>
          </w:tcPr>
          <w:p w14:paraId="49A17B65" w14:textId="77777777" w:rsidR="006871B5" w:rsidRPr="00920004" w:rsidRDefault="006871B5" w:rsidP="00CF739D">
            <w:pPr>
              <w:rPr>
                <w:lang w:val="en-US"/>
              </w:rPr>
            </w:pPr>
            <w:r w:rsidRPr="00920004">
              <w:rPr>
                <w:lang w:val="en-US"/>
              </w:rPr>
              <w:t>Tên đơn vị tính</w:t>
            </w:r>
          </w:p>
        </w:tc>
      </w:tr>
      <w:tr w:rsidR="006871B5" w:rsidRPr="00920004" w14:paraId="340351C5" w14:textId="77777777" w:rsidTr="00CF739D">
        <w:trPr>
          <w:trHeight w:val="300"/>
        </w:trPr>
        <w:tc>
          <w:tcPr>
            <w:tcW w:w="708" w:type="dxa"/>
            <w:noWrap/>
            <w:vAlign w:val="center"/>
          </w:tcPr>
          <w:p w14:paraId="6ADBB49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9ABF1BB" w14:textId="77777777" w:rsidR="006871B5" w:rsidRPr="00920004" w:rsidRDefault="006871B5" w:rsidP="00CF739D">
            <w:pPr>
              <w:rPr>
                <w:lang w:val="en-US"/>
              </w:rPr>
            </w:pPr>
            <w:r w:rsidRPr="00920004">
              <w:rPr>
                <w:lang w:val="en-US"/>
              </w:rPr>
              <w:t>service_type_id</w:t>
            </w:r>
          </w:p>
        </w:tc>
        <w:tc>
          <w:tcPr>
            <w:tcW w:w="1300" w:type="dxa"/>
            <w:noWrap/>
          </w:tcPr>
          <w:p w14:paraId="24654390" w14:textId="77777777" w:rsidR="006871B5" w:rsidRPr="00920004" w:rsidRDefault="006871B5" w:rsidP="00CF739D">
            <w:pPr>
              <w:rPr>
                <w:lang w:val="en-US"/>
              </w:rPr>
            </w:pPr>
            <w:r w:rsidRPr="00920004">
              <w:rPr>
                <w:lang w:val="en-US"/>
              </w:rPr>
              <w:t>numeric</w:t>
            </w:r>
          </w:p>
        </w:tc>
        <w:tc>
          <w:tcPr>
            <w:tcW w:w="1098" w:type="dxa"/>
            <w:noWrap/>
            <w:vAlign w:val="center"/>
          </w:tcPr>
          <w:p w14:paraId="5BDDC0BB" w14:textId="77777777" w:rsidR="006871B5" w:rsidRPr="00920004" w:rsidRDefault="006871B5" w:rsidP="00CF739D">
            <w:pPr>
              <w:jc w:val="center"/>
            </w:pPr>
          </w:p>
        </w:tc>
        <w:tc>
          <w:tcPr>
            <w:tcW w:w="838" w:type="dxa"/>
            <w:noWrap/>
            <w:vAlign w:val="center"/>
          </w:tcPr>
          <w:p w14:paraId="6537A278" w14:textId="77777777" w:rsidR="006871B5" w:rsidRPr="00920004" w:rsidRDefault="006871B5" w:rsidP="00CF739D">
            <w:pPr>
              <w:jc w:val="center"/>
            </w:pPr>
          </w:p>
        </w:tc>
        <w:tc>
          <w:tcPr>
            <w:tcW w:w="823" w:type="dxa"/>
            <w:noWrap/>
            <w:vAlign w:val="center"/>
          </w:tcPr>
          <w:p w14:paraId="2260BBF3" w14:textId="77777777" w:rsidR="006871B5" w:rsidRPr="00920004" w:rsidRDefault="006871B5" w:rsidP="00CF739D">
            <w:pPr>
              <w:jc w:val="center"/>
              <w:rPr>
                <w:lang w:val="en-US"/>
              </w:rPr>
            </w:pPr>
            <w:r w:rsidRPr="00920004">
              <w:rPr>
                <w:lang w:val="en-US"/>
              </w:rPr>
              <w:t>X</w:t>
            </w:r>
          </w:p>
        </w:tc>
        <w:tc>
          <w:tcPr>
            <w:tcW w:w="1753" w:type="dxa"/>
            <w:noWrap/>
          </w:tcPr>
          <w:p w14:paraId="74171165" w14:textId="77777777" w:rsidR="006871B5" w:rsidRPr="00920004" w:rsidRDefault="006871B5" w:rsidP="00CF739D">
            <w:pPr>
              <w:rPr>
                <w:lang w:val="en-US"/>
              </w:rPr>
            </w:pPr>
            <w:r w:rsidRPr="00920004">
              <w:rPr>
                <w:lang w:val="en-US"/>
              </w:rPr>
              <w:t>Loại dịch vụ</w:t>
            </w:r>
          </w:p>
        </w:tc>
      </w:tr>
      <w:tr w:rsidR="006871B5" w:rsidRPr="00920004" w14:paraId="4632DD5A" w14:textId="77777777" w:rsidTr="00CF739D">
        <w:trPr>
          <w:trHeight w:val="300"/>
        </w:trPr>
        <w:tc>
          <w:tcPr>
            <w:tcW w:w="708" w:type="dxa"/>
            <w:noWrap/>
            <w:vAlign w:val="center"/>
          </w:tcPr>
          <w:p w14:paraId="7E64B2A0"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7825AFF0" w14:textId="77777777" w:rsidR="006871B5" w:rsidRPr="00920004" w:rsidRDefault="006871B5" w:rsidP="00CF739D">
            <w:pPr>
              <w:rPr>
                <w:lang w:val="en-US"/>
              </w:rPr>
            </w:pPr>
            <w:r w:rsidRPr="00920004">
              <w:rPr>
                <w:lang w:val="en-US"/>
              </w:rPr>
              <w:t>apply_date</w:t>
            </w:r>
          </w:p>
        </w:tc>
        <w:tc>
          <w:tcPr>
            <w:tcW w:w="1300" w:type="dxa"/>
            <w:noWrap/>
          </w:tcPr>
          <w:p w14:paraId="58DB884A" w14:textId="77777777" w:rsidR="006871B5" w:rsidRPr="00920004" w:rsidRDefault="006871B5" w:rsidP="00CF739D">
            <w:pPr>
              <w:rPr>
                <w:lang w:val="en-US"/>
              </w:rPr>
            </w:pPr>
            <w:r w:rsidRPr="00920004">
              <w:rPr>
                <w:lang w:val="en-US"/>
              </w:rPr>
              <w:t>datetime</w:t>
            </w:r>
          </w:p>
        </w:tc>
        <w:tc>
          <w:tcPr>
            <w:tcW w:w="1098" w:type="dxa"/>
            <w:noWrap/>
            <w:vAlign w:val="center"/>
          </w:tcPr>
          <w:p w14:paraId="790873B1" w14:textId="77777777" w:rsidR="006871B5" w:rsidRPr="00920004" w:rsidRDefault="006871B5" w:rsidP="00CF739D">
            <w:pPr>
              <w:jc w:val="center"/>
            </w:pPr>
          </w:p>
        </w:tc>
        <w:tc>
          <w:tcPr>
            <w:tcW w:w="838" w:type="dxa"/>
            <w:noWrap/>
            <w:vAlign w:val="center"/>
          </w:tcPr>
          <w:p w14:paraId="544B5452" w14:textId="77777777" w:rsidR="006871B5" w:rsidRPr="00920004" w:rsidRDefault="006871B5" w:rsidP="00CF739D">
            <w:pPr>
              <w:jc w:val="center"/>
            </w:pPr>
          </w:p>
        </w:tc>
        <w:tc>
          <w:tcPr>
            <w:tcW w:w="823" w:type="dxa"/>
            <w:noWrap/>
            <w:vAlign w:val="center"/>
          </w:tcPr>
          <w:p w14:paraId="68EEB3EA" w14:textId="77777777" w:rsidR="006871B5" w:rsidRPr="00920004" w:rsidRDefault="006871B5" w:rsidP="00CF739D">
            <w:pPr>
              <w:jc w:val="center"/>
              <w:rPr>
                <w:lang w:val="en-US"/>
              </w:rPr>
            </w:pPr>
          </w:p>
        </w:tc>
        <w:tc>
          <w:tcPr>
            <w:tcW w:w="1753" w:type="dxa"/>
            <w:noWrap/>
          </w:tcPr>
          <w:p w14:paraId="287907F4" w14:textId="77777777" w:rsidR="006871B5" w:rsidRPr="00920004" w:rsidRDefault="006871B5" w:rsidP="00CF739D">
            <w:pPr>
              <w:rPr>
                <w:lang w:val="en-US"/>
              </w:rPr>
            </w:pPr>
            <w:r w:rsidRPr="00920004">
              <w:rPr>
                <w:lang w:val="en-US"/>
              </w:rPr>
              <w:t>Ngày áp dụng</w:t>
            </w:r>
          </w:p>
        </w:tc>
      </w:tr>
      <w:tr w:rsidR="006871B5" w:rsidRPr="00920004" w14:paraId="3BAEE2D2" w14:textId="77777777" w:rsidTr="00CF739D">
        <w:trPr>
          <w:trHeight w:val="300"/>
        </w:trPr>
        <w:tc>
          <w:tcPr>
            <w:tcW w:w="708" w:type="dxa"/>
            <w:noWrap/>
            <w:vAlign w:val="center"/>
          </w:tcPr>
          <w:p w14:paraId="2862AB00"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6C46E8A7" w14:textId="77777777" w:rsidR="006871B5" w:rsidRPr="00920004" w:rsidRDefault="006871B5" w:rsidP="00CF739D">
            <w:pPr>
              <w:rPr>
                <w:lang w:val="en-US"/>
              </w:rPr>
            </w:pPr>
            <w:r w:rsidRPr="00920004">
              <w:rPr>
                <w:lang w:val="en-US"/>
              </w:rPr>
              <w:t>price</w:t>
            </w:r>
          </w:p>
        </w:tc>
        <w:tc>
          <w:tcPr>
            <w:tcW w:w="1300" w:type="dxa"/>
            <w:noWrap/>
          </w:tcPr>
          <w:p w14:paraId="77583DB5" w14:textId="77777777" w:rsidR="006871B5" w:rsidRPr="00920004" w:rsidRDefault="006871B5" w:rsidP="00CF739D">
            <w:pPr>
              <w:rPr>
                <w:lang w:val="en-US"/>
              </w:rPr>
            </w:pPr>
            <w:r w:rsidRPr="00920004">
              <w:rPr>
                <w:lang w:val="en-US"/>
              </w:rPr>
              <w:t>money</w:t>
            </w:r>
          </w:p>
        </w:tc>
        <w:tc>
          <w:tcPr>
            <w:tcW w:w="1098" w:type="dxa"/>
            <w:noWrap/>
            <w:vAlign w:val="center"/>
          </w:tcPr>
          <w:p w14:paraId="0F445074" w14:textId="77777777" w:rsidR="006871B5" w:rsidRPr="00920004" w:rsidRDefault="006871B5" w:rsidP="00CF739D">
            <w:pPr>
              <w:jc w:val="center"/>
            </w:pPr>
          </w:p>
        </w:tc>
        <w:tc>
          <w:tcPr>
            <w:tcW w:w="838" w:type="dxa"/>
            <w:noWrap/>
            <w:vAlign w:val="center"/>
          </w:tcPr>
          <w:p w14:paraId="4ACF23D1" w14:textId="77777777" w:rsidR="006871B5" w:rsidRPr="00920004" w:rsidRDefault="006871B5" w:rsidP="00CF739D">
            <w:pPr>
              <w:jc w:val="center"/>
            </w:pPr>
          </w:p>
        </w:tc>
        <w:tc>
          <w:tcPr>
            <w:tcW w:w="823" w:type="dxa"/>
            <w:noWrap/>
            <w:vAlign w:val="center"/>
          </w:tcPr>
          <w:p w14:paraId="079DF32E" w14:textId="77777777" w:rsidR="006871B5" w:rsidRPr="00920004" w:rsidRDefault="006871B5" w:rsidP="00CF739D">
            <w:pPr>
              <w:jc w:val="center"/>
              <w:rPr>
                <w:lang w:val="en-US"/>
              </w:rPr>
            </w:pPr>
          </w:p>
        </w:tc>
        <w:tc>
          <w:tcPr>
            <w:tcW w:w="1753" w:type="dxa"/>
            <w:noWrap/>
          </w:tcPr>
          <w:p w14:paraId="5186CE8D" w14:textId="77777777" w:rsidR="006871B5" w:rsidRPr="00920004" w:rsidRDefault="006871B5" w:rsidP="00CF739D">
            <w:pPr>
              <w:rPr>
                <w:lang w:val="en-US"/>
              </w:rPr>
            </w:pPr>
            <w:r w:rsidRPr="00920004">
              <w:rPr>
                <w:lang w:val="en-US"/>
              </w:rPr>
              <w:t>Giá tiền</w:t>
            </w:r>
          </w:p>
        </w:tc>
      </w:tr>
      <w:tr w:rsidR="006871B5" w:rsidRPr="00920004" w14:paraId="1238E777" w14:textId="77777777" w:rsidTr="00CF739D">
        <w:trPr>
          <w:trHeight w:val="300"/>
        </w:trPr>
        <w:tc>
          <w:tcPr>
            <w:tcW w:w="708" w:type="dxa"/>
            <w:noWrap/>
            <w:vAlign w:val="center"/>
            <w:hideMark/>
          </w:tcPr>
          <w:p w14:paraId="3F4065D6"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248F8A87" w14:textId="77777777" w:rsidR="006871B5" w:rsidRPr="00920004" w:rsidRDefault="006871B5" w:rsidP="00CF739D">
            <w:r w:rsidRPr="00920004">
              <w:t>status</w:t>
            </w:r>
          </w:p>
        </w:tc>
        <w:tc>
          <w:tcPr>
            <w:tcW w:w="1300" w:type="dxa"/>
            <w:noWrap/>
            <w:hideMark/>
          </w:tcPr>
          <w:p w14:paraId="31C210F8" w14:textId="2402F4E4" w:rsidR="006871B5" w:rsidRPr="00920004" w:rsidRDefault="00E452E5" w:rsidP="00CF739D">
            <w:r w:rsidRPr="00920004">
              <w:t>varchar</w:t>
            </w:r>
          </w:p>
        </w:tc>
        <w:tc>
          <w:tcPr>
            <w:tcW w:w="1098" w:type="dxa"/>
            <w:noWrap/>
            <w:vAlign w:val="center"/>
            <w:hideMark/>
          </w:tcPr>
          <w:p w14:paraId="7D11CF35" w14:textId="77777777" w:rsidR="006871B5" w:rsidRPr="00920004" w:rsidRDefault="006871B5" w:rsidP="00CF739D">
            <w:pPr>
              <w:jc w:val="center"/>
            </w:pPr>
            <w:r w:rsidRPr="00920004">
              <w:t>X</w:t>
            </w:r>
          </w:p>
        </w:tc>
        <w:tc>
          <w:tcPr>
            <w:tcW w:w="838" w:type="dxa"/>
            <w:noWrap/>
            <w:vAlign w:val="center"/>
            <w:hideMark/>
          </w:tcPr>
          <w:p w14:paraId="2F4731A5" w14:textId="77777777" w:rsidR="006871B5" w:rsidRPr="00920004" w:rsidRDefault="006871B5" w:rsidP="00CF739D">
            <w:pPr>
              <w:jc w:val="center"/>
            </w:pPr>
          </w:p>
        </w:tc>
        <w:tc>
          <w:tcPr>
            <w:tcW w:w="823" w:type="dxa"/>
            <w:noWrap/>
            <w:vAlign w:val="center"/>
            <w:hideMark/>
          </w:tcPr>
          <w:p w14:paraId="5948577D" w14:textId="77777777" w:rsidR="006871B5" w:rsidRPr="00920004" w:rsidRDefault="006871B5" w:rsidP="00CF739D">
            <w:pPr>
              <w:jc w:val="center"/>
            </w:pPr>
          </w:p>
        </w:tc>
        <w:tc>
          <w:tcPr>
            <w:tcW w:w="1753" w:type="dxa"/>
            <w:noWrap/>
            <w:hideMark/>
          </w:tcPr>
          <w:p w14:paraId="47513A5D" w14:textId="77777777" w:rsidR="006871B5" w:rsidRPr="00920004" w:rsidRDefault="006871B5" w:rsidP="00CF739D">
            <w:r w:rsidRPr="00920004">
              <w:t>Trạng thái</w:t>
            </w:r>
          </w:p>
        </w:tc>
      </w:tr>
    </w:tbl>
    <w:p w14:paraId="1C49C3F9" w14:textId="0D1727EC" w:rsidR="00BD0851" w:rsidRPr="00920004" w:rsidRDefault="006871B5">
      <w:pPr>
        <w:pStyle w:val="Caption"/>
      </w:pPr>
      <w:bookmarkStart w:id="2651" w:name="_Toc53150463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40</w:t>
      </w:r>
      <w:r w:rsidR="00D632EE" w:rsidRPr="00CF739D">
        <w:fldChar w:fldCharType="end"/>
      </w:r>
      <w:r w:rsidRPr="00920004">
        <w:t xml:space="preserve"> Bảng dữ liệu đơn giá</w:t>
      </w:r>
      <w:bookmarkEnd w:id="2651"/>
    </w:p>
    <w:p w14:paraId="2A73783A" w14:textId="77777777" w:rsidR="006871B5" w:rsidRPr="00920004" w:rsidRDefault="006871B5" w:rsidP="00CF739D">
      <w:pPr>
        <w:spacing w:before="240" w:line="0" w:lineRule="atLeast"/>
        <w:rPr>
          <w:b/>
          <w:lang w:val="en-US"/>
        </w:rPr>
      </w:pPr>
      <w:r w:rsidRPr="00920004">
        <w:rPr>
          <w:b/>
          <w:lang w:val="en-US"/>
        </w:rPr>
        <w:t>BẢNG USER</w:t>
      </w:r>
    </w:p>
    <w:tbl>
      <w:tblPr>
        <w:tblStyle w:val="TableGrid"/>
        <w:tblW w:w="8905" w:type="dxa"/>
        <w:tblLook w:val="04A0" w:firstRow="1" w:lastRow="0" w:firstColumn="1" w:lastColumn="0" w:noHBand="0" w:noVBand="1"/>
      </w:tblPr>
      <w:tblGrid>
        <w:gridCol w:w="708"/>
        <w:gridCol w:w="2257"/>
        <w:gridCol w:w="1527"/>
        <w:gridCol w:w="1098"/>
        <w:gridCol w:w="838"/>
        <w:gridCol w:w="823"/>
        <w:gridCol w:w="1654"/>
      </w:tblGrid>
      <w:tr w:rsidR="006871B5" w:rsidRPr="00920004" w14:paraId="471F2E6F" w14:textId="77777777" w:rsidTr="00CF739D">
        <w:trPr>
          <w:trHeight w:val="300"/>
        </w:trPr>
        <w:tc>
          <w:tcPr>
            <w:tcW w:w="708" w:type="dxa"/>
            <w:noWrap/>
            <w:vAlign w:val="center"/>
            <w:hideMark/>
          </w:tcPr>
          <w:p w14:paraId="2AD805C4" w14:textId="77777777" w:rsidR="006871B5" w:rsidRPr="00920004" w:rsidRDefault="006871B5" w:rsidP="00CF739D">
            <w:pPr>
              <w:spacing w:before="240" w:line="0" w:lineRule="atLeast"/>
              <w:jc w:val="center"/>
              <w:rPr>
                <w:b/>
                <w:bCs/>
              </w:rPr>
            </w:pPr>
            <w:r w:rsidRPr="00920004">
              <w:rPr>
                <w:b/>
                <w:bCs/>
                <w:lang w:val="da-DK"/>
              </w:rPr>
              <w:t>STT</w:t>
            </w:r>
          </w:p>
        </w:tc>
        <w:tc>
          <w:tcPr>
            <w:tcW w:w="2257" w:type="dxa"/>
            <w:noWrap/>
            <w:vAlign w:val="center"/>
            <w:hideMark/>
          </w:tcPr>
          <w:p w14:paraId="3C61E8A0" w14:textId="77777777" w:rsidR="006871B5" w:rsidRPr="00920004" w:rsidRDefault="006871B5" w:rsidP="00CF739D">
            <w:pPr>
              <w:spacing w:before="240" w:line="0" w:lineRule="atLeast"/>
              <w:jc w:val="center"/>
              <w:rPr>
                <w:b/>
                <w:bCs/>
              </w:rPr>
            </w:pPr>
            <w:r w:rsidRPr="00920004">
              <w:rPr>
                <w:b/>
                <w:bCs/>
                <w:lang w:val="da-DK"/>
              </w:rPr>
              <w:t>Tên trường</w:t>
            </w:r>
          </w:p>
        </w:tc>
        <w:tc>
          <w:tcPr>
            <w:tcW w:w="1527" w:type="dxa"/>
            <w:noWrap/>
            <w:vAlign w:val="center"/>
            <w:hideMark/>
          </w:tcPr>
          <w:p w14:paraId="1326135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6C1134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80D4B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111B81C" w14:textId="77777777" w:rsidR="006871B5" w:rsidRPr="00920004" w:rsidRDefault="006871B5" w:rsidP="00CF739D">
            <w:pPr>
              <w:spacing w:before="240" w:line="0" w:lineRule="atLeast"/>
              <w:jc w:val="center"/>
              <w:rPr>
                <w:b/>
                <w:bCs/>
              </w:rPr>
            </w:pPr>
            <w:r w:rsidRPr="00920004">
              <w:rPr>
                <w:b/>
                <w:bCs/>
                <w:lang w:val="da-DK"/>
              </w:rPr>
              <w:t>Khóa ngoại</w:t>
            </w:r>
          </w:p>
        </w:tc>
        <w:tc>
          <w:tcPr>
            <w:tcW w:w="1654" w:type="dxa"/>
            <w:noWrap/>
            <w:vAlign w:val="center"/>
            <w:hideMark/>
          </w:tcPr>
          <w:p w14:paraId="3FD0C4E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31A79C" w14:textId="77777777" w:rsidTr="00CF739D">
        <w:trPr>
          <w:trHeight w:val="300"/>
        </w:trPr>
        <w:tc>
          <w:tcPr>
            <w:tcW w:w="708" w:type="dxa"/>
            <w:noWrap/>
            <w:vAlign w:val="center"/>
            <w:hideMark/>
          </w:tcPr>
          <w:p w14:paraId="1245219B" w14:textId="77777777" w:rsidR="006871B5" w:rsidRPr="00920004" w:rsidRDefault="006871B5" w:rsidP="00CF739D">
            <w:pPr>
              <w:spacing w:before="240" w:line="0" w:lineRule="atLeast"/>
              <w:jc w:val="center"/>
            </w:pPr>
            <w:r w:rsidRPr="00920004">
              <w:t>1</w:t>
            </w:r>
          </w:p>
        </w:tc>
        <w:tc>
          <w:tcPr>
            <w:tcW w:w="2257" w:type="dxa"/>
            <w:noWrap/>
            <w:hideMark/>
          </w:tcPr>
          <w:p w14:paraId="01270384" w14:textId="77777777" w:rsidR="006871B5" w:rsidRPr="00920004" w:rsidRDefault="006871B5" w:rsidP="00CF739D">
            <w:pPr>
              <w:rPr>
                <w:lang w:val="en-US"/>
              </w:rPr>
            </w:pPr>
            <w:r w:rsidRPr="00920004">
              <w:rPr>
                <w:lang w:val="en-US"/>
              </w:rPr>
              <w:t>id</w:t>
            </w:r>
          </w:p>
        </w:tc>
        <w:tc>
          <w:tcPr>
            <w:tcW w:w="1527" w:type="dxa"/>
            <w:noWrap/>
            <w:hideMark/>
          </w:tcPr>
          <w:p w14:paraId="50BE8803" w14:textId="77777777" w:rsidR="006871B5" w:rsidRPr="00920004" w:rsidRDefault="006871B5" w:rsidP="00CF739D">
            <w:r w:rsidRPr="00920004">
              <w:t>numeric</w:t>
            </w:r>
          </w:p>
        </w:tc>
        <w:tc>
          <w:tcPr>
            <w:tcW w:w="1098" w:type="dxa"/>
            <w:noWrap/>
            <w:hideMark/>
          </w:tcPr>
          <w:p w14:paraId="3874C99C" w14:textId="77777777" w:rsidR="006871B5" w:rsidRPr="00920004" w:rsidRDefault="006871B5" w:rsidP="00CF739D">
            <w:pPr>
              <w:jc w:val="center"/>
            </w:pPr>
          </w:p>
        </w:tc>
        <w:tc>
          <w:tcPr>
            <w:tcW w:w="838" w:type="dxa"/>
            <w:noWrap/>
            <w:hideMark/>
          </w:tcPr>
          <w:p w14:paraId="736747E6" w14:textId="77777777" w:rsidR="006871B5" w:rsidRPr="00920004" w:rsidRDefault="006871B5" w:rsidP="00CF739D">
            <w:pPr>
              <w:jc w:val="center"/>
            </w:pPr>
            <w:r w:rsidRPr="00920004">
              <w:t>X</w:t>
            </w:r>
          </w:p>
        </w:tc>
        <w:tc>
          <w:tcPr>
            <w:tcW w:w="823" w:type="dxa"/>
            <w:noWrap/>
            <w:hideMark/>
          </w:tcPr>
          <w:p w14:paraId="5C3E47C7" w14:textId="77777777" w:rsidR="006871B5" w:rsidRPr="00920004" w:rsidRDefault="006871B5" w:rsidP="00CF739D">
            <w:pPr>
              <w:jc w:val="center"/>
            </w:pPr>
          </w:p>
        </w:tc>
        <w:tc>
          <w:tcPr>
            <w:tcW w:w="1654" w:type="dxa"/>
            <w:noWrap/>
            <w:hideMark/>
          </w:tcPr>
          <w:p w14:paraId="5C5475A2" w14:textId="77777777" w:rsidR="006871B5" w:rsidRPr="00920004" w:rsidRDefault="006871B5" w:rsidP="00CF739D">
            <w:pPr>
              <w:rPr>
                <w:lang w:val="en-US"/>
              </w:rPr>
            </w:pPr>
            <w:r w:rsidRPr="00920004">
              <w:t>ID</w:t>
            </w:r>
            <w:r w:rsidRPr="00920004">
              <w:rPr>
                <w:lang w:val="en-US"/>
              </w:rPr>
              <w:t xml:space="preserve"> người dùng</w:t>
            </w:r>
          </w:p>
        </w:tc>
      </w:tr>
      <w:tr w:rsidR="006871B5" w:rsidRPr="00920004" w14:paraId="26E2B6C5" w14:textId="77777777" w:rsidTr="00CF739D">
        <w:trPr>
          <w:trHeight w:val="300"/>
        </w:trPr>
        <w:tc>
          <w:tcPr>
            <w:tcW w:w="708" w:type="dxa"/>
            <w:noWrap/>
            <w:vAlign w:val="center"/>
            <w:hideMark/>
          </w:tcPr>
          <w:p w14:paraId="1EF7EAC2" w14:textId="77777777" w:rsidR="006871B5" w:rsidRPr="00920004" w:rsidRDefault="006871B5" w:rsidP="00CF739D">
            <w:pPr>
              <w:spacing w:before="240" w:line="0" w:lineRule="atLeast"/>
              <w:jc w:val="center"/>
            </w:pPr>
            <w:r w:rsidRPr="00920004">
              <w:t>2</w:t>
            </w:r>
          </w:p>
        </w:tc>
        <w:tc>
          <w:tcPr>
            <w:tcW w:w="2257" w:type="dxa"/>
            <w:noWrap/>
            <w:hideMark/>
          </w:tcPr>
          <w:p w14:paraId="27F5DB36" w14:textId="77777777" w:rsidR="006871B5" w:rsidRPr="00920004" w:rsidRDefault="006871B5" w:rsidP="00CF739D">
            <w:pPr>
              <w:rPr>
                <w:lang w:val="en-US"/>
              </w:rPr>
            </w:pPr>
            <w:r w:rsidRPr="00920004">
              <w:rPr>
                <w:lang w:val="en-US"/>
              </w:rPr>
              <w:t>first_name</w:t>
            </w:r>
          </w:p>
        </w:tc>
        <w:tc>
          <w:tcPr>
            <w:tcW w:w="1527" w:type="dxa"/>
            <w:noWrap/>
            <w:hideMark/>
          </w:tcPr>
          <w:p w14:paraId="1DE76C14" w14:textId="69531E2F" w:rsidR="006871B5" w:rsidRPr="00920004" w:rsidRDefault="00E452E5" w:rsidP="00CF739D">
            <w:pPr>
              <w:rPr>
                <w:lang w:val="en-US"/>
              </w:rPr>
            </w:pPr>
            <w:r w:rsidRPr="00920004">
              <w:t>varchar</w:t>
            </w:r>
          </w:p>
        </w:tc>
        <w:tc>
          <w:tcPr>
            <w:tcW w:w="1098" w:type="dxa"/>
            <w:noWrap/>
            <w:hideMark/>
          </w:tcPr>
          <w:p w14:paraId="5229FD5A" w14:textId="77777777" w:rsidR="006871B5" w:rsidRPr="00920004" w:rsidRDefault="006871B5" w:rsidP="00CF739D">
            <w:pPr>
              <w:jc w:val="center"/>
            </w:pPr>
          </w:p>
        </w:tc>
        <w:tc>
          <w:tcPr>
            <w:tcW w:w="838" w:type="dxa"/>
            <w:noWrap/>
            <w:hideMark/>
          </w:tcPr>
          <w:p w14:paraId="2FE9477A" w14:textId="77777777" w:rsidR="006871B5" w:rsidRPr="00920004" w:rsidRDefault="006871B5" w:rsidP="00CF739D">
            <w:pPr>
              <w:jc w:val="center"/>
            </w:pPr>
          </w:p>
        </w:tc>
        <w:tc>
          <w:tcPr>
            <w:tcW w:w="823" w:type="dxa"/>
            <w:noWrap/>
            <w:hideMark/>
          </w:tcPr>
          <w:p w14:paraId="2367EEBC" w14:textId="77777777" w:rsidR="006871B5" w:rsidRPr="00920004" w:rsidRDefault="006871B5" w:rsidP="00CF739D">
            <w:pPr>
              <w:jc w:val="center"/>
              <w:rPr>
                <w:lang w:val="en-US"/>
              </w:rPr>
            </w:pPr>
            <w:r w:rsidRPr="00920004">
              <w:rPr>
                <w:lang w:val="en-US"/>
              </w:rPr>
              <w:t>X</w:t>
            </w:r>
          </w:p>
        </w:tc>
        <w:tc>
          <w:tcPr>
            <w:tcW w:w="1654" w:type="dxa"/>
            <w:noWrap/>
            <w:hideMark/>
          </w:tcPr>
          <w:p w14:paraId="653E6CD9" w14:textId="77777777" w:rsidR="006871B5" w:rsidRPr="00920004" w:rsidRDefault="006871B5" w:rsidP="00CF739D">
            <w:pPr>
              <w:rPr>
                <w:lang w:val="en-US"/>
              </w:rPr>
            </w:pPr>
            <w:r w:rsidRPr="00920004">
              <w:rPr>
                <w:lang w:val="en-US"/>
              </w:rPr>
              <w:t>Tên</w:t>
            </w:r>
          </w:p>
        </w:tc>
      </w:tr>
      <w:tr w:rsidR="006871B5" w:rsidRPr="00920004" w14:paraId="16392B4C" w14:textId="77777777" w:rsidTr="00CF739D">
        <w:trPr>
          <w:trHeight w:val="300"/>
        </w:trPr>
        <w:tc>
          <w:tcPr>
            <w:tcW w:w="708" w:type="dxa"/>
            <w:noWrap/>
            <w:vAlign w:val="center"/>
          </w:tcPr>
          <w:p w14:paraId="628A79A8" w14:textId="77777777" w:rsidR="006871B5" w:rsidRPr="00920004" w:rsidRDefault="006871B5" w:rsidP="00CF739D">
            <w:pPr>
              <w:spacing w:before="240" w:line="0" w:lineRule="atLeast"/>
              <w:jc w:val="center"/>
              <w:rPr>
                <w:lang w:val="en-US"/>
              </w:rPr>
            </w:pPr>
            <w:r w:rsidRPr="00920004">
              <w:rPr>
                <w:lang w:val="en-US"/>
              </w:rPr>
              <w:t>3</w:t>
            </w:r>
          </w:p>
        </w:tc>
        <w:tc>
          <w:tcPr>
            <w:tcW w:w="2257" w:type="dxa"/>
            <w:noWrap/>
          </w:tcPr>
          <w:p w14:paraId="756A16EB" w14:textId="77777777" w:rsidR="006871B5" w:rsidRPr="00920004" w:rsidRDefault="006871B5" w:rsidP="00CF739D">
            <w:pPr>
              <w:rPr>
                <w:lang w:val="en-US"/>
              </w:rPr>
            </w:pPr>
            <w:r w:rsidRPr="00920004">
              <w:rPr>
                <w:lang w:val="en-US"/>
              </w:rPr>
              <w:t>last_name</w:t>
            </w:r>
          </w:p>
        </w:tc>
        <w:tc>
          <w:tcPr>
            <w:tcW w:w="1527" w:type="dxa"/>
            <w:noWrap/>
          </w:tcPr>
          <w:p w14:paraId="01FE1D00" w14:textId="351DFD9D" w:rsidR="006871B5" w:rsidRPr="00920004" w:rsidRDefault="00E452E5" w:rsidP="00CF739D">
            <w:pPr>
              <w:rPr>
                <w:lang w:val="en-US"/>
              </w:rPr>
            </w:pPr>
            <w:r w:rsidRPr="00920004">
              <w:t>varchar</w:t>
            </w:r>
          </w:p>
        </w:tc>
        <w:tc>
          <w:tcPr>
            <w:tcW w:w="1098" w:type="dxa"/>
            <w:noWrap/>
          </w:tcPr>
          <w:p w14:paraId="0CAB4492" w14:textId="77777777" w:rsidR="006871B5" w:rsidRPr="00920004" w:rsidRDefault="006871B5" w:rsidP="00CF739D">
            <w:pPr>
              <w:jc w:val="center"/>
            </w:pPr>
          </w:p>
        </w:tc>
        <w:tc>
          <w:tcPr>
            <w:tcW w:w="838" w:type="dxa"/>
            <w:noWrap/>
          </w:tcPr>
          <w:p w14:paraId="21725808" w14:textId="77777777" w:rsidR="006871B5" w:rsidRPr="00920004" w:rsidRDefault="006871B5" w:rsidP="00CF739D">
            <w:pPr>
              <w:jc w:val="center"/>
            </w:pPr>
          </w:p>
        </w:tc>
        <w:tc>
          <w:tcPr>
            <w:tcW w:w="823" w:type="dxa"/>
            <w:noWrap/>
          </w:tcPr>
          <w:p w14:paraId="3AA7DDD9" w14:textId="77777777" w:rsidR="006871B5" w:rsidRPr="00920004" w:rsidRDefault="006871B5" w:rsidP="00CF739D">
            <w:pPr>
              <w:jc w:val="center"/>
              <w:rPr>
                <w:lang w:val="en-US"/>
              </w:rPr>
            </w:pPr>
            <w:r w:rsidRPr="00920004">
              <w:rPr>
                <w:lang w:val="en-US"/>
              </w:rPr>
              <w:t>X</w:t>
            </w:r>
          </w:p>
        </w:tc>
        <w:tc>
          <w:tcPr>
            <w:tcW w:w="1654" w:type="dxa"/>
            <w:noWrap/>
          </w:tcPr>
          <w:p w14:paraId="54F6AC34" w14:textId="77777777" w:rsidR="006871B5" w:rsidRPr="00920004" w:rsidRDefault="006871B5" w:rsidP="00CF739D">
            <w:pPr>
              <w:rPr>
                <w:lang w:val="en-US"/>
              </w:rPr>
            </w:pPr>
            <w:r w:rsidRPr="00920004">
              <w:rPr>
                <w:lang w:val="en-US"/>
              </w:rPr>
              <w:t>Họ</w:t>
            </w:r>
          </w:p>
        </w:tc>
      </w:tr>
      <w:tr w:rsidR="006871B5" w:rsidRPr="00920004" w14:paraId="0CC97345" w14:textId="77777777" w:rsidTr="00CF739D">
        <w:trPr>
          <w:trHeight w:val="300"/>
        </w:trPr>
        <w:tc>
          <w:tcPr>
            <w:tcW w:w="708" w:type="dxa"/>
            <w:noWrap/>
            <w:vAlign w:val="center"/>
          </w:tcPr>
          <w:p w14:paraId="2A3EC55F" w14:textId="77777777" w:rsidR="006871B5" w:rsidRPr="00920004" w:rsidRDefault="006871B5" w:rsidP="00CF739D">
            <w:pPr>
              <w:spacing w:before="240" w:line="0" w:lineRule="atLeast"/>
              <w:jc w:val="center"/>
              <w:rPr>
                <w:lang w:val="en-US"/>
              </w:rPr>
            </w:pPr>
            <w:r w:rsidRPr="00920004">
              <w:rPr>
                <w:lang w:val="en-US"/>
              </w:rPr>
              <w:t>4</w:t>
            </w:r>
          </w:p>
        </w:tc>
        <w:tc>
          <w:tcPr>
            <w:tcW w:w="2257" w:type="dxa"/>
            <w:noWrap/>
          </w:tcPr>
          <w:p w14:paraId="4526A148" w14:textId="77777777" w:rsidR="006871B5" w:rsidRPr="00920004" w:rsidRDefault="006871B5" w:rsidP="00CF739D">
            <w:pPr>
              <w:rPr>
                <w:lang w:val="en-US"/>
              </w:rPr>
            </w:pPr>
            <w:r w:rsidRPr="00920004">
              <w:rPr>
                <w:lang w:val="en-US"/>
              </w:rPr>
              <w:t>create_date</w:t>
            </w:r>
          </w:p>
        </w:tc>
        <w:tc>
          <w:tcPr>
            <w:tcW w:w="1527" w:type="dxa"/>
            <w:noWrap/>
          </w:tcPr>
          <w:p w14:paraId="760623D7" w14:textId="77777777" w:rsidR="006871B5" w:rsidRPr="00920004" w:rsidRDefault="006871B5" w:rsidP="00CF739D">
            <w:pPr>
              <w:rPr>
                <w:lang w:val="en-US"/>
              </w:rPr>
            </w:pPr>
            <w:r w:rsidRPr="00920004">
              <w:rPr>
                <w:lang w:val="en-US"/>
              </w:rPr>
              <w:t>datetime</w:t>
            </w:r>
          </w:p>
        </w:tc>
        <w:tc>
          <w:tcPr>
            <w:tcW w:w="1098" w:type="dxa"/>
            <w:noWrap/>
          </w:tcPr>
          <w:p w14:paraId="6499E364" w14:textId="77777777" w:rsidR="006871B5" w:rsidRPr="00920004" w:rsidRDefault="006871B5" w:rsidP="00CF739D">
            <w:pPr>
              <w:jc w:val="center"/>
            </w:pPr>
          </w:p>
        </w:tc>
        <w:tc>
          <w:tcPr>
            <w:tcW w:w="838" w:type="dxa"/>
            <w:noWrap/>
          </w:tcPr>
          <w:p w14:paraId="7EB56FEE" w14:textId="77777777" w:rsidR="006871B5" w:rsidRPr="00920004" w:rsidRDefault="006871B5" w:rsidP="00CF739D">
            <w:pPr>
              <w:jc w:val="center"/>
            </w:pPr>
          </w:p>
        </w:tc>
        <w:tc>
          <w:tcPr>
            <w:tcW w:w="823" w:type="dxa"/>
            <w:noWrap/>
          </w:tcPr>
          <w:p w14:paraId="1194004A" w14:textId="77777777" w:rsidR="006871B5" w:rsidRPr="00920004" w:rsidRDefault="006871B5" w:rsidP="00CF739D">
            <w:pPr>
              <w:jc w:val="center"/>
              <w:rPr>
                <w:lang w:val="en-US"/>
              </w:rPr>
            </w:pPr>
          </w:p>
        </w:tc>
        <w:tc>
          <w:tcPr>
            <w:tcW w:w="1654" w:type="dxa"/>
            <w:noWrap/>
          </w:tcPr>
          <w:p w14:paraId="75DBD00D" w14:textId="77777777" w:rsidR="006871B5" w:rsidRPr="00920004" w:rsidRDefault="006871B5" w:rsidP="00CF739D">
            <w:pPr>
              <w:rPr>
                <w:lang w:val="en-US"/>
              </w:rPr>
            </w:pPr>
            <w:r w:rsidRPr="00920004">
              <w:rPr>
                <w:lang w:val="en-US"/>
              </w:rPr>
              <w:t>Ngày tạo</w:t>
            </w:r>
          </w:p>
        </w:tc>
      </w:tr>
      <w:tr w:rsidR="006871B5" w:rsidRPr="00920004" w14:paraId="6F8BA8F1" w14:textId="77777777" w:rsidTr="00CF739D">
        <w:trPr>
          <w:trHeight w:val="300"/>
        </w:trPr>
        <w:tc>
          <w:tcPr>
            <w:tcW w:w="708" w:type="dxa"/>
            <w:noWrap/>
            <w:vAlign w:val="center"/>
            <w:hideMark/>
          </w:tcPr>
          <w:p w14:paraId="2757CAF3" w14:textId="77777777" w:rsidR="006871B5" w:rsidRPr="00920004" w:rsidRDefault="006871B5" w:rsidP="00CF739D">
            <w:pPr>
              <w:spacing w:before="240" w:line="0" w:lineRule="atLeast"/>
              <w:jc w:val="center"/>
              <w:rPr>
                <w:lang w:val="en-US"/>
              </w:rPr>
            </w:pPr>
            <w:r w:rsidRPr="00920004">
              <w:rPr>
                <w:lang w:val="en-US"/>
              </w:rPr>
              <w:t>5</w:t>
            </w:r>
          </w:p>
        </w:tc>
        <w:tc>
          <w:tcPr>
            <w:tcW w:w="2257" w:type="dxa"/>
            <w:noWrap/>
            <w:hideMark/>
          </w:tcPr>
          <w:p w14:paraId="6E119E8C" w14:textId="77777777" w:rsidR="006871B5" w:rsidRPr="00920004" w:rsidRDefault="006871B5" w:rsidP="00CF739D">
            <w:pPr>
              <w:rPr>
                <w:lang w:val="en-US"/>
              </w:rPr>
            </w:pPr>
            <w:r w:rsidRPr="00920004">
              <w:rPr>
                <w:lang w:val="en-US"/>
              </w:rPr>
              <w:t>user_type</w:t>
            </w:r>
          </w:p>
        </w:tc>
        <w:tc>
          <w:tcPr>
            <w:tcW w:w="1527" w:type="dxa"/>
            <w:noWrap/>
            <w:hideMark/>
          </w:tcPr>
          <w:p w14:paraId="34FC4BA2" w14:textId="734049B2" w:rsidR="006871B5" w:rsidRPr="00920004" w:rsidRDefault="00E452E5" w:rsidP="00CF739D">
            <w:r w:rsidRPr="00920004">
              <w:t>varchar</w:t>
            </w:r>
          </w:p>
        </w:tc>
        <w:tc>
          <w:tcPr>
            <w:tcW w:w="1098" w:type="dxa"/>
            <w:noWrap/>
            <w:hideMark/>
          </w:tcPr>
          <w:p w14:paraId="4DEE598C" w14:textId="77777777" w:rsidR="006871B5" w:rsidRPr="00920004" w:rsidRDefault="006871B5" w:rsidP="00CF739D">
            <w:pPr>
              <w:jc w:val="center"/>
            </w:pPr>
            <w:r w:rsidRPr="00920004">
              <w:t>X</w:t>
            </w:r>
          </w:p>
        </w:tc>
        <w:tc>
          <w:tcPr>
            <w:tcW w:w="838" w:type="dxa"/>
            <w:noWrap/>
            <w:hideMark/>
          </w:tcPr>
          <w:p w14:paraId="4BEE2594" w14:textId="77777777" w:rsidR="006871B5" w:rsidRPr="00920004" w:rsidRDefault="006871B5" w:rsidP="00CF739D">
            <w:pPr>
              <w:jc w:val="center"/>
            </w:pPr>
          </w:p>
        </w:tc>
        <w:tc>
          <w:tcPr>
            <w:tcW w:w="823" w:type="dxa"/>
            <w:noWrap/>
            <w:hideMark/>
          </w:tcPr>
          <w:p w14:paraId="0A2470D1" w14:textId="77777777" w:rsidR="006871B5" w:rsidRPr="00920004" w:rsidRDefault="006871B5" w:rsidP="00CF739D">
            <w:pPr>
              <w:jc w:val="center"/>
            </w:pPr>
          </w:p>
        </w:tc>
        <w:tc>
          <w:tcPr>
            <w:tcW w:w="1654" w:type="dxa"/>
            <w:noWrap/>
            <w:hideMark/>
          </w:tcPr>
          <w:p w14:paraId="3308B16E" w14:textId="77777777" w:rsidR="006871B5" w:rsidRPr="00920004" w:rsidRDefault="006871B5" w:rsidP="00CF739D">
            <w:pPr>
              <w:rPr>
                <w:lang w:val="en-US"/>
              </w:rPr>
            </w:pPr>
            <w:r w:rsidRPr="00920004">
              <w:rPr>
                <w:lang w:val="en-US"/>
              </w:rPr>
              <w:t>Loại tài khoản</w:t>
            </w:r>
          </w:p>
        </w:tc>
      </w:tr>
    </w:tbl>
    <w:p w14:paraId="4C4BBF44" w14:textId="01FBC91E" w:rsidR="00BD0851" w:rsidRDefault="00BD0851" w:rsidP="00A17FA5">
      <w:pPr>
        <w:pStyle w:val="Caption"/>
        <w:rPr>
          <w:lang w:val="en-US"/>
        </w:rPr>
      </w:pPr>
      <w:bookmarkStart w:id="2652" w:name="_Toc53150463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41</w:t>
      </w:r>
      <w:r w:rsidR="00D632EE" w:rsidRPr="00CF739D">
        <w:fldChar w:fldCharType="end"/>
      </w:r>
      <w:r w:rsidRPr="00920004">
        <w:rPr>
          <w:lang w:val="en-US"/>
        </w:rPr>
        <w:t xml:space="preserve"> Bảng dữ liệu người dùng</w:t>
      </w:r>
      <w:bookmarkEnd w:id="2652"/>
    </w:p>
    <w:p w14:paraId="335F3D98" w14:textId="77777777" w:rsidR="005F1ECC" w:rsidRPr="00CF739D" w:rsidRDefault="005F1ECC">
      <w:pPr>
        <w:rPr>
          <w:lang w:val="en-US"/>
        </w:rPr>
      </w:pPr>
    </w:p>
    <w:p w14:paraId="4C29A3DD" w14:textId="77777777" w:rsidR="006871B5" w:rsidRPr="00920004" w:rsidRDefault="006871B5" w:rsidP="00CF739D">
      <w:pPr>
        <w:spacing w:before="240" w:line="0" w:lineRule="atLeast"/>
        <w:rPr>
          <w:b/>
          <w:lang w:val="en-US"/>
        </w:rPr>
      </w:pPr>
      <w:r w:rsidRPr="00920004">
        <w:rPr>
          <w:b/>
          <w:lang w:val="en-US"/>
        </w:rPr>
        <w:lastRenderedPageBreak/>
        <w:t>BẢNG WASH</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3AA344B3" w14:textId="77777777" w:rsidTr="00CF739D">
        <w:trPr>
          <w:trHeight w:val="300"/>
        </w:trPr>
        <w:tc>
          <w:tcPr>
            <w:tcW w:w="708" w:type="dxa"/>
            <w:tcBorders>
              <w:bottom w:val="single" w:sz="4" w:space="0" w:color="auto"/>
            </w:tcBorders>
            <w:noWrap/>
            <w:vAlign w:val="center"/>
            <w:hideMark/>
          </w:tcPr>
          <w:p w14:paraId="7480423A" w14:textId="77777777" w:rsidR="006871B5" w:rsidRPr="00920004" w:rsidRDefault="006871B5" w:rsidP="00CF739D">
            <w:pPr>
              <w:spacing w:before="240" w:line="0" w:lineRule="atLeast"/>
              <w:jc w:val="center"/>
              <w:rPr>
                <w:b/>
                <w:bCs/>
              </w:rPr>
            </w:pPr>
            <w:r w:rsidRPr="00920004">
              <w:rPr>
                <w:b/>
                <w:bCs/>
                <w:lang w:val="da-DK"/>
              </w:rPr>
              <w:t>STT</w:t>
            </w:r>
          </w:p>
        </w:tc>
        <w:tc>
          <w:tcPr>
            <w:tcW w:w="2484" w:type="dxa"/>
            <w:tcBorders>
              <w:bottom w:val="single" w:sz="4" w:space="0" w:color="auto"/>
            </w:tcBorders>
            <w:noWrap/>
            <w:vAlign w:val="center"/>
            <w:hideMark/>
          </w:tcPr>
          <w:p w14:paraId="7779AF5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tcBorders>
              <w:bottom w:val="single" w:sz="4" w:space="0" w:color="auto"/>
            </w:tcBorders>
            <w:noWrap/>
            <w:vAlign w:val="center"/>
            <w:hideMark/>
          </w:tcPr>
          <w:p w14:paraId="1247A73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tcBorders>
              <w:bottom w:val="single" w:sz="4" w:space="0" w:color="auto"/>
            </w:tcBorders>
            <w:noWrap/>
            <w:vAlign w:val="center"/>
            <w:hideMark/>
          </w:tcPr>
          <w:p w14:paraId="61E5EAE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tcBorders>
              <w:bottom w:val="single" w:sz="4" w:space="0" w:color="auto"/>
            </w:tcBorders>
            <w:noWrap/>
            <w:vAlign w:val="center"/>
            <w:hideMark/>
          </w:tcPr>
          <w:p w14:paraId="4C7078A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tcBorders>
              <w:bottom w:val="single" w:sz="4" w:space="0" w:color="auto"/>
            </w:tcBorders>
            <w:noWrap/>
            <w:vAlign w:val="center"/>
            <w:hideMark/>
          </w:tcPr>
          <w:p w14:paraId="11D274DE"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tcBorders>
              <w:bottom w:val="single" w:sz="4" w:space="0" w:color="auto"/>
            </w:tcBorders>
            <w:noWrap/>
            <w:vAlign w:val="center"/>
            <w:hideMark/>
          </w:tcPr>
          <w:p w14:paraId="51DA315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7AC1AD8"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248F510F" w14:textId="77777777" w:rsidR="006871B5" w:rsidRPr="00920004" w:rsidRDefault="006871B5" w:rsidP="00CF739D">
            <w:pPr>
              <w:spacing w:before="240" w:line="0" w:lineRule="atLeast"/>
              <w:jc w:val="center"/>
            </w:pPr>
            <w:r w:rsidRPr="00920004">
              <w:t>1</w:t>
            </w:r>
          </w:p>
        </w:tc>
        <w:tc>
          <w:tcPr>
            <w:tcW w:w="2484" w:type="dxa"/>
            <w:tcBorders>
              <w:top w:val="single" w:sz="4" w:space="0" w:color="auto"/>
              <w:left w:val="single" w:sz="4" w:space="0" w:color="auto"/>
              <w:bottom w:val="single" w:sz="4" w:space="0" w:color="auto"/>
              <w:right w:val="single" w:sz="4" w:space="0" w:color="auto"/>
            </w:tcBorders>
            <w:noWrap/>
            <w:hideMark/>
          </w:tcPr>
          <w:p w14:paraId="2925719C" w14:textId="77777777" w:rsidR="006871B5" w:rsidRPr="00920004" w:rsidRDefault="006871B5" w:rsidP="00CF739D">
            <w:r w:rsidRPr="00920004">
              <w:t>id</w:t>
            </w:r>
          </w:p>
        </w:tc>
        <w:tc>
          <w:tcPr>
            <w:tcW w:w="1300" w:type="dxa"/>
            <w:tcBorders>
              <w:top w:val="single" w:sz="4" w:space="0" w:color="auto"/>
              <w:left w:val="single" w:sz="4" w:space="0" w:color="auto"/>
              <w:bottom w:val="single" w:sz="4" w:space="0" w:color="auto"/>
              <w:right w:val="single" w:sz="4" w:space="0" w:color="auto"/>
            </w:tcBorders>
            <w:noWrap/>
            <w:hideMark/>
          </w:tcPr>
          <w:p w14:paraId="1C843A40" w14:textId="77777777" w:rsidR="006871B5" w:rsidRPr="00920004" w:rsidRDefault="006871B5" w:rsidP="00CF739D">
            <w:r w:rsidRPr="00920004">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17BB7528"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0D8A3316" w14:textId="77777777" w:rsidR="006871B5" w:rsidRPr="00920004" w:rsidRDefault="006871B5" w:rsidP="00CF739D">
            <w:pPr>
              <w:jc w:val="center"/>
            </w:pPr>
            <w:r w:rsidRPr="00920004">
              <w:t>X</w:t>
            </w: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09D68546"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05C37D57" w14:textId="77777777" w:rsidR="006871B5" w:rsidRPr="00920004" w:rsidRDefault="006871B5" w:rsidP="00CF739D">
            <w:pPr>
              <w:rPr>
                <w:lang w:val="en-US"/>
              </w:rPr>
            </w:pPr>
            <w:r w:rsidRPr="00920004">
              <w:t>ID</w:t>
            </w:r>
          </w:p>
        </w:tc>
      </w:tr>
      <w:tr w:rsidR="006871B5" w:rsidRPr="00920004" w14:paraId="334EC9F5"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608E98B3" w14:textId="77777777" w:rsidR="006871B5" w:rsidRPr="00920004" w:rsidRDefault="006871B5" w:rsidP="00CF739D">
            <w:pPr>
              <w:spacing w:before="240" w:line="0" w:lineRule="atLeast"/>
              <w:jc w:val="center"/>
            </w:pPr>
            <w:r w:rsidRPr="00920004">
              <w:t>2</w:t>
            </w:r>
          </w:p>
        </w:tc>
        <w:tc>
          <w:tcPr>
            <w:tcW w:w="2484" w:type="dxa"/>
            <w:tcBorders>
              <w:top w:val="single" w:sz="4" w:space="0" w:color="auto"/>
              <w:left w:val="single" w:sz="4" w:space="0" w:color="auto"/>
              <w:bottom w:val="single" w:sz="4" w:space="0" w:color="auto"/>
              <w:right w:val="single" w:sz="4" w:space="0" w:color="auto"/>
            </w:tcBorders>
            <w:noWrap/>
            <w:hideMark/>
          </w:tcPr>
          <w:p w14:paraId="5984E8C3" w14:textId="77777777" w:rsidR="006871B5" w:rsidRPr="00920004" w:rsidRDefault="006871B5" w:rsidP="00CF739D">
            <w:pPr>
              <w:rPr>
                <w:lang w:val="en-US"/>
              </w:rPr>
            </w:pPr>
            <w:r w:rsidRPr="00920004">
              <w:rPr>
                <w:lang w:val="en-US"/>
              </w:rPr>
              <w:t>wash_bag_id</w:t>
            </w:r>
          </w:p>
        </w:tc>
        <w:tc>
          <w:tcPr>
            <w:tcW w:w="1300" w:type="dxa"/>
            <w:tcBorders>
              <w:top w:val="single" w:sz="4" w:space="0" w:color="auto"/>
              <w:left w:val="single" w:sz="4" w:space="0" w:color="auto"/>
              <w:bottom w:val="single" w:sz="4" w:space="0" w:color="auto"/>
              <w:right w:val="single" w:sz="4" w:space="0" w:color="auto"/>
            </w:tcBorders>
            <w:noWrap/>
            <w:hideMark/>
          </w:tcPr>
          <w:p w14:paraId="5AE26398"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A13A77E"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1F0D6E7B"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61543920"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hideMark/>
          </w:tcPr>
          <w:p w14:paraId="772075A9" w14:textId="77777777" w:rsidR="006871B5" w:rsidRPr="00920004" w:rsidRDefault="006871B5" w:rsidP="00CF739D">
            <w:pPr>
              <w:rPr>
                <w:lang w:val="en-US"/>
              </w:rPr>
            </w:pPr>
            <w:r w:rsidRPr="00920004">
              <w:rPr>
                <w:lang w:val="en-US"/>
              </w:rPr>
              <w:t>ID túi giặt</w:t>
            </w:r>
          </w:p>
        </w:tc>
      </w:tr>
      <w:tr w:rsidR="006871B5" w:rsidRPr="00920004" w14:paraId="7457266C"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70A695B1" w14:textId="77777777" w:rsidR="006871B5" w:rsidRPr="00920004" w:rsidRDefault="006871B5" w:rsidP="00CF739D">
            <w:pPr>
              <w:spacing w:before="240" w:line="0" w:lineRule="atLeast"/>
              <w:jc w:val="center"/>
              <w:rPr>
                <w:lang w:val="en-US"/>
              </w:rPr>
            </w:pPr>
            <w:r w:rsidRPr="00920004">
              <w:rPr>
                <w:lang w:val="en-US"/>
              </w:rPr>
              <w:t>3</w:t>
            </w:r>
          </w:p>
        </w:tc>
        <w:tc>
          <w:tcPr>
            <w:tcW w:w="2484" w:type="dxa"/>
            <w:tcBorders>
              <w:top w:val="single" w:sz="4" w:space="0" w:color="auto"/>
              <w:left w:val="single" w:sz="4" w:space="0" w:color="auto"/>
              <w:bottom w:val="single" w:sz="4" w:space="0" w:color="auto"/>
              <w:right w:val="single" w:sz="4" w:space="0" w:color="auto"/>
            </w:tcBorders>
            <w:noWrap/>
          </w:tcPr>
          <w:p w14:paraId="41C99166" w14:textId="77777777" w:rsidR="006871B5" w:rsidRPr="00920004" w:rsidRDefault="006871B5" w:rsidP="00CF739D">
            <w:pPr>
              <w:rPr>
                <w:lang w:val="en-US"/>
              </w:rPr>
            </w:pPr>
            <w:r w:rsidRPr="00920004">
              <w:rPr>
                <w:lang w:val="en-US"/>
              </w:rPr>
              <w:t>washing_machine_id</w:t>
            </w:r>
          </w:p>
        </w:tc>
        <w:tc>
          <w:tcPr>
            <w:tcW w:w="1300" w:type="dxa"/>
            <w:tcBorders>
              <w:top w:val="single" w:sz="4" w:space="0" w:color="auto"/>
              <w:left w:val="single" w:sz="4" w:space="0" w:color="auto"/>
              <w:bottom w:val="single" w:sz="4" w:space="0" w:color="auto"/>
              <w:right w:val="single" w:sz="4" w:space="0" w:color="auto"/>
            </w:tcBorders>
            <w:noWrap/>
          </w:tcPr>
          <w:p w14:paraId="6CDBD7AF"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tcPr>
          <w:p w14:paraId="48EE486A"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785CDD7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1DA887E7"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tcPr>
          <w:p w14:paraId="65727DF6" w14:textId="77777777" w:rsidR="006871B5" w:rsidRPr="00920004" w:rsidRDefault="006871B5" w:rsidP="00CF739D">
            <w:pPr>
              <w:rPr>
                <w:lang w:val="en-US"/>
              </w:rPr>
            </w:pPr>
            <w:r w:rsidRPr="00920004">
              <w:rPr>
                <w:lang w:val="en-US"/>
              </w:rPr>
              <w:t>ID máy giặt</w:t>
            </w:r>
          </w:p>
        </w:tc>
      </w:tr>
      <w:tr w:rsidR="006871B5" w:rsidRPr="00920004" w14:paraId="1AA2FF22"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4E69F831" w14:textId="77777777" w:rsidR="006871B5" w:rsidRPr="00920004" w:rsidRDefault="006871B5" w:rsidP="00CF739D">
            <w:pPr>
              <w:spacing w:before="240" w:line="0" w:lineRule="atLeast"/>
              <w:jc w:val="center"/>
              <w:rPr>
                <w:lang w:val="en-US"/>
              </w:rPr>
            </w:pPr>
            <w:r w:rsidRPr="00920004">
              <w:rPr>
                <w:lang w:val="en-US"/>
              </w:rPr>
              <w:t>4</w:t>
            </w:r>
          </w:p>
        </w:tc>
        <w:tc>
          <w:tcPr>
            <w:tcW w:w="2484" w:type="dxa"/>
            <w:tcBorders>
              <w:top w:val="single" w:sz="4" w:space="0" w:color="auto"/>
              <w:left w:val="single" w:sz="4" w:space="0" w:color="auto"/>
              <w:bottom w:val="single" w:sz="4" w:space="0" w:color="auto"/>
              <w:right w:val="single" w:sz="4" w:space="0" w:color="auto"/>
            </w:tcBorders>
            <w:noWrap/>
          </w:tcPr>
          <w:p w14:paraId="52634C7C" w14:textId="77777777" w:rsidR="006871B5" w:rsidRPr="00920004" w:rsidRDefault="006871B5" w:rsidP="00CF739D">
            <w:pPr>
              <w:rPr>
                <w:lang w:val="en-US"/>
              </w:rPr>
            </w:pPr>
            <w:r w:rsidRPr="00920004">
              <w:rPr>
                <w:lang w:val="en-US"/>
              </w:rPr>
              <w:t>sn</w:t>
            </w:r>
          </w:p>
        </w:tc>
        <w:tc>
          <w:tcPr>
            <w:tcW w:w="1300" w:type="dxa"/>
            <w:tcBorders>
              <w:top w:val="single" w:sz="4" w:space="0" w:color="auto"/>
              <w:left w:val="single" w:sz="4" w:space="0" w:color="auto"/>
              <w:bottom w:val="single" w:sz="4" w:space="0" w:color="auto"/>
              <w:right w:val="single" w:sz="4" w:space="0" w:color="auto"/>
            </w:tcBorders>
            <w:noWrap/>
          </w:tcPr>
          <w:p w14:paraId="467A2556" w14:textId="77777777" w:rsidR="006871B5" w:rsidRPr="00920004" w:rsidRDefault="006871B5" w:rsidP="00CF739D">
            <w:pPr>
              <w:rPr>
                <w:lang w:val="en-US"/>
              </w:rPr>
            </w:pPr>
            <w:r w:rsidRPr="00920004">
              <w:rPr>
                <w:lang w:val="en-US"/>
              </w:rPr>
              <w:t>Integer</w:t>
            </w:r>
          </w:p>
        </w:tc>
        <w:tc>
          <w:tcPr>
            <w:tcW w:w="1098" w:type="dxa"/>
            <w:tcBorders>
              <w:top w:val="single" w:sz="4" w:space="0" w:color="auto"/>
              <w:left w:val="single" w:sz="4" w:space="0" w:color="auto"/>
              <w:bottom w:val="single" w:sz="4" w:space="0" w:color="auto"/>
              <w:right w:val="single" w:sz="4" w:space="0" w:color="auto"/>
            </w:tcBorders>
            <w:noWrap/>
            <w:vAlign w:val="center"/>
          </w:tcPr>
          <w:p w14:paraId="56F72A7C"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6325B382"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3864619C" w14:textId="77777777" w:rsidR="006871B5" w:rsidRPr="00920004" w:rsidRDefault="006871B5" w:rsidP="00CF739D">
            <w:pPr>
              <w:jc w:val="center"/>
              <w:rPr>
                <w:lang w:val="en-US"/>
              </w:rPr>
            </w:pPr>
          </w:p>
        </w:tc>
        <w:tc>
          <w:tcPr>
            <w:tcW w:w="1564" w:type="dxa"/>
            <w:tcBorders>
              <w:top w:val="single" w:sz="4" w:space="0" w:color="auto"/>
              <w:left w:val="single" w:sz="4" w:space="0" w:color="auto"/>
              <w:bottom w:val="single" w:sz="4" w:space="0" w:color="auto"/>
              <w:right w:val="single" w:sz="4" w:space="0" w:color="auto"/>
            </w:tcBorders>
            <w:noWrap/>
          </w:tcPr>
          <w:p w14:paraId="7E018046" w14:textId="77777777" w:rsidR="006871B5" w:rsidRPr="00920004" w:rsidRDefault="006871B5" w:rsidP="00CF739D">
            <w:pPr>
              <w:rPr>
                <w:lang w:val="en-US"/>
              </w:rPr>
            </w:pPr>
            <w:r w:rsidRPr="00920004">
              <w:rPr>
                <w:lang w:val="en-US"/>
              </w:rPr>
              <w:t>Thứ tự xử lí</w:t>
            </w:r>
          </w:p>
        </w:tc>
      </w:tr>
      <w:tr w:rsidR="006871B5" w:rsidRPr="00920004" w14:paraId="42FD1E13"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7A227F02" w14:textId="77777777" w:rsidR="006871B5" w:rsidRPr="00920004" w:rsidRDefault="006871B5" w:rsidP="00CF739D">
            <w:pPr>
              <w:spacing w:before="240" w:line="0" w:lineRule="atLeast"/>
              <w:jc w:val="center"/>
              <w:rPr>
                <w:lang w:val="en-US"/>
              </w:rPr>
            </w:pPr>
            <w:r w:rsidRPr="00920004">
              <w:rPr>
                <w:lang w:val="en-US"/>
              </w:rPr>
              <w:t>5</w:t>
            </w:r>
          </w:p>
        </w:tc>
        <w:tc>
          <w:tcPr>
            <w:tcW w:w="2484" w:type="dxa"/>
            <w:tcBorders>
              <w:top w:val="single" w:sz="4" w:space="0" w:color="auto"/>
              <w:left w:val="single" w:sz="4" w:space="0" w:color="auto"/>
              <w:bottom w:val="single" w:sz="4" w:space="0" w:color="auto"/>
              <w:right w:val="single" w:sz="4" w:space="0" w:color="auto"/>
            </w:tcBorders>
            <w:noWrap/>
            <w:hideMark/>
          </w:tcPr>
          <w:p w14:paraId="186F70C1" w14:textId="77777777" w:rsidR="006871B5" w:rsidRPr="00920004" w:rsidRDefault="006871B5" w:rsidP="00CF739D">
            <w:r w:rsidRPr="00920004">
              <w:t>status</w:t>
            </w:r>
          </w:p>
        </w:tc>
        <w:tc>
          <w:tcPr>
            <w:tcW w:w="1300" w:type="dxa"/>
            <w:tcBorders>
              <w:top w:val="single" w:sz="4" w:space="0" w:color="auto"/>
              <w:left w:val="single" w:sz="4" w:space="0" w:color="auto"/>
              <w:bottom w:val="single" w:sz="4" w:space="0" w:color="auto"/>
              <w:right w:val="single" w:sz="4" w:space="0" w:color="auto"/>
            </w:tcBorders>
            <w:noWrap/>
            <w:hideMark/>
          </w:tcPr>
          <w:p w14:paraId="06456DDD" w14:textId="0C21C48D" w:rsidR="006871B5" w:rsidRPr="00920004" w:rsidRDefault="00E452E5" w:rsidP="00CF739D">
            <w:r w:rsidRPr="00920004">
              <w:t>varchar</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0947148" w14:textId="77777777" w:rsidR="006871B5" w:rsidRPr="00920004" w:rsidRDefault="006871B5" w:rsidP="00CF739D">
            <w:pPr>
              <w:jc w:val="center"/>
            </w:pPr>
            <w:r w:rsidRPr="00920004">
              <w:t>X</w:t>
            </w: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49CAA14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7D995377"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7E23EB0C" w14:textId="77777777" w:rsidR="006871B5" w:rsidRPr="00920004" w:rsidRDefault="006871B5" w:rsidP="00CF739D">
            <w:r w:rsidRPr="00920004">
              <w:t>Trạng thái</w:t>
            </w:r>
          </w:p>
        </w:tc>
      </w:tr>
    </w:tbl>
    <w:p w14:paraId="12EB44C7" w14:textId="45527E0B" w:rsidR="006871B5" w:rsidRPr="00CF739D" w:rsidRDefault="006871B5">
      <w:pPr>
        <w:pStyle w:val="Caption"/>
      </w:pPr>
      <w:bookmarkStart w:id="2653" w:name="_Toc53150463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42</w:t>
      </w:r>
      <w:r w:rsidR="00D632EE" w:rsidRPr="00CF739D">
        <w:fldChar w:fldCharType="end"/>
      </w:r>
      <w:r w:rsidRPr="00920004">
        <w:t xml:space="preserve"> Bảng dữ liệu theo dõi giặt</w:t>
      </w:r>
      <w:bookmarkEnd w:id="2653"/>
    </w:p>
    <w:p w14:paraId="1EB57C7D" w14:textId="77777777" w:rsidR="006871B5" w:rsidRPr="00920004" w:rsidRDefault="006871B5" w:rsidP="00CF739D">
      <w:pPr>
        <w:spacing w:before="240" w:line="0" w:lineRule="atLeast"/>
        <w:rPr>
          <w:b/>
          <w:lang w:val="en-US"/>
        </w:rPr>
      </w:pPr>
      <w:r w:rsidRPr="00920004">
        <w:rPr>
          <w:b/>
          <w:lang w:val="en-US"/>
        </w:rPr>
        <w:t>BẢNG WASH_BAG</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08151059" w14:textId="77777777" w:rsidTr="00CF739D">
        <w:trPr>
          <w:trHeight w:val="300"/>
        </w:trPr>
        <w:tc>
          <w:tcPr>
            <w:tcW w:w="708" w:type="dxa"/>
            <w:noWrap/>
            <w:vAlign w:val="center"/>
            <w:hideMark/>
          </w:tcPr>
          <w:p w14:paraId="33759ACE"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1C0B10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854D58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990706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05355A3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AD2C34C"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noWrap/>
            <w:vAlign w:val="center"/>
            <w:hideMark/>
          </w:tcPr>
          <w:p w14:paraId="329B3A3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961E2C" w14:textId="77777777" w:rsidTr="00CF739D">
        <w:trPr>
          <w:trHeight w:val="300"/>
        </w:trPr>
        <w:tc>
          <w:tcPr>
            <w:tcW w:w="708" w:type="dxa"/>
            <w:noWrap/>
            <w:vAlign w:val="center"/>
            <w:hideMark/>
          </w:tcPr>
          <w:p w14:paraId="2B20DAEF" w14:textId="77777777" w:rsidR="006871B5" w:rsidRPr="00920004" w:rsidRDefault="006871B5" w:rsidP="00CF739D">
            <w:pPr>
              <w:spacing w:before="240" w:line="0" w:lineRule="atLeast"/>
              <w:jc w:val="center"/>
            </w:pPr>
            <w:r w:rsidRPr="00920004">
              <w:t>1</w:t>
            </w:r>
          </w:p>
        </w:tc>
        <w:tc>
          <w:tcPr>
            <w:tcW w:w="2484" w:type="dxa"/>
            <w:noWrap/>
            <w:hideMark/>
          </w:tcPr>
          <w:p w14:paraId="267BC9EF" w14:textId="77777777" w:rsidR="006871B5" w:rsidRPr="00920004" w:rsidRDefault="006871B5" w:rsidP="00CF739D">
            <w:r w:rsidRPr="00920004">
              <w:t>id</w:t>
            </w:r>
          </w:p>
        </w:tc>
        <w:tc>
          <w:tcPr>
            <w:tcW w:w="1300" w:type="dxa"/>
            <w:noWrap/>
            <w:hideMark/>
          </w:tcPr>
          <w:p w14:paraId="75FE97C2" w14:textId="77777777" w:rsidR="006871B5" w:rsidRPr="00920004" w:rsidRDefault="006871B5" w:rsidP="00CF739D">
            <w:r w:rsidRPr="00920004">
              <w:t>numeric</w:t>
            </w:r>
          </w:p>
        </w:tc>
        <w:tc>
          <w:tcPr>
            <w:tcW w:w="1098" w:type="dxa"/>
            <w:noWrap/>
            <w:vAlign w:val="center"/>
            <w:hideMark/>
          </w:tcPr>
          <w:p w14:paraId="4310E7AF" w14:textId="77777777" w:rsidR="006871B5" w:rsidRPr="00920004" w:rsidRDefault="006871B5" w:rsidP="00CF739D">
            <w:pPr>
              <w:jc w:val="center"/>
            </w:pPr>
          </w:p>
        </w:tc>
        <w:tc>
          <w:tcPr>
            <w:tcW w:w="838" w:type="dxa"/>
            <w:noWrap/>
            <w:vAlign w:val="center"/>
            <w:hideMark/>
          </w:tcPr>
          <w:p w14:paraId="7A95084D" w14:textId="77777777" w:rsidR="006871B5" w:rsidRPr="00920004" w:rsidRDefault="006871B5" w:rsidP="00CF739D">
            <w:pPr>
              <w:jc w:val="center"/>
            </w:pPr>
            <w:r w:rsidRPr="00920004">
              <w:t>X</w:t>
            </w:r>
          </w:p>
        </w:tc>
        <w:tc>
          <w:tcPr>
            <w:tcW w:w="823" w:type="dxa"/>
            <w:noWrap/>
            <w:vAlign w:val="center"/>
            <w:hideMark/>
          </w:tcPr>
          <w:p w14:paraId="426C691C" w14:textId="77777777" w:rsidR="006871B5" w:rsidRPr="00920004" w:rsidRDefault="006871B5" w:rsidP="00CF739D">
            <w:pPr>
              <w:jc w:val="center"/>
            </w:pPr>
          </w:p>
        </w:tc>
        <w:tc>
          <w:tcPr>
            <w:tcW w:w="1564" w:type="dxa"/>
            <w:noWrap/>
            <w:hideMark/>
          </w:tcPr>
          <w:p w14:paraId="540929D1" w14:textId="77777777" w:rsidR="006871B5" w:rsidRPr="00920004" w:rsidRDefault="006871B5" w:rsidP="00CF739D">
            <w:pPr>
              <w:rPr>
                <w:lang w:val="en-US"/>
              </w:rPr>
            </w:pPr>
            <w:r w:rsidRPr="00920004">
              <w:t>ID</w:t>
            </w:r>
          </w:p>
        </w:tc>
      </w:tr>
      <w:tr w:rsidR="006871B5" w:rsidRPr="00920004" w14:paraId="3CBE1DA8" w14:textId="77777777" w:rsidTr="00CF739D">
        <w:trPr>
          <w:trHeight w:val="300"/>
        </w:trPr>
        <w:tc>
          <w:tcPr>
            <w:tcW w:w="708" w:type="dxa"/>
            <w:noWrap/>
            <w:vAlign w:val="center"/>
            <w:hideMark/>
          </w:tcPr>
          <w:p w14:paraId="601089B9" w14:textId="77777777" w:rsidR="006871B5" w:rsidRPr="00920004" w:rsidRDefault="006871B5" w:rsidP="00CF739D">
            <w:pPr>
              <w:spacing w:before="240" w:line="0" w:lineRule="atLeast"/>
              <w:jc w:val="center"/>
            </w:pPr>
            <w:r w:rsidRPr="00920004">
              <w:t>2</w:t>
            </w:r>
          </w:p>
        </w:tc>
        <w:tc>
          <w:tcPr>
            <w:tcW w:w="2484" w:type="dxa"/>
            <w:noWrap/>
            <w:hideMark/>
          </w:tcPr>
          <w:p w14:paraId="75807544" w14:textId="77777777" w:rsidR="006871B5" w:rsidRPr="00920004" w:rsidRDefault="006871B5" w:rsidP="00CF739D">
            <w:pPr>
              <w:rPr>
                <w:lang w:val="en-US"/>
              </w:rPr>
            </w:pPr>
            <w:r w:rsidRPr="00920004">
              <w:rPr>
                <w:lang w:val="en-US"/>
              </w:rPr>
              <w:t>wash_bag_code</w:t>
            </w:r>
          </w:p>
        </w:tc>
        <w:tc>
          <w:tcPr>
            <w:tcW w:w="1300" w:type="dxa"/>
            <w:noWrap/>
            <w:hideMark/>
          </w:tcPr>
          <w:p w14:paraId="5C1FA398" w14:textId="77777777" w:rsidR="006871B5" w:rsidRPr="00920004" w:rsidRDefault="006871B5" w:rsidP="00CF739D">
            <w:pPr>
              <w:rPr>
                <w:lang w:val="en-US"/>
              </w:rPr>
            </w:pPr>
            <w:r w:rsidRPr="00920004">
              <w:rPr>
                <w:lang w:val="en-US"/>
              </w:rPr>
              <w:t>numeric</w:t>
            </w:r>
          </w:p>
        </w:tc>
        <w:tc>
          <w:tcPr>
            <w:tcW w:w="1098" w:type="dxa"/>
            <w:noWrap/>
            <w:vAlign w:val="center"/>
            <w:hideMark/>
          </w:tcPr>
          <w:p w14:paraId="44D3DBA8" w14:textId="77777777" w:rsidR="006871B5" w:rsidRPr="00920004" w:rsidRDefault="006871B5" w:rsidP="00CF739D">
            <w:pPr>
              <w:jc w:val="center"/>
            </w:pPr>
          </w:p>
        </w:tc>
        <w:tc>
          <w:tcPr>
            <w:tcW w:w="838" w:type="dxa"/>
            <w:noWrap/>
            <w:vAlign w:val="center"/>
            <w:hideMark/>
          </w:tcPr>
          <w:p w14:paraId="0E9E82EB" w14:textId="77777777" w:rsidR="006871B5" w:rsidRPr="00920004" w:rsidRDefault="006871B5" w:rsidP="00CF739D">
            <w:pPr>
              <w:jc w:val="center"/>
            </w:pPr>
          </w:p>
        </w:tc>
        <w:tc>
          <w:tcPr>
            <w:tcW w:w="823" w:type="dxa"/>
            <w:noWrap/>
            <w:vAlign w:val="center"/>
            <w:hideMark/>
          </w:tcPr>
          <w:p w14:paraId="72111E66" w14:textId="77777777" w:rsidR="006871B5" w:rsidRPr="00920004" w:rsidRDefault="006871B5" w:rsidP="00CF739D">
            <w:pPr>
              <w:jc w:val="center"/>
              <w:rPr>
                <w:lang w:val="en-US"/>
              </w:rPr>
            </w:pPr>
          </w:p>
        </w:tc>
        <w:tc>
          <w:tcPr>
            <w:tcW w:w="1564" w:type="dxa"/>
            <w:noWrap/>
            <w:hideMark/>
          </w:tcPr>
          <w:p w14:paraId="15C835A1" w14:textId="77777777" w:rsidR="006871B5" w:rsidRPr="00920004" w:rsidRDefault="006871B5" w:rsidP="00CF739D">
            <w:pPr>
              <w:rPr>
                <w:lang w:val="en-US"/>
              </w:rPr>
            </w:pPr>
            <w:r w:rsidRPr="00920004">
              <w:rPr>
                <w:lang w:val="en-US"/>
              </w:rPr>
              <w:t>Mã túi giặt</w:t>
            </w:r>
          </w:p>
        </w:tc>
      </w:tr>
      <w:tr w:rsidR="006871B5" w:rsidRPr="00920004" w14:paraId="1CCD2FF7" w14:textId="77777777" w:rsidTr="00CF739D">
        <w:trPr>
          <w:trHeight w:val="300"/>
        </w:trPr>
        <w:tc>
          <w:tcPr>
            <w:tcW w:w="708" w:type="dxa"/>
            <w:noWrap/>
            <w:vAlign w:val="center"/>
          </w:tcPr>
          <w:p w14:paraId="64848A66"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BBE5920" w14:textId="77777777" w:rsidR="006871B5" w:rsidRPr="00920004" w:rsidRDefault="006871B5" w:rsidP="00CF739D">
            <w:pPr>
              <w:rPr>
                <w:lang w:val="en-US"/>
              </w:rPr>
            </w:pPr>
            <w:r w:rsidRPr="00920004">
              <w:rPr>
                <w:lang w:val="en-US"/>
              </w:rPr>
              <w:t>receipt_id</w:t>
            </w:r>
          </w:p>
        </w:tc>
        <w:tc>
          <w:tcPr>
            <w:tcW w:w="1300" w:type="dxa"/>
            <w:noWrap/>
          </w:tcPr>
          <w:p w14:paraId="606DF3F2" w14:textId="77777777" w:rsidR="006871B5" w:rsidRPr="00920004" w:rsidRDefault="006871B5" w:rsidP="00CF739D">
            <w:pPr>
              <w:rPr>
                <w:lang w:val="en-US"/>
              </w:rPr>
            </w:pPr>
            <w:r w:rsidRPr="00920004">
              <w:rPr>
                <w:lang w:val="en-US"/>
              </w:rPr>
              <w:t>numeric</w:t>
            </w:r>
          </w:p>
        </w:tc>
        <w:tc>
          <w:tcPr>
            <w:tcW w:w="1098" w:type="dxa"/>
            <w:noWrap/>
            <w:vAlign w:val="center"/>
          </w:tcPr>
          <w:p w14:paraId="75346427" w14:textId="77777777" w:rsidR="006871B5" w:rsidRPr="00920004" w:rsidRDefault="006871B5" w:rsidP="00CF739D">
            <w:pPr>
              <w:jc w:val="center"/>
            </w:pPr>
          </w:p>
        </w:tc>
        <w:tc>
          <w:tcPr>
            <w:tcW w:w="838" w:type="dxa"/>
            <w:noWrap/>
            <w:vAlign w:val="center"/>
          </w:tcPr>
          <w:p w14:paraId="75F312D1" w14:textId="77777777" w:rsidR="006871B5" w:rsidRPr="00920004" w:rsidRDefault="006871B5" w:rsidP="00CF739D">
            <w:pPr>
              <w:jc w:val="center"/>
            </w:pPr>
          </w:p>
        </w:tc>
        <w:tc>
          <w:tcPr>
            <w:tcW w:w="823" w:type="dxa"/>
            <w:noWrap/>
            <w:vAlign w:val="center"/>
          </w:tcPr>
          <w:p w14:paraId="0925D670" w14:textId="77777777" w:rsidR="006871B5" w:rsidRPr="00920004" w:rsidRDefault="006871B5" w:rsidP="00CF739D">
            <w:pPr>
              <w:jc w:val="center"/>
              <w:rPr>
                <w:lang w:val="en-US"/>
              </w:rPr>
            </w:pPr>
            <w:r w:rsidRPr="00920004">
              <w:rPr>
                <w:lang w:val="en-US"/>
              </w:rPr>
              <w:t>X</w:t>
            </w:r>
          </w:p>
        </w:tc>
        <w:tc>
          <w:tcPr>
            <w:tcW w:w="1564" w:type="dxa"/>
            <w:noWrap/>
          </w:tcPr>
          <w:p w14:paraId="0BA03991" w14:textId="77777777" w:rsidR="006871B5" w:rsidRPr="00920004" w:rsidRDefault="006871B5" w:rsidP="00CF739D">
            <w:pPr>
              <w:rPr>
                <w:lang w:val="en-US"/>
              </w:rPr>
            </w:pPr>
            <w:r w:rsidRPr="00920004">
              <w:rPr>
                <w:lang w:val="en-US"/>
              </w:rPr>
              <w:t>ID biên nhận</w:t>
            </w:r>
          </w:p>
        </w:tc>
      </w:tr>
      <w:tr w:rsidR="006871B5" w:rsidRPr="00920004" w14:paraId="58534761" w14:textId="77777777" w:rsidTr="00CF739D">
        <w:trPr>
          <w:trHeight w:val="300"/>
        </w:trPr>
        <w:tc>
          <w:tcPr>
            <w:tcW w:w="708" w:type="dxa"/>
            <w:noWrap/>
            <w:vAlign w:val="center"/>
          </w:tcPr>
          <w:p w14:paraId="06B5EABB"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tcPr>
          <w:p w14:paraId="0BFAACCD" w14:textId="77777777" w:rsidR="006871B5" w:rsidRPr="00920004" w:rsidRDefault="006871B5" w:rsidP="00CF739D">
            <w:pPr>
              <w:rPr>
                <w:lang w:val="en-US"/>
              </w:rPr>
            </w:pPr>
            <w:r w:rsidRPr="00920004">
              <w:rPr>
                <w:lang w:val="en-US"/>
              </w:rPr>
              <w:t>sn</w:t>
            </w:r>
          </w:p>
        </w:tc>
        <w:tc>
          <w:tcPr>
            <w:tcW w:w="1300" w:type="dxa"/>
            <w:noWrap/>
          </w:tcPr>
          <w:p w14:paraId="2AC3F609" w14:textId="77777777" w:rsidR="006871B5" w:rsidRPr="00920004" w:rsidRDefault="006871B5" w:rsidP="00CF739D">
            <w:pPr>
              <w:rPr>
                <w:lang w:val="en-US"/>
              </w:rPr>
            </w:pPr>
            <w:r w:rsidRPr="00920004">
              <w:rPr>
                <w:lang w:val="en-US"/>
              </w:rPr>
              <w:t>datetime</w:t>
            </w:r>
          </w:p>
        </w:tc>
        <w:tc>
          <w:tcPr>
            <w:tcW w:w="1098" w:type="dxa"/>
            <w:noWrap/>
            <w:vAlign w:val="center"/>
          </w:tcPr>
          <w:p w14:paraId="3AC28EA3" w14:textId="77777777" w:rsidR="006871B5" w:rsidRPr="00920004" w:rsidRDefault="006871B5" w:rsidP="00CF739D">
            <w:pPr>
              <w:jc w:val="center"/>
            </w:pPr>
          </w:p>
        </w:tc>
        <w:tc>
          <w:tcPr>
            <w:tcW w:w="838" w:type="dxa"/>
            <w:noWrap/>
            <w:vAlign w:val="center"/>
          </w:tcPr>
          <w:p w14:paraId="54E6D51C" w14:textId="77777777" w:rsidR="006871B5" w:rsidRPr="00920004" w:rsidRDefault="006871B5" w:rsidP="00CF739D">
            <w:pPr>
              <w:jc w:val="center"/>
            </w:pPr>
          </w:p>
        </w:tc>
        <w:tc>
          <w:tcPr>
            <w:tcW w:w="823" w:type="dxa"/>
            <w:noWrap/>
            <w:vAlign w:val="center"/>
          </w:tcPr>
          <w:p w14:paraId="368A8178" w14:textId="77777777" w:rsidR="006871B5" w:rsidRPr="00920004" w:rsidRDefault="006871B5" w:rsidP="00CF739D">
            <w:pPr>
              <w:jc w:val="center"/>
              <w:rPr>
                <w:lang w:val="en-US"/>
              </w:rPr>
            </w:pPr>
          </w:p>
        </w:tc>
        <w:tc>
          <w:tcPr>
            <w:tcW w:w="1564" w:type="dxa"/>
            <w:noWrap/>
          </w:tcPr>
          <w:p w14:paraId="7A959A74" w14:textId="77777777" w:rsidR="006871B5" w:rsidRPr="00920004" w:rsidRDefault="006871B5" w:rsidP="00CF739D">
            <w:pPr>
              <w:rPr>
                <w:lang w:val="en-US"/>
              </w:rPr>
            </w:pPr>
            <w:r w:rsidRPr="00920004">
              <w:rPr>
                <w:lang w:val="en-US"/>
              </w:rPr>
              <w:t>Ngày áp dụng</w:t>
            </w:r>
          </w:p>
        </w:tc>
      </w:tr>
      <w:tr w:rsidR="006871B5" w:rsidRPr="00920004" w14:paraId="638D1E97" w14:textId="77777777" w:rsidTr="00CF739D">
        <w:trPr>
          <w:trHeight w:val="300"/>
        </w:trPr>
        <w:tc>
          <w:tcPr>
            <w:tcW w:w="708" w:type="dxa"/>
            <w:noWrap/>
            <w:vAlign w:val="center"/>
            <w:hideMark/>
          </w:tcPr>
          <w:p w14:paraId="0DE63C2B" w14:textId="77777777" w:rsidR="006871B5" w:rsidRPr="00920004" w:rsidRDefault="006871B5" w:rsidP="00CF739D">
            <w:pPr>
              <w:spacing w:before="240" w:line="0" w:lineRule="atLeast"/>
              <w:jc w:val="center"/>
              <w:rPr>
                <w:lang w:val="en-US"/>
              </w:rPr>
            </w:pPr>
            <w:r w:rsidRPr="00920004">
              <w:rPr>
                <w:lang w:val="en-US"/>
              </w:rPr>
              <w:t>5</w:t>
            </w:r>
          </w:p>
        </w:tc>
        <w:tc>
          <w:tcPr>
            <w:tcW w:w="2484" w:type="dxa"/>
            <w:noWrap/>
            <w:hideMark/>
          </w:tcPr>
          <w:p w14:paraId="549EEEA0" w14:textId="77777777" w:rsidR="006871B5" w:rsidRPr="00920004" w:rsidRDefault="006871B5" w:rsidP="00CF739D">
            <w:r w:rsidRPr="00920004">
              <w:t>status</w:t>
            </w:r>
          </w:p>
        </w:tc>
        <w:tc>
          <w:tcPr>
            <w:tcW w:w="1300" w:type="dxa"/>
            <w:noWrap/>
            <w:hideMark/>
          </w:tcPr>
          <w:p w14:paraId="70354205" w14:textId="31E87B01" w:rsidR="006871B5" w:rsidRPr="00920004" w:rsidRDefault="00E452E5" w:rsidP="00CF739D">
            <w:r w:rsidRPr="00920004">
              <w:t>varchar</w:t>
            </w:r>
          </w:p>
        </w:tc>
        <w:tc>
          <w:tcPr>
            <w:tcW w:w="1098" w:type="dxa"/>
            <w:noWrap/>
            <w:vAlign w:val="center"/>
            <w:hideMark/>
          </w:tcPr>
          <w:p w14:paraId="4632A81C" w14:textId="77777777" w:rsidR="006871B5" w:rsidRPr="00920004" w:rsidRDefault="006871B5" w:rsidP="00CF739D">
            <w:pPr>
              <w:jc w:val="center"/>
            </w:pPr>
            <w:r w:rsidRPr="00920004">
              <w:t>X</w:t>
            </w:r>
          </w:p>
        </w:tc>
        <w:tc>
          <w:tcPr>
            <w:tcW w:w="838" w:type="dxa"/>
            <w:noWrap/>
            <w:vAlign w:val="center"/>
            <w:hideMark/>
          </w:tcPr>
          <w:p w14:paraId="20682266" w14:textId="77777777" w:rsidR="006871B5" w:rsidRPr="00920004" w:rsidRDefault="006871B5" w:rsidP="00CF739D">
            <w:pPr>
              <w:jc w:val="center"/>
            </w:pPr>
          </w:p>
        </w:tc>
        <w:tc>
          <w:tcPr>
            <w:tcW w:w="823" w:type="dxa"/>
            <w:noWrap/>
            <w:vAlign w:val="center"/>
            <w:hideMark/>
          </w:tcPr>
          <w:p w14:paraId="55FC6FEE" w14:textId="77777777" w:rsidR="006871B5" w:rsidRPr="00920004" w:rsidRDefault="006871B5" w:rsidP="00CF739D">
            <w:pPr>
              <w:jc w:val="center"/>
            </w:pPr>
          </w:p>
        </w:tc>
        <w:tc>
          <w:tcPr>
            <w:tcW w:w="1564" w:type="dxa"/>
            <w:noWrap/>
            <w:hideMark/>
          </w:tcPr>
          <w:p w14:paraId="505EE53C" w14:textId="77777777" w:rsidR="006871B5" w:rsidRPr="00920004" w:rsidRDefault="006871B5" w:rsidP="00CF739D">
            <w:r w:rsidRPr="00920004">
              <w:t>Trạng thái</w:t>
            </w:r>
          </w:p>
        </w:tc>
      </w:tr>
    </w:tbl>
    <w:p w14:paraId="37DB60FF" w14:textId="4B74C1EC" w:rsidR="006871B5" w:rsidRPr="00920004" w:rsidRDefault="006871B5">
      <w:pPr>
        <w:pStyle w:val="Caption"/>
      </w:pPr>
      <w:bookmarkStart w:id="2654" w:name="_Toc53150463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43</w:t>
      </w:r>
      <w:r w:rsidR="00D632EE" w:rsidRPr="00CF739D">
        <w:fldChar w:fldCharType="end"/>
      </w:r>
      <w:r w:rsidRPr="00920004">
        <w:t xml:space="preserve"> Bảng dữ liệu túi giặt</w:t>
      </w:r>
      <w:bookmarkEnd w:id="2654"/>
    </w:p>
    <w:p w14:paraId="7624DDD1" w14:textId="77777777" w:rsidR="006871B5" w:rsidRPr="00920004" w:rsidRDefault="006871B5" w:rsidP="00CF739D">
      <w:pPr>
        <w:spacing w:before="240" w:line="0" w:lineRule="atLeast"/>
        <w:rPr>
          <w:b/>
          <w:lang w:val="en-US"/>
        </w:rPr>
      </w:pPr>
      <w:r w:rsidRPr="00920004">
        <w:rPr>
          <w:b/>
          <w:lang w:val="en-US"/>
        </w:rPr>
        <w:t>BẢNG WASH_BAG_DETAIL</w:t>
      </w:r>
    </w:p>
    <w:tbl>
      <w:tblPr>
        <w:tblStyle w:val="TableGrid"/>
        <w:tblW w:w="8777" w:type="dxa"/>
        <w:tblLook w:val="04A0" w:firstRow="1" w:lastRow="0" w:firstColumn="1" w:lastColumn="0" w:noHBand="0" w:noVBand="1"/>
      </w:tblPr>
      <w:tblGrid>
        <w:gridCol w:w="701"/>
        <w:gridCol w:w="1836"/>
        <w:gridCol w:w="1115"/>
        <w:gridCol w:w="858"/>
        <w:gridCol w:w="828"/>
        <w:gridCol w:w="1210"/>
        <w:gridCol w:w="2229"/>
      </w:tblGrid>
      <w:tr w:rsidR="006871B5" w:rsidRPr="00920004" w14:paraId="57B6708D" w14:textId="77777777" w:rsidTr="006871B5">
        <w:trPr>
          <w:trHeight w:val="300"/>
        </w:trPr>
        <w:tc>
          <w:tcPr>
            <w:tcW w:w="687" w:type="dxa"/>
            <w:noWrap/>
            <w:vAlign w:val="center"/>
            <w:hideMark/>
          </w:tcPr>
          <w:p w14:paraId="7F5E8A31" w14:textId="77777777" w:rsidR="006871B5" w:rsidRPr="00920004" w:rsidRDefault="006871B5" w:rsidP="00CF739D">
            <w:pPr>
              <w:spacing w:before="240" w:line="0" w:lineRule="atLeast"/>
              <w:jc w:val="center"/>
              <w:rPr>
                <w:b/>
                <w:bCs/>
              </w:rPr>
            </w:pPr>
            <w:r w:rsidRPr="00920004">
              <w:rPr>
                <w:b/>
                <w:bCs/>
                <w:lang w:val="da-DK"/>
              </w:rPr>
              <w:t>STT</w:t>
            </w:r>
          </w:p>
        </w:tc>
        <w:tc>
          <w:tcPr>
            <w:tcW w:w="1792" w:type="dxa"/>
            <w:noWrap/>
            <w:vAlign w:val="center"/>
            <w:hideMark/>
          </w:tcPr>
          <w:p w14:paraId="68E86FF6" w14:textId="77777777" w:rsidR="006871B5" w:rsidRPr="00920004" w:rsidRDefault="006871B5" w:rsidP="00CF739D">
            <w:pPr>
              <w:spacing w:before="240" w:line="0" w:lineRule="atLeast"/>
              <w:jc w:val="center"/>
              <w:rPr>
                <w:b/>
                <w:bCs/>
              </w:rPr>
            </w:pPr>
            <w:r w:rsidRPr="00920004">
              <w:rPr>
                <w:b/>
                <w:bCs/>
                <w:lang w:val="da-DK"/>
              </w:rPr>
              <w:t>Tên trường</w:t>
            </w:r>
          </w:p>
        </w:tc>
        <w:tc>
          <w:tcPr>
            <w:tcW w:w="1130" w:type="dxa"/>
            <w:noWrap/>
            <w:vAlign w:val="center"/>
            <w:hideMark/>
          </w:tcPr>
          <w:p w14:paraId="381C1B71" w14:textId="77777777" w:rsidR="006871B5" w:rsidRPr="00920004" w:rsidRDefault="006871B5" w:rsidP="00CF739D">
            <w:pPr>
              <w:spacing w:before="240" w:line="0" w:lineRule="atLeast"/>
              <w:jc w:val="center"/>
              <w:rPr>
                <w:b/>
                <w:bCs/>
              </w:rPr>
            </w:pPr>
            <w:r w:rsidRPr="00920004">
              <w:rPr>
                <w:b/>
                <w:bCs/>
                <w:lang w:val="da-DK"/>
              </w:rPr>
              <w:t>Kiểu</w:t>
            </w:r>
          </w:p>
        </w:tc>
        <w:tc>
          <w:tcPr>
            <w:tcW w:w="869" w:type="dxa"/>
            <w:noWrap/>
            <w:vAlign w:val="center"/>
            <w:hideMark/>
          </w:tcPr>
          <w:p w14:paraId="2955872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11" w:type="dxa"/>
            <w:noWrap/>
            <w:vAlign w:val="center"/>
            <w:hideMark/>
          </w:tcPr>
          <w:p w14:paraId="512FD457" w14:textId="77777777" w:rsidR="006871B5" w:rsidRPr="00920004" w:rsidRDefault="006871B5" w:rsidP="00CF739D">
            <w:pPr>
              <w:spacing w:before="240" w:line="0" w:lineRule="atLeast"/>
              <w:jc w:val="center"/>
              <w:rPr>
                <w:b/>
                <w:bCs/>
              </w:rPr>
            </w:pPr>
            <w:r w:rsidRPr="00920004">
              <w:rPr>
                <w:b/>
                <w:bCs/>
                <w:lang w:val="da-DK"/>
              </w:rPr>
              <w:t>Khóa chính</w:t>
            </w:r>
          </w:p>
        </w:tc>
        <w:tc>
          <w:tcPr>
            <w:tcW w:w="1226" w:type="dxa"/>
            <w:noWrap/>
            <w:vAlign w:val="center"/>
            <w:hideMark/>
          </w:tcPr>
          <w:p w14:paraId="32F1E546" w14:textId="77777777" w:rsidR="006871B5" w:rsidRPr="00920004" w:rsidRDefault="006871B5" w:rsidP="00CF739D">
            <w:pPr>
              <w:spacing w:before="240" w:line="0" w:lineRule="atLeast"/>
              <w:jc w:val="center"/>
              <w:rPr>
                <w:b/>
                <w:bCs/>
              </w:rPr>
            </w:pPr>
            <w:r w:rsidRPr="00920004">
              <w:rPr>
                <w:b/>
                <w:bCs/>
                <w:lang w:val="da-DK"/>
              </w:rPr>
              <w:t>Khóa ngoại</w:t>
            </w:r>
          </w:p>
        </w:tc>
        <w:tc>
          <w:tcPr>
            <w:tcW w:w="2262" w:type="dxa"/>
            <w:noWrap/>
            <w:vAlign w:val="center"/>
            <w:hideMark/>
          </w:tcPr>
          <w:p w14:paraId="04F575D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596B596A" w14:textId="77777777" w:rsidTr="006871B5">
        <w:trPr>
          <w:trHeight w:val="300"/>
        </w:trPr>
        <w:tc>
          <w:tcPr>
            <w:tcW w:w="687" w:type="dxa"/>
            <w:noWrap/>
            <w:hideMark/>
          </w:tcPr>
          <w:p w14:paraId="0D08BAF3" w14:textId="77777777" w:rsidR="006871B5" w:rsidRPr="00920004" w:rsidRDefault="006871B5" w:rsidP="00CF739D">
            <w:pPr>
              <w:spacing w:before="240" w:line="0" w:lineRule="atLeast"/>
            </w:pPr>
            <w:r w:rsidRPr="00920004">
              <w:t>1</w:t>
            </w:r>
          </w:p>
        </w:tc>
        <w:tc>
          <w:tcPr>
            <w:tcW w:w="1792" w:type="dxa"/>
            <w:noWrap/>
            <w:hideMark/>
          </w:tcPr>
          <w:p w14:paraId="22F8BB12" w14:textId="77777777" w:rsidR="006871B5" w:rsidRPr="00920004" w:rsidRDefault="006871B5" w:rsidP="00CF739D">
            <w:r w:rsidRPr="00920004">
              <w:t>id</w:t>
            </w:r>
          </w:p>
        </w:tc>
        <w:tc>
          <w:tcPr>
            <w:tcW w:w="1130" w:type="dxa"/>
            <w:noWrap/>
            <w:hideMark/>
          </w:tcPr>
          <w:p w14:paraId="3B2D5D42" w14:textId="77777777" w:rsidR="006871B5" w:rsidRPr="00920004" w:rsidRDefault="006871B5" w:rsidP="00CF739D">
            <w:r w:rsidRPr="00920004">
              <w:t>numeric</w:t>
            </w:r>
          </w:p>
        </w:tc>
        <w:tc>
          <w:tcPr>
            <w:tcW w:w="869" w:type="dxa"/>
            <w:noWrap/>
            <w:vAlign w:val="center"/>
            <w:hideMark/>
          </w:tcPr>
          <w:p w14:paraId="565F7DE6" w14:textId="77777777" w:rsidR="006871B5" w:rsidRPr="00920004" w:rsidRDefault="006871B5" w:rsidP="00CF739D">
            <w:pPr>
              <w:jc w:val="center"/>
            </w:pPr>
          </w:p>
        </w:tc>
        <w:tc>
          <w:tcPr>
            <w:tcW w:w="811" w:type="dxa"/>
            <w:noWrap/>
            <w:vAlign w:val="center"/>
            <w:hideMark/>
          </w:tcPr>
          <w:p w14:paraId="286DC0FD" w14:textId="77777777" w:rsidR="006871B5" w:rsidRPr="00920004" w:rsidRDefault="006871B5" w:rsidP="00CF739D">
            <w:pPr>
              <w:jc w:val="center"/>
            </w:pPr>
            <w:r w:rsidRPr="00920004">
              <w:t>X</w:t>
            </w:r>
          </w:p>
        </w:tc>
        <w:tc>
          <w:tcPr>
            <w:tcW w:w="1226" w:type="dxa"/>
            <w:noWrap/>
            <w:vAlign w:val="center"/>
            <w:hideMark/>
          </w:tcPr>
          <w:p w14:paraId="15917AFC" w14:textId="77777777" w:rsidR="006871B5" w:rsidRPr="00920004" w:rsidRDefault="006871B5" w:rsidP="00CF739D">
            <w:pPr>
              <w:jc w:val="center"/>
            </w:pPr>
          </w:p>
        </w:tc>
        <w:tc>
          <w:tcPr>
            <w:tcW w:w="2262" w:type="dxa"/>
            <w:noWrap/>
            <w:hideMark/>
          </w:tcPr>
          <w:p w14:paraId="0927DD8E" w14:textId="77777777" w:rsidR="006871B5" w:rsidRPr="00920004" w:rsidRDefault="006871B5" w:rsidP="00CF739D">
            <w:pPr>
              <w:rPr>
                <w:lang w:val="en-US"/>
              </w:rPr>
            </w:pPr>
            <w:r w:rsidRPr="00920004">
              <w:t xml:space="preserve">ID chi tiết </w:t>
            </w:r>
            <w:r w:rsidRPr="00920004">
              <w:rPr>
                <w:lang w:val="en-US"/>
              </w:rPr>
              <w:t>túi giặt</w:t>
            </w:r>
          </w:p>
        </w:tc>
      </w:tr>
      <w:tr w:rsidR="006871B5" w:rsidRPr="00920004" w14:paraId="64E9E6DE" w14:textId="77777777" w:rsidTr="006871B5">
        <w:trPr>
          <w:trHeight w:val="300"/>
        </w:trPr>
        <w:tc>
          <w:tcPr>
            <w:tcW w:w="687" w:type="dxa"/>
            <w:noWrap/>
            <w:hideMark/>
          </w:tcPr>
          <w:p w14:paraId="065226A1" w14:textId="77777777" w:rsidR="006871B5" w:rsidRPr="00920004" w:rsidRDefault="006871B5" w:rsidP="00CF739D">
            <w:pPr>
              <w:spacing w:before="240" w:line="0" w:lineRule="atLeast"/>
            </w:pPr>
            <w:r w:rsidRPr="00920004">
              <w:t>2</w:t>
            </w:r>
          </w:p>
        </w:tc>
        <w:tc>
          <w:tcPr>
            <w:tcW w:w="1792" w:type="dxa"/>
            <w:noWrap/>
            <w:hideMark/>
          </w:tcPr>
          <w:p w14:paraId="18A0B047" w14:textId="77777777" w:rsidR="006871B5" w:rsidRPr="00920004" w:rsidRDefault="006871B5" w:rsidP="00CF739D">
            <w:r w:rsidRPr="00920004">
              <w:t>wash_bag_id</w:t>
            </w:r>
          </w:p>
        </w:tc>
        <w:tc>
          <w:tcPr>
            <w:tcW w:w="1130" w:type="dxa"/>
            <w:noWrap/>
            <w:hideMark/>
          </w:tcPr>
          <w:p w14:paraId="679759B3" w14:textId="77777777" w:rsidR="006871B5" w:rsidRPr="00920004" w:rsidRDefault="006871B5" w:rsidP="00CF739D">
            <w:r w:rsidRPr="00920004">
              <w:t>numeric</w:t>
            </w:r>
          </w:p>
        </w:tc>
        <w:tc>
          <w:tcPr>
            <w:tcW w:w="869" w:type="dxa"/>
            <w:noWrap/>
            <w:vAlign w:val="center"/>
            <w:hideMark/>
          </w:tcPr>
          <w:p w14:paraId="345913ED" w14:textId="77777777" w:rsidR="006871B5" w:rsidRPr="00920004" w:rsidRDefault="006871B5" w:rsidP="00CF739D">
            <w:pPr>
              <w:jc w:val="center"/>
            </w:pPr>
          </w:p>
        </w:tc>
        <w:tc>
          <w:tcPr>
            <w:tcW w:w="811" w:type="dxa"/>
            <w:noWrap/>
            <w:vAlign w:val="center"/>
            <w:hideMark/>
          </w:tcPr>
          <w:p w14:paraId="585E3427" w14:textId="77777777" w:rsidR="006871B5" w:rsidRPr="00920004" w:rsidRDefault="006871B5" w:rsidP="00CF739D">
            <w:pPr>
              <w:jc w:val="center"/>
            </w:pPr>
          </w:p>
        </w:tc>
        <w:tc>
          <w:tcPr>
            <w:tcW w:w="1226" w:type="dxa"/>
            <w:noWrap/>
            <w:vAlign w:val="center"/>
            <w:hideMark/>
          </w:tcPr>
          <w:p w14:paraId="310399D4" w14:textId="77777777" w:rsidR="006871B5" w:rsidRPr="00920004" w:rsidRDefault="006871B5" w:rsidP="00CF739D">
            <w:pPr>
              <w:jc w:val="center"/>
            </w:pPr>
            <w:r w:rsidRPr="00920004">
              <w:t>X</w:t>
            </w:r>
          </w:p>
        </w:tc>
        <w:tc>
          <w:tcPr>
            <w:tcW w:w="2262" w:type="dxa"/>
            <w:noWrap/>
            <w:hideMark/>
          </w:tcPr>
          <w:p w14:paraId="723135CD" w14:textId="77777777" w:rsidR="006871B5" w:rsidRPr="00920004" w:rsidRDefault="006871B5" w:rsidP="00CF739D">
            <w:pPr>
              <w:rPr>
                <w:lang w:val="en-US"/>
              </w:rPr>
            </w:pPr>
            <w:r w:rsidRPr="00920004">
              <w:t xml:space="preserve">ID </w:t>
            </w:r>
            <w:r w:rsidRPr="00920004">
              <w:rPr>
                <w:lang w:val="en-US"/>
              </w:rPr>
              <w:t>túi giặt</w:t>
            </w:r>
          </w:p>
        </w:tc>
      </w:tr>
      <w:tr w:rsidR="006871B5" w:rsidRPr="00920004" w14:paraId="2BFD62AD" w14:textId="77777777" w:rsidTr="006871B5">
        <w:trPr>
          <w:trHeight w:val="300"/>
        </w:trPr>
        <w:tc>
          <w:tcPr>
            <w:tcW w:w="687" w:type="dxa"/>
            <w:noWrap/>
            <w:hideMark/>
          </w:tcPr>
          <w:p w14:paraId="7C4AB3FA" w14:textId="77777777" w:rsidR="006871B5" w:rsidRPr="00920004" w:rsidRDefault="006871B5" w:rsidP="00CF739D">
            <w:pPr>
              <w:spacing w:before="240" w:line="0" w:lineRule="atLeast"/>
            </w:pPr>
            <w:r w:rsidRPr="00920004">
              <w:t>3</w:t>
            </w:r>
          </w:p>
        </w:tc>
        <w:tc>
          <w:tcPr>
            <w:tcW w:w="1792" w:type="dxa"/>
            <w:noWrap/>
            <w:hideMark/>
          </w:tcPr>
          <w:p w14:paraId="58E77C26" w14:textId="77777777" w:rsidR="006871B5" w:rsidRPr="00920004" w:rsidRDefault="006871B5" w:rsidP="00CF739D">
            <w:r w:rsidRPr="00920004">
              <w:t>service_type_id</w:t>
            </w:r>
          </w:p>
        </w:tc>
        <w:tc>
          <w:tcPr>
            <w:tcW w:w="1130" w:type="dxa"/>
            <w:noWrap/>
            <w:hideMark/>
          </w:tcPr>
          <w:p w14:paraId="4392A13C" w14:textId="77777777" w:rsidR="006871B5" w:rsidRPr="00920004" w:rsidRDefault="006871B5" w:rsidP="00CF739D">
            <w:r w:rsidRPr="00920004">
              <w:t>numeric</w:t>
            </w:r>
          </w:p>
        </w:tc>
        <w:tc>
          <w:tcPr>
            <w:tcW w:w="869" w:type="dxa"/>
            <w:noWrap/>
            <w:vAlign w:val="center"/>
            <w:hideMark/>
          </w:tcPr>
          <w:p w14:paraId="6B40560F" w14:textId="77777777" w:rsidR="006871B5" w:rsidRPr="00920004" w:rsidRDefault="006871B5" w:rsidP="00CF739D">
            <w:pPr>
              <w:jc w:val="center"/>
            </w:pPr>
          </w:p>
        </w:tc>
        <w:tc>
          <w:tcPr>
            <w:tcW w:w="811" w:type="dxa"/>
            <w:noWrap/>
            <w:vAlign w:val="center"/>
            <w:hideMark/>
          </w:tcPr>
          <w:p w14:paraId="1E32606F" w14:textId="77777777" w:rsidR="006871B5" w:rsidRPr="00920004" w:rsidRDefault="006871B5" w:rsidP="00CF739D">
            <w:pPr>
              <w:jc w:val="center"/>
            </w:pPr>
          </w:p>
        </w:tc>
        <w:tc>
          <w:tcPr>
            <w:tcW w:w="1226" w:type="dxa"/>
            <w:noWrap/>
            <w:vAlign w:val="center"/>
            <w:hideMark/>
          </w:tcPr>
          <w:p w14:paraId="0DAA33DB" w14:textId="77777777" w:rsidR="006871B5" w:rsidRPr="00920004" w:rsidRDefault="006871B5" w:rsidP="00CF739D">
            <w:pPr>
              <w:jc w:val="center"/>
            </w:pPr>
            <w:r w:rsidRPr="00920004">
              <w:t>X</w:t>
            </w:r>
          </w:p>
        </w:tc>
        <w:tc>
          <w:tcPr>
            <w:tcW w:w="2262" w:type="dxa"/>
            <w:noWrap/>
            <w:hideMark/>
          </w:tcPr>
          <w:p w14:paraId="55940E82" w14:textId="77777777" w:rsidR="006871B5" w:rsidRPr="00920004" w:rsidRDefault="006871B5" w:rsidP="00CF739D">
            <w:r w:rsidRPr="00920004">
              <w:t xml:space="preserve">ID loại dịch vụ. </w:t>
            </w:r>
          </w:p>
        </w:tc>
      </w:tr>
      <w:tr w:rsidR="006871B5" w:rsidRPr="00920004" w14:paraId="0A05E8C3" w14:textId="77777777" w:rsidTr="006871B5">
        <w:trPr>
          <w:trHeight w:val="300"/>
        </w:trPr>
        <w:tc>
          <w:tcPr>
            <w:tcW w:w="687" w:type="dxa"/>
            <w:noWrap/>
            <w:hideMark/>
          </w:tcPr>
          <w:p w14:paraId="32BF4B55" w14:textId="77777777" w:rsidR="006871B5" w:rsidRPr="00920004" w:rsidRDefault="006871B5" w:rsidP="00CF739D">
            <w:pPr>
              <w:spacing w:before="240" w:line="0" w:lineRule="atLeast"/>
            </w:pPr>
            <w:r w:rsidRPr="00920004">
              <w:t>4</w:t>
            </w:r>
          </w:p>
        </w:tc>
        <w:tc>
          <w:tcPr>
            <w:tcW w:w="1792" w:type="dxa"/>
            <w:noWrap/>
            <w:hideMark/>
          </w:tcPr>
          <w:p w14:paraId="6FB9D677" w14:textId="77777777" w:rsidR="006871B5" w:rsidRPr="00920004" w:rsidRDefault="006871B5" w:rsidP="00CF739D">
            <w:r w:rsidRPr="00920004">
              <w:t>unit_id</w:t>
            </w:r>
          </w:p>
        </w:tc>
        <w:tc>
          <w:tcPr>
            <w:tcW w:w="1130" w:type="dxa"/>
            <w:noWrap/>
            <w:hideMark/>
          </w:tcPr>
          <w:p w14:paraId="47658439" w14:textId="77777777" w:rsidR="006871B5" w:rsidRPr="00920004" w:rsidRDefault="006871B5" w:rsidP="00CF739D">
            <w:r w:rsidRPr="00920004">
              <w:t>numeric</w:t>
            </w:r>
          </w:p>
        </w:tc>
        <w:tc>
          <w:tcPr>
            <w:tcW w:w="869" w:type="dxa"/>
            <w:noWrap/>
            <w:vAlign w:val="center"/>
            <w:hideMark/>
          </w:tcPr>
          <w:p w14:paraId="1C8E5540" w14:textId="77777777" w:rsidR="006871B5" w:rsidRPr="00920004" w:rsidRDefault="006871B5" w:rsidP="00CF739D">
            <w:pPr>
              <w:jc w:val="center"/>
            </w:pPr>
          </w:p>
        </w:tc>
        <w:tc>
          <w:tcPr>
            <w:tcW w:w="811" w:type="dxa"/>
            <w:noWrap/>
            <w:vAlign w:val="center"/>
            <w:hideMark/>
          </w:tcPr>
          <w:p w14:paraId="1B694A39" w14:textId="77777777" w:rsidR="006871B5" w:rsidRPr="00920004" w:rsidRDefault="006871B5" w:rsidP="00CF739D">
            <w:pPr>
              <w:jc w:val="center"/>
            </w:pPr>
          </w:p>
        </w:tc>
        <w:tc>
          <w:tcPr>
            <w:tcW w:w="1226" w:type="dxa"/>
            <w:noWrap/>
            <w:vAlign w:val="center"/>
            <w:hideMark/>
          </w:tcPr>
          <w:p w14:paraId="31513B9C" w14:textId="77777777" w:rsidR="006871B5" w:rsidRPr="00920004" w:rsidRDefault="006871B5" w:rsidP="00CF739D">
            <w:pPr>
              <w:jc w:val="center"/>
            </w:pPr>
            <w:r w:rsidRPr="00920004">
              <w:t>X</w:t>
            </w:r>
          </w:p>
        </w:tc>
        <w:tc>
          <w:tcPr>
            <w:tcW w:w="2262" w:type="dxa"/>
            <w:noWrap/>
            <w:hideMark/>
          </w:tcPr>
          <w:p w14:paraId="14688D6A" w14:textId="77777777" w:rsidR="006871B5" w:rsidRPr="00920004" w:rsidRDefault="006871B5" w:rsidP="00CF739D">
            <w:r w:rsidRPr="00920004">
              <w:t xml:space="preserve">ID đơn vị tính. </w:t>
            </w:r>
          </w:p>
        </w:tc>
      </w:tr>
      <w:tr w:rsidR="006871B5" w:rsidRPr="00920004" w14:paraId="58C75B5C" w14:textId="77777777" w:rsidTr="006871B5">
        <w:trPr>
          <w:trHeight w:val="300"/>
        </w:trPr>
        <w:tc>
          <w:tcPr>
            <w:tcW w:w="687" w:type="dxa"/>
            <w:noWrap/>
            <w:hideMark/>
          </w:tcPr>
          <w:p w14:paraId="1FBF3EBC" w14:textId="77777777" w:rsidR="006871B5" w:rsidRPr="00920004" w:rsidRDefault="006871B5" w:rsidP="00CF739D">
            <w:pPr>
              <w:spacing w:before="240" w:line="0" w:lineRule="atLeast"/>
            </w:pPr>
            <w:r w:rsidRPr="00920004">
              <w:t>5</w:t>
            </w:r>
          </w:p>
        </w:tc>
        <w:tc>
          <w:tcPr>
            <w:tcW w:w="1792" w:type="dxa"/>
            <w:noWrap/>
            <w:hideMark/>
          </w:tcPr>
          <w:p w14:paraId="06D66720" w14:textId="77777777" w:rsidR="006871B5" w:rsidRPr="00920004" w:rsidRDefault="006871B5" w:rsidP="00CF739D">
            <w:r w:rsidRPr="00920004">
              <w:t>label_id</w:t>
            </w:r>
          </w:p>
        </w:tc>
        <w:tc>
          <w:tcPr>
            <w:tcW w:w="1130" w:type="dxa"/>
            <w:noWrap/>
            <w:hideMark/>
          </w:tcPr>
          <w:p w14:paraId="6A3EEC45" w14:textId="77777777" w:rsidR="006871B5" w:rsidRPr="00920004" w:rsidRDefault="006871B5" w:rsidP="00CF739D">
            <w:r w:rsidRPr="00920004">
              <w:t>numeric</w:t>
            </w:r>
          </w:p>
        </w:tc>
        <w:tc>
          <w:tcPr>
            <w:tcW w:w="869" w:type="dxa"/>
            <w:noWrap/>
            <w:vAlign w:val="center"/>
            <w:hideMark/>
          </w:tcPr>
          <w:p w14:paraId="0AFB155F"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5D6F8C1E" w14:textId="77777777" w:rsidR="006871B5" w:rsidRPr="00920004" w:rsidRDefault="006871B5" w:rsidP="00CF739D">
            <w:pPr>
              <w:jc w:val="center"/>
            </w:pPr>
          </w:p>
        </w:tc>
        <w:tc>
          <w:tcPr>
            <w:tcW w:w="1226" w:type="dxa"/>
            <w:noWrap/>
            <w:vAlign w:val="center"/>
            <w:hideMark/>
          </w:tcPr>
          <w:p w14:paraId="1B5F33FE" w14:textId="77777777" w:rsidR="006871B5" w:rsidRPr="00920004" w:rsidRDefault="006871B5" w:rsidP="00CF739D">
            <w:pPr>
              <w:jc w:val="center"/>
            </w:pPr>
            <w:r w:rsidRPr="00920004">
              <w:t>X</w:t>
            </w:r>
          </w:p>
        </w:tc>
        <w:tc>
          <w:tcPr>
            <w:tcW w:w="2262" w:type="dxa"/>
            <w:noWrap/>
            <w:hideMark/>
          </w:tcPr>
          <w:p w14:paraId="2E5A49A0" w14:textId="77777777" w:rsidR="006871B5" w:rsidRPr="00920004" w:rsidRDefault="006871B5" w:rsidP="00CF739D">
            <w:r w:rsidRPr="00920004">
              <w:t>ID nhãn hiệu.</w:t>
            </w:r>
          </w:p>
        </w:tc>
      </w:tr>
      <w:tr w:rsidR="006871B5" w:rsidRPr="00920004" w14:paraId="215C1C34" w14:textId="77777777" w:rsidTr="006871B5">
        <w:trPr>
          <w:trHeight w:val="300"/>
        </w:trPr>
        <w:tc>
          <w:tcPr>
            <w:tcW w:w="687" w:type="dxa"/>
            <w:noWrap/>
            <w:hideMark/>
          </w:tcPr>
          <w:p w14:paraId="7308C943" w14:textId="77777777" w:rsidR="006871B5" w:rsidRPr="00920004" w:rsidRDefault="006871B5" w:rsidP="00CF739D">
            <w:pPr>
              <w:spacing w:before="240" w:line="0" w:lineRule="atLeast"/>
            </w:pPr>
            <w:r w:rsidRPr="00920004">
              <w:t>6</w:t>
            </w:r>
          </w:p>
        </w:tc>
        <w:tc>
          <w:tcPr>
            <w:tcW w:w="1792" w:type="dxa"/>
            <w:noWrap/>
            <w:hideMark/>
          </w:tcPr>
          <w:p w14:paraId="331DFE4F" w14:textId="77777777" w:rsidR="006871B5" w:rsidRPr="00920004" w:rsidRDefault="006871B5" w:rsidP="00CF739D">
            <w:r w:rsidRPr="00920004">
              <w:t>color_id</w:t>
            </w:r>
          </w:p>
        </w:tc>
        <w:tc>
          <w:tcPr>
            <w:tcW w:w="1130" w:type="dxa"/>
            <w:noWrap/>
            <w:hideMark/>
          </w:tcPr>
          <w:p w14:paraId="20B1F6FD" w14:textId="77777777" w:rsidR="006871B5" w:rsidRPr="00920004" w:rsidRDefault="006871B5" w:rsidP="00CF739D">
            <w:r w:rsidRPr="00920004">
              <w:t>numeric</w:t>
            </w:r>
          </w:p>
        </w:tc>
        <w:tc>
          <w:tcPr>
            <w:tcW w:w="869" w:type="dxa"/>
            <w:noWrap/>
            <w:vAlign w:val="center"/>
            <w:hideMark/>
          </w:tcPr>
          <w:p w14:paraId="665D1D07"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1D2F7C92" w14:textId="77777777" w:rsidR="006871B5" w:rsidRPr="00920004" w:rsidRDefault="006871B5" w:rsidP="00CF739D">
            <w:pPr>
              <w:jc w:val="center"/>
            </w:pPr>
          </w:p>
        </w:tc>
        <w:tc>
          <w:tcPr>
            <w:tcW w:w="1226" w:type="dxa"/>
            <w:noWrap/>
            <w:vAlign w:val="center"/>
            <w:hideMark/>
          </w:tcPr>
          <w:p w14:paraId="41CABD83" w14:textId="77777777" w:rsidR="006871B5" w:rsidRPr="00920004" w:rsidRDefault="006871B5" w:rsidP="00CF739D">
            <w:pPr>
              <w:jc w:val="center"/>
            </w:pPr>
            <w:r w:rsidRPr="00920004">
              <w:t>X</w:t>
            </w:r>
          </w:p>
        </w:tc>
        <w:tc>
          <w:tcPr>
            <w:tcW w:w="2262" w:type="dxa"/>
            <w:noWrap/>
            <w:hideMark/>
          </w:tcPr>
          <w:p w14:paraId="19D52794" w14:textId="77777777" w:rsidR="006871B5" w:rsidRPr="00920004" w:rsidRDefault="006871B5" w:rsidP="00CF739D">
            <w:r w:rsidRPr="00920004">
              <w:t xml:space="preserve">ID màu sắc. </w:t>
            </w:r>
          </w:p>
        </w:tc>
      </w:tr>
      <w:tr w:rsidR="006871B5" w:rsidRPr="00920004" w14:paraId="1C1BFA5B" w14:textId="77777777" w:rsidTr="006871B5">
        <w:trPr>
          <w:trHeight w:val="300"/>
        </w:trPr>
        <w:tc>
          <w:tcPr>
            <w:tcW w:w="687" w:type="dxa"/>
            <w:noWrap/>
            <w:hideMark/>
          </w:tcPr>
          <w:p w14:paraId="65B2BCA6" w14:textId="77777777" w:rsidR="006871B5" w:rsidRPr="00920004" w:rsidRDefault="006871B5" w:rsidP="00CF739D">
            <w:pPr>
              <w:spacing w:before="240" w:line="0" w:lineRule="atLeast"/>
            </w:pPr>
            <w:r w:rsidRPr="00920004">
              <w:t>7</w:t>
            </w:r>
          </w:p>
        </w:tc>
        <w:tc>
          <w:tcPr>
            <w:tcW w:w="1792" w:type="dxa"/>
            <w:noWrap/>
            <w:hideMark/>
          </w:tcPr>
          <w:p w14:paraId="14FC0A45" w14:textId="77777777" w:rsidR="006871B5" w:rsidRPr="00920004" w:rsidRDefault="006871B5" w:rsidP="00CF739D">
            <w:r w:rsidRPr="00920004">
              <w:t>product_id</w:t>
            </w:r>
          </w:p>
        </w:tc>
        <w:tc>
          <w:tcPr>
            <w:tcW w:w="1130" w:type="dxa"/>
            <w:noWrap/>
            <w:hideMark/>
          </w:tcPr>
          <w:p w14:paraId="2422A401" w14:textId="77777777" w:rsidR="006871B5" w:rsidRPr="00920004" w:rsidRDefault="006871B5" w:rsidP="00CF739D">
            <w:r w:rsidRPr="00920004">
              <w:t>numeric</w:t>
            </w:r>
          </w:p>
        </w:tc>
        <w:tc>
          <w:tcPr>
            <w:tcW w:w="869" w:type="dxa"/>
            <w:noWrap/>
            <w:vAlign w:val="center"/>
            <w:hideMark/>
          </w:tcPr>
          <w:p w14:paraId="5FFA70E9"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25CA7D7A" w14:textId="77777777" w:rsidR="006871B5" w:rsidRPr="00920004" w:rsidRDefault="006871B5" w:rsidP="00CF739D">
            <w:pPr>
              <w:jc w:val="center"/>
            </w:pPr>
          </w:p>
        </w:tc>
        <w:tc>
          <w:tcPr>
            <w:tcW w:w="1226" w:type="dxa"/>
            <w:noWrap/>
            <w:vAlign w:val="center"/>
            <w:hideMark/>
          </w:tcPr>
          <w:p w14:paraId="643C7B33" w14:textId="77777777" w:rsidR="006871B5" w:rsidRPr="00920004" w:rsidRDefault="006871B5" w:rsidP="00CF739D">
            <w:pPr>
              <w:jc w:val="center"/>
            </w:pPr>
            <w:r w:rsidRPr="00920004">
              <w:t>X</w:t>
            </w:r>
          </w:p>
        </w:tc>
        <w:tc>
          <w:tcPr>
            <w:tcW w:w="2262" w:type="dxa"/>
            <w:noWrap/>
            <w:hideMark/>
          </w:tcPr>
          <w:p w14:paraId="7F4F311C" w14:textId="77777777" w:rsidR="006871B5" w:rsidRPr="00920004" w:rsidRDefault="006871B5" w:rsidP="00CF739D">
            <w:r w:rsidRPr="00920004">
              <w:t>ID quần áo</w:t>
            </w:r>
          </w:p>
        </w:tc>
      </w:tr>
      <w:tr w:rsidR="006871B5" w:rsidRPr="00920004" w14:paraId="53FBC128" w14:textId="77777777" w:rsidTr="006871B5">
        <w:trPr>
          <w:trHeight w:val="300"/>
        </w:trPr>
        <w:tc>
          <w:tcPr>
            <w:tcW w:w="687" w:type="dxa"/>
            <w:noWrap/>
            <w:hideMark/>
          </w:tcPr>
          <w:p w14:paraId="78604035" w14:textId="77777777" w:rsidR="006871B5" w:rsidRPr="00920004" w:rsidRDefault="006871B5" w:rsidP="00CF739D">
            <w:pPr>
              <w:spacing w:before="240" w:line="0" w:lineRule="atLeast"/>
            </w:pPr>
            <w:r w:rsidRPr="00920004">
              <w:t>8</w:t>
            </w:r>
          </w:p>
        </w:tc>
        <w:tc>
          <w:tcPr>
            <w:tcW w:w="1792" w:type="dxa"/>
            <w:noWrap/>
            <w:hideMark/>
          </w:tcPr>
          <w:p w14:paraId="1F8C3894" w14:textId="77777777" w:rsidR="006871B5" w:rsidRPr="00920004" w:rsidRDefault="006871B5" w:rsidP="00CF739D">
            <w:r w:rsidRPr="00920004">
              <w:t>material_id</w:t>
            </w:r>
          </w:p>
        </w:tc>
        <w:tc>
          <w:tcPr>
            <w:tcW w:w="1130" w:type="dxa"/>
            <w:noWrap/>
            <w:hideMark/>
          </w:tcPr>
          <w:p w14:paraId="61633B0A" w14:textId="77777777" w:rsidR="006871B5" w:rsidRPr="00920004" w:rsidRDefault="006871B5" w:rsidP="00CF739D">
            <w:r w:rsidRPr="00920004">
              <w:t>numeric</w:t>
            </w:r>
          </w:p>
        </w:tc>
        <w:tc>
          <w:tcPr>
            <w:tcW w:w="869" w:type="dxa"/>
            <w:noWrap/>
            <w:vAlign w:val="center"/>
            <w:hideMark/>
          </w:tcPr>
          <w:p w14:paraId="36DCCE18"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4FDB31EE" w14:textId="77777777" w:rsidR="006871B5" w:rsidRPr="00920004" w:rsidRDefault="006871B5" w:rsidP="00CF739D">
            <w:pPr>
              <w:jc w:val="center"/>
            </w:pPr>
          </w:p>
        </w:tc>
        <w:tc>
          <w:tcPr>
            <w:tcW w:w="1226" w:type="dxa"/>
            <w:noWrap/>
            <w:vAlign w:val="center"/>
            <w:hideMark/>
          </w:tcPr>
          <w:p w14:paraId="27174EAE" w14:textId="77777777" w:rsidR="006871B5" w:rsidRPr="00920004" w:rsidRDefault="006871B5" w:rsidP="00CF739D">
            <w:pPr>
              <w:jc w:val="center"/>
            </w:pPr>
            <w:r w:rsidRPr="00920004">
              <w:t>X</w:t>
            </w:r>
          </w:p>
        </w:tc>
        <w:tc>
          <w:tcPr>
            <w:tcW w:w="2262" w:type="dxa"/>
            <w:noWrap/>
            <w:hideMark/>
          </w:tcPr>
          <w:p w14:paraId="44322D2C" w14:textId="77777777" w:rsidR="006871B5" w:rsidRPr="00920004" w:rsidRDefault="006871B5" w:rsidP="00CF739D">
            <w:r w:rsidRPr="00920004">
              <w:t xml:space="preserve">ID chất liệu. </w:t>
            </w:r>
          </w:p>
        </w:tc>
      </w:tr>
      <w:tr w:rsidR="006871B5" w:rsidRPr="00920004" w14:paraId="7C128F46" w14:textId="77777777" w:rsidTr="006871B5">
        <w:trPr>
          <w:trHeight w:val="300"/>
        </w:trPr>
        <w:tc>
          <w:tcPr>
            <w:tcW w:w="687" w:type="dxa"/>
            <w:noWrap/>
            <w:hideMark/>
          </w:tcPr>
          <w:p w14:paraId="7C2E0301" w14:textId="77777777" w:rsidR="006871B5" w:rsidRPr="00920004" w:rsidRDefault="006871B5" w:rsidP="00CF739D">
            <w:pPr>
              <w:spacing w:before="240" w:line="0" w:lineRule="atLeast"/>
            </w:pPr>
            <w:r w:rsidRPr="00920004">
              <w:t>9</w:t>
            </w:r>
          </w:p>
        </w:tc>
        <w:tc>
          <w:tcPr>
            <w:tcW w:w="1792" w:type="dxa"/>
            <w:noWrap/>
            <w:hideMark/>
          </w:tcPr>
          <w:p w14:paraId="0C3637A6" w14:textId="77777777" w:rsidR="006871B5" w:rsidRPr="00920004" w:rsidRDefault="006871B5" w:rsidP="00CF739D">
            <w:r w:rsidRPr="00920004">
              <w:t>amount</w:t>
            </w:r>
          </w:p>
        </w:tc>
        <w:tc>
          <w:tcPr>
            <w:tcW w:w="1130" w:type="dxa"/>
            <w:noWrap/>
            <w:hideMark/>
          </w:tcPr>
          <w:p w14:paraId="17019F91" w14:textId="77777777" w:rsidR="006871B5" w:rsidRPr="00920004" w:rsidRDefault="006871B5" w:rsidP="00CF739D">
            <w:r w:rsidRPr="00920004">
              <w:rPr>
                <w:lang w:val="en-US"/>
              </w:rPr>
              <w:t>double</w:t>
            </w:r>
          </w:p>
        </w:tc>
        <w:tc>
          <w:tcPr>
            <w:tcW w:w="869" w:type="dxa"/>
            <w:noWrap/>
            <w:vAlign w:val="center"/>
            <w:hideMark/>
          </w:tcPr>
          <w:p w14:paraId="3453435C" w14:textId="77777777" w:rsidR="006871B5" w:rsidRPr="00920004" w:rsidRDefault="006871B5" w:rsidP="00CF739D">
            <w:pPr>
              <w:jc w:val="center"/>
            </w:pPr>
          </w:p>
        </w:tc>
        <w:tc>
          <w:tcPr>
            <w:tcW w:w="811" w:type="dxa"/>
            <w:noWrap/>
            <w:vAlign w:val="center"/>
            <w:hideMark/>
          </w:tcPr>
          <w:p w14:paraId="794BF769" w14:textId="77777777" w:rsidR="006871B5" w:rsidRPr="00920004" w:rsidRDefault="006871B5" w:rsidP="00CF739D">
            <w:pPr>
              <w:jc w:val="center"/>
            </w:pPr>
          </w:p>
        </w:tc>
        <w:tc>
          <w:tcPr>
            <w:tcW w:w="1226" w:type="dxa"/>
            <w:noWrap/>
            <w:vAlign w:val="center"/>
            <w:hideMark/>
          </w:tcPr>
          <w:p w14:paraId="725F72EC" w14:textId="77777777" w:rsidR="006871B5" w:rsidRPr="00920004" w:rsidRDefault="006871B5" w:rsidP="00CF739D">
            <w:pPr>
              <w:jc w:val="center"/>
            </w:pPr>
          </w:p>
        </w:tc>
        <w:tc>
          <w:tcPr>
            <w:tcW w:w="2262" w:type="dxa"/>
            <w:noWrap/>
            <w:hideMark/>
          </w:tcPr>
          <w:p w14:paraId="52C8CAA2"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2E03DEFE" w14:textId="77777777" w:rsidTr="006871B5">
        <w:trPr>
          <w:trHeight w:val="300"/>
        </w:trPr>
        <w:tc>
          <w:tcPr>
            <w:tcW w:w="687" w:type="dxa"/>
            <w:noWrap/>
            <w:hideMark/>
          </w:tcPr>
          <w:p w14:paraId="6F0F7C3E" w14:textId="77777777" w:rsidR="006871B5" w:rsidRPr="00920004" w:rsidRDefault="006871B5" w:rsidP="00CF739D">
            <w:pPr>
              <w:spacing w:before="240" w:line="0" w:lineRule="atLeast"/>
            </w:pPr>
            <w:r w:rsidRPr="00920004">
              <w:t>10</w:t>
            </w:r>
          </w:p>
        </w:tc>
        <w:tc>
          <w:tcPr>
            <w:tcW w:w="1792" w:type="dxa"/>
            <w:noWrap/>
            <w:hideMark/>
          </w:tcPr>
          <w:p w14:paraId="401E54A1" w14:textId="77777777" w:rsidR="006871B5" w:rsidRPr="00920004" w:rsidRDefault="006871B5" w:rsidP="00CF739D">
            <w:pPr>
              <w:rPr>
                <w:lang w:val="en-US"/>
              </w:rPr>
            </w:pPr>
            <w:r w:rsidRPr="00920004">
              <w:rPr>
                <w:lang w:val="en-US"/>
              </w:rPr>
              <w:t>status</w:t>
            </w:r>
          </w:p>
        </w:tc>
        <w:tc>
          <w:tcPr>
            <w:tcW w:w="1130" w:type="dxa"/>
            <w:noWrap/>
            <w:hideMark/>
          </w:tcPr>
          <w:p w14:paraId="66A172F0" w14:textId="49C4B63B" w:rsidR="006871B5" w:rsidRPr="00920004" w:rsidRDefault="00E452E5" w:rsidP="00CF739D">
            <w:r w:rsidRPr="00920004">
              <w:t>varchar</w:t>
            </w:r>
          </w:p>
        </w:tc>
        <w:tc>
          <w:tcPr>
            <w:tcW w:w="869" w:type="dxa"/>
            <w:noWrap/>
            <w:vAlign w:val="center"/>
            <w:hideMark/>
          </w:tcPr>
          <w:p w14:paraId="5AC341D8" w14:textId="77777777" w:rsidR="006871B5" w:rsidRPr="00920004" w:rsidRDefault="006871B5" w:rsidP="00CF739D">
            <w:pPr>
              <w:jc w:val="center"/>
            </w:pPr>
          </w:p>
        </w:tc>
        <w:tc>
          <w:tcPr>
            <w:tcW w:w="811" w:type="dxa"/>
            <w:noWrap/>
            <w:vAlign w:val="center"/>
            <w:hideMark/>
          </w:tcPr>
          <w:p w14:paraId="0FC1E173" w14:textId="77777777" w:rsidR="006871B5" w:rsidRPr="00920004" w:rsidRDefault="006871B5" w:rsidP="00CF739D">
            <w:pPr>
              <w:jc w:val="center"/>
            </w:pPr>
          </w:p>
        </w:tc>
        <w:tc>
          <w:tcPr>
            <w:tcW w:w="1226" w:type="dxa"/>
            <w:noWrap/>
            <w:vAlign w:val="center"/>
            <w:hideMark/>
          </w:tcPr>
          <w:p w14:paraId="1BF2B46C" w14:textId="77777777" w:rsidR="006871B5" w:rsidRPr="00920004" w:rsidRDefault="006871B5" w:rsidP="00CF739D">
            <w:pPr>
              <w:jc w:val="center"/>
            </w:pPr>
          </w:p>
        </w:tc>
        <w:tc>
          <w:tcPr>
            <w:tcW w:w="2262" w:type="dxa"/>
            <w:noWrap/>
            <w:hideMark/>
          </w:tcPr>
          <w:p w14:paraId="49005D30" w14:textId="77777777" w:rsidR="006871B5" w:rsidRPr="00920004" w:rsidRDefault="006871B5" w:rsidP="00CF739D">
            <w:pPr>
              <w:rPr>
                <w:lang w:val="en-US"/>
              </w:rPr>
            </w:pPr>
            <w:r w:rsidRPr="00920004">
              <w:rPr>
                <w:lang w:val="en-US"/>
              </w:rPr>
              <w:t>Trạng thái</w:t>
            </w:r>
          </w:p>
        </w:tc>
      </w:tr>
    </w:tbl>
    <w:p w14:paraId="0756F211" w14:textId="32C23EEC" w:rsidR="00BD0851" w:rsidRPr="00920004" w:rsidRDefault="006871B5">
      <w:pPr>
        <w:pStyle w:val="Caption"/>
      </w:pPr>
      <w:bookmarkStart w:id="2655" w:name="_Toc53150463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44</w:t>
      </w:r>
      <w:r w:rsidR="00D632EE" w:rsidRPr="00CF739D">
        <w:fldChar w:fldCharType="end"/>
      </w:r>
      <w:r w:rsidRPr="00920004">
        <w:t xml:space="preserve"> Bảng chi tiết túi giặt</w:t>
      </w:r>
      <w:bookmarkEnd w:id="2655"/>
    </w:p>
    <w:p w14:paraId="27DCC9FD" w14:textId="77777777" w:rsidR="006871B5" w:rsidRPr="00920004" w:rsidRDefault="006871B5" w:rsidP="00CF739D">
      <w:pPr>
        <w:spacing w:before="240" w:line="0" w:lineRule="atLeast"/>
        <w:rPr>
          <w:b/>
          <w:lang w:val="en-US"/>
        </w:rPr>
      </w:pPr>
      <w:r w:rsidRPr="00920004">
        <w:rPr>
          <w:b/>
          <w:lang w:val="en-US"/>
        </w:rPr>
        <w:lastRenderedPageBreak/>
        <w:t>BẢNG WASHING_MACHINE</w:t>
      </w:r>
    </w:p>
    <w:tbl>
      <w:tblPr>
        <w:tblStyle w:val="TableGrid"/>
        <w:tblW w:w="8725" w:type="dxa"/>
        <w:tblLook w:val="04A0" w:firstRow="1" w:lastRow="0" w:firstColumn="1" w:lastColumn="0" w:noHBand="0" w:noVBand="1"/>
      </w:tblPr>
      <w:tblGrid>
        <w:gridCol w:w="708"/>
        <w:gridCol w:w="2484"/>
        <w:gridCol w:w="1300"/>
        <w:gridCol w:w="1098"/>
        <w:gridCol w:w="838"/>
        <w:gridCol w:w="823"/>
        <w:gridCol w:w="1474"/>
      </w:tblGrid>
      <w:tr w:rsidR="006871B5" w:rsidRPr="00920004" w14:paraId="0F8B78D7" w14:textId="77777777" w:rsidTr="00CF739D">
        <w:trPr>
          <w:trHeight w:val="300"/>
        </w:trPr>
        <w:tc>
          <w:tcPr>
            <w:tcW w:w="708" w:type="dxa"/>
            <w:noWrap/>
            <w:vAlign w:val="center"/>
            <w:hideMark/>
          </w:tcPr>
          <w:p w14:paraId="5C3DA5FB"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4157B6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072CFE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426C94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04183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B228A2B" w14:textId="77777777" w:rsidR="006871B5" w:rsidRPr="00920004" w:rsidRDefault="006871B5" w:rsidP="00CF739D">
            <w:pPr>
              <w:spacing w:before="240" w:line="0" w:lineRule="atLeast"/>
              <w:jc w:val="center"/>
              <w:rPr>
                <w:b/>
                <w:bCs/>
              </w:rPr>
            </w:pPr>
            <w:r w:rsidRPr="00920004">
              <w:rPr>
                <w:b/>
                <w:bCs/>
                <w:lang w:val="da-DK"/>
              </w:rPr>
              <w:t>Khóa ngoại</w:t>
            </w:r>
          </w:p>
        </w:tc>
        <w:tc>
          <w:tcPr>
            <w:tcW w:w="1474" w:type="dxa"/>
            <w:noWrap/>
            <w:vAlign w:val="center"/>
            <w:hideMark/>
          </w:tcPr>
          <w:p w14:paraId="171B5B5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D18120E" w14:textId="77777777" w:rsidTr="00CF739D">
        <w:trPr>
          <w:trHeight w:val="300"/>
        </w:trPr>
        <w:tc>
          <w:tcPr>
            <w:tcW w:w="708" w:type="dxa"/>
            <w:noWrap/>
            <w:vAlign w:val="center"/>
            <w:hideMark/>
          </w:tcPr>
          <w:p w14:paraId="74A782FB" w14:textId="77777777" w:rsidR="006871B5" w:rsidRPr="00920004" w:rsidRDefault="006871B5" w:rsidP="00CF739D">
            <w:pPr>
              <w:spacing w:before="240" w:line="0" w:lineRule="atLeast"/>
              <w:jc w:val="center"/>
            </w:pPr>
            <w:r w:rsidRPr="00920004">
              <w:t>1</w:t>
            </w:r>
          </w:p>
        </w:tc>
        <w:tc>
          <w:tcPr>
            <w:tcW w:w="2484" w:type="dxa"/>
            <w:noWrap/>
            <w:hideMark/>
          </w:tcPr>
          <w:p w14:paraId="5958BDD6" w14:textId="77777777" w:rsidR="006871B5" w:rsidRPr="00920004" w:rsidRDefault="006871B5" w:rsidP="00CF739D">
            <w:r w:rsidRPr="00920004">
              <w:t>id</w:t>
            </w:r>
          </w:p>
        </w:tc>
        <w:tc>
          <w:tcPr>
            <w:tcW w:w="1300" w:type="dxa"/>
            <w:noWrap/>
            <w:hideMark/>
          </w:tcPr>
          <w:p w14:paraId="3C778EE3" w14:textId="77777777" w:rsidR="006871B5" w:rsidRPr="00920004" w:rsidRDefault="006871B5" w:rsidP="00CF739D">
            <w:r w:rsidRPr="00920004">
              <w:t>numeric</w:t>
            </w:r>
          </w:p>
        </w:tc>
        <w:tc>
          <w:tcPr>
            <w:tcW w:w="1098" w:type="dxa"/>
            <w:noWrap/>
            <w:vAlign w:val="center"/>
            <w:hideMark/>
          </w:tcPr>
          <w:p w14:paraId="51B173A1" w14:textId="77777777" w:rsidR="006871B5" w:rsidRPr="00920004" w:rsidRDefault="006871B5" w:rsidP="00CF739D">
            <w:pPr>
              <w:jc w:val="center"/>
            </w:pPr>
          </w:p>
        </w:tc>
        <w:tc>
          <w:tcPr>
            <w:tcW w:w="838" w:type="dxa"/>
            <w:noWrap/>
            <w:vAlign w:val="center"/>
            <w:hideMark/>
          </w:tcPr>
          <w:p w14:paraId="1FADC72D" w14:textId="77777777" w:rsidR="006871B5" w:rsidRPr="00920004" w:rsidRDefault="006871B5" w:rsidP="00CF739D">
            <w:pPr>
              <w:jc w:val="center"/>
            </w:pPr>
            <w:r w:rsidRPr="00920004">
              <w:t>X</w:t>
            </w:r>
          </w:p>
        </w:tc>
        <w:tc>
          <w:tcPr>
            <w:tcW w:w="823" w:type="dxa"/>
            <w:noWrap/>
            <w:vAlign w:val="center"/>
            <w:hideMark/>
          </w:tcPr>
          <w:p w14:paraId="68BEBB19" w14:textId="77777777" w:rsidR="006871B5" w:rsidRPr="00920004" w:rsidRDefault="006871B5" w:rsidP="00CF739D">
            <w:pPr>
              <w:jc w:val="center"/>
            </w:pPr>
          </w:p>
        </w:tc>
        <w:tc>
          <w:tcPr>
            <w:tcW w:w="1474" w:type="dxa"/>
            <w:noWrap/>
            <w:hideMark/>
          </w:tcPr>
          <w:p w14:paraId="781C9F4C" w14:textId="77777777" w:rsidR="006871B5" w:rsidRPr="00920004" w:rsidRDefault="006871B5" w:rsidP="00CF739D">
            <w:pPr>
              <w:rPr>
                <w:lang w:val="en-US"/>
              </w:rPr>
            </w:pPr>
            <w:r w:rsidRPr="00920004">
              <w:t>ID</w:t>
            </w:r>
          </w:p>
        </w:tc>
      </w:tr>
      <w:tr w:rsidR="006871B5" w:rsidRPr="00920004" w14:paraId="5DFA213D" w14:textId="77777777" w:rsidTr="00CF739D">
        <w:trPr>
          <w:trHeight w:val="300"/>
        </w:trPr>
        <w:tc>
          <w:tcPr>
            <w:tcW w:w="708" w:type="dxa"/>
            <w:noWrap/>
            <w:vAlign w:val="center"/>
            <w:hideMark/>
          </w:tcPr>
          <w:p w14:paraId="1F798F36" w14:textId="77777777" w:rsidR="006871B5" w:rsidRPr="00920004" w:rsidRDefault="006871B5" w:rsidP="00CF739D">
            <w:pPr>
              <w:spacing w:before="240" w:line="0" w:lineRule="atLeast"/>
              <w:jc w:val="center"/>
            </w:pPr>
            <w:r w:rsidRPr="00920004">
              <w:t>2</w:t>
            </w:r>
          </w:p>
        </w:tc>
        <w:tc>
          <w:tcPr>
            <w:tcW w:w="2484" w:type="dxa"/>
            <w:noWrap/>
            <w:hideMark/>
          </w:tcPr>
          <w:p w14:paraId="1577C24B" w14:textId="77777777" w:rsidR="006871B5" w:rsidRPr="00920004" w:rsidRDefault="006871B5" w:rsidP="00CF739D">
            <w:pPr>
              <w:rPr>
                <w:lang w:val="en-US"/>
              </w:rPr>
            </w:pPr>
            <w:r w:rsidRPr="00920004">
              <w:rPr>
                <w:lang w:val="en-US"/>
              </w:rPr>
              <w:t>branch_id</w:t>
            </w:r>
          </w:p>
        </w:tc>
        <w:tc>
          <w:tcPr>
            <w:tcW w:w="1300" w:type="dxa"/>
            <w:noWrap/>
            <w:hideMark/>
          </w:tcPr>
          <w:p w14:paraId="2E656926" w14:textId="77777777" w:rsidR="006871B5" w:rsidRPr="00920004" w:rsidRDefault="006871B5" w:rsidP="00CF739D">
            <w:pPr>
              <w:rPr>
                <w:lang w:val="en-US"/>
              </w:rPr>
            </w:pPr>
            <w:r w:rsidRPr="00920004">
              <w:rPr>
                <w:lang w:val="en-US"/>
              </w:rPr>
              <w:t>numeric</w:t>
            </w:r>
          </w:p>
        </w:tc>
        <w:tc>
          <w:tcPr>
            <w:tcW w:w="1098" w:type="dxa"/>
            <w:noWrap/>
            <w:vAlign w:val="center"/>
            <w:hideMark/>
          </w:tcPr>
          <w:p w14:paraId="037FAF99" w14:textId="77777777" w:rsidR="006871B5" w:rsidRPr="00920004" w:rsidRDefault="006871B5" w:rsidP="00CF739D">
            <w:pPr>
              <w:jc w:val="center"/>
            </w:pPr>
          </w:p>
        </w:tc>
        <w:tc>
          <w:tcPr>
            <w:tcW w:w="838" w:type="dxa"/>
            <w:noWrap/>
            <w:vAlign w:val="center"/>
            <w:hideMark/>
          </w:tcPr>
          <w:p w14:paraId="54803D6C" w14:textId="77777777" w:rsidR="006871B5" w:rsidRPr="00920004" w:rsidRDefault="006871B5" w:rsidP="00CF739D">
            <w:pPr>
              <w:jc w:val="center"/>
            </w:pPr>
          </w:p>
        </w:tc>
        <w:tc>
          <w:tcPr>
            <w:tcW w:w="823" w:type="dxa"/>
            <w:noWrap/>
            <w:vAlign w:val="center"/>
            <w:hideMark/>
          </w:tcPr>
          <w:p w14:paraId="56C144F4" w14:textId="77777777" w:rsidR="006871B5" w:rsidRPr="00920004" w:rsidRDefault="006871B5" w:rsidP="00CF739D">
            <w:pPr>
              <w:jc w:val="center"/>
              <w:rPr>
                <w:lang w:val="en-US"/>
              </w:rPr>
            </w:pPr>
            <w:r w:rsidRPr="00920004">
              <w:rPr>
                <w:lang w:val="en-US"/>
              </w:rPr>
              <w:t>X</w:t>
            </w:r>
          </w:p>
        </w:tc>
        <w:tc>
          <w:tcPr>
            <w:tcW w:w="1474" w:type="dxa"/>
            <w:noWrap/>
            <w:hideMark/>
          </w:tcPr>
          <w:p w14:paraId="4F7F33FC" w14:textId="77777777" w:rsidR="006871B5" w:rsidRPr="00920004" w:rsidRDefault="006871B5" w:rsidP="00CF739D">
            <w:pPr>
              <w:rPr>
                <w:lang w:val="en-US"/>
              </w:rPr>
            </w:pPr>
            <w:r w:rsidRPr="00920004">
              <w:rPr>
                <w:lang w:val="en-US"/>
              </w:rPr>
              <w:t>ID chi nhánh</w:t>
            </w:r>
          </w:p>
        </w:tc>
      </w:tr>
      <w:tr w:rsidR="006871B5" w:rsidRPr="00920004" w14:paraId="3B3C7B2E" w14:textId="77777777" w:rsidTr="00CF739D">
        <w:trPr>
          <w:trHeight w:val="300"/>
        </w:trPr>
        <w:tc>
          <w:tcPr>
            <w:tcW w:w="708" w:type="dxa"/>
            <w:noWrap/>
            <w:vAlign w:val="center"/>
          </w:tcPr>
          <w:p w14:paraId="5FDA0111"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967D632" w14:textId="77777777" w:rsidR="006871B5" w:rsidRPr="00920004" w:rsidRDefault="006871B5" w:rsidP="00CF739D">
            <w:pPr>
              <w:rPr>
                <w:lang w:val="en-US"/>
              </w:rPr>
            </w:pPr>
            <w:r w:rsidRPr="00920004">
              <w:rPr>
                <w:lang w:val="en-US"/>
              </w:rPr>
              <w:t>washer_code</w:t>
            </w:r>
          </w:p>
        </w:tc>
        <w:tc>
          <w:tcPr>
            <w:tcW w:w="1300" w:type="dxa"/>
            <w:noWrap/>
          </w:tcPr>
          <w:p w14:paraId="2F912105" w14:textId="6F361958" w:rsidR="006871B5" w:rsidRPr="00920004" w:rsidRDefault="00E452E5" w:rsidP="00CF739D">
            <w:pPr>
              <w:rPr>
                <w:lang w:val="en-US"/>
              </w:rPr>
            </w:pPr>
            <w:r w:rsidRPr="00920004">
              <w:t>varchar</w:t>
            </w:r>
          </w:p>
        </w:tc>
        <w:tc>
          <w:tcPr>
            <w:tcW w:w="1098" w:type="dxa"/>
            <w:noWrap/>
            <w:vAlign w:val="center"/>
          </w:tcPr>
          <w:p w14:paraId="6DAC8306" w14:textId="77777777" w:rsidR="006871B5" w:rsidRPr="00920004" w:rsidRDefault="006871B5" w:rsidP="00CF739D">
            <w:pPr>
              <w:jc w:val="center"/>
            </w:pPr>
          </w:p>
        </w:tc>
        <w:tc>
          <w:tcPr>
            <w:tcW w:w="838" w:type="dxa"/>
            <w:noWrap/>
            <w:vAlign w:val="center"/>
          </w:tcPr>
          <w:p w14:paraId="0E2B5E97" w14:textId="77777777" w:rsidR="006871B5" w:rsidRPr="00920004" w:rsidRDefault="006871B5" w:rsidP="00CF739D">
            <w:pPr>
              <w:jc w:val="center"/>
            </w:pPr>
          </w:p>
        </w:tc>
        <w:tc>
          <w:tcPr>
            <w:tcW w:w="823" w:type="dxa"/>
            <w:noWrap/>
            <w:vAlign w:val="center"/>
          </w:tcPr>
          <w:p w14:paraId="30D87F6D" w14:textId="77777777" w:rsidR="006871B5" w:rsidRPr="00920004" w:rsidRDefault="006871B5" w:rsidP="00CF739D">
            <w:pPr>
              <w:jc w:val="center"/>
              <w:rPr>
                <w:lang w:val="en-US"/>
              </w:rPr>
            </w:pPr>
          </w:p>
        </w:tc>
        <w:tc>
          <w:tcPr>
            <w:tcW w:w="1474" w:type="dxa"/>
            <w:noWrap/>
          </w:tcPr>
          <w:p w14:paraId="7C9D57C1" w14:textId="77777777" w:rsidR="006871B5" w:rsidRPr="00920004" w:rsidRDefault="006871B5" w:rsidP="00CF739D">
            <w:pPr>
              <w:rPr>
                <w:lang w:val="en-US"/>
              </w:rPr>
            </w:pPr>
            <w:r w:rsidRPr="00920004">
              <w:rPr>
                <w:lang w:val="en-US"/>
              </w:rPr>
              <w:t>Mã máy giặt</w:t>
            </w:r>
          </w:p>
        </w:tc>
      </w:tr>
      <w:tr w:rsidR="006871B5" w:rsidRPr="00920004" w14:paraId="02501873" w14:textId="77777777" w:rsidTr="00CF739D">
        <w:trPr>
          <w:trHeight w:val="300"/>
        </w:trPr>
        <w:tc>
          <w:tcPr>
            <w:tcW w:w="708" w:type="dxa"/>
            <w:noWrap/>
            <w:vAlign w:val="center"/>
            <w:hideMark/>
          </w:tcPr>
          <w:p w14:paraId="1A4E5520"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hideMark/>
          </w:tcPr>
          <w:p w14:paraId="4A24760E" w14:textId="77777777" w:rsidR="006871B5" w:rsidRPr="00920004" w:rsidRDefault="006871B5" w:rsidP="00CF739D">
            <w:r w:rsidRPr="00920004">
              <w:t>status</w:t>
            </w:r>
          </w:p>
        </w:tc>
        <w:tc>
          <w:tcPr>
            <w:tcW w:w="1300" w:type="dxa"/>
            <w:noWrap/>
            <w:hideMark/>
          </w:tcPr>
          <w:p w14:paraId="73D1D139" w14:textId="2B5585DE" w:rsidR="006871B5" w:rsidRPr="00920004" w:rsidRDefault="00E452E5" w:rsidP="00CF739D">
            <w:r w:rsidRPr="00920004">
              <w:t>varchar</w:t>
            </w:r>
          </w:p>
        </w:tc>
        <w:tc>
          <w:tcPr>
            <w:tcW w:w="1098" w:type="dxa"/>
            <w:noWrap/>
            <w:vAlign w:val="center"/>
            <w:hideMark/>
          </w:tcPr>
          <w:p w14:paraId="53546540" w14:textId="77777777" w:rsidR="006871B5" w:rsidRPr="00920004" w:rsidRDefault="006871B5" w:rsidP="00CF739D">
            <w:pPr>
              <w:jc w:val="center"/>
            </w:pPr>
            <w:r w:rsidRPr="00920004">
              <w:t>X</w:t>
            </w:r>
          </w:p>
        </w:tc>
        <w:tc>
          <w:tcPr>
            <w:tcW w:w="838" w:type="dxa"/>
            <w:noWrap/>
            <w:vAlign w:val="center"/>
            <w:hideMark/>
          </w:tcPr>
          <w:p w14:paraId="67BD37AB" w14:textId="77777777" w:rsidR="006871B5" w:rsidRPr="00920004" w:rsidRDefault="006871B5" w:rsidP="00CF739D">
            <w:pPr>
              <w:jc w:val="center"/>
            </w:pPr>
          </w:p>
        </w:tc>
        <w:tc>
          <w:tcPr>
            <w:tcW w:w="823" w:type="dxa"/>
            <w:noWrap/>
            <w:vAlign w:val="center"/>
            <w:hideMark/>
          </w:tcPr>
          <w:p w14:paraId="610D78C8" w14:textId="77777777" w:rsidR="006871B5" w:rsidRPr="00920004" w:rsidRDefault="006871B5" w:rsidP="00CF739D">
            <w:pPr>
              <w:jc w:val="center"/>
            </w:pPr>
          </w:p>
        </w:tc>
        <w:tc>
          <w:tcPr>
            <w:tcW w:w="1474" w:type="dxa"/>
            <w:noWrap/>
            <w:hideMark/>
          </w:tcPr>
          <w:p w14:paraId="5CDF6C71" w14:textId="77777777" w:rsidR="006871B5" w:rsidRPr="00920004" w:rsidRDefault="006871B5" w:rsidP="00CF739D">
            <w:r w:rsidRPr="00920004">
              <w:t>Trạng thái</w:t>
            </w:r>
          </w:p>
        </w:tc>
      </w:tr>
    </w:tbl>
    <w:p w14:paraId="6684AAA7" w14:textId="6EA78609" w:rsidR="00BD0851" w:rsidRPr="00CF739D" w:rsidRDefault="006871B5" w:rsidP="00CF739D">
      <w:pPr>
        <w:pStyle w:val="Caption"/>
      </w:pPr>
      <w:bookmarkStart w:id="2656" w:name="_Toc531504635"/>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45</w:t>
      </w:r>
      <w:r w:rsidR="00D632EE" w:rsidRPr="00CF739D">
        <w:fldChar w:fldCharType="end"/>
      </w:r>
      <w:r w:rsidRPr="00CF739D">
        <w:t xml:space="preserve"> Bảng dữ liệu máy giặt</w:t>
      </w:r>
      <w:bookmarkEnd w:id="2656"/>
    </w:p>
    <w:p w14:paraId="6575A584" w14:textId="6BC0CBDC" w:rsidR="00297E5D" w:rsidRPr="00CF739D" w:rsidDel="002A009A" w:rsidRDefault="00297E5D" w:rsidP="00CF739D">
      <w:pPr>
        <w:pStyle w:val="Style2"/>
        <w:ind w:left="360"/>
        <w:rPr>
          <w:del w:id="2657" w:author="phuong vu" w:date="2018-12-02T09:00:00Z"/>
          <w:b w:val="0"/>
          <w:lang w:val="vi-VN"/>
        </w:rPr>
      </w:pPr>
      <w:bookmarkStart w:id="2658" w:name="_Toc531502306"/>
      <w:del w:id="2659" w:author="phuong vu" w:date="2018-12-02T09:00:00Z">
        <w:r w:rsidRPr="00CF739D" w:rsidDel="002A009A">
          <w:rPr>
            <w:lang w:val="vi-VN"/>
          </w:rPr>
          <w:delText>Dữ liệu hiển thị danh sách đơn hàng</w:delText>
        </w:r>
        <w:bookmarkEnd w:id="2658"/>
      </w:del>
    </w:p>
    <w:tbl>
      <w:tblPr>
        <w:tblStyle w:val="TableGrid"/>
        <w:tblW w:w="0" w:type="auto"/>
        <w:tblLook w:val="04A0" w:firstRow="1" w:lastRow="0" w:firstColumn="1" w:lastColumn="0" w:noHBand="0" w:noVBand="1"/>
      </w:tblPr>
      <w:tblGrid>
        <w:gridCol w:w="1795"/>
        <w:gridCol w:w="1440"/>
        <w:gridCol w:w="1350"/>
        <w:gridCol w:w="1266"/>
        <w:gridCol w:w="1614"/>
        <w:gridCol w:w="1312"/>
      </w:tblGrid>
      <w:tr w:rsidR="00070151" w:rsidRPr="00920004" w:rsidDel="002A009A" w14:paraId="2E6257A2" w14:textId="4C7AAD91" w:rsidTr="00CF739D">
        <w:trPr>
          <w:del w:id="2660" w:author="phuong vu" w:date="2018-12-02T09:00:00Z"/>
        </w:trPr>
        <w:tc>
          <w:tcPr>
            <w:tcW w:w="1795" w:type="dxa"/>
            <w:vAlign w:val="center"/>
          </w:tcPr>
          <w:p w14:paraId="39D68C9D" w14:textId="23A19617" w:rsidR="00070151" w:rsidRPr="00CF739D" w:rsidDel="002A009A" w:rsidRDefault="00070151" w:rsidP="00CF739D">
            <w:pPr>
              <w:jc w:val="center"/>
              <w:rPr>
                <w:del w:id="2661" w:author="phuong vu" w:date="2018-12-02T09:00:00Z"/>
                <w:b/>
                <w:lang w:val="en-US"/>
              </w:rPr>
            </w:pPr>
            <w:del w:id="2662" w:author="phuong vu" w:date="2018-12-02T09:00:00Z">
              <w:r w:rsidRPr="00CF739D" w:rsidDel="002A009A">
                <w:rPr>
                  <w:b/>
                  <w:lang w:val="en-US"/>
                </w:rPr>
                <w:delText>Thành phần dữ liệu</w:delText>
              </w:r>
            </w:del>
          </w:p>
        </w:tc>
        <w:tc>
          <w:tcPr>
            <w:tcW w:w="1440" w:type="dxa"/>
            <w:vAlign w:val="center"/>
          </w:tcPr>
          <w:p w14:paraId="76DD433D" w14:textId="57595E8D" w:rsidR="00070151" w:rsidRPr="00CF739D" w:rsidDel="002A009A" w:rsidRDefault="00070151" w:rsidP="00CF739D">
            <w:pPr>
              <w:jc w:val="center"/>
              <w:rPr>
                <w:del w:id="2663" w:author="phuong vu" w:date="2018-12-02T09:00:00Z"/>
                <w:b/>
                <w:lang w:val="en-US"/>
              </w:rPr>
            </w:pPr>
            <w:del w:id="2664" w:author="phuong vu" w:date="2018-12-02T09:00:00Z">
              <w:r w:rsidRPr="00CF739D" w:rsidDel="002A009A">
                <w:rPr>
                  <w:b/>
                  <w:lang w:val="en-US"/>
                </w:rPr>
                <w:delText>Đơn hàng đang chờ</w:delText>
              </w:r>
            </w:del>
          </w:p>
        </w:tc>
        <w:tc>
          <w:tcPr>
            <w:tcW w:w="1350" w:type="dxa"/>
            <w:vAlign w:val="center"/>
          </w:tcPr>
          <w:p w14:paraId="2169840E" w14:textId="409A9B3C" w:rsidR="00070151" w:rsidRPr="00CF739D" w:rsidDel="002A009A" w:rsidRDefault="00070151" w:rsidP="00CF739D">
            <w:pPr>
              <w:jc w:val="center"/>
              <w:rPr>
                <w:del w:id="2665" w:author="phuong vu" w:date="2018-12-02T09:00:00Z"/>
                <w:b/>
                <w:lang w:val="en-US"/>
              </w:rPr>
            </w:pPr>
            <w:del w:id="2666" w:author="phuong vu" w:date="2018-12-02T09:00:00Z">
              <w:r w:rsidRPr="00CF739D" w:rsidDel="002A009A">
                <w:rPr>
                  <w:b/>
                  <w:lang w:val="en-US"/>
                </w:rPr>
                <w:delText>Đơn hàng đang xử lí</w:delText>
              </w:r>
            </w:del>
          </w:p>
        </w:tc>
        <w:tc>
          <w:tcPr>
            <w:tcW w:w="1266" w:type="dxa"/>
            <w:vAlign w:val="center"/>
          </w:tcPr>
          <w:p w14:paraId="67FBE187" w14:textId="4C4E9C40" w:rsidR="00070151" w:rsidRPr="00CF739D" w:rsidDel="002A009A" w:rsidRDefault="00070151" w:rsidP="00CF739D">
            <w:pPr>
              <w:jc w:val="center"/>
              <w:rPr>
                <w:del w:id="2667" w:author="phuong vu" w:date="2018-12-02T09:00:00Z"/>
                <w:b/>
                <w:lang w:val="en-US"/>
              </w:rPr>
            </w:pPr>
            <w:del w:id="2668" w:author="phuong vu" w:date="2018-12-02T09:00:00Z">
              <w:r w:rsidRPr="00CF739D" w:rsidDel="002A009A">
                <w:rPr>
                  <w:b/>
                  <w:lang w:val="en-US"/>
                </w:rPr>
                <w:delText>Đã xử lí hoàn tất</w:delText>
              </w:r>
            </w:del>
          </w:p>
        </w:tc>
        <w:tc>
          <w:tcPr>
            <w:tcW w:w="1614" w:type="dxa"/>
            <w:vAlign w:val="center"/>
          </w:tcPr>
          <w:p w14:paraId="4507ED15" w14:textId="20712F8B" w:rsidR="00070151" w:rsidRPr="00CF739D" w:rsidDel="002A009A" w:rsidRDefault="00070151" w:rsidP="00CF739D">
            <w:pPr>
              <w:jc w:val="center"/>
              <w:rPr>
                <w:del w:id="2669" w:author="phuong vu" w:date="2018-12-02T09:00:00Z"/>
                <w:b/>
                <w:lang w:val="en-US"/>
              </w:rPr>
            </w:pPr>
            <w:del w:id="2670" w:author="phuong vu" w:date="2018-12-02T09:00:00Z">
              <w:r w:rsidRPr="00CF739D" w:rsidDel="002A009A">
                <w:rPr>
                  <w:b/>
                  <w:lang w:val="en-US"/>
                </w:rPr>
                <w:delText>Đơn hàng thành công</w:delText>
              </w:r>
            </w:del>
          </w:p>
        </w:tc>
        <w:tc>
          <w:tcPr>
            <w:tcW w:w="1312" w:type="dxa"/>
            <w:vAlign w:val="center"/>
          </w:tcPr>
          <w:p w14:paraId="5C1F0DD4" w14:textId="32003193" w:rsidR="00070151" w:rsidRPr="00CF739D" w:rsidDel="002A009A" w:rsidRDefault="00070151" w:rsidP="00CF739D">
            <w:pPr>
              <w:jc w:val="center"/>
              <w:rPr>
                <w:del w:id="2671" w:author="phuong vu" w:date="2018-12-02T09:00:00Z"/>
                <w:b/>
                <w:lang w:val="en-US"/>
              </w:rPr>
            </w:pPr>
            <w:del w:id="2672" w:author="phuong vu" w:date="2018-12-02T09:00:00Z">
              <w:r w:rsidRPr="00CF739D" w:rsidDel="002A009A">
                <w:rPr>
                  <w:b/>
                  <w:lang w:val="en-US"/>
                </w:rPr>
                <w:delText>Đơn hàng bị hủy</w:delText>
              </w:r>
            </w:del>
          </w:p>
        </w:tc>
      </w:tr>
      <w:tr w:rsidR="00070151" w:rsidRPr="00920004" w:rsidDel="002A009A" w14:paraId="2071D08D" w14:textId="17DEF0A9" w:rsidTr="00CF739D">
        <w:trPr>
          <w:trHeight w:val="422"/>
          <w:del w:id="2673" w:author="phuong vu" w:date="2018-12-02T09:00:00Z"/>
        </w:trPr>
        <w:tc>
          <w:tcPr>
            <w:tcW w:w="1795" w:type="dxa"/>
          </w:tcPr>
          <w:p w14:paraId="0DC89E9F" w14:textId="4A93688A" w:rsidR="00070151" w:rsidRPr="00920004" w:rsidDel="002A009A" w:rsidRDefault="00070151" w:rsidP="00CF739D">
            <w:pPr>
              <w:rPr>
                <w:del w:id="2674" w:author="phuong vu" w:date="2018-12-02T09:00:00Z"/>
                <w:lang w:val="en-US"/>
              </w:rPr>
            </w:pPr>
            <w:del w:id="2675" w:author="phuong vu" w:date="2018-12-02T09:00:00Z">
              <w:r w:rsidRPr="00920004" w:rsidDel="002A009A">
                <w:rPr>
                  <w:lang w:val="en-US"/>
                </w:rPr>
                <w:delText>Chi nhánh</w:delText>
              </w:r>
            </w:del>
          </w:p>
        </w:tc>
        <w:tc>
          <w:tcPr>
            <w:tcW w:w="1440" w:type="dxa"/>
            <w:vAlign w:val="center"/>
          </w:tcPr>
          <w:p w14:paraId="6479F926" w14:textId="67AFEEFE" w:rsidR="00070151" w:rsidRPr="00CF739D" w:rsidDel="002A009A" w:rsidRDefault="00070151" w:rsidP="00CF739D">
            <w:pPr>
              <w:jc w:val="center"/>
              <w:rPr>
                <w:del w:id="2676" w:author="phuong vu" w:date="2018-12-02T09:00:00Z"/>
                <w:lang w:val="en-US"/>
              </w:rPr>
            </w:pPr>
            <w:del w:id="2677" w:author="phuong vu" w:date="2018-12-02T09:00:00Z">
              <w:r w:rsidRPr="00CF739D" w:rsidDel="002A009A">
                <w:rPr>
                  <w:lang w:val="en-US"/>
                </w:rPr>
                <w:delText>X</w:delText>
              </w:r>
            </w:del>
          </w:p>
        </w:tc>
        <w:tc>
          <w:tcPr>
            <w:tcW w:w="1350" w:type="dxa"/>
            <w:vAlign w:val="center"/>
          </w:tcPr>
          <w:p w14:paraId="36581A45" w14:textId="6370723E" w:rsidR="00070151" w:rsidRPr="00CF739D" w:rsidDel="002A009A" w:rsidRDefault="00070151" w:rsidP="00CF739D">
            <w:pPr>
              <w:jc w:val="center"/>
              <w:rPr>
                <w:del w:id="2678" w:author="phuong vu" w:date="2018-12-02T09:00:00Z"/>
                <w:lang w:val="en-US"/>
              </w:rPr>
            </w:pPr>
          </w:p>
        </w:tc>
        <w:tc>
          <w:tcPr>
            <w:tcW w:w="1266" w:type="dxa"/>
            <w:vAlign w:val="center"/>
          </w:tcPr>
          <w:p w14:paraId="6CF49F62" w14:textId="6BDBAAE8" w:rsidR="00070151" w:rsidRPr="00CF739D" w:rsidDel="002A009A" w:rsidRDefault="00070151" w:rsidP="00CF739D">
            <w:pPr>
              <w:jc w:val="center"/>
              <w:rPr>
                <w:del w:id="2679" w:author="phuong vu" w:date="2018-12-02T09:00:00Z"/>
                <w:lang w:val="en-US"/>
              </w:rPr>
            </w:pPr>
          </w:p>
        </w:tc>
        <w:tc>
          <w:tcPr>
            <w:tcW w:w="1614" w:type="dxa"/>
            <w:vAlign w:val="center"/>
          </w:tcPr>
          <w:p w14:paraId="7F935607" w14:textId="44809550" w:rsidR="00070151" w:rsidRPr="00CF739D" w:rsidDel="002A009A" w:rsidRDefault="00070151" w:rsidP="00CF739D">
            <w:pPr>
              <w:jc w:val="center"/>
              <w:rPr>
                <w:del w:id="2680" w:author="phuong vu" w:date="2018-12-02T09:00:00Z"/>
                <w:lang w:val="en-US"/>
              </w:rPr>
            </w:pPr>
            <w:del w:id="2681" w:author="phuong vu" w:date="2018-12-02T09:00:00Z">
              <w:r w:rsidRPr="00CF739D" w:rsidDel="002A009A">
                <w:rPr>
                  <w:lang w:val="en-US"/>
                </w:rPr>
                <w:delText>X</w:delText>
              </w:r>
            </w:del>
          </w:p>
        </w:tc>
        <w:tc>
          <w:tcPr>
            <w:tcW w:w="1312" w:type="dxa"/>
            <w:vAlign w:val="center"/>
          </w:tcPr>
          <w:p w14:paraId="52584C3E" w14:textId="02A1E51B" w:rsidR="00070151" w:rsidRPr="00CF739D" w:rsidDel="002A009A" w:rsidRDefault="00070151" w:rsidP="00CF739D">
            <w:pPr>
              <w:jc w:val="center"/>
              <w:rPr>
                <w:del w:id="2682" w:author="phuong vu" w:date="2018-12-02T09:00:00Z"/>
                <w:lang w:val="en-US"/>
              </w:rPr>
            </w:pPr>
            <w:del w:id="2683" w:author="phuong vu" w:date="2018-12-02T09:00:00Z">
              <w:r w:rsidRPr="00CF739D" w:rsidDel="002A009A">
                <w:rPr>
                  <w:lang w:val="en-US"/>
                </w:rPr>
                <w:delText>X</w:delText>
              </w:r>
            </w:del>
          </w:p>
        </w:tc>
      </w:tr>
      <w:tr w:rsidR="00070151" w:rsidRPr="00920004" w:rsidDel="002A009A" w14:paraId="06614F2C" w14:textId="41B492CE" w:rsidTr="00CF739D">
        <w:trPr>
          <w:del w:id="2684" w:author="phuong vu" w:date="2018-12-02T09:00:00Z"/>
        </w:trPr>
        <w:tc>
          <w:tcPr>
            <w:tcW w:w="1795" w:type="dxa"/>
          </w:tcPr>
          <w:p w14:paraId="495A6586" w14:textId="061C43A7" w:rsidR="00070151" w:rsidRPr="00CF739D" w:rsidDel="002A009A" w:rsidRDefault="00070151" w:rsidP="00CF739D">
            <w:pPr>
              <w:rPr>
                <w:del w:id="2685" w:author="phuong vu" w:date="2018-12-02T09:00:00Z"/>
                <w:lang w:val="en-US"/>
              </w:rPr>
            </w:pPr>
            <w:del w:id="2686" w:author="phuong vu" w:date="2018-12-02T09:00:00Z">
              <w:r w:rsidRPr="00920004" w:rsidDel="002A009A">
                <w:rPr>
                  <w:lang w:val="en-US"/>
                </w:rPr>
                <w:delText>Tên khách hàng</w:delText>
              </w:r>
            </w:del>
          </w:p>
        </w:tc>
        <w:tc>
          <w:tcPr>
            <w:tcW w:w="1440" w:type="dxa"/>
            <w:vAlign w:val="center"/>
          </w:tcPr>
          <w:p w14:paraId="2BF59747" w14:textId="35390A93" w:rsidR="00070151" w:rsidRPr="00CF739D" w:rsidDel="002A009A" w:rsidRDefault="00070151" w:rsidP="00CF739D">
            <w:pPr>
              <w:jc w:val="center"/>
              <w:rPr>
                <w:del w:id="2687" w:author="phuong vu" w:date="2018-12-02T09:00:00Z"/>
                <w:lang w:val="en-US"/>
              </w:rPr>
            </w:pPr>
            <w:del w:id="2688" w:author="phuong vu" w:date="2018-12-02T09:00:00Z">
              <w:r w:rsidRPr="00CF739D" w:rsidDel="002A009A">
                <w:rPr>
                  <w:lang w:val="en-US"/>
                </w:rPr>
                <w:delText>X</w:delText>
              </w:r>
            </w:del>
          </w:p>
        </w:tc>
        <w:tc>
          <w:tcPr>
            <w:tcW w:w="1350" w:type="dxa"/>
            <w:vAlign w:val="center"/>
          </w:tcPr>
          <w:p w14:paraId="07B95138" w14:textId="000AD66F" w:rsidR="00070151" w:rsidRPr="00CF739D" w:rsidDel="002A009A" w:rsidRDefault="00070151" w:rsidP="00CF739D">
            <w:pPr>
              <w:jc w:val="center"/>
              <w:rPr>
                <w:del w:id="2689" w:author="phuong vu" w:date="2018-12-02T09:00:00Z"/>
                <w:lang w:val="en-US"/>
              </w:rPr>
            </w:pPr>
            <w:del w:id="2690" w:author="phuong vu" w:date="2018-12-02T09:00:00Z">
              <w:r w:rsidRPr="00CF739D" w:rsidDel="002A009A">
                <w:rPr>
                  <w:lang w:val="en-US"/>
                </w:rPr>
                <w:delText>X</w:delText>
              </w:r>
            </w:del>
          </w:p>
        </w:tc>
        <w:tc>
          <w:tcPr>
            <w:tcW w:w="1266" w:type="dxa"/>
            <w:vAlign w:val="center"/>
          </w:tcPr>
          <w:p w14:paraId="6B6D7D53" w14:textId="001166BF" w:rsidR="00070151" w:rsidRPr="00CF739D" w:rsidDel="002A009A" w:rsidRDefault="00070151" w:rsidP="00CF739D">
            <w:pPr>
              <w:jc w:val="center"/>
              <w:rPr>
                <w:del w:id="2691" w:author="phuong vu" w:date="2018-12-02T09:00:00Z"/>
                <w:lang w:val="en-US"/>
              </w:rPr>
            </w:pPr>
            <w:del w:id="2692" w:author="phuong vu" w:date="2018-12-02T09:00:00Z">
              <w:r w:rsidRPr="00CF739D" w:rsidDel="002A009A">
                <w:rPr>
                  <w:lang w:val="en-US"/>
                </w:rPr>
                <w:delText>X</w:delText>
              </w:r>
            </w:del>
          </w:p>
        </w:tc>
        <w:tc>
          <w:tcPr>
            <w:tcW w:w="1614" w:type="dxa"/>
            <w:vAlign w:val="center"/>
          </w:tcPr>
          <w:p w14:paraId="626DCAE4" w14:textId="1CF49D35" w:rsidR="00070151" w:rsidRPr="00CF739D" w:rsidDel="002A009A" w:rsidRDefault="00070151" w:rsidP="00CF739D">
            <w:pPr>
              <w:jc w:val="center"/>
              <w:rPr>
                <w:del w:id="2693" w:author="phuong vu" w:date="2018-12-02T09:00:00Z"/>
                <w:lang w:val="en-US"/>
              </w:rPr>
            </w:pPr>
            <w:del w:id="2694" w:author="phuong vu" w:date="2018-12-02T09:00:00Z">
              <w:r w:rsidRPr="00CF739D" w:rsidDel="002A009A">
                <w:rPr>
                  <w:lang w:val="en-US"/>
                </w:rPr>
                <w:delText>X</w:delText>
              </w:r>
            </w:del>
          </w:p>
        </w:tc>
        <w:tc>
          <w:tcPr>
            <w:tcW w:w="1312" w:type="dxa"/>
            <w:vAlign w:val="center"/>
          </w:tcPr>
          <w:p w14:paraId="290D82D8" w14:textId="7D625DC7" w:rsidR="00070151" w:rsidRPr="00CF739D" w:rsidDel="002A009A" w:rsidRDefault="00070151" w:rsidP="00CF739D">
            <w:pPr>
              <w:jc w:val="center"/>
              <w:rPr>
                <w:del w:id="2695" w:author="phuong vu" w:date="2018-12-02T09:00:00Z"/>
                <w:lang w:val="en-US"/>
              </w:rPr>
            </w:pPr>
            <w:del w:id="2696" w:author="phuong vu" w:date="2018-12-02T09:00:00Z">
              <w:r w:rsidRPr="00CF739D" w:rsidDel="002A009A">
                <w:rPr>
                  <w:lang w:val="en-US"/>
                </w:rPr>
                <w:delText>X</w:delText>
              </w:r>
            </w:del>
          </w:p>
        </w:tc>
      </w:tr>
      <w:tr w:rsidR="00070151" w:rsidRPr="00920004" w:rsidDel="002A009A" w14:paraId="1989F5E2" w14:textId="289E30CF" w:rsidTr="00CF739D">
        <w:trPr>
          <w:del w:id="2697" w:author="phuong vu" w:date="2018-12-02T09:00:00Z"/>
        </w:trPr>
        <w:tc>
          <w:tcPr>
            <w:tcW w:w="1795" w:type="dxa"/>
          </w:tcPr>
          <w:p w14:paraId="5E26EF06" w14:textId="0837850D" w:rsidR="00070151" w:rsidRPr="00920004" w:rsidDel="002A009A" w:rsidRDefault="00070151" w:rsidP="00CF739D">
            <w:pPr>
              <w:rPr>
                <w:del w:id="2698" w:author="phuong vu" w:date="2018-12-02T09:00:00Z"/>
                <w:lang w:val="en-US"/>
              </w:rPr>
            </w:pPr>
            <w:del w:id="2699" w:author="phuong vu" w:date="2018-12-02T09:00:00Z">
              <w:r w:rsidRPr="00920004" w:rsidDel="002A009A">
                <w:rPr>
                  <w:lang w:val="en-US"/>
                </w:rPr>
                <w:delText>Thời gian lấy đồ</w:delText>
              </w:r>
            </w:del>
          </w:p>
        </w:tc>
        <w:tc>
          <w:tcPr>
            <w:tcW w:w="1440" w:type="dxa"/>
            <w:vAlign w:val="center"/>
          </w:tcPr>
          <w:p w14:paraId="16ACA12F" w14:textId="49A7BC1E" w:rsidR="00070151" w:rsidRPr="00920004" w:rsidDel="002A009A" w:rsidRDefault="00070151" w:rsidP="00CF739D">
            <w:pPr>
              <w:jc w:val="center"/>
              <w:rPr>
                <w:del w:id="2700" w:author="phuong vu" w:date="2018-12-02T09:00:00Z"/>
                <w:lang w:val="en-US"/>
              </w:rPr>
            </w:pPr>
            <w:del w:id="2701" w:author="phuong vu" w:date="2018-12-02T09:00:00Z">
              <w:r w:rsidRPr="00920004" w:rsidDel="002A009A">
                <w:rPr>
                  <w:lang w:val="en-US"/>
                </w:rPr>
                <w:delText>X</w:delText>
              </w:r>
            </w:del>
          </w:p>
        </w:tc>
        <w:tc>
          <w:tcPr>
            <w:tcW w:w="1350" w:type="dxa"/>
            <w:vAlign w:val="center"/>
          </w:tcPr>
          <w:p w14:paraId="77B0400B" w14:textId="42E8B718" w:rsidR="00070151" w:rsidRPr="00920004" w:rsidDel="002A009A" w:rsidRDefault="00070151" w:rsidP="00CF739D">
            <w:pPr>
              <w:jc w:val="center"/>
              <w:rPr>
                <w:del w:id="2702" w:author="phuong vu" w:date="2018-12-02T09:00:00Z"/>
                <w:lang w:val="en-US"/>
              </w:rPr>
            </w:pPr>
          </w:p>
        </w:tc>
        <w:tc>
          <w:tcPr>
            <w:tcW w:w="1266" w:type="dxa"/>
            <w:vAlign w:val="center"/>
          </w:tcPr>
          <w:p w14:paraId="3F95DA23" w14:textId="4383C57B" w:rsidR="00070151" w:rsidRPr="00920004" w:rsidDel="002A009A" w:rsidRDefault="00070151" w:rsidP="00CF739D">
            <w:pPr>
              <w:jc w:val="center"/>
              <w:rPr>
                <w:del w:id="2703" w:author="phuong vu" w:date="2018-12-02T09:00:00Z"/>
                <w:lang w:val="en-US"/>
              </w:rPr>
            </w:pPr>
            <w:del w:id="2704" w:author="phuong vu" w:date="2018-12-02T09:00:00Z">
              <w:r w:rsidRPr="00920004" w:rsidDel="002A009A">
                <w:rPr>
                  <w:lang w:val="en-US"/>
                </w:rPr>
                <w:delText>X</w:delText>
              </w:r>
            </w:del>
          </w:p>
        </w:tc>
        <w:tc>
          <w:tcPr>
            <w:tcW w:w="1614" w:type="dxa"/>
            <w:vAlign w:val="center"/>
          </w:tcPr>
          <w:p w14:paraId="72DE392B" w14:textId="609EB524" w:rsidR="00070151" w:rsidRPr="00920004" w:rsidDel="002A009A" w:rsidRDefault="00070151" w:rsidP="00CF739D">
            <w:pPr>
              <w:jc w:val="center"/>
              <w:rPr>
                <w:del w:id="2705" w:author="phuong vu" w:date="2018-12-02T09:00:00Z"/>
                <w:lang w:val="en-US"/>
              </w:rPr>
            </w:pPr>
            <w:del w:id="2706" w:author="phuong vu" w:date="2018-12-02T09:00:00Z">
              <w:r w:rsidRPr="00920004" w:rsidDel="002A009A">
                <w:rPr>
                  <w:lang w:val="en-US"/>
                </w:rPr>
                <w:delText>X</w:delText>
              </w:r>
            </w:del>
          </w:p>
        </w:tc>
        <w:tc>
          <w:tcPr>
            <w:tcW w:w="1312" w:type="dxa"/>
            <w:vAlign w:val="center"/>
          </w:tcPr>
          <w:p w14:paraId="52441943" w14:textId="3E0A34F3" w:rsidR="00070151" w:rsidRPr="00920004" w:rsidDel="002A009A" w:rsidRDefault="00070151" w:rsidP="00CF739D">
            <w:pPr>
              <w:jc w:val="center"/>
              <w:rPr>
                <w:del w:id="2707" w:author="phuong vu" w:date="2018-12-02T09:00:00Z"/>
                <w:lang w:val="en-US"/>
              </w:rPr>
            </w:pPr>
            <w:del w:id="2708" w:author="phuong vu" w:date="2018-12-02T09:00:00Z">
              <w:r w:rsidRPr="00920004" w:rsidDel="002A009A">
                <w:rPr>
                  <w:lang w:val="en-US"/>
                </w:rPr>
                <w:delText>X</w:delText>
              </w:r>
            </w:del>
          </w:p>
        </w:tc>
      </w:tr>
      <w:tr w:rsidR="00070151" w:rsidRPr="00920004" w:rsidDel="002A009A" w14:paraId="147517A4" w14:textId="2C4371B3" w:rsidTr="00CF739D">
        <w:trPr>
          <w:del w:id="2709" w:author="phuong vu" w:date="2018-12-02T09:00:00Z"/>
        </w:trPr>
        <w:tc>
          <w:tcPr>
            <w:tcW w:w="1795" w:type="dxa"/>
          </w:tcPr>
          <w:p w14:paraId="5CAAB112" w14:textId="5D6514F2" w:rsidR="00070151" w:rsidRPr="00920004" w:rsidDel="002A009A" w:rsidRDefault="00070151" w:rsidP="00CF739D">
            <w:pPr>
              <w:rPr>
                <w:del w:id="2710" w:author="phuong vu" w:date="2018-12-02T09:00:00Z"/>
                <w:lang w:val="en-US"/>
              </w:rPr>
            </w:pPr>
            <w:del w:id="2711" w:author="phuong vu" w:date="2018-12-02T09:00:00Z">
              <w:r w:rsidRPr="00920004" w:rsidDel="002A009A">
                <w:rPr>
                  <w:lang w:val="en-US"/>
                </w:rPr>
                <w:delText>Thời gian trả đồ</w:delText>
              </w:r>
            </w:del>
          </w:p>
        </w:tc>
        <w:tc>
          <w:tcPr>
            <w:tcW w:w="1440" w:type="dxa"/>
            <w:vAlign w:val="center"/>
          </w:tcPr>
          <w:p w14:paraId="1B57F4CE" w14:textId="288C6279" w:rsidR="00070151" w:rsidRPr="00920004" w:rsidDel="002A009A" w:rsidRDefault="00070151" w:rsidP="00CF739D">
            <w:pPr>
              <w:jc w:val="center"/>
              <w:rPr>
                <w:del w:id="2712" w:author="phuong vu" w:date="2018-12-02T09:00:00Z"/>
                <w:lang w:val="en-US"/>
              </w:rPr>
            </w:pPr>
            <w:del w:id="2713" w:author="phuong vu" w:date="2018-12-02T09:00:00Z">
              <w:r w:rsidRPr="00920004" w:rsidDel="002A009A">
                <w:rPr>
                  <w:lang w:val="en-US"/>
                </w:rPr>
                <w:delText>X</w:delText>
              </w:r>
            </w:del>
          </w:p>
        </w:tc>
        <w:tc>
          <w:tcPr>
            <w:tcW w:w="1350" w:type="dxa"/>
            <w:vAlign w:val="center"/>
          </w:tcPr>
          <w:p w14:paraId="18574094" w14:textId="2CAA8DDB" w:rsidR="00070151" w:rsidRPr="00920004" w:rsidDel="002A009A" w:rsidRDefault="00070151" w:rsidP="00CF739D">
            <w:pPr>
              <w:jc w:val="center"/>
              <w:rPr>
                <w:del w:id="2714" w:author="phuong vu" w:date="2018-12-02T09:00:00Z"/>
                <w:lang w:val="en-US"/>
              </w:rPr>
            </w:pPr>
          </w:p>
        </w:tc>
        <w:tc>
          <w:tcPr>
            <w:tcW w:w="1266" w:type="dxa"/>
            <w:vAlign w:val="center"/>
          </w:tcPr>
          <w:p w14:paraId="66553B04" w14:textId="6E67EDA2" w:rsidR="00070151" w:rsidRPr="00920004" w:rsidDel="002A009A" w:rsidRDefault="00070151" w:rsidP="00CF739D">
            <w:pPr>
              <w:jc w:val="center"/>
              <w:rPr>
                <w:del w:id="2715" w:author="phuong vu" w:date="2018-12-02T09:00:00Z"/>
                <w:lang w:val="en-US"/>
              </w:rPr>
            </w:pPr>
            <w:del w:id="2716" w:author="phuong vu" w:date="2018-12-02T09:00:00Z">
              <w:r w:rsidRPr="00920004" w:rsidDel="002A009A">
                <w:rPr>
                  <w:lang w:val="en-US"/>
                </w:rPr>
                <w:delText>X</w:delText>
              </w:r>
            </w:del>
          </w:p>
        </w:tc>
        <w:tc>
          <w:tcPr>
            <w:tcW w:w="1614" w:type="dxa"/>
            <w:vAlign w:val="center"/>
          </w:tcPr>
          <w:p w14:paraId="6EC5ECB4" w14:textId="3AC48148" w:rsidR="00070151" w:rsidRPr="00920004" w:rsidDel="002A009A" w:rsidRDefault="00070151" w:rsidP="00CF739D">
            <w:pPr>
              <w:jc w:val="center"/>
              <w:rPr>
                <w:del w:id="2717" w:author="phuong vu" w:date="2018-12-02T09:00:00Z"/>
                <w:lang w:val="en-US"/>
              </w:rPr>
            </w:pPr>
            <w:del w:id="2718" w:author="phuong vu" w:date="2018-12-02T09:00:00Z">
              <w:r w:rsidRPr="00920004" w:rsidDel="002A009A">
                <w:rPr>
                  <w:lang w:val="en-US"/>
                </w:rPr>
                <w:delText>X</w:delText>
              </w:r>
            </w:del>
          </w:p>
        </w:tc>
        <w:tc>
          <w:tcPr>
            <w:tcW w:w="1312" w:type="dxa"/>
            <w:vAlign w:val="center"/>
          </w:tcPr>
          <w:p w14:paraId="3A16B6F1" w14:textId="6B22AC93" w:rsidR="00070151" w:rsidRPr="00920004" w:rsidDel="002A009A" w:rsidRDefault="00070151" w:rsidP="00CF739D">
            <w:pPr>
              <w:jc w:val="center"/>
              <w:rPr>
                <w:del w:id="2719" w:author="phuong vu" w:date="2018-12-02T09:00:00Z"/>
                <w:lang w:val="en-US"/>
              </w:rPr>
            </w:pPr>
            <w:del w:id="2720" w:author="phuong vu" w:date="2018-12-02T09:00:00Z">
              <w:r w:rsidRPr="00920004" w:rsidDel="002A009A">
                <w:rPr>
                  <w:lang w:val="en-US"/>
                </w:rPr>
                <w:delText>X</w:delText>
              </w:r>
            </w:del>
          </w:p>
        </w:tc>
      </w:tr>
      <w:tr w:rsidR="00070151" w:rsidRPr="00920004" w:rsidDel="002A009A" w14:paraId="319EC58B" w14:textId="40B315EE" w:rsidTr="00CF739D">
        <w:trPr>
          <w:del w:id="2721" w:author="phuong vu" w:date="2018-12-02T09:00:00Z"/>
        </w:trPr>
        <w:tc>
          <w:tcPr>
            <w:tcW w:w="1795" w:type="dxa"/>
          </w:tcPr>
          <w:p w14:paraId="6B18AB1E" w14:textId="061D0C0E" w:rsidR="00070151" w:rsidRPr="00920004" w:rsidDel="002A009A" w:rsidRDefault="00070151" w:rsidP="00CF739D">
            <w:pPr>
              <w:rPr>
                <w:del w:id="2722" w:author="phuong vu" w:date="2018-12-02T09:00:00Z"/>
                <w:lang w:val="en-US"/>
              </w:rPr>
            </w:pPr>
            <w:del w:id="2723" w:author="phuong vu" w:date="2018-12-02T09:00:00Z">
              <w:r w:rsidRPr="00920004" w:rsidDel="002A009A">
                <w:rPr>
                  <w:lang w:val="en-US"/>
                </w:rPr>
                <w:delText>Trạng thái đơn hàng</w:delText>
              </w:r>
            </w:del>
          </w:p>
        </w:tc>
        <w:tc>
          <w:tcPr>
            <w:tcW w:w="1440" w:type="dxa"/>
            <w:vAlign w:val="center"/>
          </w:tcPr>
          <w:p w14:paraId="2C69951C" w14:textId="236428DD" w:rsidR="00070151" w:rsidRPr="00920004" w:rsidDel="002A009A" w:rsidRDefault="00070151" w:rsidP="00CF739D">
            <w:pPr>
              <w:jc w:val="center"/>
              <w:rPr>
                <w:del w:id="2724" w:author="phuong vu" w:date="2018-12-02T09:00:00Z"/>
                <w:lang w:val="en-US"/>
              </w:rPr>
            </w:pPr>
          </w:p>
        </w:tc>
        <w:tc>
          <w:tcPr>
            <w:tcW w:w="1350" w:type="dxa"/>
            <w:vAlign w:val="center"/>
          </w:tcPr>
          <w:p w14:paraId="698A2CB5" w14:textId="5DF45D7F" w:rsidR="00070151" w:rsidRPr="00920004" w:rsidDel="002A009A" w:rsidRDefault="00070151" w:rsidP="00CF739D">
            <w:pPr>
              <w:jc w:val="center"/>
              <w:rPr>
                <w:del w:id="2725" w:author="phuong vu" w:date="2018-12-02T09:00:00Z"/>
                <w:lang w:val="en-US"/>
              </w:rPr>
            </w:pPr>
            <w:del w:id="2726" w:author="phuong vu" w:date="2018-12-02T09:00:00Z">
              <w:r w:rsidRPr="00920004" w:rsidDel="002A009A">
                <w:rPr>
                  <w:lang w:val="en-US"/>
                </w:rPr>
                <w:delText>X</w:delText>
              </w:r>
            </w:del>
          </w:p>
        </w:tc>
        <w:tc>
          <w:tcPr>
            <w:tcW w:w="1266" w:type="dxa"/>
            <w:vAlign w:val="center"/>
          </w:tcPr>
          <w:p w14:paraId="74E21E47" w14:textId="02B3C73A" w:rsidR="00070151" w:rsidRPr="00920004" w:rsidDel="002A009A" w:rsidRDefault="00070151" w:rsidP="00CF739D">
            <w:pPr>
              <w:jc w:val="center"/>
              <w:rPr>
                <w:del w:id="2727" w:author="phuong vu" w:date="2018-12-02T09:00:00Z"/>
                <w:lang w:val="en-US"/>
              </w:rPr>
            </w:pPr>
          </w:p>
        </w:tc>
        <w:tc>
          <w:tcPr>
            <w:tcW w:w="1614" w:type="dxa"/>
            <w:vAlign w:val="center"/>
          </w:tcPr>
          <w:p w14:paraId="21B073AB" w14:textId="45EEB9BC" w:rsidR="00070151" w:rsidRPr="00920004" w:rsidDel="002A009A" w:rsidRDefault="00070151" w:rsidP="00CF739D">
            <w:pPr>
              <w:jc w:val="center"/>
              <w:rPr>
                <w:del w:id="2728" w:author="phuong vu" w:date="2018-12-02T09:00:00Z"/>
                <w:lang w:val="en-US"/>
              </w:rPr>
            </w:pPr>
          </w:p>
        </w:tc>
        <w:tc>
          <w:tcPr>
            <w:tcW w:w="1312" w:type="dxa"/>
            <w:vAlign w:val="center"/>
          </w:tcPr>
          <w:p w14:paraId="095233ED" w14:textId="72584DF1" w:rsidR="00070151" w:rsidRPr="00920004" w:rsidDel="002A009A" w:rsidRDefault="00070151" w:rsidP="00CF739D">
            <w:pPr>
              <w:jc w:val="center"/>
              <w:rPr>
                <w:del w:id="2729" w:author="phuong vu" w:date="2018-12-02T09:00:00Z"/>
                <w:lang w:val="en-US"/>
              </w:rPr>
            </w:pPr>
          </w:p>
        </w:tc>
      </w:tr>
      <w:tr w:rsidR="00070151" w:rsidRPr="00920004" w:rsidDel="002A009A" w14:paraId="01F6FE51" w14:textId="34FA612A" w:rsidTr="00CF739D">
        <w:trPr>
          <w:del w:id="2730" w:author="phuong vu" w:date="2018-12-02T09:00:00Z"/>
        </w:trPr>
        <w:tc>
          <w:tcPr>
            <w:tcW w:w="1795" w:type="dxa"/>
          </w:tcPr>
          <w:p w14:paraId="330D330C" w14:textId="7C7A2C15" w:rsidR="00070151" w:rsidRPr="00920004" w:rsidDel="002A009A" w:rsidRDefault="00070151" w:rsidP="00CF739D">
            <w:pPr>
              <w:rPr>
                <w:del w:id="2731" w:author="phuong vu" w:date="2018-12-02T09:00:00Z"/>
                <w:lang w:val="en-US"/>
              </w:rPr>
            </w:pPr>
            <w:del w:id="2732" w:author="phuong vu" w:date="2018-12-02T09:00:00Z">
              <w:r w:rsidRPr="00920004" w:rsidDel="002A009A">
                <w:rPr>
                  <w:lang w:val="en-US"/>
                </w:rPr>
                <w:delText>Số lượng đồ</w:delText>
              </w:r>
            </w:del>
          </w:p>
        </w:tc>
        <w:tc>
          <w:tcPr>
            <w:tcW w:w="1440" w:type="dxa"/>
            <w:vAlign w:val="center"/>
          </w:tcPr>
          <w:p w14:paraId="1C6C2D20" w14:textId="14AC3FB0" w:rsidR="00070151" w:rsidRPr="00920004" w:rsidDel="002A009A" w:rsidRDefault="00070151" w:rsidP="00CF739D">
            <w:pPr>
              <w:jc w:val="center"/>
              <w:rPr>
                <w:del w:id="2733" w:author="phuong vu" w:date="2018-12-02T09:00:00Z"/>
                <w:lang w:val="en-US"/>
              </w:rPr>
            </w:pPr>
            <w:del w:id="2734" w:author="phuong vu" w:date="2018-12-02T09:00:00Z">
              <w:r w:rsidRPr="00920004" w:rsidDel="002A009A">
                <w:rPr>
                  <w:lang w:val="en-US"/>
                </w:rPr>
                <w:delText>X</w:delText>
              </w:r>
            </w:del>
          </w:p>
        </w:tc>
        <w:tc>
          <w:tcPr>
            <w:tcW w:w="1350" w:type="dxa"/>
            <w:vAlign w:val="center"/>
          </w:tcPr>
          <w:p w14:paraId="7D0BEF53" w14:textId="2F140001" w:rsidR="00070151" w:rsidRPr="00920004" w:rsidDel="002A009A" w:rsidRDefault="00070151" w:rsidP="00CF739D">
            <w:pPr>
              <w:jc w:val="center"/>
              <w:rPr>
                <w:del w:id="2735" w:author="phuong vu" w:date="2018-12-02T09:00:00Z"/>
                <w:lang w:val="en-US"/>
              </w:rPr>
            </w:pPr>
          </w:p>
        </w:tc>
        <w:tc>
          <w:tcPr>
            <w:tcW w:w="1266" w:type="dxa"/>
            <w:vAlign w:val="center"/>
          </w:tcPr>
          <w:p w14:paraId="4DE94707" w14:textId="2D5101A1" w:rsidR="00070151" w:rsidRPr="00920004" w:rsidDel="002A009A" w:rsidRDefault="00070151" w:rsidP="00CF739D">
            <w:pPr>
              <w:jc w:val="center"/>
              <w:rPr>
                <w:del w:id="2736" w:author="phuong vu" w:date="2018-12-02T09:00:00Z"/>
                <w:lang w:val="en-US"/>
              </w:rPr>
            </w:pPr>
          </w:p>
        </w:tc>
        <w:tc>
          <w:tcPr>
            <w:tcW w:w="1614" w:type="dxa"/>
            <w:vAlign w:val="center"/>
          </w:tcPr>
          <w:p w14:paraId="0956A566" w14:textId="17B83A1C" w:rsidR="00070151" w:rsidRPr="00920004" w:rsidDel="002A009A" w:rsidRDefault="00070151" w:rsidP="00CF739D">
            <w:pPr>
              <w:jc w:val="center"/>
              <w:rPr>
                <w:del w:id="2737" w:author="phuong vu" w:date="2018-12-02T09:00:00Z"/>
                <w:lang w:val="en-US"/>
              </w:rPr>
            </w:pPr>
          </w:p>
        </w:tc>
        <w:tc>
          <w:tcPr>
            <w:tcW w:w="1312" w:type="dxa"/>
            <w:vAlign w:val="center"/>
          </w:tcPr>
          <w:p w14:paraId="5C13E2F7" w14:textId="5A70D078" w:rsidR="00070151" w:rsidRPr="00920004" w:rsidDel="002A009A" w:rsidRDefault="00070151" w:rsidP="00CF739D">
            <w:pPr>
              <w:jc w:val="center"/>
              <w:rPr>
                <w:del w:id="2738" w:author="phuong vu" w:date="2018-12-02T09:00:00Z"/>
                <w:lang w:val="en-US"/>
              </w:rPr>
            </w:pPr>
            <w:del w:id="2739" w:author="phuong vu" w:date="2018-12-02T09:00:00Z">
              <w:r w:rsidRPr="00920004" w:rsidDel="002A009A">
                <w:rPr>
                  <w:lang w:val="en-US"/>
                </w:rPr>
                <w:delText>X</w:delText>
              </w:r>
            </w:del>
          </w:p>
        </w:tc>
      </w:tr>
      <w:tr w:rsidR="00070151" w:rsidRPr="00920004" w:rsidDel="002A009A" w14:paraId="3AFD9BBE" w14:textId="38460E00" w:rsidTr="00CF739D">
        <w:trPr>
          <w:del w:id="2740" w:author="phuong vu" w:date="2018-12-02T09:00:00Z"/>
        </w:trPr>
        <w:tc>
          <w:tcPr>
            <w:tcW w:w="1795" w:type="dxa"/>
          </w:tcPr>
          <w:p w14:paraId="7B872211" w14:textId="16749043" w:rsidR="00070151" w:rsidRPr="00920004" w:rsidDel="002A009A" w:rsidRDefault="00070151" w:rsidP="00CF739D">
            <w:pPr>
              <w:rPr>
                <w:del w:id="2741" w:author="phuong vu" w:date="2018-12-02T09:00:00Z"/>
                <w:lang w:val="en-US"/>
              </w:rPr>
            </w:pPr>
            <w:del w:id="2742" w:author="phuong vu" w:date="2018-12-02T09:00:00Z">
              <w:r w:rsidRPr="00920004" w:rsidDel="002A009A">
                <w:rPr>
                  <w:lang w:val="en-US"/>
                </w:rPr>
                <w:delText>ID đơn hàng</w:delText>
              </w:r>
            </w:del>
          </w:p>
        </w:tc>
        <w:tc>
          <w:tcPr>
            <w:tcW w:w="1440" w:type="dxa"/>
            <w:vAlign w:val="center"/>
          </w:tcPr>
          <w:p w14:paraId="0A32F2AC" w14:textId="7320D349" w:rsidR="00070151" w:rsidRPr="00920004" w:rsidDel="002A009A" w:rsidRDefault="00070151" w:rsidP="00CF739D">
            <w:pPr>
              <w:jc w:val="center"/>
              <w:rPr>
                <w:del w:id="2743" w:author="phuong vu" w:date="2018-12-02T09:00:00Z"/>
                <w:lang w:val="en-US"/>
              </w:rPr>
            </w:pPr>
            <w:del w:id="2744" w:author="phuong vu" w:date="2018-12-02T09:00:00Z">
              <w:r w:rsidRPr="00920004" w:rsidDel="002A009A">
                <w:rPr>
                  <w:lang w:val="en-US"/>
                </w:rPr>
                <w:delText>X</w:delText>
              </w:r>
            </w:del>
          </w:p>
        </w:tc>
        <w:tc>
          <w:tcPr>
            <w:tcW w:w="1350" w:type="dxa"/>
            <w:vAlign w:val="center"/>
          </w:tcPr>
          <w:p w14:paraId="5F946AB4" w14:textId="09BD575C" w:rsidR="00070151" w:rsidRPr="00920004" w:rsidDel="002A009A" w:rsidRDefault="00070151" w:rsidP="00CF739D">
            <w:pPr>
              <w:jc w:val="center"/>
              <w:rPr>
                <w:del w:id="2745" w:author="phuong vu" w:date="2018-12-02T09:00:00Z"/>
                <w:lang w:val="en-US"/>
              </w:rPr>
            </w:pPr>
            <w:del w:id="2746" w:author="phuong vu" w:date="2018-12-02T09:00:00Z">
              <w:r w:rsidRPr="00920004" w:rsidDel="002A009A">
                <w:rPr>
                  <w:lang w:val="en-US"/>
                </w:rPr>
                <w:delText>X</w:delText>
              </w:r>
            </w:del>
          </w:p>
        </w:tc>
        <w:tc>
          <w:tcPr>
            <w:tcW w:w="1266" w:type="dxa"/>
            <w:vAlign w:val="center"/>
          </w:tcPr>
          <w:p w14:paraId="5BCE5A66" w14:textId="3B4876A6" w:rsidR="00070151" w:rsidRPr="00920004" w:rsidDel="002A009A" w:rsidRDefault="00070151" w:rsidP="00CF739D">
            <w:pPr>
              <w:jc w:val="center"/>
              <w:rPr>
                <w:del w:id="2747" w:author="phuong vu" w:date="2018-12-02T09:00:00Z"/>
                <w:lang w:val="en-US"/>
              </w:rPr>
            </w:pPr>
            <w:del w:id="2748" w:author="phuong vu" w:date="2018-12-02T09:00:00Z">
              <w:r w:rsidRPr="00920004" w:rsidDel="002A009A">
                <w:rPr>
                  <w:lang w:val="en-US"/>
                </w:rPr>
                <w:delText>X</w:delText>
              </w:r>
            </w:del>
          </w:p>
        </w:tc>
        <w:tc>
          <w:tcPr>
            <w:tcW w:w="1614" w:type="dxa"/>
            <w:vAlign w:val="center"/>
          </w:tcPr>
          <w:p w14:paraId="166EE12F" w14:textId="24B94863" w:rsidR="00070151" w:rsidRPr="00920004" w:rsidDel="002A009A" w:rsidRDefault="00070151" w:rsidP="00CF739D">
            <w:pPr>
              <w:jc w:val="center"/>
              <w:rPr>
                <w:del w:id="2749" w:author="phuong vu" w:date="2018-12-02T09:00:00Z"/>
                <w:lang w:val="en-US"/>
              </w:rPr>
            </w:pPr>
            <w:del w:id="2750" w:author="phuong vu" w:date="2018-12-02T09:00:00Z">
              <w:r w:rsidRPr="00920004" w:rsidDel="002A009A">
                <w:rPr>
                  <w:lang w:val="en-US"/>
                </w:rPr>
                <w:delText>X</w:delText>
              </w:r>
            </w:del>
          </w:p>
        </w:tc>
        <w:tc>
          <w:tcPr>
            <w:tcW w:w="1312" w:type="dxa"/>
            <w:vAlign w:val="center"/>
          </w:tcPr>
          <w:p w14:paraId="36C191A8" w14:textId="620D6E1C" w:rsidR="00070151" w:rsidRPr="00920004" w:rsidDel="002A009A" w:rsidRDefault="00070151" w:rsidP="00CF739D">
            <w:pPr>
              <w:jc w:val="center"/>
              <w:rPr>
                <w:del w:id="2751" w:author="phuong vu" w:date="2018-12-02T09:00:00Z"/>
                <w:lang w:val="en-US"/>
              </w:rPr>
            </w:pPr>
            <w:del w:id="2752" w:author="phuong vu" w:date="2018-12-02T09:00:00Z">
              <w:r w:rsidRPr="00920004" w:rsidDel="002A009A">
                <w:rPr>
                  <w:lang w:val="en-US"/>
                </w:rPr>
                <w:delText>X</w:delText>
              </w:r>
            </w:del>
          </w:p>
        </w:tc>
      </w:tr>
      <w:tr w:rsidR="00070151" w:rsidRPr="00920004" w:rsidDel="002A009A" w14:paraId="69ED388C" w14:textId="499CD5E5" w:rsidTr="00070151">
        <w:trPr>
          <w:del w:id="2753" w:author="phuong vu" w:date="2018-12-02T09:00:00Z"/>
        </w:trPr>
        <w:tc>
          <w:tcPr>
            <w:tcW w:w="1795" w:type="dxa"/>
          </w:tcPr>
          <w:p w14:paraId="445D97C5" w14:textId="764572F1" w:rsidR="00070151" w:rsidRPr="00920004" w:rsidDel="002A009A" w:rsidRDefault="00070151" w:rsidP="00CF739D">
            <w:pPr>
              <w:rPr>
                <w:del w:id="2754" w:author="phuong vu" w:date="2018-12-02T09:00:00Z"/>
                <w:lang w:val="en-US"/>
              </w:rPr>
            </w:pPr>
            <w:del w:id="2755" w:author="phuong vu" w:date="2018-12-02T09:00:00Z">
              <w:r w:rsidRPr="00920004" w:rsidDel="002A009A">
                <w:rPr>
                  <w:lang w:val="en-US"/>
                </w:rPr>
                <w:delText>Người thực hiện</w:delText>
              </w:r>
            </w:del>
          </w:p>
        </w:tc>
        <w:tc>
          <w:tcPr>
            <w:tcW w:w="1440" w:type="dxa"/>
            <w:vAlign w:val="center"/>
          </w:tcPr>
          <w:p w14:paraId="55943FCD" w14:textId="6157844E" w:rsidR="00070151" w:rsidRPr="00920004" w:rsidDel="002A009A" w:rsidRDefault="00070151" w:rsidP="00CF739D">
            <w:pPr>
              <w:jc w:val="center"/>
              <w:rPr>
                <w:del w:id="2756" w:author="phuong vu" w:date="2018-12-02T09:00:00Z"/>
                <w:lang w:val="en-US"/>
              </w:rPr>
            </w:pPr>
          </w:p>
        </w:tc>
        <w:tc>
          <w:tcPr>
            <w:tcW w:w="1350" w:type="dxa"/>
            <w:vAlign w:val="center"/>
          </w:tcPr>
          <w:p w14:paraId="33607025" w14:textId="20227950" w:rsidR="00070151" w:rsidRPr="00920004" w:rsidDel="002A009A" w:rsidRDefault="00070151" w:rsidP="00CF739D">
            <w:pPr>
              <w:jc w:val="center"/>
              <w:rPr>
                <w:del w:id="2757" w:author="phuong vu" w:date="2018-12-02T09:00:00Z"/>
                <w:lang w:val="en-US"/>
              </w:rPr>
            </w:pPr>
            <w:del w:id="2758" w:author="phuong vu" w:date="2018-12-02T09:00:00Z">
              <w:r w:rsidRPr="00920004" w:rsidDel="002A009A">
                <w:rPr>
                  <w:lang w:val="en-US"/>
                </w:rPr>
                <w:delText>X</w:delText>
              </w:r>
            </w:del>
          </w:p>
        </w:tc>
        <w:tc>
          <w:tcPr>
            <w:tcW w:w="1266" w:type="dxa"/>
            <w:vAlign w:val="center"/>
          </w:tcPr>
          <w:p w14:paraId="15BAF8A9" w14:textId="6594AAEE" w:rsidR="00070151" w:rsidRPr="00920004" w:rsidDel="002A009A" w:rsidRDefault="00070151" w:rsidP="00CF739D">
            <w:pPr>
              <w:jc w:val="center"/>
              <w:rPr>
                <w:del w:id="2759" w:author="phuong vu" w:date="2018-12-02T09:00:00Z"/>
                <w:lang w:val="en-US"/>
              </w:rPr>
            </w:pPr>
          </w:p>
        </w:tc>
        <w:tc>
          <w:tcPr>
            <w:tcW w:w="1614" w:type="dxa"/>
            <w:vAlign w:val="center"/>
          </w:tcPr>
          <w:p w14:paraId="40E22E3B" w14:textId="136E677F" w:rsidR="00070151" w:rsidRPr="00920004" w:rsidDel="002A009A" w:rsidRDefault="00070151" w:rsidP="00CF739D">
            <w:pPr>
              <w:jc w:val="center"/>
              <w:rPr>
                <w:del w:id="2760" w:author="phuong vu" w:date="2018-12-02T09:00:00Z"/>
                <w:lang w:val="en-US"/>
              </w:rPr>
            </w:pPr>
          </w:p>
        </w:tc>
        <w:tc>
          <w:tcPr>
            <w:tcW w:w="1312" w:type="dxa"/>
            <w:vAlign w:val="center"/>
          </w:tcPr>
          <w:p w14:paraId="4014682C" w14:textId="0D85305B" w:rsidR="00070151" w:rsidRPr="00920004" w:rsidDel="002A009A" w:rsidRDefault="00070151" w:rsidP="00CF739D">
            <w:pPr>
              <w:jc w:val="center"/>
              <w:rPr>
                <w:del w:id="2761" w:author="phuong vu" w:date="2018-12-02T09:00:00Z"/>
                <w:lang w:val="en-US"/>
              </w:rPr>
            </w:pPr>
          </w:p>
        </w:tc>
      </w:tr>
    </w:tbl>
    <w:p w14:paraId="2057E6B4" w14:textId="730357DF" w:rsidR="00BD0851" w:rsidRPr="00920004" w:rsidDel="002A009A" w:rsidRDefault="00AB715C">
      <w:pPr>
        <w:pStyle w:val="Caption"/>
        <w:rPr>
          <w:del w:id="2762" w:author="phuong vu" w:date="2018-12-02T09:00:00Z"/>
          <w:lang w:val="en-US"/>
        </w:rPr>
      </w:pPr>
      <w:del w:id="2763" w:author="phuong vu" w:date="2018-12-02T09:00:00Z">
        <w:r w:rsidRPr="00920004" w:rsidDel="002A009A">
          <w:delText xml:space="preserve">Bảng </w:delText>
        </w:r>
        <w:r w:rsidR="00D632EE" w:rsidRPr="00CF739D" w:rsidDel="002A009A">
          <w:fldChar w:fldCharType="begin"/>
        </w:r>
        <w:r w:rsidR="00D632EE" w:rsidRPr="00920004" w:rsidDel="002A009A">
          <w:delInstrText xml:space="preserve"> STYLEREF 1 \s </w:delInstrText>
        </w:r>
        <w:r w:rsidR="00D632EE" w:rsidRPr="00CF739D" w:rsidDel="002A009A">
          <w:fldChar w:fldCharType="separate"/>
        </w:r>
        <w:r w:rsidR="00B5490C" w:rsidDel="002A009A">
          <w:rPr>
            <w:noProof/>
          </w:rPr>
          <w:delText>4</w:delText>
        </w:r>
        <w:r w:rsidR="00D632EE" w:rsidRPr="00CF739D" w:rsidDel="002A009A">
          <w:fldChar w:fldCharType="end"/>
        </w:r>
        <w:r w:rsidR="00D632EE" w:rsidRPr="00920004" w:rsidDel="002A009A">
          <w:delText>.</w:delText>
        </w:r>
        <w:r w:rsidR="00D632EE" w:rsidRPr="00CF739D" w:rsidDel="002A009A">
          <w:fldChar w:fldCharType="begin"/>
        </w:r>
        <w:r w:rsidR="00D632EE" w:rsidRPr="00920004" w:rsidDel="002A009A">
          <w:delInstrText xml:space="preserve"> SEQ Bảng \* ARABIC \s 1 </w:delInstrText>
        </w:r>
        <w:r w:rsidR="00D632EE" w:rsidRPr="00CF739D" w:rsidDel="002A009A">
          <w:fldChar w:fldCharType="separate"/>
        </w:r>
        <w:r w:rsidR="00B5490C" w:rsidDel="002A009A">
          <w:rPr>
            <w:noProof/>
          </w:rPr>
          <w:delText>46</w:delText>
        </w:r>
        <w:r w:rsidR="00D632EE" w:rsidRPr="00CF739D" w:rsidDel="002A009A">
          <w:fldChar w:fldCharType="end"/>
        </w:r>
        <w:r w:rsidRPr="00920004" w:rsidDel="002A009A">
          <w:rPr>
            <w:lang w:val="en-US"/>
          </w:rPr>
          <w:delText xml:space="preserve"> Tiêu chí hiển thị dữ liệu đơn hàng</w:delText>
        </w:r>
      </w:del>
    </w:p>
    <w:p w14:paraId="68AE23EE" w14:textId="77777777" w:rsidR="00BD0851" w:rsidRPr="00CF739D" w:rsidRDefault="00BD0851">
      <w:pPr>
        <w:spacing w:after="160"/>
        <w:jc w:val="left"/>
        <w:rPr>
          <w:iCs/>
          <w:szCs w:val="18"/>
          <w:lang w:val="en-US"/>
        </w:rPr>
      </w:pPr>
      <w:r w:rsidRPr="00920004">
        <w:rPr>
          <w:lang w:val="en-US"/>
        </w:rPr>
        <w:br w:type="page"/>
      </w:r>
    </w:p>
    <w:p w14:paraId="0C0E03A1" w14:textId="77777777" w:rsidR="00CB27A4" w:rsidRPr="00CF739D" w:rsidRDefault="00CB27A4" w:rsidP="00CF739D">
      <w:pPr>
        <w:pStyle w:val="Style1"/>
        <w:spacing w:before="240" w:line="0" w:lineRule="atLeast"/>
        <w:rPr>
          <w:rFonts w:cstheme="majorHAnsi"/>
        </w:rPr>
      </w:pPr>
      <w:bookmarkStart w:id="2764" w:name="_Toc531502307"/>
      <w:r w:rsidRPr="00CF739D">
        <w:rPr>
          <w:rFonts w:cstheme="majorHAnsi"/>
        </w:rPr>
        <w:lastRenderedPageBreak/>
        <w:t>TÀI LIỆU THAM KHẢO</w:t>
      </w:r>
      <w:bookmarkEnd w:id="2764"/>
    </w:p>
    <w:p w14:paraId="3160BD8C" w14:textId="65D04C6E" w:rsidR="00956FA2" w:rsidRPr="00920004" w:rsidRDefault="00956FA2" w:rsidP="00CF739D">
      <w:pPr>
        <w:numPr>
          <w:ilvl w:val="0"/>
          <w:numId w:val="24"/>
        </w:numPr>
        <w:spacing w:before="240" w:line="276" w:lineRule="auto"/>
        <w:rPr>
          <w:bCs/>
          <w:lang w:val="en-US"/>
        </w:rPr>
      </w:pPr>
      <w:r w:rsidRPr="00920004">
        <w:rPr>
          <w:rFonts w:ascii="Times New Roman" w:eastAsia="Calibri" w:hAnsi="Times New Roman" w:cs="Times New Roman"/>
          <w:b/>
          <w:szCs w:val="22"/>
          <w:vertAlign w:val="superscript"/>
          <w:lang w:val="en-US"/>
        </w:rPr>
        <w:t>[1]</w:t>
      </w:r>
      <w:r w:rsidR="00FC5CBD" w:rsidRPr="00920004">
        <w:rPr>
          <w:rFonts w:ascii="Times New Roman" w:eastAsia="Calibri" w:hAnsi="Times New Roman" w:cs="Times New Roman"/>
          <w:b/>
          <w:szCs w:val="22"/>
          <w:vertAlign w:val="superscript"/>
          <w:lang w:val="en-US"/>
        </w:rPr>
        <w:t xml:space="preserve"> </w:t>
      </w:r>
      <w:r w:rsidRPr="00920004">
        <w:rPr>
          <w:rFonts w:ascii="Times New Roman" w:eastAsia="Calibri" w:hAnsi="Times New Roman" w:cs="Times New Roman"/>
          <w:b/>
          <w:szCs w:val="22"/>
          <w:lang w:val="en-US"/>
        </w:rPr>
        <w:t xml:space="preserve">Lê Hoành Sử. </w:t>
      </w:r>
      <w:r w:rsidRPr="00920004">
        <w:rPr>
          <w:rFonts w:ascii="Times New Roman" w:eastAsia="Calibri" w:hAnsi="Times New Roman" w:cs="Times New Roman"/>
          <w:szCs w:val="22"/>
          <w:lang w:val="en-US"/>
        </w:rPr>
        <w:t>Giáo trình phát triển ứng dụng di động cơ bản. Chương 1. Nhà xuất bản đại học quốc gia TP.</w:t>
      </w:r>
      <w:r w:rsidR="00BD0851" w:rsidRPr="00920004">
        <w:rPr>
          <w:rFonts w:ascii="Times New Roman" w:eastAsia="Calibri" w:hAnsi="Times New Roman" w:cs="Times New Roman"/>
          <w:szCs w:val="22"/>
          <w:lang w:val="en-US"/>
        </w:rPr>
        <w:t xml:space="preserve"> </w:t>
      </w:r>
      <w:r w:rsidRPr="00920004">
        <w:rPr>
          <w:rFonts w:ascii="Times New Roman" w:eastAsia="Calibri" w:hAnsi="Times New Roman" w:cs="Times New Roman"/>
          <w:szCs w:val="22"/>
          <w:lang w:val="en-US"/>
        </w:rPr>
        <w:t>Hồ Chí Minh, 2017.</w:t>
      </w:r>
    </w:p>
    <w:p w14:paraId="675482CB" w14:textId="595ABCC5" w:rsidR="00956FA2" w:rsidRPr="00920004" w:rsidRDefault="00956FA2" w:rsidP="00CF739D">
      <w:pPr>
        <w:numPr>
          <w:ilvl w:val="0"/>
          <w:numId w:val="24"/>
        </w:numPr>
        <w:spacing w:before="240" w:line="276" w:lineRule="auto"/>
        <w:rPr>
          <w:bCs/>
          <w:lang w:val="en-US"/>
        </w:rPr>
      </w:pPr>
      <w:r w:rsidRPr="00920004">
        <w:rPr>
          <w:bCs/>
          <w:vertAlign w:val="superscript"/>
          <w:lang w:val="en-US"/>
        </w:rPr>
        <w:t>[2]</w:t>
      </w:r>
      <w:r w:rsidR="00FC5CBD" w:rsidRPr="00920004">
        <w:rPr>
          <w:bCs/>
          <w:vertAlign w:val="superscript"/>
          <w:lang w:val="en-US"/>
        </w:rPr>
        <w:t xml:space="preserve"> </w:t>
      </w:r>
      <w:r w:rsidRPr="00CF739D">
        <w:rPr>
          <w:b/>
          <w:bCs/>
          <w:lang w:val="en-US"/>
        </w:rPr>
        <w:t>Cùng tìm hiểu về GraphQL</w:t>
      </w:r>
      <w:r w:rsidRPr="00920004">
        <w:rPr>
          <w:bCs/>
          <w:lang w:val="en-US"/>
        </w:rPr>
        <w:t xml:space="preserve">: </w:t>
      </w:r>
      <w:hyperlink r:id="rId98" w:history="1">
        <w:r w:rsidRPr="00920004">
          <w:rPr>
            <w:rStyle w:val="Hyperlink"/>
            <w:bCs/>
            <w:lang w:val="en-US"/>
          </w:rPr>
          <w:t>https://viblo.asia/p/cung-tim-hieu-ve-graphql-07LKX4zeKV4</w:t>
        </w:r>
      </w:hyperlink>
    </w:p>
    <w:p w14:paraId="302A84E8" w14:textId="06D59DCD" w:rsidR="00956FA2" w:rsidRPr="00920004" w:rsidRDefault="00956FA2" w:rsidP="00CF739D">
      <w:pPr>
        <w:numPr>
          <w:ilvl w:val="0"/>
          <w:numId w:val="24"/>
        </w:numPr>
        <w:spacing w:before="240" w:line="276" w:lineRule="auto"/>
        <w:rPr>
          <w:bCs/>
          <w:lang w:val="en-US"/>
        </w:rPr>
      </w:pPr>
      <w:r w:rsidRPr="00920004">
        <w:rPr>
          <w:bCs/>
          <w:vertAlign w:val="superscript"/>
          <w:lang w:val="en-US"/>
        </w:rPr>
        <w:t>[3]</w:t>
      </w:r>
      <w:r w:rsidRPr="00CF739D">
        <w:rPr>
          <w:b/>
          <w:bCs/>
          <w:lang w:val="en-US"/>
        </w:rPr>
        <w:t>Automatically building and maintaining GraphQL APIs with PostgreSQLQL and Postgraphile</w:t>
      </w:r>
      <w:r w:rsidRPr="00920004">
        <w:rPr>
          <w:bCs/>
          <w:lang w:val="en-US"/>
        </w:rPr>
        <w:t xml:space="preserve"> : </w:t>
      </w:r>
      <w:hyperlink r:id="rId99" w:history="1">
        <w:r w:rsidRPr="00920004">
          <w:rPr>
            <w:rStyle w:val="Hyperlink"/>
            <w:bCs/>
            <w:lang w:val="en-US"/>
          </w:rPr>
          <w:t>https://itnext.io/automatically-building-and-maintaining-graphql-apis-with-PostgreSQLql-and-postgraphile-c497636abd29</w:t>
        </w:r>
      </w:hyperlink>
    </w:p>
    <w:p w14:paraId="6A3985FB" w14:textId="032CBD5A" w:rsidR="00956FA2" w:rsidRPr="00920004" w:rsidRDefault="00956FA2" w:rsidP="00CF739D">
      <w:pPr>
        <w:numPr>
          <w:ilvl w:val="0"/>
          <w:numId w:val="24"/>
        </w:numPr>
        <w:spacing w:before="240" w:line="276" w:lineRule="auto"/>
        <w:rPr>
          <w:rStyle w:val="Hyperlink"/>
          <w:bCs/>
          <w:color w:val="auto"/>
          <w:u w:val="none"/>
          <w:lang w:val="en-US"/>
        </w:rPr>
      </w:pPr>
      <w:r w:rsidRPr="00CF739D">
        <w:rPr>
          <w:bCs/>
          <w:vertAlign w:val="superscript"/>
          <w:lang w:val="en-US"/>
        </w:rPr>
        <w:t>[4]</w:t>
      </w:r>
      <w:r w:rsidR="00FC5CBD" w:rsidRPr="00920004">
        <w:rPr>
          <w:bCs/>
          <w:vertAlign w:val="superscript"/>
          <w:lang w:val="en-US"/>
        </w:rPr>
        <w:t xml:space="preserve"> </w:t>
      </w:r>
      <w:r w:rsidRPr="00CF739D">
        <w:rPr>
          <w:b/>
          <w:bCs/>
          <w:lang w:val="en-US"/>
        </w:rPr>
        <w:t>Postgraphile</w:t>
      </w:r>
      <w:r w:rsidRPr="00920004">
        <w:rPr>
          <w:bCs/>
          <w:lang w:val="en-US"/>
        </w:rPr>
        <w:t xml:space="preserve">: </w:t>
      </w:r>
      <w:hyperlink r:id="rId100" w:history="1">
        <w:r w:rsidRPr="00920004">
          <w:rPr>
            <w:rStyle w:val="Hyperlink"/>
            <w:bCs/>
            <w:lang w:val="en-US"/>
          </w:rPr>
          <w:t>https://www.graphile.org/postgraphile/introduction/</w:t>
        </w:r>
      </w:hyperlink>
    </w:p>
    <w:p w14:paraId="3BD5D5E3" w14:textId="5D0779B0" w:rsidR="00956FA2" w:rsidRPr="00920004" w:rsidRDefault="00956FA2" w:rsidP="00CF739D">
      <w:pPr>
        <w:numPr>
          <w:ilvl w:val="0"/>
          <w:numId w:val="24"/>
        </w:numPr>
        <w:spacing w:before="240" w:line="276" w:lineRule="auto"/>
        <w:rPr>
          <w:bCs/>
          <w:lang w:val="fr-FR"/>
        </w:rPr>
      </w:pPr>
      <w:r w:rsidRPr="00920004">
        <w:rPr>
          <w:bCs/>
          <w:vertAlign w:val="superscript"/>
          <w:lang w:val="fr-FR"/>
        </w:rPr>
        <w:t>[5]</w:t>
      </w:r>
      <w:r w:rsidR="00FC5CBD" w:rsidRPr="00920004">
        <w:rPr>
          <w:bCs/>
          <w:vertAlign w:val="superscript"/>
          <w:lang w:val="fr-FR"/>
        </w:rPr>
        <w:t xml:space="preserve"> </w:t>
      </w:r>
      <w:r w:rsidRPr="00CF739D">
        <w:rPr>
          <w:b/>
          <w:bCs/>
          <w:lang w:val="fr-FR"/>
        </w:rPr>
        <w:t>PostgreSQL</w:t>
      </w:r>
      <w:r w:rsidRPr="00920004">
        <w:rPr>
          <w:bCs/>
          <w:lang w:val="fr-FR"/>
        </w:rPr>
        <w:t>:</w:t>
      </w:r>
      <w:r w:rsidRPr="00920004">
        <w:t xml:space="preserve"> </w:t>
      </w:r>
      <w:hyperlink r:id="rId101" w:history="1">
        <w:r w:rsidRPr="00920004">
          <w:rPr>
            <w:rStyle w:val="Hyperlink"/>
            <w:lang w:val="fr-FR"/>
          </w:rPr>
          <w:t>https://www.postgresql.org/about/</w:t>
        </w:r>
      </w:hyperlink>
    </w:p>
    <w:p w14:paraId="157B27EE" w14:textId="124CDC48" w:rsidR="00956FA2" w:rsidRPr="00920004" w:rsidRDefault="00956FA2" w:rsidP="00CF739D">
      <w:pPr>
        <w:numPr>
          <w:ilvl w:val="0"/>
          <w:numId w:val="24"/>
        </w:numPr>
        <w:spacing w:before="240" w:line="276" w:lineRule="auto"/>
        <w:rPr>
          <w:bCs/>
          <w:lang w:val="en-US"/>
        </w:rPr>
      </w:pPr>
      <w:r w:rsidRPr="00920004">
        <w:rPr>
          <w:bCs/>
          <w:vertAlign w:val="superscript"/>
          <w:lang w:val="en-US"/>
        </w:rPr>
        <w:t>[6]</w:t>
      </w:r>
      <w:r w:rsidR="00FC5CBD" w:rsidRPr="00920004">
        <w:rPr>
          <w:bCs/>
          <w:vertAlign w:val="superscript"/>
          <w:lang w:val="en-US"/>
        </w:rPr>
        <w:t xml:space="preserve"> </w:t>
      </w:r>
      <w:r w:rsidRPr="00CF739D">
        <w:rPr>
          <w:b/>
          <w:bCs/>
          <w:lang w:val="en-US"/>
        </w:rPr>
        <w:t>JSON Web Token</w:t>
      </w:r>
      <w:r w:rsidRPr="00920004">
        <w:rPr>
          <w:bCs/>
          <w:lang w:val="en-US"/>
        </w:rPr>
        <w:t xml:space="preserve">: </w:t>
      </w:r>
      <w:hyperlink r:id="rId102" w:history="1">
        <w:r w:rsidRPr="00920004">
          <w:rPr>
            <w:rStyle w:val="Hyperlink"/>
            <w:bCs/>
            <w:lang w:val="en-US"/>
          </w:rPr>
          <w:t>https://medium.com/vandium-software/5-easy-steps-to-understanding-json-web-tokens-jwt-1164c0adfcec</w:t>
        </w:r>
      </w:hyperlink>
    </w:p>
    <w:p w14:paraId="29AB5F98" w14:textId="4F7E54FC" w:rsidR="00FC5CBD" w:rsidRPr="00920004" w:rsidRDefault="00FC5CBD" w:rsidP="00CF739D">
      <w:pPr>
        <w:numPr>
          <w:ilvl w:val="0"/>
          <w:numId w:val="24"/>
        </w:numPr>
        <w:spacing w:before="240" w:line="276" w:lineRule="auto"/>
        <w:rPr>
          <w:bCs/>
          <w:lang w:val="en-US"/>
        </w:rPr>
      </w:pPr>
      <w:r w:rsidRPr="00920004">
        <w:rPr>
          <w:bCs/>
          <w:vertAlign w:val="superscript"/>
          <w:lang w:val="en-US"/>
        </w:rPr>
        <w:t xml:space="preserve">[7] </w:t>
      </w:r>
      <w:r w:rsidRPr="00920004">
        <w:rPr>
          <w:b/>
          <w:bCs/>
          <w:lang w:val="en-US"/>
        </w:rPr>
        <w:t>Apollo Client cho React</w:t>
      </w:r>
      <w:r w:rsidRPr="00920004">
        <w:rPr>
          <w:bCs/>
          <w:lang w:val="en-US"/>
        </w:rPr>
        <w:t xml:space="preserve">: </w:t>
      </w:r>
      <w:hyperlink r:id="rId103" w:history="1">
        <w:r w:rsidRPr="00920004">
          <w:rPr>
            <w:rStyle w:val="Hyperlink"/>
            <w:bCs/>
            <w:lang w:val="en-US"/>
          </w:rPr>
          <w:t>https://www.apollographql.com/docs/react/</w:t>
        </w:r>
      </w:hyperlink>
    </w:p>
    <w:p w14:paraId="7377C254" w14:textId="2DC3DB2E" w:rsidR="007A626B" w:rsidRPr="00920004" w:rsidRDefault="00FC5CBD" w:rsidP="00CF739D">
      <w:pPr>
        <w:spacing w:before="240" w:line="0" w:lineRule="atLeast"/>
        <w:rPr>
          <w:lang w:val="en-US"/>
        </w:rPr>
      </w:pPr>
      <w:r w:rsidRPr="00920004" w:rsidDel="00A57F07">
        <w:rPr>
          <w:bCs/>
          <w:lang w:val="fr-FR"/>
        </w:rPr>
        <w:t xml:space="preserve"> </w:t>
      </w:r>
    </w:p>
    <w:sectPr w:rsidR="007A626B" w:rsidRPr="00920004" w:rsidSect="00CF739D">
      <w:headerReference w:type="default" r:id="rId104"/>
      <w:footerReference w:type="default" r:id="rId105"/>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42C28" w14:textId="77777777" w:rsidR="006549F3" w:rsidRDefault="006549F3" w:rsidP="006806BE">
      <w:pPr>
        <w:spacing w:after="0" w:line="240" w:lineRule="auto"/>
      </w:pPr>
      <w:r>
        <w:separator/>
      </w:r>
    </w:p>
    <w:p w14:paraId="709ED604" w14:textId="77777777" w:rsidR="006549F3" w:rsidRDefault="006549F3"/>
  </w:endnote>
  <w:endnote w:type="continuationSeparator" w:id="0">
    <w:p w14:paraId="4D41880F" w14:textId="77777777" w:rsidR="006549F3" w:rsidRDefault="006549F3" w:rsidP="006806BE">
      <w:pPr>
        <w:spacing w:after="0" w:line="240" w:lineRule="auto"/>
      </w:pPr>
      <w:r>
        <w:continuationSeparator/>
      </w:r>
    </w:p>
    <w:p w14:paraId="660D7DEA" w14:textId="77777777" w:rsidR="006549F3" w:rsidRDefault="006549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AF77" w14:textId="6EEE9ADD" w:rsidR="00400E30" w:rsidRDefault="00400E30">
    <w:pPr>
      <w:pStyle w:val="Footer"/>
      <w:jc w:val="right"/>
    </w:pPr>
  </w:p>
  <w:p w14:paraId="49B46931" w14:textId="77777777" w:rsidR="00400E30" w:rsidRDefault="00400E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543838"/>
      <w:docPartObj>
        <w:docPartGallery w:val="Page Numbers (Bottom of Page)"/>
        <w:docPartUnique/>
      </w:docPartObj>
    </w:sdtPr>
    <w:sdtEndPr>
      <w:rPr>
        <w:noProof/>
      </w:rPr>
    </w:sdtEndPr>
    <w:sdtContent>
      <w:p w14:paraId="33D15F81" w14:textId="26CBFC9C" w:rsidR="00400E30" w:rsidRDefault="00400E30">
        <w:pPr>
          <w:pStyle w:val="Footer"/>
          <w:jc w:val="right"/>
        </w:pPr>
        <w:r>
          <w:fldChar w:fldCharType="begin"/>
        </w:r>
        <w:r>
          <w:instrText xml:space="preserve"> PAGE   \* MERGEFORMAT </w:instrText>
        </w:r>
        <w:r>
          <w:fldChar w:fldCharType="separate"/>
        </w:r>
        <w:r>
          <w:rPr>
            <w:noProof/>
          </w:rPr>
          <w:t>viii</w:t>
        </w:r>
        <w:r>
          <w:rPr>
            <w:noProof/>
          </w:rPr>
          <w:fldChar w:fldCharType="end"/>
        </w:r>
      </w:p>
    </w:sdtContent>
  </w:sdt>
  <w:p w14:paraId="0249AF3C" w14:textId="77777777" w:rsidR="00400E30" w:rsidRDefault="00400E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67084"/>
      <w:docPartObj>
        <w:docPartGallery w:val="Page Numbers (Bottom of Page)"/>
        <w:docPartUnique/>
      </w:docPartObj>
    </w:sdtPr>
    <w:sdtEndPr>
      <w:rPr>
        <w:noProof/>
      </w:rPr>
    </w:sdtEndPr>
    <w:sdtContent>
      <w:p w14:paraId="588525D1" w14:textId="5C0E50D9" w:rsidR="00400E30" w:rsidRDefault="00400E30">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0708A755" w14:textId="77777777" w:rsidR="00400E30" w:rsidRDefault="00400E30">
    <w:pPr>
      <w:pStyle w:val="Footer"/>
    </w:pPr>
  </w:p>
  <w:p w14:paraId="300E0E1A" w14:textId="77777777" w:rsidR="00400E30" w:rsidRDefault="00400E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8EC75" w14:textId="77777777" w:rsidR="006549F3" w:rsidRDefault="006549F3" w:rsidP="006806BE">
      <w:pPr>
        <w:spacing w:after="0" w:line="240" w:lineRule="auto"/>
      </w:pPr>
      <w:r>
        <w:separator/>
      </w:r>
    </w:p>
    <w:p w14:paraId="0B341FFF" w14:textId="77777777" w:rsidR="006549F3" w:rsidRDefault="006549F3"/>
  </w:footnote>
  <w:footnote w:type="continuationSeparator" w:id="0">
    <w:p w14:paraId="71DC718F" w14:textId="77777777" w:rsidR="006549F3" w:rsidRDefault="006549F3" w:rsidP="006806BE">
      <w:pPr>
        <w:spacing w:after="0" w:line="240" w:lineRule="auto"/>
      </w:pPr>
      <w:r>
        <w:continuationSeparator/>
      </w:r>
    </w:p>
    <w:p w14:paraId="30FD77C8" w14:textId="77777777" w:rsidR="006549F3" w:rsidRDefault="006549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BA451" w14:textId="14D8B853" w:rsidR="00400E30" w:rsidRPr="000245EB" w:rsidRDefault="00400E30" w:rsidP="000245EB">
    <w:pPr>
      <w:jc w:val="left"/>
      <w:rPr>
        <w:rFonts w:ascii="Times New Roman" w:eastAsia="Calibri" w:hAnsi="Times New Roman" w:cs="Times New Roman"/>
        <w:b/>
        <w:color w:val="000000"/>
        <w:sz w:val="20"/>
        <w:szCs w:val="20"/>
      </w:rPr>
    </w:pPr>
  </w:p>
  <w:p w14:paraId="388F8250" w14:textId="2648DC41" w:rsidR="00400E30" w:rsidRPr="005E5E84" w:rsidRDefault="00400E30" w:rsidP="005E5E84">
    <w:pPr>
      <w:pStyle w:val="Header"/>
      <w:jc w:val="lef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BE00" w14:textId="686AA9E1" w:rsidR="00400E30" w:rsidRPr="000245EB" w:rsidRDefault="00400E30" w:rsidP="000245EB">
    <w:pPr>
      <w:jc w:val="left"/>
      <w:rPr>
        <w:rFonts w:ascii="Times New Roman" w:eastAsia="Calibri" w:hAnsi="Times New Roman" w:cs="Times New Roman"/>
        <w:b/>
        <w:color w:val="000000"/>
        <w:sz w:val="20"/>
        <w:szCs w:val="20"/>
      </w:rPr>
    </w:pPr>
  </w:p>
  <w:p w14:paraId="21C9F01A" w14:textId="3331F6FF" w:rsidR="00400E30" w:rsidRPr="005E5E84" w:rsidRDefault="00400E30" w:rsidP="005E5E84">
    <w:pPr>
      <w:pStyle w:val="Header"/>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D449" w14:textId="77777777" w:rsidR="00400E30" w:rsidRPr="000245EB" w:rsidRDefault="00400E30">
    <w:pPr>
      <w:jc w:val="left"/>
      <w:rPr>
        <w:rFonts w:ascii="Times New Roman" w:eastAsia="Calibri" w:hAnsi="Times New Roman" w:cs="Times New Roman"/>
        <w:b/>
        <w:color w:val="000000"/>
        <w:sz w:val="20"/>
        <w:szCs w:val="20"/>
      </w:rPr>
    </w:pPr>
    <w:r w:rsidRPr="000245EB">
      <w:rPr>
        <w:rFonts w:ascii="Times New Roman" w:eastAsia="Calibri" w:hAnsi="Times New Roman" w:cs="Times New Roman"/>
        <w:color w:val="000000"/>
        <w:sz w:val="20"/>
        <w:szCs w:val="20"/>
      </w:rPr>
      <w:t>Đề tài: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Hệ thống quản lý cửa hàng giặt ủi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 xml:space="preserve">     </w:t>
    </w:r>
    <w:r w:rsidRPr="000245EB">
      <w:rPr>
        <w:rFonts w:ascii="Times New Roman" w:eastAsia="Calibri" w:hAnsi="Times New Roman" w:cs="Times New Roman"/>
        <w:color w:val="000000"/>
        <w:sz w:val="20"/>
        <w:szCs w:val="20"/>
      </w:rPr>
      <w:t>Giáo viên hướng dẫn</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TS. Phạm Thị Ngọc Diễm</w:t>
    </w:r>
    <w:r w:rsidRPr="000245EB">
      <w:rPr>
        <w:rFonts w:ascii="Times New Roman" w:eastAsia="Calibri" w:hAnsi="Times New Roman" w:cs="Times New Roman"/>
        <w:b/>
        <w:color w:val="000000"/>
        <w:sz w:val="20"/>
        <w:szCs w:val="20"/>
      </w:rPr>
      <w:t xml:space="preserve">                                                                                         </w:t>
    </w:r>
  </w:p>
  <w:p w14:paraId="5824611F" w14:textId="4FBE3444" w:rsidR="00400E30" w:rsidRDefault="00400E30">
    <w:r w:rsidRPr="000245EB">
      <w:rPr>
        <w:rFonts w:ascii="Times New Roman" w:eastAsia="Calibri" w:hAnsi="Times New Roman" w:cs="Times New Roman"/>
        <w:b/>
        <w:noProof/>
        <w:color w:val="000000"/>
        <w:sz w:val="20"/>
        <w:szCs w:val="20"/>
        <w:lang w:val="en-US"/>
      </w:rPr>
      <mc:AlternateContent>
        <mc:Choice Requires="wps">
          <w:drawing>
            <wp:anchor distT="0" distB="0" distL="114300" distR="114300" simplePos="0" relativeHeight="251663360" behindDoc="0" locked="0" layoutInCell="1" allowOverlap="1" wp14:anchorId="3554D417" wp14:editId="1259379F">
              <wp:simplePos x="0" y="0"/>
              <wp:positionH relativeFrom="column">
                <wp:posOffset>12065</wp:posOffset>
              </wp:positionH>
              <wp:positionV relativeFrom="paragraph">
                <wp:posOffset>71755</wp:posOffset>
              </wp:positionV>
              <wp:extent cx="5566867" cy="14400"/>
              <wp:effectExtent l="0" t="0" r="15240" b="24130"/>
              <wp:wrapNone/>
              <wp:docPr id="84" name="Rectangle 84"/>
              <wp:cNvGraphicFramePr/>
              <a:graphic xmlns:a="http://schemas.openxmlformats.org/drawingml/2006/main">
                <a:graphicData uri="http://schemas.microsoft.com/office/word/2010/wordprocessingShape">
                  <wps:wsp>
                    <wps:cNvSpPr/>
                    <wps:spPr>
                      <a:xfrm>
                        <a:off x="0" y="0"/>
                        <a:ext cx="5566867" cy="14400"/>
                      </a:xfrm>
                      <a:prstGeom prst="rect">
                        <a:avLst/>
                      </a:prstGeom>
                      <a:solidFill>
                        <a:sysClr val="window" lastClr="FFFFFF">
                          <a:lumMod val="50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72746" id="Rectangle 84" o:spid="_x0000_s1026" style="position:absolute;margin-left:.95pt;margin-top:5.65pt;width:438.35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" fillcolor="#7f7f7f" strokecolor="#7f7f7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AFC"/>
    <w:multiLevelType w:val="hybridMultilevel"/>
    <w:tmpl w:val="4C32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8141F"/>
    <w:multiLevelType w:val="hybridMultilevel"/>
    <w:tmpl w:val="25F8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C21B3"/>
    <w:multiLevelType w:val="hybridMultilevel"/>
    <w:tmpl w:val="35BE3BD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550B9"/>
    <w:multiLevelType w:val="hybridMultilevel"/>
    <w:tmpl w:val="76BC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152F9"/>
    <w:multiLevelType w:val="hybridMultilevel"/>
    <w:tmpl w:val="558ADF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A8233A"/>
    <w:multiLevelType w:val="hybridMultilevel"/>
    <w:tmpl w:val="0F4AD8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1371074F"/>
    <w:multiLevelType w:val="hybridMultilevel"/>
    <w:tmpl w:val="9F064D62"/>
    <w:lvl w:ilvl="0" w:tplc="04090001">
      <w:start w:val="1"/>
      <w:numFmt w:val="bullet"/>
      <w:lvlText w:val=""/>
      <w:lvlJc w:val="left"/>
      <w:pPr>
        <w:ind w:left="720" w:hanging="360"/>
      </w:pPr>
      <w:rPr>
        <w:rFonts w:ascii="Symbol" w:hAnsi="Symbol" w:hint="default"/>
      </w:rPr>
    </w:lvl>
    <w:lvl w:ilvl="1" w:tplc="5FF23E38">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8E6C6C"/>
    <w:multiLevelType w:val="hybridMultilevel"/>
    <w:tmpl w:val="3C06425A"/>
    <w:lvl w:ilvl="0" w:tplc="07D0EF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FA1A8E"/>
    <w:multiLevelType w:val="hybridMultilevel"/>
    <w:tmpl w:val="FC8C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F659AF"/>
    <w:multiLevelType w:val="hybridMultilevel"/>
    <w:tmpl w:val="915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81223D"/>
    <w:multiLevelType w:val="hybridMultilevel"/>
    <w:tmpl w:val="70B6862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307A02"/>
    <w:multiLevelType w:val="hybridMultilevel"/>
    <w:tmpl w:val="EC007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F037732"/>
    <w:multiLevelType w:val="hybridMultilevel"/>
    <w:tmpl w:val="19E235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0076D19"/>
    <w:multiLevelType w:val="hybridMultilevel"/>
    <w:tmpl w:val="68FAA62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2" w15:restartNumberingAfterBreak="0">
    <w:nsid w:val="20395BD1"/>
    <w:multiLevelType w:val="multilevel"/>
    <w:tmpl w:val="6966EB52"/>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1252DD4"/>
    <w:multiLevelType w:val="hybridMultilevel"/>
    <w:tmpl w:val="B5065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23E50A2"/>
    <w:multiLevelType w:val="hybridMultilevel"/>
    <w:tmpl w:val="237C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87703A"/>
    <w:multiLevelType w:val="multilevel"/>
    <w:tmpl w:val="F1306700"/>
    <w:lvl w:ilvl="0">
      <w:start w:val="1"/>
      <w:numFmt w:val="decimal"/>
      <w:pStyle w:val="Heading1"/>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666" w:hanging="576"/>
      </w:pPr>
      <w:rPr>
        <w:rFonts w:hint="default"/>
        <w:vertAlign w:val="baseline"/>
      </w:rPr>
    </w:lvl>
    <w:lvl w:ilvl="2">
      <w:start w:val="1"/>
      <w:numFmt w:val="decimal"/>
      <w:pStyle w:val="Heading3"/>
      <w:lvlText w:val="%1.%2.%3"/>
      <w:lvlJc w:val="left"/>
      <w:pPr>
        <w:ind w:left="810" w:hanging="720"/>
      </w:pPr>
      <w:rPr>
        <w:rFonts w:hint="default"/>
        <w:vertAlign w:val="baseline"/>
      </w:rPr>
    </w:lvl>
    <w:lvl w:ilvl="3">
      <w:start w:val="1"/>
      <w:numFmt w:val="decimal"/>
      <w:pStyle w:val="Heading4"/>
      <w:lvlText w:val="%1.%2.%3.%4"/>
      <w:lvlJc w:val="left"/>
      <w:pPr>
        <w:ind w:left="954" w:hanging="864"/>
      </w:pPr>
      <w:rPr>
        <w:rFonts w:hint="default"/>
      </w:rPr>
    </w:lvl>
    <w:lvl w:ilvl="4">
      <w:start w:val="1"/>
      <w:numFmt w:val="decimal"/>
      <w:pStyle w:val="Heading5"/>
      <w:lvlText w:val="%1.%2.%3.%4.%5"/>
      <w:lvlJc w:val="left"/>
      <w:pPr>
        <w:ind w:left="1098" w:hanging="1008"/>
      </w:pPr>
      <w:rPr>
        <w:rFonts w:hint="default"/>
      </w:rPr>
    </w:lvl>
    <w:lvl w:ilvl="5">
      <w:start w:val="1"/>
      <w:numFmt w:val="decimal"/>
      <w:pStyle w:val="Heading6"/>
      <w:lvlText w:val="%1.%2.%3.%4.%5.%6"/>
      <w:lvlJc w:val="left"/>
      <w:pPr>
        <w:ind w:left="1242" w:hanging="1152"/>
      </w:pPr>
      <w:rPr>
        <w:rFonts w:hint="default"/>
      </w:rPr>
    </w:lvl>
    <w:lvl w:ilvl="6">
      <w:start w:val="1"/>
      <w:numFmt w:val="decimal"/>
      <w:pStyle w:val="Heading7"/>
      <w:lvlText w:val="%1.%2.%3.%4.%5.%6.%7"/>
      <w:lvlJc w:val="left"/>
      <w:pPr>
        <w:ind w:left="1386" w:hanging="1296"/>
      </w:pPr>
      <w:rPr>
        <w:rFonts w:hint="default"/>
      </w:rPr>
    </w:lvl>
    <w:lvl w:ilvl="7">
      <w:start w:val="1"/>
      <w:numFmt w:val="decimal"/>
      <w:pStyle w:val="Heading8"/>
      <w:lvlText w:val="%1.%2.%3.%4.%5.%6.%7.%8"/>
      <w:lvlJc w:val="left"/>
      <w:pPr>
        <w:ind w:left="1530" w:hanging="1440"/>
      </w:pPr>
      <w:rPr>
        <w:rFonts w:hint="default"/>
      </w:rPr>
    </w:lvl>
    <w:lvl w:ilvl="8">
      <w:start w:val="1"/>
      <w:numFmt w:val="decimal"/>
      <w:pStyle w:val="Heading9"/>
      <w:lvlText w:val="%1.%2.%3.%4.%5.%6.%7.%8.%9"/>
      <w:lvlJc w:val="left"/>
      <w:pPr>
        <w:ind w:left="1674" w:hanging="1584"/>
      </w:pPr>
      <w:rPr>
        <w:rFonts w:hint="default"/>
      </w:rPr>
    </w:lvl>
  </w:abstractNum>
  <w:abstractNum w:abstractNumId="26" w15:restartNumberingAfterBreak="0">
    <w:nsid w:val="27273D4D"/>
    <w:multiLevelType w:val="hybridMultilevel"/>
    <w:tmpl w:val="FBC4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3E6ECD"/>
    <w:multiLevelType w:val="hybridMultilevel"/>
    <w:tmpl w:val="E7867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96829B3"/>
    <w:multiLevelType w:val="hybridMultilevel"/>
    <w:tmpl w:val="DB3E6D5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3"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1124E9A"/>
    <w:multiLevelType w:val="hybridMultilevel"/>
    <w:tmpl w:val="C94C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A940A68"/>
    <w:multiLevelType w:val="hybridMultilevel"/>
    <w:tmpl w:val="D5BE92BA"/>
    <w:lvl w:ilvl="0" w:tplc="5FF23E3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EF6E9C"/>
    <w:multiLevelType w:val="hybridMultilevel"/>
    <w:tmpl w:val="50DA4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E023BE"/>
    <w:multiLevelType w:val="hybridMultilevel"/>
    <w:tmpl w:val="0500340A"/>
    <w:lvl w:ilvl="0" w:tplc="F92A48BE">
      <w:numFmt w:val="bullet"/>
      <w:lvlText w:val="-"/>
      <w:lvlJc w:val="left"/>
      <w:pPr>
        <w:ind w:left="1440" w:hanging="360"/>
      </w:pPr>
      <w:rPr>
        <w:rFonts w:ascii="Times New Roman" w:eastAsiaTheme="minorHAnsi"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49836387"/>
    <w:multiLevelType w:val="multilevel"/>
    <w:tmpl w:val="07687EE4"/>
    <w:lvl w:ilvl="0">
      <w:start w:val="1"/>
      <w:numFmt w:val="bullet"/>
      <w:lvlText w:val=""/>
      <w:lvlJc w:val="left"/>
      <w:pPr>
        <w:ind w:left="644" w:hanging="360"/>
      </w:pPr>
      <w:rPr>
        <w:rFonts w:ascii="Symbol" w:hAnsi="Symbol" w:hint="default"/>
        <w:b/>
      </w:rPr>
    </w:lvl>
    <w:lvl w:ilvl="1">
      <w:start w:val="2"/>
      <w:numFmt w:val="decimal"/>
      <w:isLgl/>
      <w:lvlText w:val="%1.%2"/>
      <w:lvlJc w:val="left"/>
      <w:pPr>
        <w:ind w:left="1004" w:hanging="375"/>
      </w:pPr>
      <w:rPr>
        <w:rFonts w:hint="default"/>
      </w:rPr>
    </w:lvl>
    <w:lvl w:ilvl="2">
      <w:start w:val="1"/>
      <w:numFmt w:val="decimal"/>
      <w:isLgl/>
      <w:lvlText w:val="%1.%2.%3"/>
      <w:lvlJc w:val="left"/>
      <w:pPr>
        <w:ind w:left="1694" w:hanging="720"/>
      </w:pPr>
      <w:rPr>
        <w:rFonts w:hint="default"/>
      </w:rPr>
    </w:lvl>
    <w:lvl w:ilvl="3">
      <w:start w:val="1"/>
      <w:numFmt w:val="decimal"/>
      <w:isLgl/>
      <w:lvlText w:val="%1.%2.%3.%4"/>
      <w:lvlJc w:val="left"/>
      <w:pPr>
        <w:ind w:left="2039" w:hanging="720"/>
      </w:pPr>
      <w:rPr>
        <w:rFonts w:hint="default"/>
      </w:rPr>
    </w:lvl>
    <w:lvl w:ilvl="4">
      <w:start w:val="1"/>
      <w:numFmt w:val="decimal"/>
      <w:isLgl/>
      <w:lvlText w:val="%1.%2.%3.%4.%5"/>
      <w:lvlJc w:val="left"/>
      <w:pPr>
        <w:ind w:left="2744" w:hanging="1080"/>
      </w:pPr>
      <w:rPr>
        <w:rFonts w:hint="default"/>
      </w:rPr>
    </w:lvl>
    <w:lvl w:ilvl="5">
      <w:start w:val="1"/>
      <w:numFmt w:val="decimal"/>
      <w:isLgl/>
      <w:lvlText w:val="%1.%2.%3.%4.%5.%6"/>
      <w:lvlJc w:val="left"/>
      <w:pPr>
        <w:ind w:left="3449" w:hanging="1440"/>
      </w:pPr>
      <w:rPr>
        <w:rFonts w:hint="default"/>
      </w:rPr>
    </w:lvl>
    <w:lvl w:ilvl="6">
      <w:start w:val="1"/>
      <w:numFmt w:val="decimal"/>
      <w:isLgl/>
      <w:lvlText w:val="%1.%2.%3.%4.%5.%6.%7"/>
      <w:lvlJc w:val="left"/>
      <w:pPr>
        <w:ind w:left="3794" w:hanging="1440"/>
      </w:pPr>
      <w:rPr>
        <w:rFonts w:hint="default"/>
      </w:rPr>
    </w:lvl>
    <w:lvl w:ilvl="7">
      <w:start w:val="1"/>
      <w:numFmt w:val="decimal"/>
      <w:isLgl/>
      <w:lvlText w:val="%1.%2.%3.%4.%5.%6.%7.%8"/>
      <w:lvlJc w:val="left"/>
      <w:pPr>
        <w:ind w:left="4499" w:hanging="1800"/>
      </w:pPr>
      <w:rPr>
        <w:rFonts w:hint="default"/>
      </w:rPr>
    </w:lvl>
    <w:lvl w:ilvl="8">
      <w:start w:val="1"/>
      <w:numFmt w:val="decimal"/>
      <w:isLgl/>
      <w:lvlText w:val="%1.%2.%3.%4.%5.%6.%7.%8.%9"/>
      <w:lvlJc w:val="left"/>
      <w:pPr>
        <w:ind w:left="4844" w:hanging="1800"/>
      </w:pPr>
      <w:rPr>
        <w:rFonts w:hint="default"/>
      </w:rPr>
    </w:lvl>
  </w:abstractNum>
  <w:abstractNum w:abstractNumId="47"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4C7E46EF"/>
    <w:multiLevelType w:val="hybridMultilevel"/>
    <w:tmpl w:val="0F5A4E56"/>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2" w15:restartNumberingAfterBreak="0">
    <w:nsid w:val="4CE82EA6"/>
    <w:multiLevelType w:val="hybridMultilevel"/>
    <w:tmpl w:val="B13CBF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DFC031B"/>
    <w:multiLevelType w:val="hybridMultilevel"/>
    <w:tmpl w:val="4D1A5AC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05442C"/>
    <w:multiLevelType w:val="hybridMultilevel"/>
    <w:tmpl w:val="B0F0567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6" w15:restartNumberingAfterBreak="0">
    <w:nsid w:val="4F4600B6"/>
    <w:multiLevelType w:val="hybridMultilevel"/>
    <w:tmpl w:val="D84E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EF5572"/>
    <w:multiLevelType w:val="multilevel"/>
    <w:tmpl w:val="60B8FAE4"/>
    <w:lvl w:ilvl="0">
      <w:start w:val="1"/>
      <w:numFmt w:val="decimal"/>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666" w:hanging="576"/>
      </w:pPr>
      <w:rPr>
        <w:vertAlign w:val="baseline"/>
      </w:rPr>
    </w:lvl>
    <w:lvl w:ilvl="2">
      <w:start w:val="1"/>
      <w:numFmt w:val="decimal"/>
      <w:lvlText w:val="%1.%2.%3"/>
      <w:lvlJc w:val="left"/>
      <w:pPr>
        <w:ind w:left="810" w:hanging="720"/>
      </w:pPr>
      <w:rPr>
        <w:vertAlign w:val="baseline"/>
      </w:rPr>
    </w:lvl>
    <w:lvl w:ilvl="3">
      <w:start w:val="1"/>
      <w:numFmt w:val="decimal"/>
      <w:lvlText w:val="%1.%2.%3.%4"/>
      <w:lvlJc w:val="left"/>
      <w:pPr>
        <w:ind w:left="954" w:hanging="864"/>
      </w:pPr>
    </w:lvl>
    <w:lvl w:ilvl="4">
      <w:start w:val="1"/>
      <w:numFmt w:val="decimal"/>
      <w:lvlText w:val="%1.%2.%3.%4.%5"/>
      <w:lvlJc w:val="left"/>
      <w:pPr>
        <w:ind w:left="1098" w:hanging="1008"/>
      </w:pPr>
    </w:lvl>
    <w:lvl w:ilvl="5">
      <w:start w:val="1"/>
      <w:numFmt w:val="decimal"/>
      <w:lvlText w:val="%1.%2.%3.%4.%5.%6"/>
      <w:lvlJc w:val="left"/>
      <w:pPr>
        <w:ind w:left="1242" w:hanging="1152"/>
      </w:pPr>
    </w:lvl>
    <w:lvl w:ilvl="6">
      <w:start w:val="1"/>
      <w:numFmt w:val="decimal"/>
      <w:lvlText w:val="%1.%2.%3.%4.%5.%6.%7"/>
      <w:lvlJc w:val="left"/>
      <w:pPr>
        <w:ind w:left="1386" w:hanging="1296"/>
      </w:pPr>
    </w:lvl>
    <w:lvl w:ilvl="7">
      <w:start w:val="1"/>
      <w:numFmt w:val="decimal"/>
      <w:lvlText w:val="%1.%2.%3.%4.%5.%6.%7.%8"/>
      <w:lvlJc w:val="left"/>
      <w:pPr>
        <w:ind w:left="1530" w:hanging="1440"/>
      </w:pPr>
    </w:lvl>
    <w:lvl w:ilvl="8">
      <w:start w:val="1"/>
      <w:numFmt w:val="decimal"/>
      <w:lvlText w:val="%1.%2.%3.%4.%5.%6.%7.%8.%9"/>
      <w:lvlJc w:val="left"/>
      <w:pPr>
        <w:ind w:left="1674" w:hanging="1584"/>
      </w:pPr>
    </w:lvl>
  </w:abstractNum>
  <w:abstractNum w:abstractNumId="58" w15:restartNumberingAfterBreak="0">
    <w:nsid w:val="503A75CE"/>
    <w:multiLevelType w:val="hybridMultilevel"/>
    <w:tmpl w:val="736C6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4D521B"/>
    <w:multiLevelType w:val="hybridMultilevel"/>
    <w:tmpl w:val="3CA2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6D16C8"/>
    <w:multiLevelType w:val="hybridMultilevel"/>
    <w:tmpl w:val="D234C21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2" w15:restartNumberingAfterBreak="0">
    <w:nsid w:val="59E44353"/>
    <w:multiLevelType w:val="hybridMultilevel"/>
    <w:tmpl w:val="23AE2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4" w15:restartNumberingAfterBreak="0">
    <w:nsid w:val="5B5B6982"/>
    <w:multiLevelType w:val="hybridMultilevel"/>
    <w:tmpl w:val="FB385A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5" w15:restartNumberingAfterBreak="0">
    <w:nsid w:val="5CA74D63"/>
    <w:multiLevelType w:val="multilevel"/>
    <w:tmpl w:val="1F460D5C"/>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5F186892"/>
    <w:multiLevelType w:val="hybridMultilevel"/>
    <w:tmpl w:val="B35A2F6C"/>
    <w:lvl w:ilvl="0" w:tplc="D114634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606558E4"/>
    <w:multiLevelType w:val="hybridMultilevel"/>
    <w:tmpl w:val="77289D16"/>
    <w:lvl w:ilvl="0" w:tplc="00A0606A">
      <w:start w:val="1"/>
      <w:numFmt w:val="decimal"/>
      <w:pStyle w:val="Style2"/>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8" w15:restartNumberingAfterBreak="0">
    <w:nsid w:val="61443DCB"/>
    <w:multiLevelType w:val="hybridMultilevel"/>
    <w:tmpl w:val="08169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E42EE4"/>
    <w:multiLevelType w:val="hybridMultilevel"/>
    <w:tmpl w:val="DB90D26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2" w15:restartNumberingAfterBreak="0">
    <w:nsid w:val="6BCA66D3"/>
    <w:multiLevelType w:val="hybridMultilevel"/>
    <w:tmpl w:val="B1C4302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3" w15:restartNumberingAfterBreak="0">
    <w:nsid w:val="6CB942FD"/>
    <w:multiLevelType w:val="hybridMultilevel"/>
    <w:tmpl w:val="4E0A5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F525998"/>
    <w:multiLevelType w:val="hybridMultilevel"/>
    <w:tmpl w:val="319C8E8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6" w15:restartNumberingAfterBreak="0">
    <w:nsid w:val="71D720CF"/>
    <w:multiLevelType w:val="multilevel"/>
    <w:tmpl w:val="7FC8AC7E"/>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2"/>
      <w:numFmt w:val="decimal"/>
      <w:lvlText w:val="%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7"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15:restartNumberingAfterBreak="0">
    <w:nsid w:val="754E7FA9"/>
    <w:multiLevelType w:val="hybridMultilevel"/>
    <w:tmpl w:val="9EA22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1"/>
  </w:num>
  <w:num w:numId="3">
    <w:abstractNumId w:val="79"/>
  </w:num>
  <w:num w:numId="4">
    <w:abstractNumId w:val="49"/>
  </w:num>
  <w:num w:numId="5">
    <w:abstractNumId w:val="27"/>
  </w:num>
  <w:num w:numId="6">
    <w:abstractNumId w:val="59"/>
  </w:num>
  <w:num w:numId="7">
    <w:abstractNumId w:val="54"/>
  </w:num>
  <w:num w:numId="8">
    <w:abstractNumId w:val="29"/>
  </w:num>
  <w:num w:numId="9">
    <w:abstractNumId w:val="70"/>
  </w:num>
  <w:num w:numId="10">
    <w:abstractNumId w:val="48"/>
  </w:num>
  <w:num w:numId="11">
    <w:abstractNumId w:val="20"/>
  </w:num>
  <w:num w:numId="12">
    <w:abstractNumId w:val="38"/>
  </w:num>
  <w:num w:numId="13">
    <w:abstractNumId w:val="74"/>
  </w:num>
  <w:num w:numId="14">
    <w:abstractNumId w:val="42"/>
  </w:num>
  <w:num w:numId="15">
    <w:abstractNumId w:val="40"/>
  </w:num>
  <w:num w:numId="16">
    <w:abstractNumId w:val="28"/>
  </w:num>
  <w:num w:numId="17">
    <w:abstractNumId w:val="80"/>
  </w:num>
  <w:num w:numId="18">
    <w:abstractNumId w:val="5"/>
  </w:num>
  <w:num w:numId="19">
    <w:abstractNumId w:val="81"/>
  </w:num>
  <w:num w:numId="20">
    <w:abstractNumId w:val="47"/>
  </w:num>
  <w:num w:numId="21">
    <w:abstractNumId w:val="63"/>
  </w:num>
  <w:num w:numId="22">
    <w:abstractNumId w:val="50"/>
  </w:num>
  <w:num w:numId="23">
    <w:abstractNumId w:val="4"/>
  </w:num>
  <w:num w:numId="24">
    <w:abstractNumId w:val="45"/>
  </w:num>
  <w:num w:numId="25">
    <w:abstractNumId w:val="33"/>
  </w:num>
  <w:num w:numId="26">
    <w:abstractNumId w:val="37"/>
  </w:num>
  <w:num w:numId="27">
    <w:abstractNumId w:val="44"/>
  </w:num>
  <w:num w:numId="28">
    <w:abstractNumId w:val="8"/>
  </w:num>
  <w:num w:numId="29">
    <w:abstractNumId w:val="7"/>
  </w:num>
  <w:num w:numId="30">
    <w:abstractNumId w:val="17"/>
  </w:num>
  <w:num w:numId="31">
    <w:abstractNumId w:val="10"/>
  </w:num>
  <w:num w:numId="32">
    <w:abstractNumId w:val="5"/>
  </w:num>
  <w:num w:numId="33">
    <w:abstractNumId w:val="69"/>
  </w:num>
  <w:num w:numId="34">
    <w:abstractNumId w:val="47"/>
  </w:num>
  <w:num w:numId="35">
    <w:abstractNumId w:val="77"/>
  </w:num>
  <w:num w:numId="36">
    <w:abstractNumId w:val="25"/>
  </w:num>
  <w:num w:numId="37">
    <w:abstractNumId w:val="36"/>
  </w:num>
  <w:num w:numId="38">
    <w:abstractNumId w:val="35"/>
  </w:num>
  <w:num w:numId="39">
    <w:abstractNumId w:val="14"/>
  </w:num>
  <w:num w:numId="40">
    <w:abstractNumId w:val="6"/>
  </w:num>
  <w:num w:numId="41">
    <w:abstractNumId w:val="73"/>
  </w:num>
  <w:num w:numId="42">
    <w:abstractNumId w:val="1"/>
  </w:num>
  <w:num w:numId="43">
    <w:abstractNumId w:val="24"/>
  </w:num>
  <w:num w:numId="44">
    <w:abstractNumId w:val="60"/>
  </w:num>
  <w:num w:numId="45">
    <w:abstractNumId w:val="30"/>
  </w:num>
  <w:num w:numId="46">
    <w:abstractNumId w:val="56"/>
  </w:num>
  <w:num w:numId="47">
    <w:abstractNumId w:val="23"/>
  </w:num>
  <w:num w:numId="48">
    <w:abstractNumId w:val="18"/>
  </w:num>
  <w:num w:numId="49">
    <w:abstractNumId w:val="78"/>
  </w:num>
  <w:num w:numId="50">
    <w:abstractNumId w:val="26"/>
  </w:num>
  <w:num w:numId="51">
    <w:abstractNumId w:val="52"/>
  </w:num>
  <w:num w:numId="52">
    <w:abstractNumId w:val="13"/>
  </w:num>
  <w:num w:numId="53">
    <w:abstractNumId w:val="43"/>
  </w:num>
  <w:num w:numId="54">
    <w:abstractNumId w:val="22"/>
  </w:num>
  <w:num w:numId="55">
    <w:abstractNumId w:val="76"/>
  </w:num>
  <w:num w:numId="56">
    <w:abstractNumId w:val="66"/>
  </w:num>
  <w:num w:numId="57">
    <w:abstractNumId w:val="34"/>
  </w:num>
  <w:num w:numId="58">
    <w:abstractNumId w:val="41"/>
  </w:num>
  <w:num w:numId="59">
    <w:abstractNumId w:val="19"/>
  </w:num>
  <w:num w:numId="60">
    <w:abstractNumId w:val="64"/>
  </w:num>
  <w:num w:numId="61">
    <w:abstractNumId w:val="9"/>
  </w:num>
  <w:num w:numId="62">
    <w:abstractNumId w:val="21"/>
  </w:num>
  <w:num w:numId="63">
    <w:abstractNumId w:val="32"/>
  </w:num>
  <w:num w:numId="64">
    <w:abstractNumId w:val="0"/>
  </w:num>
  <w:num w:numId="65">
    <w:abstractNumId w:val="68"/>
  </w:num>
  <w:num w:numId="66">
    <w:abstractNumId w:val="46"/>
  </w:num>
  <w:num w:numId="67">
    <w:abstractNumId w:val="15"/>
  </w:num>
  <w:num w:numId="68">
    <w:abstractNumId w:val="62"/>
  </w:num>
  <w:num w:numId="69">
    <w:abstractNumId w:val="16"/>
  </w:num>
  <w:num w:numId="70">
    <w:abstractNumId w:val="65"/>
  </w:num>
  <w:num w:numId="71">
    <w:abstractNumId w:val="51"/>
  </w:num>
  <w:num w:numId="72">
    <w:abstractNumId w:val="71"/>
  </w:num>
  <w:num w:numId="73">
    <w:abstractNumId w:val="12"/>
  </w:num>
  <w:num w:numId="74">
    <w:abstractNumId w:val="39"/>
  </w:num>
  <w:num w:numId="75">
    <w:abstractNumId w:val="57"/>
  </w:num>
  <w:num w:numId="76">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1"/>
  </w:num>
  <w:num w:numId="78">
    <w:abstractNumId w:val="72"/>
  </w:num>
  <w:num w:numId="79">
    <w:abstractNumId w:val="67"/>
  </w:num>
  <w:num w:numId="80">
    <w:abstractNumId w:val="53"/>
  </w:num>
  <w:num w:numId="81">
    <w:abstractNumId w:val="55"/>
  </w:num>
  <w:num w:numId="82">
    <w:abstractNumId w:val="58"/>
  </w:num>
  <w:num w:numId="83">
    <w:abstractNumId w:val="61"/>
  </w:num>
  <w:num w:numId="84">
    <w:abstractNumId w:val="2"/>
  </w:num>
  <w:num w:numId="85">
    <w:abstractNumId w:val="75"/>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01442"/>
    <w:rsid w:val="000037BF"/>
    <w:rsid w:val="0001206E"/>
    <w:rsid w:val="0001325D"/>
    <w:rsid w:val="000153DE"/>
    <w:rsid w:val="00016B3B"/>
    <w:rsid w:val="000219E8"/>
    <w:rsid w:val="0002418D"/>
    <w:rsid w:val="000245EB"/>
    <w:rsid w:val="0002497A"/>
    <w:rsid w:val="0002511D"/>
    <w:rsid w:val="00026941"/>
    <w:rsid w:val="00032569"/>
    <w:rsid w:val="0003282F"/>
    <w:rsid w:val="00032876"/>
    <w:rsid w:val="000463AF"/>
    <w:rsid w:val="000536DA"/>
    <w:rsid w:val="00061E48"/>
    <w:rsid w:val="000628EB"/>
    <w:rsid w:val="00070151"/>
    <w:rsid w:val="00070C2F"/>
    <w:rsid w:val="00074569"/>
    <w:rsid w:val="00074E90"/>
    <w:rsid w:val="00077639"/>
    <w:rsid w:val="000777D4"/>
    <w:rsid w:val="00080487"/>
    <w:rsid w:val="00083440"/>
    <w:rsid w:val="00083585"/>
    <w:rsid w:val="000848CF"/>
    <w:rsid w:val="000901EA"/>
    <w:rsid w:val="00090442"/>
    <w:rsid w:val="00090B2F"/>
    <w:rsid w:val="000919CD"/>
    <w:rsid w:val="000946D2"/>
    <w:rsid w:val="00094B16"/>
    <w:rsid w:val="00096614"/>
    <w:rsid w:val="000A2D29"/>
    <w:rsid w:val="000A4F11"/>
    <w:rsid w:val="000A5A23"/>
    <w:rsid w:val="000B28A3"/>
    <w:rsid w:val="000B72E2"/>
    <w:rsid w:val="000C009C"/>
    <w:rsid w:val="000C3B2E"/>
    <w:rsid w:val="000D09EC"/>
    <w:rsid w:val="000D1228"/>
    <w:rsid w:val="000D4429"/>
    <w:rsid w:val="000D6B91"/>
    <w:rsid w:val="000E702E"/>
    <w:rsid w:val="000F4CE0"/>
    <w:rsid w:val="001013FF"/>
    <w:rsid w:val="0010191A"/>
    <w:rsid w:val="00104646"/>
    <w:rsid w:val="00112A81"/>
    <w:rsid w:val="00123B96"/>
    <w:rsid w:val="00130308"/>
    <w:rsid w:val="00132D92"/>
    <w:rsid w:val="0013721C"/>
    <w:rsid w:val="001374D6"/>
    <w:rsid w:val="00147226"/>
    <w:rsid w:val="00152290"/>
    <w:rsid w:val="00152485"/>
    <w:rsid w:val="001526C3"/>
    <w:rsid w:val="00155CEA"/>
    <w:rsid w:val="00155E24"/>
    <w:rsid w:val="0016197B"/>
    <w:rsid w:val="00162BE0"/>
    <w:rsid w:val="00163170"/>
    <w:rsid w:val="00165603"/>
    <w:rsid w:val="00173C60"/>
    <w:rsid w:val="0017533A"/>
    <w:rsid w:val="00176856"/>
    <w:rsid w:val="00176F49"/>
    <w:rsid w:val="00180654"/>
    <w:rsid w:val="00184C15"/>
    <w:rsid w:val="00184C7F"/>
    <w:rsid w:val="001856AA"/>
    <w:rsid w:val="0019031B"/>
    <w:rsid w:val="001964D1"/>
    <w:rsid w:val="0019690B"/>
    <w:rsid w:val="001A1FB0"/>
    <w:rsid w:val="001A372D"/>
    <w:rsid w:val="001A6E15"/>
    <w:rsid w:val="001B1B08"/>
    <w:rsid w:val="001B2876"/>
    <w:rsid w:val="001C0454"/>
    <w:rsid w:val="001C1BC6"/>
    <w:rsid w:val="001C1DAB"/>
    <w:rsid w:val="001C4D2D"/>
    <w:rsid w:val="001D00CB"/>
    <w:rsid w:val="001D2492"/>
    <w:rsid w:val="001D59B8"/>
    <w:rsid w:val="001E6F11"/>
    <w:rsid w:val="001F4C8C"/>
    <w:rsid w:val="001F5B63"/>
    <w:rsid w:val="002043D6"/>
    <w:rsid w:val="00206AEA"/>
    <w:rsid w:val="0020783F"/>
    <w:rsid w:val="00211CD4"/>
    <w:rsid w:val="002175BE"/>
    <w:rsid w:val="00220919"/>
    <w:rsid w:val="002219F0"/>
    <w:rsid w:val="00222B18"/>
    <w:rsid w:val="00225404"/>
    <w:rsid w:val="00231093"/>
    <w:rsid w:val="00233523"/>
    <w:rsid w:val="002337B7"/>
    <w:rsid w:val="00233DE3"/>
    <w:rsid w:val="00234BFF"/>
    <w:rsid w:val="00237164"/>
    <w:rsid w:val="0024035B"/>
    <w:rsid w:val="0024363E"/>
    <w:rsid w:val="00261DD6"/>
    <w:rsid w:val="00263449"/>
    <w:rsid w:val="00264BCF"/>
    <w:rsid w:val="00271A3D"/>
    <w:rsid w:val="00271D63"/>
    <w:rsid w:val="00275AF6"/>
    <w:rsid w:val="00277F44"/>
    <w:rsid w:val="00282E77"/>
    <w:rsid w:val="00287281"/>
    <w:rsid w:val="002938F0"/>
    <w:rsid w:val="00295CFF"/>
    <w:rsid w:val="00297973"/>
    <w:rsid w:val="00297E5D"/>
    <w:rsid w:val="002A009A"/>
    <w:rsid w:val="002A14AF"/>
    <w:rsid w:val="002A1B28"/>
    <w:rsid w:val="002A3C8F"/>
    <w:rsid w:val="002A5978"/>
    <w:rsid w:val="002A641F"/>
    <w:rsid w:val="002A795B"/>
    <w:rsid w:val="002B2334"/>
    <w:rsid w:val="002B2E58"/>
    <w:rsid w:val="002C1D90"/>
    <w:rsid w:val="002C2629"/>
    <w:rsid w:val="002C4B70"/>
    <w:rsid w:val="002D2471"/>
    <w:rsid w:val="002D2EF0"/>
    <w:rsid w:val="002E1BE3"/>
    <w:rsid w:val="002F05BD"/>
    <w:rsid w:val="002F5F09"/>
    <w:rsid w:val="002F7D04"/>
    <w:rsid w:val="00300FEC"/>
    <w:rsid w:val="00301723"/>
    <w:rsid w:val="003119BD"/>
    <w:rsid w:val="003166DB"/>
    <w:rsid w:val="00323EED"/>
    <w:rsid w:val="00324D06"/>
    <w:rsid w:val="0033025D"/>
    <w:rsid w:val="00343A9F"/>
    <w:rsid w:val="003547FD"/>
    <w:rsid w:val="003554AD"/>
    <w:rsid w:val="00360559"/>
    <w:rsid w:val="003610CA"/>
    <w:rsid w:val="0036271B"/>
    <w:rsid w:val="00366807"/>
    <w:rsid w:val="00370B8C"/>
    <w:rsid w:val="00373334"/>
    <w:rsid w:val="003743EA"/>
    <w:rsid w:val="003752F8"/>
    <w:rsid w:val="00376EE3"/>
    <w:rsid w:val="00377FBF"/>
    <w:rsid w:val="00382451"/>
    <w:rsid w:val="00392DD7"/>
    <w:rsid w:val="0039662E"/>
    <w:rsid w:val="003A795F"/>
    <w:rsid w:val="003B05E0"/>
    <w:rsid w:val="003B08E2"/>
    <w:rsid w:val="003C0529"/>
    <w:rsid w:val="003C2A70"/>
    <w:rsid w:val="003C2D88"/>
    <w:rsid w:val="003C43C4"/>
    <w:rsid w:val="003C5421"/>
    <w:rsid w:val="003C68BE"/>
    <w:rsid w:val="003D0954"/>
    <w:rsid w:val="003D3E6A"/>
    <w:rsid w:val="003D5A3C"/>
    <w:rsid w:val="003E7F93"/>
    <w:rsid w:val="003F593C"/>
    <w:rsid w:val="00400E30"/>
    <w:rsid w:val="00404CBA"/>
    <w:rsid w:val="00405A7C"/>
    <w:rsid w:val="004105BB"/>
    <w:rsid w:val="004115C8"/>
    <w:rsid w:val="00412294"/>
    <w:rsid w:val="00413DA6"/>
    <w:rsid w:val="0041406B"/>
    <w:rsid w:val="0042719D"/>
    <w:rsid w:val="004422EA"/>
    <w:rsid w:val="0044273D"/>
    <w:rsid w:val="00442EB8"/>
    <w:rsid w:val="00443B37"/>
    <w:rsid w:val="0044671F"/>
    <w:rsid w:val="00451B38"/>
    <w:rsid w:val="00451F3E"/>
    <w:rsid w:val="00461C23"/>
    <w:rsid w:val="00463867"/>
    <w:rsid w:val="00465EEF"/>
    <w:rsid w:val="0047465B"/>
    <w:rsid w:val="00476B40"/>
    <w:rsid w:val="00477528"/>
    <w:rsid w:val="004813AD"/>
    <w:rsid w:val="00483E7B"/>
    <w:rsid w:val="004863AF"/>
    <w:rsid w:val="0049151D"/>
    <w:rsid w:val="00492072"/>
    <w:rsid w:val="00492B70"/>
    <w:rsid w:val="00495D42"/>
    <w:rsid w:val="0049710B"/>
    <w:rsid w:val="004A26FE"/>
    <w:rsid w:val="004A577F"/>
    <w:rsid w:val="004A77C2"/>
    <w:rsid w:val="004A7928"/>
    <w:rsid w:val="004B7D55"/>
    <w:rsid w:val="004C3FEE"/>
    <w:rsid w:val="004D5B99"/>
    <w:rsid w:val="004D7CF2"/>
    <w:rsid w:val="004E3287"/>
    <w:rsid w:val="004F045D"/>
    <w:rsid w:val="004F0F1C"/>
    <w:rsid w:val="004F2566"/>
    <w:rsid w:val="004F28F8"/>
    <w:rsid w:val="004F3399"/>
    <w:rsid w:val="004F472B"/>
    <w:rsid w:val="00505E5A"/>
    <w:rsid w:val="00510604"/>
    <w:rsid w:val="00523613"/>
    <w:rsid w:val="00527DDE"/>
    <w:rsid w:val="00530384"/>
    <w:rsid w:val="00532496"/>
    <w:rsid w:val="00536771"/>
    <w:rsid w:val="005368A7"/>
    <w:rsid w:val="00540AD2"/>
    <w:rsid w:val="00546E94"/>
    <w:rsid w:val="005553E5"/>
    <w:rsid w:val="00557D21"/>
    <w:rsid w:val="0056343E"/>
    <w:rsid w:val="005645EE"/>
    <w:rsid w:val="00565D22"/>
    <w:rsid w:val="005738E3"/>
    <w:rsid w:val="00574700"/>
    <w:rsid w:val="00575627"/>
    <w:rsid w:val="0057605B"/>
    <w:rsid w:val="005800DD"/>
    <w:rsid w:val="00582A78"/>
    <w:rsid w:val="005836F2"/>
    <w:rsid w:val="00583CBC"/>
    <w:rsid w:val="00594C9B"/>
    <w:rsid w:val="005A0EEB"/>
    <w:rsid w:val="005A14ED"/>
    <w:rsid w:val="005A19CA"/>
    <w:rsid w:val="005A4BEF"/>
    <w:rsid w:val="005B0DDB"/>
    <w:rsid w:val="005B1204"/>
    <w:rsid w:val="005B249F"/>
    <w:rsid w:val="005C16C6"/>
    <w:rsid w:val="005D03AE"/>
    <w:rsid w:val="005D16EE"/>
    <w:rsid w:val="005D2D32"/>
    <w:rsid w:val="005D5145"/>
    <w:rsid w:val="005D7559"/>
    <w:rsid w:val="005D79CE"/>
    <w:rsid w:val="005D7B98"/>
    <w:rsid w:val="005E033B"/>
    <w:rsid w:val="005E4157"/>
    <w:rsid w:val="005E5E84"/>
    <w:rsid w:val="005E64D7"/>
    <w:rsid w:val="005E7E83"/>
    <w:rsid w:val="005F0591"/>
    <w:rsid w:val="005F1A0B"/>
    <w:rsid w:val="005F1ECC"/>
    <w:rsid w:val="005F3DEF"/>
    <w:rsid w:val="00601879"/>
    <w:rsid w:val="006023D0"/>
    <w:rsid w:val="00610251"/>
    <w:rsid w:val="00614EB9"/>
    <w:rsid w:val="00615357"/>
    <w:rsid w:val="00616229"/>
    <w:rsid w:val="0061684B"/>
    <w:rsid w:val="00627671"/>
    <w:rsid w:val="00630182"/>
    <w:rsid w:val="00631184"/>
    <w:rsid w:val="006327EB"/>
    <w:rsid w:val="0063452C"/>
    <w:rsid w:val="00635A50"/>
    <w:rsid w:val="0063738A"/>
    <w:rsid w:val="00640F77"/>
    <w:rsid w:val="00646D15"/>
    <w:rsid w:val="00646D9D"/>
    <w:rsid w:val="00653696"/>
    <w:rsid w:val="006549F3"/>
    <w:rsid w:val="00655435"/>
    <w:rsid w:val="00656E09"/>
    <w:rsid w:val="00660C55"/>
    <w:rsid w:val="006648F4"/>
    <w:rsid w:val="006676A6"/>
    <w:rsid w:val="00670BD0"/>
    <w:rsid w:val="00676357"/>
    <w:rsid w:val="006806BE"/>
    <w:rsid w:val="006871B5"/>
    <w:rsid w:val="00687AEA"/>
    <w:rsid w:val="00692A1B"/>
    <w:rsid w:val="00694700"/>
    <w:rsid w:val="00697467"/>
    <w:rsid w:val="006A10B8"/>
    <w:rsid w:val="006A2C8A"/>
    <w:rsid w:val="006A36E6"/>
    <w:rsid w:val="006A3F2C"/>
    <w:rsid w:val="006A5504"/>
    <w:rsid w:val="006B0307"/>
    <w:rsid w:val="006B2D11"/>
    <w:rsid w:val="006B44B5"/>
    <w:rsid w:val="006B6330"/>
    <w:rsid w:val="006C103E"/>
    <w:rsid w:val="006C10EC"/>
    <w:rsid w:val="006C2726"/>
    <w:rsid w:val="006C3B6C"/>
    <w:rsid w:val="006D04E7"/>
    <w:rsid w:val="006D4DBC"/>
    <w:rsid w:val="006D794B"/>
    <w:rsid w:val="006D7C26"/>
    <w:rsid w:val="006E1A38"/>
    <w:rsid w:val="006E1FE2"/>
    <w:rsid w:val="006E4260"/>
    <w:rsid w:val="006E6134"/>
    <w:rsid w:val="006F12F5"/>
    <w:rsid w:val="006F2BC8"/>
    <w:rsid w:val="006F77C5"/>
    <w:rsid w:val="00706E92"/>
    <w:rsid w:val="0070756E"/>
    <w:rsid w:val="0070761D"/>
    <w:rsid w:val="00710EC4"/>
    <w:rsid w:val="00716E84"/>
    <w:rsid w:val="00720DB1"/>
    <w:rsid w:val="007267DC"/>
    <w:rsid w:val="00727C9A"/>
    <w:rsid w:val="00730F28"/>
    <w:rsid w:val="007338CA"/>
    <w:rsid w:val="0073559F"/>
    <w:rsid w:val="00742FDD"/>
    <w:rsid w:val="00744A90"/>
    <w:rsid w:val="007519FC"/>
    <w:rsid w:val="00753680"/>
    <w:rsid w:val="00754F1B"/>
    <w:rsid w:val="007554F4"/>
    <w:rsid w:val="00755C63"/>
    <w:rsid w:val="007625B6"/>
    <w:rsid w:val="007643F4"/>
    <w:rsid w:val="007705D0"/>
    <w:rsid w:val="0077093A"/>
    <w:rsid w:val="00770D42"/>
    <w:rsid w:val="00774BA7"/>
    <w:rsid w:val="00775F06"/>
    <w:rsid w:val="007801A8"/>
    <w:rsid w:val="007846DD"/>
    <w:rsid w:val="0078480C"/>
    <w:rsid w:val="007A26F3"/>
    <w:rsid w:val="007A3E6A"/>
    <w:rsid w:val="007A626B"/>
    <w:rsid w:val="007B0561"/>
    <w:rsid w:val="007B7356"/>
    <w:rsid w:val="007C127C"/>
    <w:rsid w:val="007C43D0"/>
    <w:rsid w:val="007C4AB8"/>
    <w:rsid w:val="007C4D3F"/>
    <w:rsid w:val="007C57EC"/>
    <w:rsid w:val="007C7D44"/>
    <w:rsid w:val="007D228D"/>
    <w:rsid w:val="007D4551"/>
    <w:rsid w:val="007E0DD2"/>
    <w:rsid w:val="007E254B"/>
    <w:rsid w:val="007E3A40"/>
    <w:rsid w:val="007E6E0B"/>
    <w:rsid w:val="007E73AD"/>
    <w:rsid w:val="00801C6C"/>
    <w:rsid w:val="0081331F"/>
    <w:rsid w:val="00814A06"/>
    <w:rsid w:val="00820B56"/>
    <w:rsid w:val="00822195"/>
    <w:rsid w:val="0082269C"/>
    <w:rsid w:val="00823126"/>
    <w:rsid w:val="00823B92"/>
    <w:rsid w:val="00825E96"/>
    <w:rsid w:val="00827FE4"/>
    <w:rsid w:val="00834740"/>
    <w:rsid w:val="00834A8A"/>
    <w:rsid w:val="00836F48"/>
    <w:rsid w:val="00840C60"/>
    <w:rsid w:val="008441B4"/>
    <w:rsid w:val="0084493D"/>
    <w:rsid w:val="008751C8"/>
    <w:rsid w:val="00875FB7"/>
    <w:rsid w:val="008833F0"/>
    <w:rsid w:val="008904F6"/>
    <w:rsid w:val="00891537"/>
    <w:rsid w:val="00896415"/>
    <w:rsid w:val="008977B2"/>
    <w:rsid w:val="008A01E1"/>
    <w:rsid w:val="008A619F"/>
    <w:rsid w:val="008A66E1"/>
    <w:rsid w:val="008A7CB0"/>
    <w:rsid w:val="008C24F2"/>
    <w:rsid w:val="008C30A2"/>
    <w:rsid w:val="008D1822"/>
    <w:rsid w:val="008D1D84"/>
    <w:rsid w:val="008E15BC"/>
    <w:rsid w:val="008E1FFB"/>
    <w:rsid w:val="008E3EFA"/>
    <w:rsid w:val="008E4E1A"/>
    <w:rsid w:val="008F0BB3"/>
    <w:rsid w:val="008F2054"/>
    <w:rsid w:val="008F226C"/>
    <w:rsid w:val="008F4129"/>
    <w:rsid w:val="0090328E"/>
    <w:rsid w:val="00904AF3"/>
    <w:rsid w:val="0090723F"/>
    <w:rsid w:val="009125AC"/>
    <w:rsid w:val="00920004"/>
    <w:rsid w:val="009219F1"/>
    <w:rsid w:val="009245B7"/>
    <w:rsid w:val="00924D6A"/>
    <w:rsid w:val="00924D77"/>
    <w:rsid w:val="00926E5B"/>
    <w:rsid w:val="00933422"/>
    <w:rsid w:val="00941A03"/>
    <w:rsid w:val="00941ED9"/>
    <w:rsid w:val="00946C11"/>
    <w:rsid w:val="0095042D"/>
    <w:rsid w:val="00956FA2"/>
    <w:rsid w:val="009613AB"/>
    <w:rsid w:val="009675A3"/>
    <w:rsid w:val="00972D96"/>
    <w:rsid w:val="00973884"/>
    <w:rsid w:val="00976A9B"/>
    <w:rsid w:val="00977C58"/>
    <w:rsid w:val="00980771"/>
    <w:rsid w:val="009828DA"/>
    <w:rsid w:val="00982AE8"/>
    <w:rsid w:val="0098709A"/>
    <w:rsid w:val="00990BDD"/>
    <w:rsid w:val="00990D37"/>
    <w:rsid w:val="00994B94"/>
    <w:rsid w:val="00995347"/>
    <w:rsid w:val="00995C3F"/>
    <w:rsid w:val="009977A5"/>
    <w:rsid w:val="00997C30"/>
    <w:rsid w:val="009A04B7"/>
    <w:rsid w:val="009A0B4E"/>
    <w:rsid w:val="009B0E96"/>
    <w:rsid w:val="009B3AEC"/>
    <w:rsid w:val="009B44D2"/>
    <w:rsid w:val="009B5F62"/>
    <w:rsid w:val="009B606C"/>
    <w:rsid w:val="009B63D4"/>
    <w:rsid w:val="009C23E7"/>
    <w:rsid w:val="009C4745"/>
    <w:rsid w:val="009E4E70"/>
    <w:rsid w:val="009E7EFF"/>
    <w:rsid w:val="009F114E"/>
    <w:rsid w:val="009F370B"/>
    <w:rsid w:val="009F57D7"/>
    <w:rsid w:val="009F6598"/>
    <w:rsid w:val="009F7171"/>
    <w:rsid w:val="009F7A90"/>
    <w:rsid w:val="00A00487"/>
    <w:rsid w:val="00A050F2"/>
    <w:rsid w:val="00A05FF1"/>
    <w:rsid w:val="00A06DD8"/>
    <w:rsid w:val="00A14218"/>
    <w:rsid w:val="00A159AC"/>
    <w:rsid w:val="00A17FA5"/>
    <w:rsid w:val="00A20853"/>
    <w:rsid w:val="00A23924"/>
    <w:rsid w:val="00A26BE3"/>
    <w:rsid w:val="00A31690"/>
    <w:rsid w:val="00A31ABA"/>
    <w:rsid w:val="00A4790A"/>
    <w:rsid w:val="00A5343B"/>
    <w:rsid w:val="00A535B7"/>
    <w:rsid w:val="00A53CFA"/>
    <w:rsid w:val="00A57F07"/>
    <w:rsid w:val="00A57F49"/>
    <w:rsid w:val="00A604BA"/>
    <w:rsid w:val="00A61DB2"/>
    <w:rsid w:val="00A638CA"/>
    <w:rsid w:val="00A65AD7"/>
    <w:rsid w:val="00A67B10"/>
    <w:rsid w:val="00A715EE"/>
    <w:rsid w:val="00A72A60"/>
    <w:rsid w:val="00A76989"/>
    <w:rsid w:val="00A76F8C"/>
    <w:rsid w:val="00A77377"/>
    <w:rsid w:val="00A94F02"/>
    <w:rsid w:val="00AA15A1"/>
    <w:rsid w:val="00AA3488"/>
    <w:rsid w:val="00AB661F"/>
    <w:rsid w:val="00AB70EF"/>
    <w:rsid w:val="00AB715C"/>
    <w:rsid w:val="00AD0E2E"/>
    <w:rsid w:val="00AD52C9"/>
    <w:rsid w:val="00AE5480"/>
    <w:rsid w:val="00AF68F7"/>
    <w:rsid w:val="00B04483"/>
    <w:rsid w:val="00B04AB8"/>
    <w:rsid w:val="00B07F23"/>
    <w:rsid w:val="00B20615"/>
    <w:rsid w:val="00B22780"/>
    <w:rsid w:val="00B22A82"/>
    <w:rsid w:val="00B243D7"/>
    <w:rsid w:val="00B264D7"/>
    <w:rsid w:val="00B26FC7"/>
    <w:rsid w:val="00B3105B"/>
    <w:rsid w:val="00B3221F"/>
    <w:rsid w:val="00B34D27"/>
    <w:rsid w:val="00B3636C"/>
    <w:rsid w:val="00B43068"/>
    <w:rsid w:val="00B430BD"/>
    <w:rsid w:val="00B467D9"/>
    <w:rsid w:val="00B548E3"/>
    <w:rsid w:val="00B5490C"/>
    <w:rsid w:val="00B65F17"/>
    <w:rsid w:val="00B7091A"/>
    <w:rsid w:val="00B7137A"/>
    <w:rsid w:val="00B7386E"/>
    <w:rsid w:val="00B76530"/>
    <w:rsid w:val="00B76C47"/>
    <w:rsid w:val="00B80FA6"/>
    <w:rsid w:val="00B81776"/>
    <w:rsid w:val="00B81AB4"/>
    <w:rsid w:val="00B8788E"/>
    <w:rsid w:val="00B87E7C"/>
    <w:rsid w:val="00B906F8"/>
    <w:rsid w:val="00B939C1"/>
    <w:rsid w:val="00B944F0"/>
    <w:rsid w:val="00B97A7A"/>
    <w:rsid w:val="00BA3432"/>
    <w:rsid w:val="00BA6D3B"/>
    <w:rsid w:val="00BA74AB"/>
    <w:rsid w:val="00BB04E6"/>
    <w:rsid w:val="00BB5488"/>
    <w:rsid w:val="00BC1887"/>
    <w:rsid w:val="00BD0851"/>
    <w:rsid w:val="00BD1DD9"/>
    <w:rsid w:val="00BD3BCC"/>
    <w:rsid w:val="00BE24EA"/>
    <w:rsid w:val="00BE61A8"/>
    <w:rsid w:val="00BF1618"/>
    <w:rsid w:val="00BF2217"/>
    <w:rsid w:val="00BF4BED"/>
    <w:rsid w:val="00BF5C84"/>
    <w:rsid w:val="00BF764C"/>
    <w:rsid w:val="00C0220C"/>
    <w:rsid w:val="00C0306F"/>
    <w:rsid w:val="00C03726"/>
    <w:rsid w:val="00C06BD4"/>
    <w:rsid w:val="00C10BF7"/>
    <w:rsid w:val="00C10D94"/>
    <w:rsid w:val="00C110D1"/>
    <w:rsid w:val="00C1382B"/>
    <w:rsid w:val="00C139B3"/>
    <w:rsid w:val="00C20A03"/>
    <w:rsid w:val="00C23007"/>
    <w:rsid w:val="00C30904"/>
    <w:rsid w:val="00C51F17"/>
    <w:rsid w:val="00C547FE"/>
    <w:rsid w:val="00C557CE"/>
    <w:rsid w:val="00C70957"/>
    <w:rsid w:val="00C72A3D"/>
    <w:rsid w:val="00C774DC"/>
    <w:rsid w:val="00C77865"/>
    <w:rsid w:val="00C824AE"/>
    <w:rsid w:val="00C8482A"/>
    <w:rsid w:val="00C84B71"/>
    <w:rsid w:val="00C86C51"/>
    <w:rsid w:val="00C86E94"/>
    <w:rsid w:val="00C878E0"/>
    <w:rsid w:val="00C938C5"/>
    <w:rsid w:val="00C95C85"/>
    <w:rsid w:val="00C960CE"/>
    <w:rsid w:val="00CA57A3"/>
    <w:rsid w:val="00CB1F1C"/>
    <w:rsid w:val="00CB27A4"/>
    <w:rsid w:val="00CD33E1"/>
    <w:rsid w:val="00CD6A10"/>
    <w:rsid w:val="00CE15B0"/>
    <w:rsid w:val="00CE1893"/>
    <w:rsid w:val="00CE445B"/>
    <w:rsid w:val="00CE6578"/>
    <w:rsid w:val="00CF0C7E"/>
    <w:rsid w:val="00CF3985"/>
    <w:rsid w:val="00CF40AD"/>
    <w:rsid w:val="00CF66D5"/>
    <w:rsid w:val="00CF739D"/>
    <w:rsid w:val="00D005EC"/>
    <w:rsid w:val="00D04C7C"/>
    <w:rsid w:val="00D13FEA"/>
    <w:rsid w:val="00D20C30"/>
    <w:rsid w:val="00D225CD"/>
    <w:rsid w:val="00D24C07"/>
    <w:rsid w:val="00D252BC"/>
    <w:rsid w:val="00D25C6A"/>
    <w:rsid w:val="00D27251"/>
    <w:rsid w:val="00D2791A"/>
    <w:rsid w:val="00D3179D"/>
    <w:rsid w:val="00D33C95"/>
    <w:rsid w:val="00D3682B"/>
    <w:rsid w:val="00D3718D"/>
    <w:rsid w:val="00D37F5C"/>
    <w:rsid w:val="00D41CA7"/>
    <w:rsid w:val="00D43E01"/>
    <w:rsid w:val="00D46DE7"/>
    <w:rsid w:val="00D515F9"/>
    <w:rsid w:val="00D55D3A"/>
    <w:rsid w:val="00D632EE"/>
    <w:rsid w:val="00D6420A"/>
    <w:rsid w:val="00D66222"/>
    <w:rsid w:val="00D72BF9"/>
    <w:rsid w:val="00D77C41"/>
    <w:rsid w:val="00D82BBB"/>
    <w:rsid w:val="00D83940"/>
    <w:rsid w:val="00D94765"/>
    <w:rsid w:val="00DA4FE5"/>
    <w:rsid w:val="00DA561E"/>
    <w:rsid w:val="00DB1865"/>
    <w:rsid w:val="00DB4132"/>
    <w:rsid w:val="00DB58AC"/>
    <w:rsid w:val="00DC4C5A"/>
    <w:rsid w:val="00DC7D42"/>
    <w:rsid w:val="00DD0637"/>
    <w:rsid w:val="00DD52EE"/>
    <w:rsid w:val="00DE0F89"/>
    <w:rsid w:val="00DE2334"/>
    <w:rsid w:val="00DE28CF"/>
    <w:rsid w:val="00DE5517"/>
    <w:rsid w:val="00DE7121"/>
    <w:rsid w:val="00DF1465"/>
    <w:rsid w:val="00DF3BEE"/>
    <w:rsid w:val="00DF5931"/>
    <w:rsid w:val="00E10225"/>
    <w:rsid w:val="00E114E4"/>
    <w:rsid w:val="00E12820"/>
    <w:rsid w:val="00E13565"/>
    <w:rsid w:val="00E21716"/>
    <w:rsid w:val="00E23E74"/>
    <w:rsid w:val="00E304D0"/>
    <w:rsid w:val="00E35500"/>
    <w:rsid w:val="00E36333"/>
    <w:rsid w:val="00E4365A"/>
    <w:rsid w:val="00E44686"/>
    <w:rsid w:val="00E452E5"/>
    <w:rsid w:val="00E47CDB"/>
    <w:rsid w:val="00E50C83"/>
    <w:rsid w:val="00E6227B"/>
    <w:rsid w:val="00E6429B"/>
    <w:rsid w:val="00E64310"/>
    <w:rsid w:val="00E66EEE"/>
    <w:rsid w:val="00E71A4A"/>
    <w:rsid w:val="00E72A16"/>
    <w:rsid w:val="00E74B67"/>
    <w:rsid w:val="00E7641C"/>
    <w:rsid w:val="00E7682C"/>
    <w:rsid w:val="00E913F0"/>
    <w:rsid w:val="00E918EE"/>
    <w:rsid w:val="00E951FC"/>
    <w:rsid w:val="00E95F1B"/>
    <w:rsid w:val="00EA673D"/>
    <w:rsid w:val="00EB0326"/>
    <w:rsid w:val="00EB1083"/>
    <w:rsid w:val="00EB236F"/>
    <w:rsid w:val="00EB2753"/>
    <w:rsid w:val="00EB407A"/>
    <w:rsid w:val="00EB7385"/>
    <w:rsid w:val="00EC1917"/>
    <w:rsid w:val="00EC3100"/>
    <w:rsid w:val="00EC36EE"/>
    <w:rsid w:val="00EC45DD"/>
    <w:rsid w:val="00EC5005"/>
    <w:rsid w:val="00EC6582"/>
    <w:rsid w:val="00ED1394"/>
    <w:rsid w:val="00ED3D3E"/>
    <w:rsid w:val="00EE1254"/>
    <w:rsid w:val="00EE4017"/>
    <w:rsid w:val="00EF3636"/>
    <w:rsid w:val="00EF420B"/>
    <w:rsid w:val="00F02EAB"/>
    <w:rsid w:val="00F04D17"/>
    <w:rsid w:val="00F05431"/>
    <w:rsid w:val="00F05D3D"/>
    <w:rsid w:val="00F11107"/>
    <w:rsid w:val="00F13961"/>
    <w:rsid w:val="00F150F5"/>
    <w:rsid w:val="00F20C89"/>
    <w:rsid w:val="00F22FF3"/>
    <w:rsid w:val="00F269B7"/>
    <w:rsid w:val="00F32A17"/>
    <w:rsid w:val="00F40B70"/>
    <w:rsid w:val="00F41082"/>
    <w:rsid w:val="00F42A3D"/>
    <w:rsid w:val="00F45A48"/>
    <w:rsid w:val="00F46911"/>
    <w:rsid w:val="00F53F07"/>
    <w:rsid w:val="00F5523F"/>
    <w:rsid w:val="00F55928"/>
    <w:rsid w:val="00F60EFE"/>
    <w:rsid w:val="00F653CC"/>
    <w:rsid w:val="00F72520"/>
    <w:rsid w:val="00F72C81"/>
    <w:rsid w:val="00F81B12"/>
    <w:rsid w:val="00F83847"/>
    <w:rsid w:val="00F92702"/>
    <w:rsid w:val="00F96B7D"/>
    <w:rsid w:val="00FA00E0"/>
    <w:rsid w:val="00FA2022"/>
    <w:rsid w:val="00FA543F"/>
    <w:rsid w:val="00FB1C45"/>
    <w:rsid w:val="00FB1E01"/>
    <w:rsid w:val="00FB3953"/>
    <w:rsid w:val="00FB4E11"/>
    <w:rsid w:val="00FB646D"/>
    <w:rsid w:val="00FC0B0B"/>
    <w:rsid w:val="00FC2466"/>
    <w:rsid w:val="00FC24EF"/>
    <w:rsid w:val="00FC2BC7"/>
    <w:rsid w:val="00FC2F88"/>
    <w:rsid w:val="00FC4F90"/>
    <w:rsid w:val="00FC5CBD"/>
    <w:rsid w:val="00FD0D70"/>
    <w:rsid w:val="00FD2E65"/>
    <w:rsid w:val="00FE414E"/>
    <w:rsid w:val="00FE6A57"/>
    <w:rsid w:val="00FE783B"/>
    <w:rsid w:val="00FF18BA"/>
    <w:rsid w:val="00FF56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91B2BD9B-E50D-4C15-9C6D-DBAA1EDA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2F88"/>
    <w:pPr>
      <w:spacing w:after="120" w:line="288" w:lineRule="auto"/>
      <w:contextualSpacing/>
      <w:jc w:val="both"/>
      <w:pPrChange w:id="0" w:author="phuong vu" w:date="2018-12-02T21:38:00Z">
        <w:pPr>
          <w:spacing w:before="120" w:after="120" w:line="288" w:lineRule="auto"/>
          <w:contextualSpacing/>
          <w:jc w:val="both"/>
        </w:pPr>
      </w:pPrChange>
    </w:pPr>
    <w:rPr>
      <w:rFonts w:asciiTheme="majorHAnsi" w:hAnsiTheme="majorHAnsi" w:cstheme="majorHAnsi"/>
      <w:sz w:val="26"/>
      <w:szCs w:val="26"/>
      <w:rPrChange w:id="0" w:author="phuong vu" w:date="2018-12-02T21:38:00Z">
        <w:rPr>
          <w:rFonts w:asciiTheme="majorHAnsi" w:eastAsiaTheme="minorHAnsi" w:hAnsiTheme="majorHAnsi" w:cstheme="majorHAnsi"/>
          <w:sz w:val="26"/>
          <w:szCs w:val="26"/>
          <w:lang w:val="vi-VN" w:eastAsia="en-US" w:bidi="ar-SA"/>
        </w:rPr>
      </w:rPrChange>
    </w:rPr>
  </w:style>
  <w:style w:type="paragraph" w:styleId="Heading1">
    <w:name w:val="heading 1"/>
    <w:basedOn w:val="Normal"/>
    <w:next w:val="Normal"/>
    <w:link w:val="Heading1Char"/>
    <w:uiPriority w:val="9"/>
    <w:qFormat/>
    <w:rsid w:val="001374D6"/>
    <w:pPr>
      <w:keepNext/>
      <w:keepLines/>
      <w:numPr>
        <w:numId w:val="36"/>
      </w:numPr>
      <w:spacing w:line="480" w:lineRule="auto"/>
      <w:ind w:left="360"/>
      <w:jc w:val="center"/>
      <w:outlineLvl w:val="0"/>
    </w:pPr>
    <w:rPr>
      <w:rFonts w:eastAsiaTheme="majorEastAsia" w:cstheme="majorBidi"/>
      <w:b/>
      <w:sz w:val="28"/>
      <w:lang w:val="en-US"/>
    </w:rPr>
  </w:style>
  <w:style w:type="paragraph" w:styleId="Heading2">
    <w:name w:val="heading 2"/>
    <w:basedOn w:val="Normal"/>
    <w:next w:val="Normal"/>
    <w:link w:val="Heading2Char"/>
    <w:autoRedefine/>
    <w:uiPriority w:val="9"/>
    <w:unhideWhenUsed/>
    <w:qFormat/>
    <w:rsid w:val="001F4C8C"/>
    <w:pPr>
      <w:keepNext/>
      <w:keepLines/>
      <w:numPr>
        <w:ilvl w:val="1"/>
        <w:numId w:val="36"/>
      </w:numPr>
      <w:spacing w:line="360" w:lineRule="auto"/>
      <w:ind w:left="662"/>
      <w:outlineLvl w:val="1"/>
      <w:pPrChange w:id="1" w:author="phuong vu" w:date="2018-12-02T21:54:00Z">
        <w:pPr>
          <w:keepNext/>
          <w:keepLines/>
          <w:numPr>
            <w:ilvl w:val="1"/>
            <w:numId w:val="36"/>
          </w:numPr>
          <w:spacing w:line="480" w:lineRule="auto"/>
          <w:ind w:left="662" w:hanging="576"/>
          <w:contextualSpacing/>
          <w:jc w:val="both"/>
          <w:outlineLvl w:val="1"/>
        </w:pPr>
      </w:pPrChange>
    </w:pPr>
    <w:rPr>
      <w:rFonts w:eastAsiaTheme="majorEastAsia" w:cstheme="majorBidi"/>
      <w:b/>
      <w:rPrChange w:id="1" w:author="phuong vu" w:date="2018-12-02T21:54:00Z">
        <w:rPr>
          <w:rFonts w:asciiTheme="majorHAnsi" w:eastAsiaTheme="majorEastAsia" w:hAnsiTheme="majorHAnsi" w:cstheme="majorBidi"/>
          <w:b/>
          <w:sz w:val="26"/>
          <w:szCs w:val="26"/>
          <w:lang w:val="vi-VN" w:eastAsia="en-US" w:bidi="ar-SA"/>
        </w:rPr>
      </w:rPrChange>
    </w:rPr>
  </w:style>
  <w:style w:type="paragraph" w:styleId="Heading3">
    <w:name w:val="heading 3"/>
    <w:basedOn w:val="Normal"/>
    <w:next w:val="Normal"/>
    <w:link w:val="Heading3Char"/>
    <w:uiPriority w:val="9"/>
    <w:unhideWhenUsed/>
    <w:qFormat/>
    <w:rsid w:val="00373334"/>
    <w:pPr>
      <w:keepNext/>
      <w:keepLines/>
      <w:numPr>
        <w:ilvl w:val="2"/>
        <w:numId w:val="36"/>
      </w:numPr>
      <w:spacing w:after="240" w:line="240" w:lineRule="auto"/>
      <w:ind w:left="806"/>
      <w:contextualSpacing w:val="0"/>
      <w:outlineLvl w:val="2"/>
      <w:pPrChange w:id="2" w:author="phuong vu" w:date="2018-12-02T09:09:00Z">
        <w:pPr>
          <w:keepNext/>
          <w:keepLines/>
          <w:numPr>
            <w:ilvl w:val="2"/>
            <w:numId w:val="36"/>
          </w:numPr>
          <w:spacing w:before="240" w:after="240"/>
          <w:ind w:left="806" w:hanging="720"/>
          <w:jc w:val="both"/>
          <w:outlineLvl w:val="2"/>
        </w:pPr>
      </w:pPrChange>
    </w:pPr>
    <w:rPr>
      <w:rFonts w:eastAsiaTheme="majorEastAsia"/>
      <w:b/>
      <w:lang w:val="en-US"/>
      <w:rPrChange w:id="2" w:author="phuong vu" w:date="2018-12-02T09:09:00Z">
        <w:rPr>
          <w:rFonts w:asciiTheme="majorHAnsi" w:eastAsiaTheme="majorEastAsia" w:hAnsiTheme="majorHAnsi" w:cstheme="majorHAnsi"/>
          <w:b/>
          <w:sz w:val="26"/>
          <w:szCs w:val="26"/>
          <w:lang w:val="en-US" w:eastAsia="en-US" w:bidi="ar-SA"/>
        </w:rPr>
      </w:rPrChange>
    </w:rPr>
  </w:style>
  <w:style w:type="paragraph" w:styleId="Heading4">
    <w:name w:val="heading 4"/>
    <w:basedOn w:val="Normal"/>
    <w:next w:val="Normal"/>
    <w:link w:val="Heading4Char"/>
    <w:uiPriority w:val="9"/>
    <w:unhideWhenUsed/>
    <w:qFormat/>
    <w:rsid w:val="005B0DDB"/>
    <w:pPr>
      <w:keepNext/>
      <w:keepLines/>
      <w:numPr>
        <w:ilvl w:val="3"/>
        <w:numId w:val="36"/>
      </w:numPr>
      <w:spacing w:line="240" w:lineRule="auto"/>
      <w:ind w:left="806" w:hanging="720"/>
      <w:contextualSpacing w:val="0"/>
      <w:outlineLvl w:val="3"/>
      <w:pPrChange w:id="3" w:author="phuong vu" w:date="2018-12-01T22:29:00Z">
        <w:pPr>
          <w:keepNext/>
          <w:keepLines/>
          <w:numPr>
            <w:ilvl w:val="3"/>
            <w:numId w:val="36"/>
          </w:numPr>
          <w:spacing w:before="120" w:after="120"/>
          <w:ind w:left="950" w:hanging="864"/>
          <w:jc w:val="both"/>
          <w:outlineLvl w:val="3"/>
        </w:pPr>
      </w:pPrChange>
    </w:pPr>
    <w:rPr>
      <w:rFonts w:eastAsiaTheme="majorEastAsia" w:cstheme="majorBidi"/>
      <w:b/>
      <w:iCs/>
      <w:rPrChange w:id="3" w:author="phuong vu" w:date="2018-12-01T22:29:00Z">
        <w:rPr>
          <w:rFonts w:asciiTheme="majorHAnsi" w:eastAsiaTheme="majorEastAsia" w:hAnsiTheme="majorHAnsi" w:cstheme="majorBidi"/>
          <w:b/>
          <w:iCs/>
          <w:sz w:val="26"/>
          <w:szCs w:val="26"/>
          <w:lang w:val="vi-VN" w:eastAsia="en-US" w:bidi="ar-SA"/>
        </w:rPr>
      </w:rPrChange>
    </w:rPr>
  </w:style>
  <w:style w:type="paragraph" w:styleId="Heading5">
    <w:name w:val="heading 5"/>
    <w:basedOn w:val="Normal"/>
    <w:next w:val="Normal"/>
    <w:link w:val="Heading5Char"/>
    <w:uiPriority w:val="9"/>
    <w:unhideWhenUsed/>
    <w:qFormat/>
    <w:rsid w:val="00483E7B"/>
    <w:pPr>
      <w:keepNext/>
      <w:keepLines/>
      <w:numPr>
        <w:ilvl w:val="4"/>
        <w:numId w:val="36"/>
      </w:numPr>
      <w:spacing w:before="160"/>
      <w:outlineLvl w:val="4"/>
    </w:pPr>
    <w:rPr>
      <w:rFonts w:eastAsiaTheme="majorEastAsia" w:cstheme="majorBidi"/>
      <w:b/>
    </w:rPr>
  </w:style>
  <w:style w:type="paragraph" w:styleId="Heading6">
    <w:name w:val="heading 6"/>
    <w:basedOn w:val="Heading5"/>
    <w:next w:val="Normal"/>
    <w:link w:val="Heading6Char"/>
    <w:uiPriority w:val="9"/>
    <w:unhideWhenUsed/>
    <w:qFormat/>
    <w:rsid w:val="00070C2F"/>
    <w:pPr>
      <w:numPr>
        <w:ilvl w:val="5"/>
      </w:numPr>
      <w:outlineLvl w:val="5"/>
    </w:p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D6"/>
    <w:rPr>
      <w:rFonts w:asciiTheme="majorHAnsi" w:eastAsiaTheme="majorEastAsia" w:hAnsiTheme="majorHAnsi" w:cstheme="majorBidi"/>
      <w:b/>
      <w:sz w:val="28"/>
      <w:szCs w:val="26"/>
      <w:lang w:val="en-US"/>
    </w:rPr>
  </w:style>
  <w:style w:type="character" w:customStyle="1" w:styleId="Heading2Char">
    <w:name w:val="Heading 2 Char"/>
    <w:basedOn w:val="DefaultParagraphFont"/>
    <w:link w:val="Heading2"/>
    <w:uiPriority w:val="9"/>
    <w:rsid w:val="001F4C8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373334"/>
    <w:rPr>
      <w:rFonts w:asciiTheme="majorHAnsi" w:eastAsiaTheme="majorEastAsia" w:hAnsiTheme="majorHAnsi" w:cstheme="majorHAnsi"/>
      <w:b/>
      <w:sz w:val="26"/>
      <w:szCs w:val="26"/>
      <w:lang w:val="en-US"/>
    </w:rPr>
  </w:style>
  <w:style w:type="character" w:customStyle="1" w:styleId="Heading4Char">
    <w:name w:val="Heading 4 Char"/>
    <w:basedOn w:val="DefaultParagraphFont"/>
    <w:link w:val="Heading4"/>
    <w:uiPriority w:val="9"/>
    <w:rsid w:val="005B0DDB"/>
    <w:rPr>
      <w:rFonts w:asciiTheme="majorHAnsi" w:eastAsiaTheme="majorEastAsia" w:hAnsiTheme="majorHAnsi" w:cstheme="majorBidi"/>
      <w:b/>
      <w:iCs/>
      <w:sz w:val="26"/>
      <w:szCs w:val="26"/>
    </w:rPr>
  </w:style>
  <w:style w:type="paragraph" w:styleId="TOC1">
    <w:name w:val="toc 1"/>
    <w:basedOn w:val="Normal"/>
    <w:next w:val="Normal"/>
    <w:autoRedefine/>
    <w:uiPriority w:val="39"/>
    <w:unhideWhenUsed/>
    <w:rsid w:val="00FE6A57"/>
    <w:pPr>
      <w:tabs>
        <w:tab w:val="right" w:leader="dot" w:pos="8777"/>
      </w:tabs>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D24C07"/>
    <w:pPr>
      <w:spacing w:after="100"/>
      <w:ind w:left="660"/>
      <w:jc w:val="left"/>
      <w:pPrChange w:id="4" w:author="phuong vu" w:date="2018-12-02T08:20:00Z">
        <w:pPr>
          <w:tabs>
            <w:tab w:val="left" w:pos="2318"/>
            <w:tab w:val="right" w:leader="dot" w:pos="8777"/>
          </w:tabs>
          <w:spacing w:before="120" w:after="100" w:line="288" w:lineRule="auto"/>
          <w:ind w:left="660"/>
          <w:contextualSpacing/>
        </w:pPr>
      </w:pPrChange>
    </w:pPr>
    <w:rPr>
      <w:rPrChange w:id="4" w:author="phuong vu" w:date="2018-12-02T08:20:00Z">
        <w:rPr>
          <w:rFonts w:asciiTheme="majorHAnsi" w:eastAsiaTheme="minorHAnsi" w:hAnsiTheme="majorHAnsi" w:cstheme="majorHAnsi"/>
          <w:sz w:val="26"/>
          <w:szCs w:val="26"/>
          <w:lang w:val="vi-VN" w:eastAsia="en-US" w:bidi="ar-SA"/>
        </w:rPr>
      </w:rPrChange>
    </w:r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nhideWhenUsed/>
    <w:qFormat/>
    <w:rsid w:val="00A17FA5"/>
    <w:pPr>
      <w:contextualSpacing w:val="0"/>
      <w:jc w:val="center"/>
    </w:pPr>
    <w:rPr>
      <w:i/>
      <w:iCs/>
      <w:szCs w:val="18"/>
    </w:rPr>
  </w:style>
  <w:style w:type="character" w:customStyle="1" w:styleId="UnresolvedMention1">
    <w:name w:val="Unresolved Mention1"/>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483E7B"/>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rsid w:val="00070C2F"/>
    <w:rPr>
      <w:rFonts w:asciiTheme="majorHAnsi" w:eastAsiaTheme="majorEastAsia" w:hAnsiTheme="majorHAnsi" w:cstheme="majorBidi"/>
      <w:b/>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C51F17"/>
    <w:pPr>
      <w:spacing w:after="0" w:line="240" w:lineRule="auto"/>
    </w:pPr>
    <w:rPr>
      <w:lang w:val="en-US"/>
    </w:rPr>
  </w:style>
  <w:style w:type="paragraph" w:customStyle="1" w:styleId="Style1">
    <w:name w:val="Style1"/>
    <w:basedOn w:val="Heading1"/>
    <w:link w:val="Style1Char"/>
    <w:qFormat/>
    <w:rsid w:val="00920004"/>
    <w:pPr>
      <w:numPr>
        <w:numId w:val="0"/>
      </w:numPr>
    </w:pPr>
    <w:rPr>
      <w:sz w:val="30"/>
    </w:rPr>
  </w:style>
  <w:style w:type="character" w:customStyle="1" w:styleId="Style1Char">
    <w:name w:val="Style1 Char"/>
    <w:basedOn w:val="Heading1Char"/>
    <w:link w:val="Style1"/>
    <w:rsid w:val="00920004"/>
    <w:rPr>
      <w:rFonts w:asciiTheme="majorHAnsi" w:eastAsiaTheme="majorEastAsia" w:hAnsiTheme="majorHAnsi" w:cstheme="majorBidi"/>
      <w:b/>
      <w:sz w:val="30"/>
      <w:szCs w:val="26"/>
      <w:lang w:val="en-US"/>
    </w:rPr>
  </w:style>
  <w:style w:type="table" w:customStyle="1" w:styleId="TableGrid1">
    <w:name w:val="Table Grid1"/>
    <w:basedOn w:val="TableNormal"/>
    <w:next w:val="TableGrid"/>
    <w:uiPriority w:val="39"/>
    <w:rsid w:val="000245E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77639"/>
    <w:rPr>
      <w:color w:val="605E5C"/>
      <w:shd w:val="clear" w:color="auto" w:fill="E1DFDD"/>
    </w:rPr>
  </w:style>
  <w:style w:type="character" w:customStyle="1" w:styleId="spellingerror">
    <w:name w:val="spellingerror"/>
    <w:basedOn w:val="DefaultParagraphFont"/>
    <w:rsid w:val="00AB715C"/>
  </w:style>
  <w:style w:type="character" w:customStyle="1" w:styleId="normaltextrun">
    <w:name w:val="normaltextrun"/>
    <w:basedOn w:val="DefaultParagraphFont"/>
    <w:rsid w:val="00AB715C"/>
  </w:style>
  <w:style w:type="paragraph" w:customStyle="1" w:styleId="paragraph">
    <w:name w:val="paragraph"/>
    <w:basedOn w:val="Normal"/>
    <w:rsid w:val="002043D6"/>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eop">
    <w:name w:val="eop"/>
    <w:basedOn w:val="DefaultParagraphFont"/>
    <w:rsid w:val="002043D6"/>
  </w:style>
  <w:style w:type="paragraph" w:customStyle="1" w:styleId="Style2">
    <w:name w:val="Style2"/>
    <w:basedOn w:val="Heading2"/>
    <w:link w:val="Style2Char"/>
    <w:qFormat/>
    <w:rsid w:val="00941ED9"/>
    <w:pPr>
      <w:numPr>
        <w:ilvl w:val="0"/>
        <w:numId w:val="79"/>
      </w:numPr>
      <w:ind w:left="806"/>
    </w:pPr>
    <w:rPr>
      <w:lang w:val="en-US"/>
    </w:rPr>
  </w:style>
  <w:style w:type="character" w:customStyle="1" w:styleId="Style2Char">
    <w:name w:val="Style2 Char"/>
    <w:basedOn w:val="Heading2Char"/>
    <w:link w:val="Style2"/>
    <w:rsid w:val="00941ED9"/>
    <w:rPr>
      <w:rFonts w:asciiTheme="majorHAnsi" w:eastAsiaTheme="majorEastAsia" w:hAnsiTheme="majorHAnsi" w:cstheme="majorBidi"/>
      <w:b/>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63250398">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194511972">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309865596">
      <w:bodyDiv w:val="1"/>
      <w:marLeft w:val="0"/>
      <w:marRight w:val="0"/>
      <w:marTop w:val="0"/>
      <w:marBottom w:val="0"/>
      <w:divBdr>
        <w:top w:val="none" w:sz="0" w:space="0" w:color="auto"/>
        <w:left w:val="none" w:sz="0" w:space="0" w:color="auto"/>
        <w:bottom w:val="none" w:sz="0" w:space="0" w:color="auto"/>
        <w:right w:val="none" w:sz="0" w:space="0" w:color="auto"/>
      </w:divBdr>
    </w:div>
    <w:div w:id="486556180">
      <w:bodyDiv w:val="1"/>
      <w:marLeft w:val="0"/>
      <w:marRight w:val="0"/>
      <w:marTop w:val="0"/>
      <w:marBottom w:val="0"/>
      <w:divBdr>
        <w:top w:val="none" w:sz="0" w:space="0" w:color="auto"/>
        <w:left w:val="none" w:sz="0" w:space="0" w:color="auto"/>
        <w:bottom w:val="none" w:sz="0" w:space="0" w:color="auto"/>
        <w:right w:val="none" w:sz="0" w:space="0" w:color="auto"/>
      </w:divBdr>
    </w:div>
    <w:div w:id="628635469">
      <w:bodyDiv w:val="1"/>
      <w:marLeft w:val="0"/>
      <w:marRight w:val="0"/>
      <w:marTop w:val="0"/>
      <w:marBottom w:val="0"/>
      <w:divBdr>
        <w:top w:val="none" w:sz="0" w:space="0" w:color="auto"/>
        <w:left w:val="none" w:sz="0" w:space="0" w:color="auto"/>
        <w:bottom w:val="none" w:sz="0" w:space="0" w:color="auto"/>
        <w:right w:val="none" w:sz="0" w:space="0" w:color="auto"/>
      </w:divBdr>
    </w:div>
    <w:div w:id="639657239">
      <w:bodyDiv w:val="1"/>
      <w:marLeft w:val="0"/>
      <w:marRight w:val="0"/>
      <w:marTop w:val="0"/>
      <w:marBottom w:val="0"/>
      <w:divBdr>
        <w:top w:val="none" w:sz="0" w:space="0" w:color="auto"/>
        <w:left w:val="none" w:sz="0" w:space="0" w:color="auto"/>
        <w:bottom w:val="none" w:sz="0" w:space="0" w:color="auto"/>
        <w:right w:val="none" w:sz="0" w:space="0" w:color="auto"/>
      </w:divBdr>
    </w:div>
    <w:div w:id="733509441">
      <w:bodyDiv w:val="1"/>
      <w:marLeft w:val="0"/>
      <w:marRight w:val="0"/>
      <w:marTop w:val="0"/>
      <w:marBottom w:val="0"/>
      <w:divBdr>
        <w:top w:val="none" w:sz="0" w:space="0" w:color="auto"/>
        <w:left w:val="none" w:sz="0" w:space="0" w:color="auto"/>
        <w:bottom w:val="none" w:sz="0" w:space="0" w:color="auto"/>
        <w:right w:val="none" w:sz="0" w:space="0" w:color="auto"/>
      </w:divBdr>
    </w:div>
    <w:div w:id="741870637">
      <w:bodyDiv w:val="1"/>
      <w:marLeft w:val="0"/>
      <w:marRight w:val="0"/>
      <w:marTop w:val="0"/>
      <w:marBottom w:val="0"/>
      <w:divBdr>
        <w:top w:val="none" w:sz="0" w:space="0" w:color="auto"/>
        <w:left w:val="none" w:sz="0" w:space="0" w:color="auto"/>
        <w:bottom w:val="none" w:sz="0" w:space="0" w:color="auto"/>
        <w:right w:val="none" w:sz="0" w:space="0" w:color="auto"/>
      </w:divBdr>
    </w:div>
    <w:div w:id="843401805">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293904926">
      <w:bodyDiv w:val="1"/>
      <w:marLeft w:val="0"/>
      <w:marRight w:val="0"/>
      <w:marTop w:val="0"/>
      <w:marBottom w:val="0"/>
      <w:divBdr>
        <w:top w:val="none" w:sz="0" w:space="0" w:color="auto"/>
        <w:left w:val="none" w:sz="0" w:space="0" w:color="auto"/>
        <w:bottom w:val="none" w:sz="0" w:space="0" w:color="auto"/>
        <w:right w:val="none" w:sz="0" w:space="0" w:color="auto"/>
      </w:divBdr>
    </w:div>
    <w:div w:id="1323117873">
      <w:bodyDiv w:val="1"/>
      <w:marLeft w:val="0"/>
      <w:marRight w:val="0"/>
      <w:marTop w:val="0"/>
      <w:marBottom w:val="0"/>
      <w:divBdr>
        <w:top w:val="none" w:sz="0" w:space="0" w:color="auto"/>
        <w:left w:val="none" w:sz="0" w:space="0" w:color="auto"/>
        <w:bottom w:val="none" w:sz="0" w:space="0" w:color="auto"/>
        <w:right w:val="none" w:sz="0" w:space="0" w:color="auto"/>
      </w:divBdr>
    </w:div>
    <w:div w:id="1473326398">
      <w:bodyDiv w:val="1"/>
      <w:marLeft w:val="0"/>
      <w:marRight w:val="0"/>
      <w:marTop w:val="0"/>
      <w:marBottom w:val="0"/>
      <w:divBdr>
        <w:top w:val="none" w:sz="0" w:space="0" w:color="auto"/>
        <w:left w:val="none" w:sz="0" w:space="0" w:color="auto"/>
        <w:bottom w:val="none" w:sz="0" w:space="0" w:color="auto"/>
        <w:right w:val="none" w:sz="0" w:space="0" w:color="auto"/>
      </w:divBdr>
    </w:div>
    <w:div w:id="1509178219">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575551335">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30882629">
      <w:bodyDiv w:val="1"/>
      <w:marLeft w:val="0"/>
      <w:marRight w:val="0"/>
      <w:marTop w:val="0"/>
      <w:marBottom w:val="0"/>
      <w:divBdr>
        <w:top w:val="none" w:sz="0" w:space="0" w:color="auto"/>
        <w:left w:val="none" w:sz="0" w:space="0" w:color="auto"/>
        <w:bottom w:val="none" w:sz="0" w:space="0" w:color="auto"/>
        <w:right w:val="none" w:sz="0" w:space="0" w:color="auto"/>
      </w:divBdr>
    </w:div>
    <w:div w:id="1753162274">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866214688">
      <w:bodyDiv w:val="1"/>
      <w:marLeft w:val="0"/>
      <w:marRight w:val="0"/>
      <w:marTop w:val="0"/>
      <w:marBottom w:val="0"/>
      <w:divBdr>
        <w:top w:val="none" w:sz="0" w:space="0" w:color="auto"/>
        <w:left w:val="none" w:sz="0" w:space="0" w:color="auto"/>
        <w:bottom w:val="none" w:sz="0" w:space="0" w:color="auto"/>
        <w:right w:val="none" w:sz="0" w:space="0" w:color="auto"/>
      </w:divBdr>
    </w:div>
    <w:div w:id="1986622372">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045210205">
      <w:bodyDiv w:val="1"/>
      <w:marLeft w:val="0"/>
      <w:marRight w:val="0"/>
      <w:marTop w:val="0"/>
      <w:marBottom w:val="0"/>
      <w:divBdr>
        <w:top w:val="none" w:sz="0" w:space="0" w:color="auto"/>
        <w:left w:val="none" w:sz="0" w:space="0" w:color="auto"/>
        <w:bottom w:val="none" w:sz="0" w:space="0" w:color="auto"/>
        <w:right w:val="none" w:sz="0" w:space="0" w:color="auto"/>
      </w:divBdr>
    </w:div>
    <w:div w:id="2079939390">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uphu\Desktop\luanvan\Lu-n-v-n\baoCao\bao-cao-luan-van_new.docx" TargetMode="External"/><Relationship Id="rId21" Type="http://schemas.openxmlformats.org/officeDocument/2006/relationships/header" Target="header1.xml"/><Relationship Id="rId42" Type="http://schemas.openxmlformats.org/officeDocument/2006/relationships/image" Target="media/image13.png"/><Relationship Id="rId47" Type="http://schemas.microsoft.com/office/2007/relationships/hdphoto" Target="media/hdphoto1.wdp"/><Relationship Id="rId63" Type="http://schemas.openxmlformats.org/officeDocument/2006/relationships/image" Target="media/image28.emf"/><Relationship Id="rId68" Type="http://schemas.openxmlformats.org/officeDocument/2006/relationships/image" Target="media/image33.emf"/><Relationship Id="rId84" Type="http://schemas.openxmlformats.org/officeDocument/2006/relationships/image" Target="media/image46.emf"/><Relationship Id="rId89" Type="http://schemas.openxmlformats.org/officeDocument/2006/relationships/image" Target="media/image51.emf"/><Relationship Id="rId16" Type="http://schemas.openxmlformats.org/officeDocument/2006/relationships/image" Target="media/image5.gif"/><Relationship Id="rId107" Type="http://schemas.microsoft.com/office/2011/relationships/people" Target="people.xml"/><Relationship Id="rId11" Type="http://schemas.openxmlformats.org/officeDocument/2006/relationships/image" Target="media/image4.png"/><Relationship Id="rId32" Type="http://schemas.openxmlformats.org/officeDocument/2006/relationships/diagramLayout" Target="diagrams/layout1.xml"/><Relationship Id="rId37" Type="http://schemas.openxmlformats.org/officeDocument/2006/relationships/diagramLayout" Target="diagrams/layout2.xml"/><Relationship Id="rId53" Type="http://schemas.microsoft.com/office/2007/relationships/diagramDrawing" Target="diagrams/drawing3.xml"/><Relationship Id="rId58" Type="http://schemas.openxmlformats.org/officeDocument/2006/relationships/image" Target="media/image23.emf"/><Relationship Id="rId74" Type="http://schemas.openxmlformats.org/officeDocument/2006/relationships/image" Target="media/image39.png"/><Relationship Id="rId79" Type="http://schemas.openxmlformats.org/officeDocument/2006/relationships/image" Target="media/image41.png"/><Relationship Id="rId102" Type="http://schemas.openxmlformats.org/officeDocument/2006/relationships/hyperlink" Target="https://medium.com/vandium-software/5-easy-steps-to-understanding-json-web-tokens-jwt-1164c0adfcec" TargetMode="Externa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emf"/><Relationship Id="rId22" Type="http://schemas.openxmlformats.org/officeDocument/2006/relationships/footer" Target="footer1.xml"/><Relationship Id="rId27" Type="http://schemas.openxmlformats.org/officeDocument/2006/relationships/hyperlink" Target="file:///C:\Users\vuphu\Desktop\luanvan\Lu-n-v-n\baoCao\bao-cao-luan-van_new.docx" TargetMode="External"/><Relationship Id="rId43" Type="http://schemas.openxmlformats.org/officeDocument/2006/relationships/image" Target="media/image14.png"/><Relationship Id="rId48" Type="http://schemas.openxmlformats.org/officeDocument/2006/relationships/image" Target="media/image18.png"/><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diagramQuickStyle" Target="diagrams/quickStyle1.xml"/><Relationship Id="rId38" Type="http://schemas.openxmlformats.org/officeDocument/2006/relationships/diagramQuickStyle" Target="diagrams/quickStyle2.xml"/><Relationship Id="rId59" Type="http://schemas.openxmlformats.org/officeDocument/2006/relationships/image" Target="media/image24.png"/><Relationship Id="rId103" Type="http://schemas.openxmlformats.org/officeDocument/2006/relationships/hyperlink" Target="https://www.apollographql.com/docs/react/" TargetMode="External"/><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6.emf"/><Relationship Id="rId54" Type="http://schemas.openxmlformats.org/officeDocument/2006/relationships/image" Target="media/image19.emf"/><Relationship Id="rId62" Type="http://schemas.openxmlformats.org/officeDocument/2006/relationships/image" Target="media/image27.png"/><Relationship Id="rId70" Type="http://schemas.openxmlformats.org/officeDocument/2006/relationships/image" Target="media/image35.emf"/><Relationship Id="rId75" Type="http://schemas.openxmlformats.org/officeDocument/2006/relationships/image" Target="media/image260.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C:\Users\vuphu\Desktop\luanvan\Lu-n-v-n\baoCao\bao-cao-luan-van_new.docx" TargetMode="External"/><Relationship Id="rId28" Type="http://schemas.openxmlformats.org/officeDocument/2006/relationships/hyperlink" Target="file:///C:\Users\vuphu\Desktop\luanvan\Lu-n-v-n\baoCao\bao-cao-luan-van_new.docx" TargetMode="External"/><Relationship Id="rId36" Type="http://schemas.openxmlformats.org/officeDocument/2006/relationships/diagramData" Target="diagrams/data2.xml"/><Relationship Id="rId49" Type="http://schemas.openxmlformats.org/officeDocument/2006/relationships/diagramData" Target="diagrams/data3.xml"/><Relationship Id="rId57" Type="http://schemas.openxmlformats.org/officeDocument/2006/relationships/image" Target="media/image22.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Data" Target="diagrams/data1.xml"/><Relationship Id="rId44" Type="http://schemas.openxmlformats.org/officeDocument/2006/relationships/image" Target="media/image15.png"/><Relationship Id="rId52" Type="http://schemas.openxmlformats.org/officeDocument/2006/relationships/diagramColors" Target="diagrams/colors3.xml"/><Relationship Id="rId60" Type="http://schemas.openxmlformats.org/officeDocument/2006/relationships/image" Target="media/image25.emf"/><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0.emf"/><Relationship Id="rId81" Type="http://schemas.openxmlformats.org/officeDocument/2006/relationships/image" Target="media/image43.emf"/><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hyperlink" Target="https://itnext.io/automatically-building-and-maintaining-graphql-apis-with-postgresql-and-postgraphile-c497636abd29" TargetMode="External"/><Relationship Id="rId101" Type="http://schemas.openxmlformats.org/officeDocument/2006/relationships/hyperlink" Target="https://www.postgresql.org/abou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diagramColors" Target="diagrams/colors2.xml"/><Relationship Id="rId34" Type="http://schemas.openxmlformats.org/officeDocument/2006/relationships/diagramColors" Target="diagrams/colors1.xml"/><Relationship Id="rId50" Type="http://schemas.openxmlformats.org/officeDocument/2006/relationships/diagramLayout" Target="diagrams/layout3.xml"/><Relationship Id="rId55" Type="http://schemas.openxmlformats.org/officeDocument/2006/relationships/image" Target="media/image20.png"/><Relationship Id="rId76" Type="http://schemas.openxmlformats.org/officeDocument/2006/relationships/image" Target="media/image270.png"/><Relationship Id="rId97" Type="http://schemas.openxmlformats.org/officeDocument/2006/relationships/image" Target="media/image59.emf"/><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hyperlink" Target="file:///C:\Users\vuphu\Desktop\luanvan\Lu-n-v-n\baoCao\bao-cao-luan-van_new.docx" TargetMode="External"/><Relationship Id="rId40" Type="http://schemas.microsoft.com/office/2007/relationships/diagramDrawing" Target="diagrams/drawing2.xml"/><Relationship Id="rId45" Type="http://schemas.openxmlformats.org/officeDocument/2006/relationships/image" Target="media/image16.jpeg"/><Relationship Id="rId66" Type="http://schemas.openxmlformats.org/officeDocument/2006/relationships/image" Target="media/image31.emf"/><Relationship Id="rId87" Type="http://schemas.openxmlformats.org/officeDocument/2006/relationships/image" Target="media/image49.emf"/><Relationship Id="rId61" Type="http://schemas.openxmlformats.org/officeDocument/2006/relationships/image" Target="media/image26.png"/><Relationship Id="rId82"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footer" Target="footer2.xml"/><Relationship Id="rId35" Type="http://schemas.microsoft.com/office/2007/relationships/diagramDrawing" Target="diagrams/drawing1.xml"/><Relationship Id="rId56" Type="http://schemas.openxmlformats.org/officeDocument/2006/relationships/image" Target="media/image21.png"/><Relationship Id="rId77" Type="http://schemas.openxmlformats.org/officeDocument/2006/relationships/image" Target="media/image280.png"/><Relationship Id="rId100" Type="http://schemas.openxmlformats.org/officeDocument/2006/relationships/hyperlink" Target="https://www.graphile.org/postgraphile/introduction/" TargetMode="Externa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QuickStyle" Target="diagrams/quickStyle3.xml"/><Relationship Id="rId72" Type="http://schemas.openxmlformats.org/officeDocument/2006/relationships/image" Target="media/image37.png"/><Relationship Id="rId93" Type="http://schemas.openxmlformats.org/officeDocument/2006/relationships/image" Target="media/image55.emf"/><Relationship Id="rId98" Type="http://schemas.openxmlformats.org/officeDocument/2006/relationships/hyperlink" Target="https://viblo.asia/p/cung-tim-hieu-ve-graphql-07LKX4zeKV4" TargetMode="External"/><Relationship Id="rId3" Type="http://schemas.openxmlformats.org/officeDocument/2006/relationships/styles" Target="styles.xml"/><Relationship Id="rId25" Type="http://schemas.openxmlformats.org/officeDocument/2006/relationships/hyperlink" Target="file:///C:\Users\vuphu\Desktop\luanvan\Lu-n-v-n\baoCao\bao-cao-luan-van_new.docx" TargetMode="External"/><Relationship Id="rId46" Type="http://schemas.openxmlformats.org/officeDocument/2006/relationships/image" Target="media/image17.png"/><Relationship Id="rId67"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r>
            <a:rPr lang="en-US" sz="1000">
              <a:latin typeface="Times New Roman" panose="02020603050405020304" pitchFamily="18" charset="0"/>
              <a:cs typeface="Times New Roman" panose="02020603050405020304" pitchFamily="18" charset="0"/>
            </a:rPr>
            <a:t>Khách hàng tạo đơn hàng từ ứng dụng điện thoại và xác nhận đặt đơn</a:t>
          </a:r>
        </a:p>
      </dgm:t>
    </dgm:pt>
    <dgm:pt modelId="{A2F013F5-035D-4176-A85D-150EFE954A1D}" type="parTrans" cxnId="{10841F17-2754-45B2-BEF9-A9C14FE69FB2}">
      <dgm:prSet/>
      <dgm:spPr/>
      <dgm:t>
        <a:bodyPr/>
        <a:lstStyle/>
        <a:p>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xác nhận đơn hàng</a:t>
          </a:r>
        </a:p>
      </dgm:t>
    </dgm:pt>
    <dgm:pt modelId="{2EA3D739-B8D1-4A97-80F6-167E745BED69}" type="parTrans" cxnId="{517CAA59-9930-47CC-8225-0071C668D82F}">
      <dgm:prSet/>
      <dgm:spPr/>
      <dgm:t>
        <a:bodyPr/>
        <a:lstStyle/>
        <a:p>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r>
            <a:rPr lang="en-US" sz="1000" b="0" i="0">
              <a:latin typeface="Times New Roman" panose="02020603050405020304" pitchFamily="18" charset="0"/>
              <a:cs typeface="Times New Roman" panose="02020603050405020304" pitchFamily="18" charset="0"/>
            </a:rPr>
            <a:t>Nhân viên nhận và trả quần áo xác nhận lấy quần áo từ khách hàng</a:t>
          </a:r>
        </a:p>
      </dgm:t>
    </dgm:pt>
    <dgm:pt modelId="{065B4DE0-D449-44C8-9806-AB03F1BFAA0F}" type="parTrans" cxnId="{4F062E43-42DC-4A0E-B94C-1788ACB12B62}">
      <dgm:prSet/>
      <dgm:spPr/>
      <dgm:t>
        <a:bodyPr/>
        <a:lstStyle/>
        <a:p>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r>
            <a:rPr lang="en-US" sz="1000" i="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gm:t>
    </dgm:pt>
    <dgm:pt modelId="{85228D86-F3D7-4F01-BCAA-1D44A3C62908}" type="parTrans" cxnId="{B9127EAE-D7CE-4B5A-B98E-446518D5DF67}">
      <dgm:prSet/>
      <dgm:spPr/>
      <dgm:t>
        <a:bodyPr/>
        <a:lstStyle/>
        <a:p>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r>
            <a:rPr lang="en-US" sz="1000">
              <a:latin typeface="Times New Roman" panose="02020603050405020304" pitchFamily="18" charset="0"/>
              <a:cs typeface="Times New Roman" panose="02020603050405020304" pitchFamily="18" charset="0"/>
            </a:rPr>
            <a:t>Biên nhận được tạo ra theo đơn hàng</a:t>
          </a:r>
        </a:p>
      </dgm:t>
    </dgm:pt>
    <dgm:pt modelId="{F0D0D35F-4146-482E-9F8C-64279EE3751E}" type="parTrans" cxnId="{6AEB58FE-9272-43E7-931D-60B036160252}">
      <dgm:prSet/>
      <dgm:spPr/>
      <dgm:t>
        <a:bodyPr/>
        <a:lstStyle/>
        <a:p>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r>
            <a:rPr lang="en-US" sz="1000">
              <a:latin typeface="Times New Roman" panose="02020603050405020304" pitchFamily="18" charset="0"/>
              <a:cs typeface="Times New Roman" panose="02020603050405020304" pitchFamily="18" charset="0"/>
            </a:rPr>
            <a:t>Đơn hàng được phân loại quần áo dựa trên biên nhận</a:t>
          </a:r>
        </a:p>
      </dgm:t>
    </dgm:pt>
    <dgm:pt modelId="{BB3D88FA-39E0-4B51-855E-2A4860E98369}" type="sibTrans" cxnId="{3FE93964-45F0-42F0-B09C-D4865847E1D4}">
      <dgm:prSet custT="1"/>
      <dgm:spPr/>
      <dgm:t>
        <a:bodyPr/>
        <a:lstStyle/>
        <a:p>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r>
            <a:rPr lang="en-US" sz="1000">
              <a:latin typeface="Times New Roman" panose="02020603050405020304" pitchFamily="18" charset="0"/>
              <a:cs typeface="Times New Roman" panose="02020603050405020304" pitchFamily="18" charset="0"/>
            </a:rPr>
            <a:t>Đơn hàng được sắp xếp xử lí tự động vào một máy giặt</a:t>
          </a:r>
        </a:p>
      </dgm:t>
    </dgm:pt>
    <dgm:pt modelId="{A8DEACEA-402F-4DE1-9BC6-AED9C5117B37}" type="parTrans" cxnId="{3A58B363-0869-4DAB-BD35-7F376C35CA01}">
      <dgm:prSet/>
      <dgm:spPr/>
      <dgm:t>
        <a:bodyPr/>
        <a:lstStyle/>
        <a:p>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r>
            <a:rPr lang="en-US" sz="10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gm:t>
    </dgm:pt>
    <dgm:pt modelId="{5E8F9015-7ECF-444B-82E5-0943FA0EC4A7}" type="parTrans" cxnId="{44AF2F91-81F9-4E88-B6B0-C0A21E3FD097}">
      <dgm:prSet/>
      <dgm:spPr/>
      <dgm:t>
        <a:bodyPr/>
        <a:lstStyle/>
        <a:p>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endParaRPr lang="en-US" sz="1000">
            <a:latin typeface="Times New Roman" panose="02020603050405020304" pitchFamily="18" charset="0"/>
            <a:cs typeface="Times New Roman" panose="02020603050405020304" pitchFamily="18" charset="0"/>
          </a:endParaRPr>
        </a:p>
      </dgm:t>
    </dgm:pt>
    <dgm:pt modelId="{99BF643C-4268-49A7-B210-AEE75F264D38}">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tạo hóa đơn cho đơn hàng</a:t>
          </a:r>
        </a:p>
      </dgm:t>
    </dgm:pt>
    <dgm:pt modelId="{11842F94-A445-4C56-AE88-2C96C2CE6EBD}" type="parTrans" cxnId="{924A60E0-0262-4AC0-991D-290B967725E8}">
      <dgm:prSet/>
      <dgm:spPr/>
      <dgm:t>
        <a:bodyPr/>
        <a:lstStyle/>
        <a:p>
          <a:endParaRPr lang="en-US" sz="1000">
            <a:latin typeface="Times New Roman" panose="02020603050405020304" pitchFamily="18" charset="0"/>
            <a:cs typeface="Times New Roman" panose="02020603050405020304" pitchFamily="18" charset="0"/>
          </a:endParaRPr>
        </a:p>
      </dgm:t>
    </dgm:pt>
    <dgm:pt modelId="{AD12FC15-035E-4658-AC7B-FE3E05B8138A}" type="sibTrans" cxnId="{924A60E0-0262-4AC0-991D-290B967725E8}">
      <dgm:prSet custT="1"/>
      <dgm:spPr/>
      <dgm:t>
        <a:bodyPr/>
        <a:lstStyle/>
        <a:p>
          <a:endParaRPr lang="en-US" sz="1000">
            <a:latin typeface="Times New Roman" panose="02020603050405020304" pitchFamily="18" charset="0"/>
            <a:cs typeface="Times New Roman" panose="02020603050405020304" pitchFamily="18" charset="0"/>
          </a:endParaRPr>
        </a:p>
      </dgm:t>
    </dgm:pt>
    <dgm:pt modelId="{67A5B628-60EE-49E4-A915-F0E9ECB8742A}">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giao trả khách hàng</a:t>
          </a:r>
        </a:p>
      </dgm:t>
    </dgm:pt>
    <dgm:pt modelId="{2765B66D-CBC6-4BDF-AE42-4C5A6148C938}" type="parTrans" cxnId="{FB9C21EE-D4B3-48C2-994D-C4CAC2044CEC}">
      <dgm:prSet/>
      <dgm:spPr/>
      <dgm:t>
        <a:bodyPr/>
        <a:lstStyle/>
        <a:p>
          <a:endParaRPr lang="en-US" sz="1000">
            <a:latin typeface="Times New Roman" panose="02020603050405020304" pitchFamily="18" charset="0"/>
            <a:cs typeface="Times New Roman" panose="02020603050405020304" pitchFamily="18" charset="0"/>
          </a:endParaRPr>
        </a:p>
      </dgm:t>
    </dgm:pt>
    <dgm:pt modelId="{B7D3047F-C85A-467D-9B8F-BD6441806BB5}" type="sibTrans" cxnId="{FB9C21EE-D4B3-48C2-994D-C4CAC2044CEC}">
      <dgm:prSet custT="1"/>
      <dgm:spPr/>
      <dgm:t>
        <a:bodyPr/>
        <a:lstStyle/>
        <a:p>
          <a:endParaRPr lang="en-US" sz="1000">
            <a:latin typeface="Times New Roman" panose="02020603050405020304" pitchFamily="18" charset="0"/>
            <a:cs typeface="Times New Roman" panose="02020603050405020304" pitchFamily="18" charset="0"/>
          </a:endParaRPr>
        </a:p>
      </dgm:t>
    </dgm:pt>
    <dgm:pt modelId="{FF4581D0-625A-4F77-9F05-D1EB7C6F4FAC}">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gm:t>
    </dgm:pt>
    <dgm:pt modelId="{29693EDB-E4FC-47AF-B363-F0EF301EDF0D}" type="parTrans" cxnId="{2EFF61AD-B0DB-465F-BAE4-BE9E9F59041E}">
      <dgm:prSet/>
      <dgm:spPr/>
      <dgm:t>
        <a:bodyPr/>
        <a:lstStyle/>
        <a:p>
          <a:endParaRPr lang="en-US" sz="1000">
            <a:latin typeface="Times New Roman" panose="02020603050405020304" pitchFamily="18" charset="0"/>
            <a:cs typeface="Times New Roman" panose="02020603050405020304" pitchFamily="18" charset="0"/>
          </a:endParaRPr>
        </a:p>
      </dgm:t>
    </dgm:pt>
    <dgm:pt modelId="{40CDB684-D924-4BAE-8F48-B3EA185ED83D}" type="sibTrans" cxnId="{2EFF61AD-B0DB-465F-BAE4-BE9E9F59041E}">
      <dgm:prSet custT="1"/>
      <dgm:spPr/>
      <dgm:t>
        <a:bodyPr/>
        <a:lstStyle/>
        <a:p>
          <a:endParaRPr lang="en-US" sz="1000">
            <a:latin typeface="Times New Roman" panose="02020603050405020304" pitchFamily="18" charset="0"/>
            <a:cs typeface="Times New Roman" panose="02020603050405020304" pitchFamily="18" charset="0"/>
          </a:endParaRPr>
        </a:p>
      </dgm:t>
    </dgm:pt>
    <dgm:pt modelId="{274EEF3C-0092-4A84-B658-82C222F5916F}">
      <dgm:prSet phldrT="[Text]" custT="1"/>
      <dgm:spPr/>
      <dgm:t>
        <a:bodyPr/>
        <a:lstStyle/>
        <a:p>
          <a:r>
            <a:rPr lang="en-US" sz="1000">
              <a:latin typeface="Times New Roman" panose="02020603050405020304" pitchFamily="18" charset="0"/>
              <a:cs typeface="Times New Roman" panose="02020603050405020304" pitchFamily="18" charset="0"/>
            </a:rPr>
            <a:t>Khách hàng xác nhận đã nhận quần áo</a:t>
          </a:r>
        </a:p>
      </dgm:t>
    </dgm:pt>
    <dgm:pt modelId="{6AA5E0B0-B027-4136-A36C-83F7EA1F7874}" type="par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04E43992-CCDC-419E-B73D-B4DDB7FA2B3D}" type="sib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r>
            <a:rPr lang="en-US" sz="10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gm:t>
    </dgm:pt>
    <dgm:pt modelId="{DFCFF742-1C0A-4551-B8F0-637BEE90AD11}" type="parTrans" cxnId="{7D3CC297-14B8-48B1-9284-AC7CA38DCF03}">
      <dgm:prSet/>
      <dgm:spPr/>
      <dgm:t>
        <a:bodyPr/>
        <a:lstStyle/>
        <a:p>
          <a:endParaRPr lang="en-US"/>
        </a:p>
      </dgm:t>
    </dgm:pt>
    <dgm:pt modelId="{1840198A-2C8A-4C6F-AFB1-734E3E33BE55}" type="sibTrans" cxnId="{7D3CC297-14B8-48B1-9284-AC7CA38DCF03}">
      <dgm:prSet/>
      <dgm:spPr/>
      <dgm:t>
        <a:bodyPr/>
        <a:lstStyle/>
        <a:p>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13" custScaleY="142402">
        <dgm:presLayoutVars>
          <dgm:bulletEnabled val="1"/>
        </dgm:presLayoutVars>
      </dgm:prSet>
      <dgm:spPr/>
    </dgm:pt>
    <dgm:pt modelId="{A130E303-853A-49D8-96C2-DF51086A796B}" type="pres">
      <dgm:prSet presAssocID="{46E9A7BE-5723-4B02-A85D-626F826D26AD}" presName="sibTrans" presStyleLbl="sibTrans1D1" presStyleIdx="0" presStyleCnt="12"/>
      <dgm:spPr/>
    </dgm:pt>
    <dgm:pt modelId="{F36CBBFA-A802-49A6-9C75-9FDE536B2EEC}" type="pres">
      <dgm:prSet presAssocID="{46E9A7BE-5723-4B02-A85D-626F826D26AD}" presName="connectorText" presStyleLbl="sibTrans1D1" presStyleIdx="0" presStyleCnt="12"/>
      <dgm:spPr/>
    </dgm:pt>
    <dgm:pt modelId="{2452A93C-AA10-4BDF-B72B-30228440ACF7}" type="pres">
      <dgm:prSet presAssocID="{9BF6DDCB-72CA-4242-8525-E2B273351E99}" presName="node" presStyleLbl="node1" presStyleIdx="1" presStyleCnt="13" custScaleY="142402">
        <dgm:presLayoutVars>
          <dgm:bulletEnabled val="1"/>
        </dgm:presLayoutVars>
      </dgm:prSet>
      <dgm:spPr/>
    </dgm:pt>
    <dgm:pt modelId="{D61BD9EE-F4F0-4E38-9BDB-5C66C424760A}" type="pres">
      <dgm:prSet presAssocID="{1840198A-2C8A-4C6F-AFB1-734E3E33BE55}" presName="sibTrans" presStyleLbl="sibTrans1D1" presStyleIdx="1" presStyleCnt="12"/>
      <dgm:spPr/>
    </dgm:pt>
    <dgm:pt modelId="{A599CF0A-F7C6-4103-911E-1A74431587DB}" type="pres">
      <dgm:prSet presAssocID="{1840198A-2C8A-4C6F-AFB1-734E3E33BE55}" presName="connectorText" presStyleLbl="sibTrans1D1" presStyleIdx="1" presStyleCnt="12"/>
      <dgm:spPr/>
    </dgm:pt>
    <dgm:pt modelId="{E865BDBF-2001-419C-93B1-82FB174B6D4D}" type="pres">
      <dgm:prSet presAssocID="{E2D4D667-08C1-4227-9BCD-043F6C098A2A}" presName="node" presStyleLbl="node1" presStyleIdx="2" presStyleCnt="13" custScaleY="142402">
        <dgm:presLayoutVars>
          <dgm:bulletEnabled val="1"/>
        </dgm:presLayoutVars>
      </dgm:prSet>
      <dgm:spPr/>
    </dgm:pt>
    <dgm:pt modelId="{09611986-A15E-44D6-A975-9EA2A365B9CA}" type="pres">
      <dgm:prSet presAssocID="{A9D570BF-E8FA-4616-AA17-08F406F9E82E}" presName="sibTrans" presStyleLbl="sibTrans1D1" presStyleIdx="2" presStyleCnt="12"/>
      <dgm:spPr/>
    </dgm:pt>
    <dgm:pt modelId="{2CFB8247-507F-47BB-95CB-769950A63D92}" type="pres">
      <dgm:prSet presAssocID="{A9D570BF-E8FA-4616-AA17-08F406F9E82E}" presName="connectorText" presStyleLbl="sibTrans1D1" presStyleIdx="2" presStyleCnt="12"/>
      <dgm:spPr/>
    </dgm:pt>
    <dgm:pt modelId="{D69291BA-36FA-4DDF-B3B5-411030E219D5}" type="pres">
      <dgm:prSet presAssocID="{CAECF3AE-B0BB-4A61-8982-5DDC8F4F2880}" presName="node" presStyleLbl="node1" presStyleIdx="3" presStyleCnt="13" custScaleY="142402">
        <dgm:presLayoutVars>
          <dgm:bulletEnabled val="1"/>
        </dgm:presLayoutVars>
      </dgm:prSet>
      <dgm:spPr/>
    </dgm:pt>
    <dgm:pt modelId="{C39BEE70-8B8D-4BC8-8EA3-33CDC3AA660D}" type="pres">
      <dgm:prSet presAssocID="{1EEB7585-DDA7-4FAD-958C-BC34CA355179}" presName="sibTrans" presStyleLbl="sibTrans1D1" presStyleIdx="3" presStyleCnt="12"/>
      <dgm:spPr/>
    </dgm:pt>
    <dgm:pt modelId="{658CB273-4E90-4619-97B4-DF7353AFFE91}" type="pres">
      <dgm:prSet presAssocID="{1EEB7585-DDA7-4FAD-958C-BC34CA355179}" presName="connectorText" presStyleLbl="sibTrans1D1" presStyleIdx="3" presStyleCnt="12"/>
      <dgm:spPr/>
    </dgm:pt>
    <dgm:pt modelId="{B1AEAEB2-AC27-43CF-8669-6417D071362D}" type="pres">
      <dgm:prSet presAssocID="{7EA562C7-6662-4B96-AED1-AB20A7BF5439}" presName="node" presStyleLbl="node1" presStyleIdx="4" presStyleCnt="13" custScaleY="142402">
        <dgm:presLayoutVars>
          <dgm:bulletEnabled val="1"/>
        </dgm:presLayoutVars>
      </dgm:prSet>
      <dgm:spPr/>
    </dgm:pt>
    <dgm:pt modelId="{19B4E9AB-004A-46D1-BE2D-167794CCDEB3}" type="pres">
      <dgm:prSet presAssocID="{51159EA7-FBFA-454E-AE2B-C3DA2F3EC766}" presName="sibTrans" presStyleLbl="sibTrans1D1" presStyleIdx="4" presStyleCnt="12"/>
      <dgm:spPr/>
    </dgm:pt>
    <dgm:pt modelId="{4ADCAF7F-B1BB-424A-AE4D-5AD2B702D44C}" type="pres">
      <dgm:prSet presAssocID="{51159EA7-FBFA-454E-AE2B-C3DA2F3EC766}" presName="connectorText" presStyleLbl="sibTrans1D1" presStyleIdx="4" presStyleCnt="12"/>
      <dgm:spPr/>
    </dgm:pt>
    <dgm:pt modelId="{C2691540-7540-4368-869A-6D1B3884F2CB}" type="pres">
      <dgm:prSet presAssocID="{A30BCAAB-4DCB-4F36-9FDF-9AE349713DB7}" presName="node" presStyleLbl="node1" presStyleIdx="5" presStyleCnt="13" custScaleY="142402">
        <dgm:presLayoutVars>
          <dgm:bulletEnabled val="1"/>
        </dgm:presLayoutVars>
      </dgm:prSet>
      <dgm:spPr/>
    </dgm:pt>
    <dgm:pt modelId="{21A06C4B-CAFE-40C7-8330-4695B9AE546B}" type="pres">
      <dgm:prSet presAssocID="{6CB9B5DC-B84B-4487-8337-993C25170A29}" presName="sibTrans" presStyleLbl="sibTrans1D1" presStyleIdx="5" presStyleCnt="12"/>
      <dgm:spPr/>
    </dgm:pt>
    <dgm:pt modelId="{3013F046-9B56-4524-B98D-2E4EEC11BEE7}" type="pres">
      <dgm:prSet presAssocID="{6CB9B5DC-B84B-4487-8337-993C25170A29}" presName="connectorText" presStyleLbl="sibTrans1D1" presStyleIdx="5" presStyleCnt="12"/>
      <dgm:spPr/>
    </dgm:pt>
    <dgm:pt modelId="{BA75E664-1CE6-4D79-A1AA-94CE09963ACB}" type="pres">
      <dgm:prSet presAssocID="{F4C72D98-D566-4F04-8273-7A36DA857B71}" presName="node" presStyleLbl="node1" presStyleIdx="6" presStyleCnt="13" custScaleY="142402">
        <dgm:presLayoutVars>
          <dgm:bulletEnabled val="1"/>
        </dgm:presLayoutVars>
      </dgm:prSet>
      <dgm:spPr/>
    </dgm:pt>
    <dgm:pt modelId="{3AD6CB3C-416A-4F27-A8FC-4FEDBE12341A}" type="pres">
      <dgm:prSet presAssocID="{BB3D88FA-39E0-4B51-855E-2A4860E98369}" presName="sibTrans" presStyleLbl="sibTrans1D1" presStyleIdx="6" presStyleCnt="12"/>
      <dgm:spPr/>
    </dgm:pt>
    <dgm:pt modelId="{03EF7D86-BA0F-4238-8C51-6F89370248AD}" type="pres">
      <dgm:prSet presAssocID="{BB3D88FA-39E0-4B51-855E-2A4860E98369}" presName="connectorText" presStyleLbl="sibTrans1D1" presStyleIdx="6" presStyleCnt="12"/>
      <dgm:spPr/>
    </dgm:pt>
    <dgm:pt modelId="{8E31EBEB-923C-4327-9BA5-5FD8F410B54D}" type="pres">
      <dgm:prSet presAssocID="{62CDE28E-32B4-4FA9-96DD-229433D65828}" presName="node" presStyleLbl="node1" presStyleIdx="7" presStyleCnt="13" custScaleY="142402">
        <dgm:presLayoutVars>
          <dgm:bulletEnabled val="1"/>
        </dgm:presLayoutVars>
      </dgm:prSet>
      <dgm:spPr/>
    </dgm:pt>
    <dgm:pt modelId="{C312BD56-FF81-4DAD-8601-27632E133553}" type="pres">
      <dgm:prSet presAssocID="{2927A616-35DA-44E1-908F-0E31D03B5656}" presName="sibTrans" presStyleLbl="sibTrans1D1" presStyleIdx="7" presStyleCnt="12"/>
      <dgm:spPr/>
    </dgm:pt>
    <dgm:pt modelId="{8A204658-8829-4546-8A61-BC05A5BCFF8A}" type="pres">
      <dgm:prSet presAssocID="{2927A616-35DA-44E1-908F-0E31D03B5656}" presName="connectorText" presStyleLbl="sibTrans1D1" presStyleIdx="7" presStyleCnt="12"/>
      <dgm:spPr/>
    </dgm:pt>
    <dgm:pt modelId="{21B714D0-3A10-4AA7-A780-C148864FA9E7}" type="pres">
      <dgm:prSet presAssocID="{C7C43D36-1567-471F-B6F1-7F065E838EEE}" presName="node" presStyleLbl="node1" presStyleIdx="8" presStyleCnt="13" custScaleY="142402">
        <dgm:presLayoutVars>
          <dgm:bulletEnabled val="1"/>
        </dgm:presLayoutVars>
      </dgm:prSet>
      <dgm:spPr/>
    </dgm:pt>
    <dgm:pt modelId="{38455DB2-21C4-43FE-85C0-F44F8B0D9F22}" type="pres">
      <dgm:prSet presAssocID="{FE2C7034-A7CC-45E4-BE0F-F925A1425A54}" presName="sibTrans" presStyleLbl="sibTrans1D1" presStyleIdx="8" presStyleCnt="12"/>
      <dgm:spPr/>
    </dgm:pt>
    <dgm:pt modelId="{4EDB9D37-FC2B-4612-AA47-0A9702852B92}" type="pres">
      <dgm:prSet presAssocID="{FE2C7034-A7CC-45E4-BE0F-F925A1425A54}" presName="connectorText" presStyleLbl="sibTrans1D1" presStyleIdx="8" presStyleCnt="12"/>
      <dgm:spPr/>
    </dgm:pt>
    <dgm:pt modelId="{E7390B86-3689-42A8-9108-FC1EFF18EC54}" type="pres">
      <dgm:prSet presAssocID="{99BF643C-4268-49A7-B210-AEE75F264D38}" presName="node" presStyleLbl="node1" presStyleIdx="9" presStyleCnt="13" custScaleY="142402">
        <dgm:presLayoutVars>
          <dgm:bulletEnabled val="1"/>
        </dgm:presLayoutVars>
      </dgm:prSet>
      <dgm:spPr/>
    </dgm:pt>
    <dgm:pt modelId="{F1FD10C8-2F86-4BB9-8963-A904238EBFE0}" type="pres">
      <dgm:prSet presAssocID="{AD12FC15-035E-4658-AC7B-FE3E05B8138A}" presName="sibTrans" presStyleLbl="sibTrans1D1" presStyleIdx="9" presStyleCnt="12"/>
      <dgm:spPr/>
    </dgm:pt>
    <dgm:pt modelId="{A74C1422-8C6E-4490-986F-886A3230AF4E}" type="pres">
      <dgm:prSet presAssocID="{AD12FC15-035E-4658-AC7B-FE3E05B8138A}" presName="connectorText" presStyleLbl="sibTrans1D1" presStyleIdx="9" presStyleCnt="12"/>
      <dgm:spPr/>
    </dgm:pt>
    <dgm:pt modelId="{7BD8CC64-F23C-456B-A532-C4C87E77F3BE}" type="pres">
      <dgm:prSet presAssocID="{67A5B628-60EE-49E4-A915-F0E9ECB8742A}" presName="node" presStyleLbl="node1" presStyleIdx="10" presStyleCnt="13" custScaleY="142402">
        <dgm:presLayoutVars>
          <dgm:bulletEnabled val="1"/>
        </dgm:presLayoutVars>
      </dgm:prSet>
      <dgm:spPr/>
    </dgm:pt>
    <dgm:pt modelId="{170C2ACA-FE2C-4926-BE97-613C6A7933E4}" type="pres">
      <dgm:prSet presAssocID="{B7D3047F-C85A-467D-9B8F-BD6441806BB5}" presName="sibTrans" presStyleLbl="sibTrans1D1" presStyleIdx="10" presStyleCnt="12"/>
      <dgm:spPr/>
    </dgm:pt>
    <dgm:pt modelId="{FB12AADB-E958-4B29-8646-4AC4994D856B}" type="pres">
      <dgm:prSet presAssocID="{B7D3047F-C85A-467D-9B8F-BD6441806BB5}" presName="connectorText" presStyleLbl="sibTrans1D1" presStyleIdx="10" presStyleCnt="12"/>
      <dgm:spPr/>
    </dgm:pt>
    <dgm:pt modelId="{992F45D3-A3C6-459A-9D79-AF3FA0C0EC8C}" type="pres">
      <dgm:prSet presAssocID="{FF4581D0-625A-4F77-9F05-D1EB7C6F4FAC}" presName="node" presStyleLbl="node1" presStyleIdx="11" presStyleCnt="13" custScaleY="142402">
        <dgm:presLayoutVars>
          <dgm:bulletEnabled val="1"/>
        </dgm:presLayoutVars>
      </dgm:prSet>
      <dgm:spPr/>
    </dgm:pt>
    <dgm:pt modelId="{89CA3B21-EDDD-4D5C-8E73-7B3E3FB0919B}" type="pres">
      <dgm:prSet presAssocID="{40CDB684-D924-4BAE-8F48-B3EA185ED83D}" presName="sibTrans" presStyleLbl="sibTrans1D1" presStyleIdx="11" presStyleCnt="12"/>
      <dgm:spPr/>
    </dgm:pt>
    <dgm:pt modelId="{586FD0F1-C806-4A43-8191-524160656C84}" type="pres">
      <dgm:prSet presAssocID="{40CDB684-D924-4BAE-8F48-B3EA185ED83D}" presName="connectorText" presStyleLbl="sibTrans1D1" presStyleIdx="11" presStyleCnt="12"/>
      <dgm:spPr/>
    </dgm:pt>
    <dgm:pt modelId="{6A45F5A8-6C85-4043-9764-D49BE5158557}" type="pres">
      <dgm:prSet presAssocID="{274EEF3C-0092-4A84-B658-82C222F5916F}" presName="node" presStyleLbl="node1" presStyleIdx="12" presStyleCnt="13" custScaleY="142402">
        <dgm:presLayoutVars>
          <dgm:bulletEnabled val="1"/>
        </dgm:presLayoutVars>
      </dgm:prSet>
      <dgm:spPr/>
    </dgm:pt>
  </dgm:ptLst>
  <dgm:cxnLst>
    <dgm:cxn modelId="{C772EC05-F765-4112-BB48-DE57164EB658}" type="presOf" srcId="{FF4581D0-625A-4F77-9F05-D1EB7C6F4FAC}" destId="{992F45D3-A3C6-459A-9D79-AF3FA0C0EC8C}" srcOrd="0" destOrd="0" presId="urn:microsoft.com/office/officeart/2005/8/layout/bProcess3"/>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AADFA620-01A4-4FB8-9788-35692C57D796}" type="presOf" srcId="{B7D3047F-C85A-467D-9B8F-BD6441806BB5}" destId="{FB12AADB-E958-4B29-8646-4AC4994D856B}" srcOrd="1" destOrd="0" presId="urn:microsoft.com/office/officeart/2005/8/layout/bProcess3"/>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04985A2D-619D-4709-AA54-0CC839673C6F}" type="presOf" srcId="{AD12FC15-035E-4658-AC7B-FE3E05B8138A}" destId="{F1FD10C8-2F86-4BB9-8963-A904238EBFE0}" srcOrd="0"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6D59BE44-1E1F-43BD-A299-FFBE48AF22F8}" type="presOf" srcId="{40CDB684-D924-4BAE-8F48-B3EA185ED83D}" destId="{89CA3B21-EDDD-4D5C-8E73-7B3E3FB0919B}" srcOrd="0" destOrd="0" presId="urn:microsoft.com/office/officeart/2005/8/layout/bProcess3"/>
    <dgm:cxn modelId="{2477C244-05AC-4BA9-9E48-1D9B65E1663C}" type="presOf" srcId="{99BF643C-4268-49A7-B210-AEE75F264D38}" destId="{E7390B86-3689-42A8-9108-FC1EFF18EC54}" srcOrd="0" destOrd="0" presId="urn:microsoft.com/office/officeart/2005/8/layout/bProcess3"/>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DB6DB452-2DFD-4B65-9B5C-835592C27608}" srcId="{E74BD823-79B1-4C2E-9B11-3BC986C62B90}" destId="{274EEF3C-0092-4A84-B658-82C222F5916F}" srcOrd="12" destOrd="0" parTransId="{6AA5E0B0-B027-4136-A36C-83F7EA1F7874}" sibTransId="{04E43992-CCDC-419E-B73D-B4DDB7FA2B3D}"/>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7490D683-E3FF-4783-ADD6-8669CF0C3F58}" type="presOf" srcId="{FE2C7034-A7CC-45E4-BE0F-F925A1425A54}" destId="{4EDB9D37-FC2B-4612-AA47-0A9702852B92}" srcOrd="1" destOrd="0" presId="urn:microsoft.com/office/officeart/2005/8/layout/bProcess3"/>
    <dgm:cxn modelId="{11334D86-EB88-4DFD-819C-7E688D317079}" type="presOf" srcId="{AD12FC15-035E-4658-AC7B-FE3E05B8138A}" destId="{A74C1422-8C6E-4490-986F-886A3230AF4E}" srcOrd="1"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ABA353A2-0D51-4F6D-A3AA-1069B41D2606}" type="presOf" srcId="{274EEF3C-0092-4A84-B658-82C222F5916F}" destId="{6A45F5A8-6C85-4043-9764-D49BE5158557}" srcOrd="0" destOrd="0" presId="urn:microsoft.com/office/officeart/2005/8/layout/bProcess3"/>
    <dgm:cxn modelId="{2EFF61AD-B0DB-465F-BAE4-BE9E9F59041E}" srcId="{E74BD823-79B1-4C2E-9B11-3BC986C62B90}" destId="{FF4581D0-625A-4F77-9F05-D1EB7C6F4FAC}" srcOrd="11" destOrd="0" parTransId="{29693EDB-E4FC-47AF-B363-F0EF301EDF0D}" sibTransId="{40CDB684-D924-4BAE-8F48-B3EA185ED83D}"/>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563998DD-A79D-4249-A5FF-0C1DBBD3B3E0}" type="presOf" srcId="{40CDB684-D924-4BAE-8F48-B3EA185ED83D}" destId="{586FD0F1-C806-4A43-8191-524160656C84}" srcOrd="1" destOrd="0" presId="urn:microsoft.com/office/officeart/2005/8/layout/bProcess3"/>
    <dgm:cxn modelId="{924A60E0-0262-4AC0-991D-290B967725E8}" srcId="{E74BD823-79B1-4C2E-9B11-3BC986C62B90}" destId="{99BF643C-4268-49A7-B210-AEE75F264D38}" srcOrd="9" destOrd="0" parTransId="{11842F94-A445-4C56-AE88-2C96C2CE6EBD}" sibTransId="{AD12FC15-035E-4658-AC7B-FE3E05B8138A}"/>
    <dgm:cxn modelId="{1E1DDFE3-722C-4514-9240-16D34297681E}" type="presOf" srcId="{67A5B628-60EE-49E4-A915-F0E9ECB8742A}" destId="{7BD8CC64-F23C-456B-A532-C4C87E77F3BE}"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FB9C21EE-D4B3-48C2-994D-C4CAC2044CEC}" srcId="{E74BD823-79B1-4C2E-9B11-3BC986C62B90}" destId="{67A5B628-60EE-49E4-A915-F0E9ECB8742A}" srcOrd="10" destOrd="0" parTransId="{2765B66D-CBC6-4BDF-AE42-4C5A6148C938}" sibTransId="{B7D3047F-C85A-467D-9B8F-BD6441806BB5}"/>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81A343FB-4272-4B01-B191-E1AF083EBE1A}" type="presOf" srcId="{FE2C7034-A7CC-45E4-BE0F-F925A1425A54}" destId="{38455DB2-21C4-43FE-85C0-F44F8B0D9F22}" srcOrd="0" destOrd="0" presId="urn:microsoft.com/office/officeart/2005/8/layout/bProcess3"/>
    <dgm:cxn modelId="{415E78FC-D64E-4ED2-A9A7-F658ACAF3E36}" type="presOf" srcId="{B7D3047F-C85A-467D-9B8F-BD6441806BB5}" destId="{170C2ACA-FE2C-4926-BE97-613C6A7933E4}" srcOrd="0"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 modelId="{C5A1D93E-9F26-495E-BFCC-AC2D174679BD}" type="presParOf" srcId="{CD4F8BBA-AFD2-4966-9AEF-B126FBF05F43}" destId="{38455DB2-21C4-43FE-85C0-F44F8B0D9F22}" srcOrd="17" destOrd="0" presId="urn:microsoft.com/office/officeart/2005/8/layout/bProcess3"/>
    <dgm:cxn modelId="{FAF0E007-1F68-45F9-9795-FBC408CA02A9}" type="presParOf" srcId="{38455DB2-21C4-43FE-85C0-F44F8B0D9F22}" destId="{4EDB9D37-FC2B-4612-AA47-0A9702852B92}" srcOrd="0" destOrd="0" presId="urn:microsoft.com/office/officeart/2005/8/layout/bProcess3"/>
    <dgm:cxn modelId="{B919483C-34DD-4EBD-B0D4-603E960D1360}" type="presParOf" srcId="{CD4F8BBA-AFD2-4966-9AEF-B126FBF05F43}" destId="{E7390B86-3689-42A8-9108-FC1EFF18EC54}" srcOrd="18" destOrd="0" presId="urn:microsoft.com/office/officeart/2005/8/layout/bProcess3"/>
    <dgm:cxn modelId="{8EBFB92C-2A31-43EA-98E2-2D9D90648C97}" type="presParOf" srcId="{CD4F8BBA-AFD2-4966-9AEF-B126FBF05F43}" destId="{F1FD10C8-2F86-4BB9-8963-A904238EBFE0}" srcOrd="19" destOrd="0" presId="urn:microsoft.com/office/officeart/2005/8/layout/bProcess3"/>
    <dgm:cxn modelId="{A18ECF11-A11B-493A-B449-191EC72A5214}" type="presParOf" srcId="{F1FD10C8-2F86-4BB9-8963-A904238EBFE0}" destId="{A74C1422-8C6E-4490-986F-886A3230AF4E}" srcOrd="0" destOrd="0" presId="urn:microsoft.com/office/officeart/2005/8/layout/bProcess3"/>
    <dgm:cxn modelId="{2E3058AE-1B5C-43CE-935C-1D85D671236F}" type="presParOf" srcId="{CD4F8BBA-AFD2-4966-9AEF-B126FBF05F43}" destId="{7BD8CC64-F23C-456B-A532-C4C87E77F3BE}" srcOrd="20" destOrd="0" presId="urn:microsoft.com/office/officeart/2005/8/layout/bProcess3"/>
    <dgm:cxn modelId="{38955216-2ADE-4279-B3FF-92361A571B6D}" type="presParOf" srcId="{CD4F8BBA-AFD2-4966-9AEF-B126FBF05F43}" destId="{170C2ACA-FE2C-4926-BE97-613C6A7933E4}" srcOrd="21" destOrd="0" presId="urn:microsoft.com/office/officeart/2005/8/layout/bProcess3"/>
    <dgm:cxn modelId="{E5C58BA3-8ECE-4357-8757-CA97041EAD91}" type="presParOf" srcId="{170C2ACA-FE2C-4926-BE97-613C6A7933E4}" destId="{FB12AADB-E958-4B29-8646-4AC4994D856B}" srcOrd="0" destOrd="0" presId="urn:microsoft.com/office/officeart/2005/8/layout/bProcess3"/>
    <dgm:cxn modelId="{E3CE4434-5A1F-4619-82E3-8825539C1175}" type="presParOf" srcId="{CD4F8BBA-AFD2-4966-9AEF-B126FBF05F43}" destId="{992F45D3-A3C6-459A-9D79-AF3FA0C0EC8C}" srcOrd="22" destOrd="0" presId="urn:microsoft.com/office/officeart/2005/8/layout/bProcess3"/>
    <dgm:cxn modelId="{05F63659-0630-42A1-BB95-584091B5C72F}" type="presParOf" srcId="{CD4F8BBA-AFD2-4966-9AEF-B126FBF05F43}" destId="{89CA3B21-EDDD-4D5C-8E73-7B3E3FB0919B}" srcOrd="23" destOrd="0" presId="urn:microsoft.com/office/officeart/2005/8/layout/bProcess3"/>
    <dgm:cxn modelId="{80FC98BB-55F7-4050-8102-D64985B4BB20}" type="presParOf" srcId="{89CA3B21-EDDD-4D5C-8E73-7B3E3FB0919B}" destId="{586FD0F1-C806-4A43-8191-524160656C84}" srcOrd="0" destOrd="0" presId="urn:microsoft.com/office/officeart/2005/8/layout/bProcess3"/>
    <dgm:cxn modelId="{B39FBD95-A0AD-43B6-9BAE-5B6FFA1BD757}" type="presParOf" srcId="{CD4F8BBA-AFD2-4966-9AEF-B126FBF05F43}" destId="{6A45F5A8-6C85-4043-9764-D49BE5158557}" srcOrd="24"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2888F6-7149-45E7-AAF9-7716A479413B}"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08385243-14A4-4E0A-9CA4-A36D8F4F529F}">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tự động.</a:t>
          </a:r>
        </a:p>
      </dgm:t>
    </dgm:pt>
    <dgm:pt modelId="{5B8B6902-8174-4DEE-8FB4-8D21AB3B3E74}" type="parTrans" cxnId="{0BF2C07E-5A44-4C47-A3AB-4DCBEF2AAB59}">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4711014-2CFC-45B4-964D-86CEF23231F4}" type="sibTrans" cxnId="{0BF2C07E-5A44-4C47-A3AB-4DCBEF2AAB59}">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5D1D8052-E2F5-4214-8C9E-FE6DB60BBDA4}">
      <dgm:prSet phldrT="[Text]" custT="1"/>
      <dgm:spPr/>
      <dgm:t>
        <a:bodyPr/>
        <a:lstStyle/>
        <a:p>
          <a:pPr algn="ctr"/>
          <a:r>
            <a:rPr lang="en-US" sz="1000">
              <a:latin typeface="Times New Roman" panose="02020603050405020304" pitchFamily="18" charset="0"/>
              <a:cs typeface="Times New Roman" panose="02020603050405020304" pitchFamily="18" charset="0"/>
            </a:rPr>
            <a:t>Phân đơn hàng vào hàng đợi xử lí có thứ tự</a:t>
          </a:r>
        </a:p>
      </dgm:t>
    </dgm:pt>
    <dgm:pt modelId="{6ACFB915-BC55-4738-BCC9-A7ABEDC49E35}" type="parTrans" cxnId="{2138E347-77B3-4AAE-B9AB-15DA9605CF10}">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50DE5B1-E012-4DF7-AADD-35EF59ED14F2}" type="sibTrans" cxnId="{2138E347-77B3-4AAE-B9AB-15DA9605CF10}">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BAE5846-7C01-4FC2-9A7A-F209C7621FEB}">
      <dgm:prSet phldrT="[Text]" custT="1"/>
      <dgm:spPr/>
      <dgm:t>
        <a:bodyPr/>
        <a:lstStyle/>
        <a:p>
          <a:pPr algn="ctr"/>
          <a:r>
            <a:rPr lang="en-US" sz="1000">
              <a:latin typeface="Times New Roman" panose="02020603050405020304" pitchFamily="18" charset="0"/>
              <a:cs typeface="Times New Roman" panose="02020603050405020304" pitchFamily="18" charset="0"/>
            </a:rPr>
            <a:t>Xử lí đơn hàng</a:t>
          </a:r>
        </a:p>
      </dgm:t>
    </dgm:pt>
    <dgm:pt modelId="{ACF557FB-63C2-4515-9160-DBEC40BA3DA8}" type="parTrans" cxnId="{A2F1DA92-E6BE-454B-839B-8EF6534129A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8EF8327-AF8D-4526-871D-8449CF057583}" type="sibTrans" cxnId="{A2F1DA92-E6BE-454B-839B-8EF6534129AA}">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02BD35B4-3129-46AD-A1C9-C035805AB462}">
      <dgm:prSet phldrT="[Text]" custT="1"/>
      <dgm:spPr/>
      <dgm:t>
        <a:bodyPr/>
        <a:lstStyle/>
        <a:p>
          <a:pPr algn="ctr"/>
          <a:r>
            <a:rPr lang="en-US" sz="1000">
              <a:latin typeface="Times New Roman" panose="02020603050405020304" pitchFamily="18" charset="0"/>
              <a:cs typeface="Times New Roman" panose="02020603050405020304" pitchFamily="18" charset="0"/>
            </a:rPr>
            <a:t>Thông báo hoàn tất</a:t>
          </a:r>
        </a:p>
      </dgm:t>
    </dgm:pt>
    <dgm:pt modelId="{FDF5F0D8-1641-4382-B726-1544246DB7CE}" type="par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E97E6A0-5F6E-4A31-88E3-09A63E47C423}" type="sib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C6B632D1-CF17-4027-B5B1-B19008C80797}" type="pres">
      <dgm:prSet presAssocID="{332888F6-7149-45E7-AAF9-7716A479413B}" presName="Name0" presStyleCnt="0">
        <dgm:presLayoutVars>
          <dgm:dir/>
          <dgm:resizeHandles val="exact"/>
        </dgm:presLayoutVars>
      </dgm:prSet>
      <dgm:spPr/>
    </dgm:pt>
    <dgm:pt modelId="{BEB1513F-5B68-40F1-992F-BCD502A3CA76}" type="pres">
      <dgm:prSet presAssocID="{08385243-14A4-4E0A-9CA4-A36D8F4F529F}" presName="node" presStyleLbl="node1" presStyleIdx="0" presStyleCnt="4" custScaleX="38444" custScaleY="32943">
        <dgm:presLayoutVars>
          <dgm:bulletEnabled val="1"/>
        </dgm:presLayoutVars>
      </dgm:prSet>
      <dgm:spPr/>
    </dgm:pt>
    <dgm:pt modelId="{B59C586A-1C62-4BDA-B877-5C9B3AC67D7D}" type="pres">
      <dgm:prSet presAssocID="{44711014-2CFC-45B4-964D-86CEF23231F4}" presName="sibTrans" presStyleLbl="sibTrans1D1" presStyleIdx="0" presStyleCnt="3"/>
      <dgm:spPr/>
    </dgm:pt>
    <dgm:pt modelId="{6D874746-2A3C-4994-B66C-29902BA4BF19}" type="pres">
      <dgm:prSet presAssocID="{44711014-2CFC-45B4-964D-86CEF23231F4}" presName="connectorText" presStyleLbl="sibTrans1D1" presStyleIdx="0" presStyleCnt="3"/>
      <dgm:spPr/>
    </dgm:pt>
    <dgm:pt modelId="{5B10E306-0B50-4A86-BCCA-4F7EAEF8B580}" type="pres">
      <dgm:prSet presAssocID="{5D1D8052-E2F5-4214-8C9E-FE6DB60BBDA4}" presName="node" presStyleLbl="node1" presStyleIdx="1" presStyleCnt="4" custScaleX="38444" custScaleY="32943">
        <dgm:presLayoutVars>
          <dgm:bulletEnabled val="1"/>
        </dgm:presLayoutVars>
      </dgm:prSet>
      <dgm:spPr/>
    </dgm:pt>
    <dgm:pt modelId="{FB145294-D0B0-4FEC-8180-EBA24EB48DD6}" type="pres">
      <dgm:prSet presAssocID="{F50DE5B1-E012-4DF7-AADD-35EF59ED14F2}" presName="sibTrans" presStyleLbl="sibTrans1D1" presStyleIdx="1" presStyleCnt="3"/>
      <dgm:spPr/>
    </dgm:pt>
    <dgm:pt modelId="{7EAA2A8E-1D90-4473-8521-D80737C7D751}" type="pres">
      <dgm:prSet presAssocID="{F50DE5B1-E012-4DF7-AADD-35EF59ED14F2}" presName="connectorText" presStyleLbl="sibTrans1D1" presStyleIdx="1" presStyleCnt="3"/>
      <dgm:spPr/>
    </dgm:pt>
    <dgm:pt modelId="{73ACBD59-B477-4817-9A1E-EA1BE0F6CF05}" type="pres">
      <dgm:prSet presAssocID="{EBAE5846-7C01-4FC2-9A7A-F209C7621FEB}" presName="node" presStyleLbl="node1" presStyleIdx="2" presStyleCnt="4" custScaleX="38444" custScaleY="32943">
        <dgm:presLayoutVars>
          <dgm:bulletEnabled val="1"/>
        </dgm:presLayoutVars>
      </dgm:prSet>
      <dgm:spPr/>
    </dgm:pt>
    <dgm:pt modelId="{1B3EBE94-9E37-42B5-83D8-8E2952428819}" type="pres">
      <dgm:prSet presAssocID="{A8EF8327-AF8D-4526-871D-8449CF057583}" presName="sibTrans" presStyleLbl="sibTrans1D1" presStyleIdx="2" presStyleCnt="3"/>
      <dgm:spPr/>
    </dgm:pt>
    <dgm:pt modelId="{73E4138B-A325-4F0B-8E97-359A43F6F986}" type="pres">
      <dgm:prSet presAssocID="{A8EF8327-AF8D-4526-871D-8449CF057583}" presName="connectorText" presStyleLbl="sibTrans1D1" presStyleIdx="2" presStyleCnt="3"/>
      <dgm:spPr/>
    </dgm:pt>
    <dgm:pt modelId="{C5895CAD-6A02-48D6-9AD5-9BFA65782EE2}" type="pres">
      <dgm:prSet presAssocID="{02BD35B4-3129-46AD-A1C9-C035805AB462}" presName="node" presStyleLbl="node1" presStyleIdx="3" presStyleCnt="4" custScaleX="38444" custScaleY="32943">
        <dgm:presLayoutVars>
          <dgm:bulletEnabled val="1"/>
        </dgm:presLayoutVars>
      </dgm:prSet>
      <dgm:spPr/>
    </dgm:pt>
  </dgm:ptLst>
  <dgm:cxnLst>
    <dgm:cxn modelId="{A8A76001-1B71-4251-9BCD-650CF21F2D9A}" srcId="{332888F6-7149-45E7-AAF9-7716A479413B}" destId="{02BD35B4-3129-46AD-A1C9-C035805AB462}" srcOrd="3" destOrd="0" parTransId="{FDF5F0D8-1641-4382-B726-1544246DB7CE}" sibTransId="{0E97E6A0-5F6E-4A31-88E3-09A63E47C423}"/>
    <dgm:cxn modelId="{3443DF08-8D0E-4764-B82C-C8B1968D0526}" type="presOf" srcId="{5D1D8052-E2F5-4214-8C9E-FE6DB60BBDA4}" destId="{5B10E306-0B50-4A86-BCCA-4F7EAEF8B580}" srcOrd="0" destOrd="0" presId="urn:microsoft.com/office/officeart/2005/8/layout/bProcess3"/>
    <dgm:cxn modelId="{340C042F-A118-47BE-9ADC-A903762262AF}" type="presOf" srcId="{44711014-2CFC-45B4-964D-86CEF23231F4}" destId="{B59C586A-1C62-4BDA-B877-5C9B3AC67D7D}" srcOrd="0" destOrd="0" presId="urn:microsoft.com/office/officeart/2005/8/layout/bProcess3"/>
    <dgm:cxn modelId="{7B993A2F-068D-483C-A8DF-531239D70DA0}" type="presOf" srcId="{02BD35B4-3129-46AD-A1C9-C035805AB462}" destId="{C5895CAD-6A02-48D6-9AD5-9BFA65782EE2}" srcOrd="0" destOrd="0" presId="urn:microsoft.com/office/officeart/2005/8/layout/bProcess3"/>
    <dgm:cxn modelId="{2138E347-77B3-4AAE-B9AB-15DA9605CF10}" srcId="{332888F6-7149-45E7-AAF9-7716A479413B}" destId="{5D1D8052-E2F5-4214-8C9E-FE6DB60BBDA4}" srcOrd="1" destOrd="0" parTransId="{6ACFB915-BC55-4738-BCC9-A7ABEDC49E35}" sibTransId="{F50DE5B1-E012-4DF7-AADD-35EF59ED14F2}"/>
    <dgm:cxn modelId="{89057E4A-C4A6-4598-B706-8A157E6F3493}" type="presOf" srcId="{08385243-14A4-4E0A-9CA4-A36D8F4F529F}" destId="{BEB1513F-5B68-40F1-992F-BCD502A3CA76}" srcOrd="0" destOrd="0" presId="urn:microsoft.com/office/officeart/2005/8/layout/bProcess3"/>
    <dgm:cxn modelId="{77C9FD77-945E-4B96-B173-3967D86A35E5}" type="presOf" srcId="{F50DE5B1-E012-4DF7-AADD-35EF59ED14F2}" destId="{7EAA2A8E-1D90-4473-8521-D80737C7D751}" srcOrd="1" destOrd="0" presId="urn:microsoft.com/office/officeart/2005/8/layout/bProcess3"/>
    <dgm:cxn modelId="{9C6F3758-849C-4C06-9E4F-CA34901A4514}" type="presOf" srcId="{A8EF8327-AF8D-4526-871D-8449CF057583}" destId="{1B3EBE94-9E37-42B5-83D8-8E2952428819}" srcOrd="0" destOrd="0" presId="urn:microsoft.com/office/officeart/2005/8/layout/bProcess3"/>
    <dgm:cxn modelId="{0BF2C07E-5A44-4C47-A3AB-4DCBEF2AAB59}" srcId="{332888F6-7149-45E7-AAF9-7716A479413B}" destId="{08385243-14A4-4E0A-9CA4-A36D8F4F529F}" srcOrd="0" destOrd="0" parTransId="{5B8B6902-8174-4DEE-8FB4-8D21AB3B3E74}" sibTransId="{44711014-2CFC-45B4-964D-86CEF23231F4}"/>
    <dgm:cxn modelId="{80DFEF7F-5CB8-42C2-A645-1F6ABF893481}" type="presOf" srcId="{332888F6-7149-45E7-AAF9-7716A479413B}" destId="{C6B632D1-CF17-4027-B5B1-B19008C80797}" srcOrd="0" destOrd="0" presId="urn:microsoft.com/office/officeart/2005/8/layout/bProcess3"/>
    <dgm:cxn modelId="{E0E4DD90-1142-4A60-92C4-1F8924005376}" type="presOf" srcId="{F50DE5B1-E012-4DF7-AADD-35EF59ED14F2}" destId="{FB145294-D0B0-4FEC-8180-EBA24EB48DD6}" srcOrd="0" destOrd="0" presId="urn:microsoft.com/office/officeart/2005/8/layout/bProcess3"/>
    <dgm:cxn modelId="{A2F1DA92-E6BE-454B-839B-8EF6534129AA}" srcId="{332888F6-7149-45E7-AAF9-7716A479413B}" destId="{EBAE5846-7C01-4FC2-9A7A-F209C7621FEB}" srcOrd="2" destOrd="0" parTransId="{ACF557FB-63C2-4515-9160-DBEC40BA3DA8}" sibTransId="{A8EF8327-AF8D-4526-871D-8449CF057583}"/>
    <dgm:cxn modelId="{7839B69D-F767-442A-BBC4-DB9A80AD8DCC}" type="presOf" srcId="{A8EF8327-AF8D-4526-871D-8449CF057583}" destId="{73E4138B-A325-4F0B-8E97-359A43F6F986}" srcOrd="1" destOrd="0" presId="urn:microsoft.com/office/officeart/2005/8/layout/bProcess3"/>
    <dgm:cxn modelId="{11F201C2-A5BA-417A-9AC7-BAA1007B68BB}" type="presOf" srcId="{EBAE5846-7C01-4FC2-9A7A-F209C7621FEB}" destId="{73ACBD59-B477-4817-9A1E-EA1BE0F6CF05}" srcOrd="0" destOrd="0" presId="urn:microsoft.com/office/officeart/2005/8/layout/bProcess3"/>
    <dgm:cxn modelId="{521F06FA-1333-46C9-A804-D20683A6F7F4}" type="presOf" srcId="{44711014-2CFC-45B4-964D-86CEF23231F4}" destId="{6D874746-2A3C-4994-B66C-29902BA4BF19}" srcOrd="1" destOrd="0" presId="urn:microsoft.com/office/officeart/2005/8/layout/bProcess3"/>
    <dgm:cxn modelId="{A60633B9-64E7-4C72-8200-6ABF609E27AA}" type="presParOf" srcId="{C6B632D1-CF17-4027-B5B1-B19008C80797}" destId="{BEB1513F-5B68-40F1-992F-BCD502A3CA76}" srcOrd="0" destOrd="0" presId="urn:microsoft.com/office/officeart/2005/8/layout/bProcess3"/>
    <dgm:cxn modelId="{1220023A-C7F5-4893-B29A-F9219B970D82}" type="presParOf" srcId="{C6B632D1-CF17-4027-B5B1-B19008C80797}" destId="{B59C586A-1C62-4BDA-B877-5C9B3AC67D7D}" srcOrd="1" destOrd="0" presId="urn:microsoft.com/office/officeart/2005/8/layout/bProcess3"/>
    <dgm:cxn modelId="{978FFE40-2B49-4A83-8645-EC5629EB0710}" type="presParOf" srcId="{B59C586A-1C62-4BDA-B877-5C9B3AC67D7D}" destId="{6D874746-2A3C-4994-B66C-29902BA4BF19}" srcOrd="0" destOrd="0" presId="urn:microsoft.com/office/officeart/2005/8/layout/bProcess3"/>
    <dgm:cxn modelId="{80A1A6B5-EF44-410B-9FEC-C7B0448B1F92}" type="presParOf" srcId="{C6B632D1-CF17-4027-B5B1-B19008C80797}" destId="{5B10E306-0B50-4A86-BCCA-4F7EAEF8B580}" srcOrd="2" destOrd="0" presId="urn:microsoft.com/office/officeart/2005/8/layout/bProcess3"/>
    <dgm:cxn modelId="{1F305C83-096F-4AA3-893B-D24BF11BFACC}" type="presParOf" srcId="{C6B632D1-CF17-4027-B5B1-B19008C80797}" destId="{FB145294-D0B0-4FEC-8180-EBA24EB48DD6}" srcOrd="3" destOrd="0" presId="urn:microsoft.com/office/officeart/2005/8/layout/bProcess3"/>
    <dgm:cxn modelId="{FD0B7ED4-7B53-47FC-9766-5135488732D6}" type="presParOf" srcId="{FB145294-D0B0-4FEC-8180-EBA24EB48DD6}" destId="{7EAA2A8E-1D90-4473-8521-D80737C7D751}" srcOrd="0" destOrd="0" presId="urn:microsoft.com/office/officeart/2005/8/layout/bProcess3"/>
    <dgm:cxn modelId="{C9CDCC3E-B6EF-46DD-A00A-0D0DC0C119BE}" type="presParOf" srcId="{C6B632D1-CF17-4027-B5B1-B19008C80797}" destId="{73ACBD59-B477-4817-9A1E-EA1BE0F6CF05}" srcOrd="4" destOrd="0" presId="urn:microsoft.com/office/officeart/2005/8/layout/bProcess3"/>
    <dgm:cxn modelId="{87175722-03D2-4C94-B834-69C3C95BFA75}" type="presParOf" srcId="{C6B632D1-CF17-4027-B5B1-B19008C80797}" destId="{1B3EBE94-9E37-42B5-83D8-8E2952428819}" srcOrd="5" destOrd="0" presId="urn:microsoft.com/office/officeart/2005/8/layout/bProcess3"/>
    <dgm:cxn modelId="{CD679765-8073-4BB6-9A01-BF8EB2F18050}" type="presParOf" srcId="{1B3EBE94-9E37-42B5-83D8-8E2952428819}" destId="{73E4138B-A325-4F0B-8E97-359A43F6F986}" srcOrd="0" destOrd="0" presId="urn:microsoft.com/office/officeart/2005/8/layout/bProcess3"/>
    <dgm:cxn modelId="{191FFAA7-6924-4FAD-BBFC-8D51155DFC5D}" type="presParOf" srcId="{C6B632D1-CF17-4027-B5B1-B19008C80797}" destId="{C5895CAD-6A02-48D6-9AD5-9BFA65782EE2}" srcOrd="6" destOrd="0" presId="urn:microsoft.com/office/officeart/2005/8/layout/b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D2639C4-6DA6-49FC-981C-8466A77BBBD0}"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A716D81E-C9B9-4A24-988B-5C37CF75B8D4}">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gm:t>
    </dgm:pt>
    <dgm:pt modelId="{DD6C018F-38FE-4878-A733-2CDFDA710B23}" type="parTrans" cxnId="{0D52EF5D-B1F4-4D6A-BFE4-9857A48EC236}">
      <dgm:prSet/>
      <dgm:spPr/>
      <dgm:t>
        <a:bodyPr/>
        <a:lstStyle/>
        <a:p>
          <a:endParaRPr lang="en-US"/>
        </a:p>
      </dgm:t>
    </dgm:pt>
    <dgm:pt modelId="{DAA19B58-A37E-4BD9-AD8A-E2BDA3ED91EF}" type="sibTrans" cxnId="{0D52EF5D-B1F4-4D6A-BFE4-9857A48EC236}">
      <dgm:prSet/>
      <dgm:spPr/>
      <dgm:t>
        <a:bodyPr/>
        <a:lstStyle/>
        <a:p>
          <a:endParaRPr lang="en-US"/>
        </a:p>
      </dgm:t>
    </dgm:pt>
    <dgm:pt modelId="{9C8FBAB3-9E42-44F0-BE6F-7A1394E3A1C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đơn hàng</a:t>
          </a:r>
        </a:p>
      </dgm:t>
    </dgm:pt>
    <dgm:pt modelId="{8A76DDAF-46B1-43F5-A4B2-FBA3AB82AAA1}" type="parTrans" cxnId="{41D32AA4-FB52-4215-8653-FD5A81CA4933}">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B0CB6D7D-944D-48AC-98C0-06E261F8B2B1}" type="sibTrans" cxnId="{41D32AA4-FB52-4215-8653-FD5A81CA4933}">
      <dgm:prSet/>
      <dgm:spPr/>
      <dgm:t>
        <a:bodyPr/>
        <a:lstStyle/>
        <a:p>
          <a:endParaRPr lang="en-US"/>
        </a:p>
      </dgm:t>
    </dgm:pt>
    <dgm:pt modelId="{08DAA755-EAC3-4482-B66A-25035F229FB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biên nhận</a:t>
          </a:r>
        </a:p>
      </dgm:t>
    </dgm:pt>
    <dgm:pt modelId="{D052C611-7FD9-48CC-9F1E-3C244EA2E970}" type="parTrans" cxnId="{599B4B7F-A5DB-44FB-AEA0-0CE0ED45AE96}">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72D31ED9-99EB-4EAE-A575-61317AE98C84}" type="sibTrans" cxnId="{599B4B7F-A5DB-44FB-AEA0-0CE0ED45AE96}">
      <dgm:prSet/>
      <dgm:spPr/>
      <dgm:t>
        <a:bodyPr/>
        <a:lstStyle/>
        <a:p>
          <a:endParaRPr lang="en-US"/>
        </a:p>
      </dgm:t>
    </dgm:pt>
    <dgm:pt modelId="{FD84E3B6-F391-44D5-915E-EB23C62FCA5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gm:t>
    </dgm:pt>
    <dgm:pt modelId="{4EC5CFD7-4524-4770-A175-18F63A48ED54}" type="parTrans" cxnId="{662CA7DE-B7AA-494C-9FD0-E0316BDB2D1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16F8A6C-692C-4A47-A774-8E2917976B0D}" type="sibTrans" cxnId="{662CA7DE-B7AA-494C-9FD0-E0316BDB2D14}">
      <dgm:prSet/>
      <dgm:spPr/>
      <dgm:t>
        <a:bodyPr/>
        <a:lstStyle/>
        <a:p>
          <a:endParaRPr lang="en-US"/>
        </a:p>
      </dgm:t>
    </dgm:pt>
    <dgm:pt modelId="{F6702887-5338-4162-ADC4-7F86B301546F}">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đơn hàng</a:t>
          </a:r>
        </a:p>
      </dgm:t>
    </dgm:pt>
    <dgm:pt modelId="{0C6DDE8D-B65B-476F-B91F-D6756DEC0D66}" type="parTrans" cxnId="{DA6CED2E-4139-4B01-B64A-BE5D13D51720}">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8C8CA73C-F2EF-42D8-B348-A952EC6469AA}" type="sibTrans" cxnId="{DA6CED2E-4139-4B01-B64A-BE5D13D51720}">
      <dgm:prSet/>
      <dgm:spPr/>
      <dgm:t>
        <a:bodyPr/>
        <a:lstStyle/>
        <a:p>
          <a:endParaRPr lang="en-US"/>
        </a:p>
      </dgm:t>
    </dgm:pt>
    <dgm:pt modelId="{657D0AA3-1B43-434F-878F-4B5EE85E594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đơn hàng</a:t>
          </a:r>
        </a:p>
      </dgm:t>
    </dgm:pt>
    <dgm:pt modelId="{AF8FE861-4B0F-402D-9378-5636827E6FD2}" type="parTrans" cxnId="{F149E684-3986-4EA3-A76F-9237E2FE2655}">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DC8582E7-363E-4134-8358-77A898FF73D3}" type="sibTrans" cxnId="{F149E684-3986-4EA3-A76F-9237E2FE2655}">
      <dgm:prSet/>
      <dgm:spPr/>
      <dgm:t>
        <a:bodyPr/>
        <a:lstStyle/>
        <a:p>
          <a:endParaRPr lang="en-US"/>
        </a:p>
      </dgm:t>
    </dgm:pt>
    <dgm:pt modelId="{3D16DD03-9366-4016-81E5-A1736E755C1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nhập hệ thống</a:t>
          </a:r>
        </a:p>
      </dgm:t>
    </dgm:pt>
    <dgm:pt modelId="{F560FCDA-2BBC-4D53-94F1-D863E014C2E3}" type="parTrans" cxnId="{E8ECDC17-2E05-4F3A-97BD-C1A6349C674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44181DE8-E17E-46AA-89FE-93A263D625EB}" type="sibTrans" cxnId="{E8ECDC17-2E05-4F3A-97BD-C1A6349C6744}">
      <dgm:prSet/>
      <dgm:spPr/>
      <dgm:t>
        <a:bodyPr/>
        <a:lstStyle/>
        <a:p>
          <a:endParaRPr lang="en-US"/>
        </a:p>
      </dgm:t>
    </dgm:pt>
    <dgm:pt modelId="{FCFBDF0E-4FDE-46F3-93D8-55814725623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xuất hệ thống</a:t>
          </a:r>
        </a:p>
      </dgm:t>
    </dgm:pt>
    <dgm:pt modelId="{03A475D0-705E-44FF-812E-4996F4B8E3CD}" type="parTrans" cxnId="{BF6C3A6F-604D-42D2-A5AE-280CFE4A4A1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04AE863-7AB4-4262-92BA-4F77D0A81434}" type="sibTrans" cxnId="{BF6C3A6F-604D-42D2-A5AE-280CFE4A4A1E}">
      <dgm:prSet/>
      <dgm:spPr/>
      <dgm:t>
        <a:bodyPr/>
        <a:lstStyle/>
        <a:p>
          <a:endParaRPr lang="en-US"/>
        </a:p>
      </dgm:t>
    </dgm:pt>
    <dgm:pt modelId="{555CAA9C-D4F4-4257-B4CF-E2ED86285D8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kí tài khoản khách hàng</a:t>
          </a:r>
        </a:p>
      </dgm:t>
    </dgm:pt>
    <dgm:pt modelId="{8F62047F-0174-4C6E-B020-93FB13E5DCAF}" type="parTrans" cxnId="{D3C208DF-90E4-439B-A674-9C2144F3893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4622F36-C47A-4B84-A5A2-D4B7C0B8128E}" type="sibTrans" cxnId="{D3C208DF-90E4-439B-A674-9C2144F3893E}">
      <dgm:prSet/>
      <dgm:spPr/>
      <dgm:t>
        <a:bodyPr/>
        <a:lstStyle/>
        <a:p>
          <a:endParaRPr lang="en-US"/>
        </a:p>
      </dgm:t>
    </dgm:pt>
    <dgm:pt modelId="{98F6262C-DB09-4693-8F4A-632CD20EB627}">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gm:t>
    </dgm:pt>
    <dgm:pt modelId="{B1942156-1B6C-4C39-9E3B-0AD66466D368}" type="parTrans" cxnId="{C3508188-5C67-4024-B7FC-819C89B75433}">
      <dgm:prSet/>
      <dgm:spPr/>
      <dgm:t>
        <a:bodyPr/>
        <a:lstStyle/>
        <a:p>
          <a:endParaRPr lang="en-US"/>
        </a:p>
      </dgm:t>
    </dgm:pt>
    <dgm:pt modelId="{4A73A2D8-BB7C-4F38-8F95-7A7EAFAA0968}" type="sibTrans" cxnId="{C3508188-5C67-4024-B7FC-819C89B75433}">
      <dgm:prSet/>
      <dgm:spPr/>
      <dgm:t>
        <a:bodyPr/>
        <a:lstStyle/>
        <a:p>
          <a:endParaRPr lang="en-US"/>
        </a:p>
      </dgm:t>
    </dgm:pt>
    <dgm:pt modelId="{673A8A5E-DED8-4FAD-8500-48DD66F49C7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đơn hàng</a:t>
          </a:r>
        </a:p>
      </dgm:t>
    </dgm:pt>
    <dgm:pt modelId="{509B0614-C4F5-4567-AF0E-A4F69C5A127F}" type="parTrans" cxnId="{989B113B-27A8-4B66-B041-98D292449212}">
      <dgm:prSet/>
      <dgm:spPr/>
      <dgm:t>
        <a:bodyPr/>
        <a:lstStyle/>
        <a:p>
          <a:endParaRPr lang="en-US"/>
        </a:p>
      </dgm:t>
    </dgm:pt>
    <dgm:pt modelId="{F1BA91DB-703B-48F1-A0CC-933D9E32120D}" type="sibTrans" cxnId="{989B113B-27A8-4B66-B041-98D292449212}">
      <dgm:prSet/>
      <dgm:spPr/>
      <dgm:t>
        <a:bodyPr/>
        <a:lstStyle/>
        <a:p>
          <a:endParaRPr lang="en-US"/>
        </a:p>
      </dgm:t>
    </dgm:pt>
    <dgm:pt modelId="{764A03A6-A408-4352-AC01-B8ED1BB25228}">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đơn hàng</a:t>
          </a:r>
        </a:p>
      </dgm:t>
    </dgm:pt>
    <dgm:pt modelId="{1509515D-63AD-4D3F-906D-643267258641}" type="parTrans" cxnId="{E2777BF9-98F1-49BD-A7DE-C074E768599F}">
      <dgm:prSet/>
      <dgm:spPr/>
      <dgm:t>
        <a:bodyPr/>
        <a:lstStyle/>
        <a:p>
          <a:endParaRPr lang="en-US"/>
        </a:p>
      </dgm:t>
    </dgm:pt>
    <dgm:pt modelId="{69EE7B7A-9840-4B5A-BEC2-B97E8D2B998F}" type="sibTrans" cxnId="{E2777BF9-98F1-49BD-A7DE-C074E768599F}">
      <dgm:prSet/>
      <dgm:spPr/>
      <dgm:t>
        <a:bodyPr/>
        <a:lstStyle/>
        <a:p>
          <a:endParaRPr lang="en-US"/>
        </a:p>
      </dgm:t>
    </dgm:pt>
    <dgm:pt modelId="{10CB6597-216D-43B2-AC41-857922CC1E73}">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gm:t>
    </dgm:pt>
    <dgm:pt modelId="{702D292E-70AB-4E26-AEE1-B2F6883D9258}" type="parTrans" cxnId="{5984EA02-51E2-4439-9E5B-760B1657CEC4}">
      <dgm:prSet/>
      <dgm:spPr/>
      <dgm:t>
        <a:bodyPr/>
        <a:lstStyle/>
        <a:p>
          <a:endParaRPr lang="en-US"/>
        </a:p>
      </dgm:t>
    </dgm:pt>
    <dgm:pt modelId="{AB267486-9BF0-4E11-BFD3-DC49137D6479}" type="sibTrans" cxnId="{5984EA02-51E2-4439-9E5B-760B1657CEC4}">
      <dgm:prSet/>
      <dgm:spPr/>
      <dgm:t>
        <a:bodyPr/>
        <a:lstStyle/>
        <a:p>
          <a:endParaRPr lang="en-US"/>
        </a:p>
      </dgm:t>
    </dgm:pt>
    <dgm:pt modelId="{EB5458A8-0E81-4F3E-B320-61FAA2BA63D2}">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biên nhận</a:t>
          </a:r>
        </a:p>
      </dgm:t>
    </dgm:pt>
    <dgm:pt modelId="{4E3028E6-CE58-4004-8033-A49C790B88B3}" type="parTrans" cxnId="{8AF176EA-090F-484E-A536-33C4C339E5EF}">
      <dgm:prSet/>
      <dgm:spPr/>
      <dgm:t>
        <a:bodyPr/>
        <a:lstStyle/>
        <a:p>
          <a:endParaRPr lang="en-US"/>
        </a:p>
      </dgm:t>
    </dgm:pt>
    <dgm:pt modelId="{E351BC71-BAA1-4F4B-81DD-BA4773E157D7}" type="sibTrans" cxnId="{8AF176EA-090F-484E-A536-33C4C339E5EF}">
      <dgm:prSet/>
      <dgm:spPr/>
      <dgm:t>
        <a:bodyPr/>
        <a:lstStyle/>
        <a:p>
          <a:endParaRPr lang="en-US"/>
        </a:p>
      </dgm:t>
    </dgm:pt>
    <dgm:pt modelId="{A2E11540-F537-45D6-B8CE-527BB27467E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Phân công đơn hàng</a:t>
          </a:r>
        </a:p>
      </dgm:t>
    </dgm:pt>
    <dgm:pt modelId="{229F98AE-3452-471A-AC38-B04D0C50E9E0}" type="parTrans" cxnId="{61773061-3A50-4DC2-9A61-4A09B2C24B45}">
      <dgm:prSet/>
      <dgm:spPr/>
      <dgm:t>
        <a:bodyPr/>
        <a:lstStyle/>
        <a:p>
          <a:endParaRPr lang="en-US"/>
        </a:p>
      </dgm:t>
    </dgm:pt>
    <dgm:pt modelId="{033A36AF-5BB6-4DB0-8338-2EC9FFF72CA3}" type="sibTrans" cxnId="{61773061-3A50-4DC2-9A61-4A09B2C24B45}">
      <dgm:prSet/>
      <dgm:spPr/>
      <dgm:t>
        <a:bodyPr/>
        <a:lstStyle/>
        <a:p>
          <a:endParaRPr lang="en-US"/>
        </a:p>
      </dgm:t>
    </dgm:pt>
    <dgm:pt modelId="{6D4729BB-15E1-43DE-A287-C7222707DEA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Theo dõi xử lí đơn hàng máy giặt</a:t>
          </a:r>
        </a:p>
      </dgm:t>
    </dgm:pt>
    <dgm:pt modelId="{AD73E697-B32A-4740-AF57-411BA2C202CB}" type="parTrans" cxnId="{E9958331-D1DA-4344-882A-5FE38BE74AE4}">
      <dgm:prSet/>
      <dgm:spPr/>
      <dgm:t>
        <a:bodyPr/>
        <a:lstStyle/>
        <a:p>
          <a:endParaRPr lang="en-US"/>
        </a:p>
      </dgm:t>
    </dgm:pt>
    <dgm:pt modelId="{77F32EA7-F0DA-40BE-94BE-B1B8BC1BB309}" type="sibTrans" cxnId="{E9958331-D1DA-4344-882A-5FE38BE74AE4}">
      <dgm:prSet/>
      <dgm:spPr/>
      <dgm:t>
        <a:bodyPr/>
        <a:lstStyle/>
        <a:p>
          <a:endParaRPr lang="en-US"/>
        </a:p>
      </dgm:t>
    </dgm:pt>
    <dgm:pt modelId="{C48B447F-F656-4B34-9AD4-68B135A7BCA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QR Code</a:t>
          </a:r>
        </a:p>
      </dgm:t>
    </dgm:pt>
    <dgm:pt modelId="{B8B502C4-B221-406A-A01C-0BF00E24C019}" type="parTrans" cxnId="{66910770-22F3-420A-8ADB-F0566C2F9837}">
      <dgm:prSet/>
      <dgm:spPr/>
      <dgm:t>
        <a:bodyPr/>
        <a:lstStyle/>
        <a:p>
          <a:endParaRPr lang="en-US"/>
        </a:p>
      </dgm:t>
    </dgm:pt>
    <dgm:pt modelId="{B5FF6A14-A610-4090-877E-C8743485341C}" type="sibTrans" cxnId="{66910770-22F3-420A-8ADB-F0566C2F9837}">
      <dgm:prSet/>
      <dgm:spPr/>
      <dgm:t>
        <a:bodyPr/>
        <a:lstStyle/>
        <a:p>
          <a:endParaRPr lang="en-US"/>
        </a:p>
      </dgm:t>
    </dgm:pt>
    <dgm:pt modelId="{F9DE5D39-2CA5-4885-A8CA-DBD8EFE7BF5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gm:t>
    </dgm:pt>
    <dgm:pt modelId="{A1E03C5B-A98A-4B2C-88A6-64BFE28BC132}" type="parTrans" cxnId="{A8392589-C911-41D4-82C3-5DB4A2B6A561}">
      <dgm:prSet/>
      <dgm:spPr/>
      <dgm:t>
        <a:bodyPr/>
        <a:lstStyle/>
        <a:p>
          <a:endParaRPr lang="en-US"/>
        </a:p>
      </dgm:t>
    </dgm:pt>
    <dgm:pt modelId="{FC2F0C1A-5AFF-4578-9F37-F6CB6A8CC42A}" type="sibTrans" cxnId="{A8392589-C911-41D4-82C3-5DB4A2B6A561}">
      <dgm:prSet/>
      <dgm:spPr/>
      <dgm:t>
        <a:bodyPr/>
        <a:lstStyle/>
        <a:p>
          <a:endParaRPr lang="en-US"/>
        </a:p>
      </dgm:t>
    </dgm:pt>
    <dgm:pt modelId="{828631E6-6CA2-4C05-82EC-D573F9A9705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hóa đơn đơn hàng</a:t>
          </a:r>
        </a:p>
      </dgm:t>
    </dgm:pt>
    <dgm:pt modelId="{92D6D765-6D9D-41AA-AD63-4A08A9EED3C9}" type="parTrans" cxnId="{4318B089-5BA6-43A7-9E30-BF58849E59C1}">
      <dgm:prSet/>
      <dgm:spPr/>
      <dgm:t>
        <a:bodyPr/>
        <a:lstStyle/>
        <a:p>
          <a:endParaRPr lang="en-US"/>
        </a:p>
      </dgm:t>
    </dgm:pt>
    <dgm:pt modelId="{F527FBFB-0D10-4B32-BD8F-E32F2A428677}" type="sibTrans" cxnId="{4318B089-5BA6-43A7-9E30-BF58849E59C1}">
      <dgm:prSet/>
      <dgm:spPr/>
      <dgm:t>
        <a:bodyPr/>
        <a:lstStyle/>
        <a:p>
          <a:endParaRPr lang="en-US"/>
        </a:p>
      </dgm:t>
    </dgm:pt>
    <dgm:pt modelId="{AF05F52A-80D3-4D50-9A80-6F17D471F5B0}">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biên nhận</a:t>
          </a:r>
        </a:p>
      </dgm:t>
    </dgm:pt>
    <dgm:pt modelId="{450AA779-E768-4D33-AD4D-ECA2E7E7F127}" type="parTrans" cxnId="{86F7EC62-0879-4A03-B72D-FBCF8FC85274}">
      <dgm:prSet/>
      <dgm:spPr/>
      <dgm:t>
        <a:bodyPr/>
        <a:lstStyle/>
        <a:p>
          <a:endParaRPr lang="en-US"/>
        </a:p>
      </dgm:t>
    </dgm:pt>
    <dgm:pt modelId="{5FD75048-2FB0-46E9-A6A0-957D735ECD36}" type="sibTrans" cxnId="{86F7EC62-0879-4A03-B72D-FBCF8FC85274}">
      <dgm:prSet/>
      <dgm:spPr/>
      <dgm:t>
        <a:bodyPr/>
        <a:lstStyle/>
        <a:p>
          <a:endParaRPr lang="en-US"/>
        </a:p>
      </dgm:t>
    </dgm:pt>
    <dgm:pt modelId="{7CE1A358-F7DB-46EE-91BA-5E743B235C9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thông tin biên nhận</a:t>
          </a:r>
        </a:p>
      </dgm:t>
    </dgm:pt>
    <dgm:pt modelId="{B7E56400-3DC6-4D02-BEF3-5475FF17FBE7}" type="parTrans" cxnId="{1AE86921-433A-4AA1-BDB4-54CE7A234D3C}">
      <dgm:prSet/>
      <dgm:spPr/>
      <dgm:t>
        <a:bodyPr/>
        <a:lstStyle/>
        <a:p>
          <a:endParaRPr lang="en-US"/>
        </a:p>
      </dgm:t>
    </dgm:pt>
    <dgm:pt modelId="{A0A121A7-4392-4D55-A2B1-C0631002B8BE}" type="sibTrans" cxnId="{1AE86921-433A-4AA1-BDB4-54CE7A234D3C}">
      <dgm:prSet/>
      <dgm:spPr/>
      <dgm:t>
        <a:bodyPr/>
        <a:lstStyle/>
        <a:p>
          <a:endParaRPr lang="en-US"/>
        </a:p>
      </dgm:t>
    </dgm:pt>
    <dgm:pt modelId="{23BBDACC-B4C8-4361-BCBC-897B4DFC65D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nhật thông tin hóa đơn</a:t>
          </a:r>
        </a:p>
      </dgm:t>
    </dgm:pt>
    <dgm:pt modelId="{CB4989F0-FC5E-4C6E-92ED-75599CA8EC62}" type="parTrans" cxnId="{A6BEFBBB-0EE3-4AC9-AD43-8EECF74E6903}">
      <dgm:prSet/>
      <dgm:spPr/>
      <dgm:t>
        <a:bodyPr/>
        <a:lstStyle/>
        <a:p>
          <a:endParaRPr lang="en-US"/>
        </a:p>
      </dgm:t>
    </dgm:pt>
    <dgm:pt modelId="{DB5F9346-AE69-4793-8DC7-850B3F9618F6}" type="sibTrans" cxnId="{A6BEFBBB-0EE3-4AC9-AD43-8EECF74E6903}">
      <dgm:prSet/>
      <dgm:spPr/>
      <dgm:t>
        <a:bodyPr/>
        <a:lstStyle/>
        <a:p>
          <a:endParaRPr lang="en-US"/>
        </a:p>
      </dgm:t>
    </dgm:pt>
    <dgm:pt modelId="{7C7A2B98-EE18-4A71-9845-F3A6C020FE6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In hóa đơn</a:t>
          </a:r>
        </a:p>
      </dgm:t>
    </dgm:pt>
    <dgm:pt modelId="{725E5C1E-4E60-4950-A6DF-C36867D26601}" type="parTrans" cxnId="{7E930A5D-C21A-42F0-B2AF-089FBAC18644}">
      <dgm:prSet/>
      <dgm:spPr/>
      <dgm:t>
        <a:bodyPr/>
        <a:lstStyle/>
        <a:p>
          <a:endParaRPr lang="en-US"/>
        </a:p>
      </dgm:t>
    </dgm:pt>
    <dgm:pt modelId="{EF7945D5-21F3-4363-A49E-3B27B0AA357D}" type="sibTrans" cxnId="{7E930A5D-C21A-42F0-B2AF-089FBAC18644}">
      <dgm:prSet/>
      <dgm:spPr/>
      <dgm:t>
        <a:bodyPr/>
        <a:lstStyle/>
        <a:p>
          <a:endParaRPr lang="en-US"/>
        </a:p>
      </dgm:t>
    </dgm:pt>
    <dgm:pt modelId="{00B3711E-FB98-493A-8998-39CFB29EE9F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trạng thái máy giặt</a:t>
          </a:r>
        </a:p>
      </dgm:t>
    </dgm:pt>
    <dgm:pt modelId="{2B1A814E-80CF-43CB-8EA3-35B135185BED}" type="parTrans" cxnId="{6C3AA24E-C881-45C0-826D-C1214A74ADEF}">
      <dgm:prSet/>
      <dgm:spPr/>
      <dgm:t>
        <a:bodyPr/>
        <a:lstStyle/>
        <a:p>
          <a:endParaRPr lang="en-US"/>
        </a:p>
      </dgm:t>
    </dgm:pt>
    <dgm:pt modelId="{E2849325-AFE1-45F4-B78E-824EBC7A2CE7}" type="sibTrans" cxnId="{6C3AA24E-C881-45C0-826D-C1214A74ADEF}">
      <dgm:prSet/>
      <dgm:spPr/>
      <dgm:t>
        <a:bodyPr/>
        <a:lstStyle/>
        <a:p>
          <a:endParaRPr lang="en-US"/>
        </a:p>
      </dgm:t>
    </dgm:pt>
    <dgm:pt modelId="{DE9DD845-38D3-42AA-8F72-5DB9C815E4E4}" type="pres">
      <dgm:prSet presAssocID="{3D2639C4-6DA6-49FC-981C-8466A77BBBD0}" presName="Name0" presStyleCnt="0">
        <dgm:presLayoutVars>
          <dgm:chPref val="1"/>
          <dgm:dir/>
          <dgm:animOne val="branch"/>
          <dgm:animLvl val="lvl"/>
          <dgm:resizeHandles val="exact"/>
        </dgm:presLayoutVars>
      </dgm:prSet>
      <dgm:spPr/>
    </dgm:pt>
    <dgm:pt modelId="{DF7730C4-6946-47B1-9828-A1BDC70B4555}" type="pres">
      <dgm:prSet presAssocID="{A716D81E-C9B9-4A24-988B-5C37CF75B8D4}" presName="root1" presStyleCnt="0"/>
      <dgm:spPr/>
    </dgm:pt>
    <dgm:pt modelId="{57FB70EB-B9E1-4AA1-88AC-EB0B5AEF8A4B}" type="pres">
      <dgm:prSet presAssocID="{A716D81E-C9B9-4A24-988B-5C37CF75B8D4}" presName="LevelOneTextNode" presStyleLbl="node0" presStyleIdx="0" presStyleCnt="1" custScaleX="145563" custScaleY="307227">
        <dgm:presLayoutVars>
          <dgm:chPref val="3"/>
        </dgm:presLayoutVars>
      </dgm:prSet>
      <dgm:spPr/>
    </dgm:pt>
    <dgm:pt modelId="{2F0AAF59-0E3D-4A03-ABBE-CFB74554B557}" type="pres">
      <dgm:prSet presAssocID="{A716D81E-C9B9-4A24-988B-5C37CF75B8D4}" presName="level2hierChild" presStyleCnt="0"/>
      <dgm:spPr/>
    </dgm:pt>
    <dgm:pt modelId="{AED4EDE5-6945-4B7E-909B-5FD983E40139}" type="pres">
      <dgm:prSet presAssocID="{8A76DDAF-46B1-43F5-A4B2-FBA3AB82AAA1}" presName="conn2-1" presStyleLbl="parChTrans1D2" presStyleIdx="0" presStyleCnt="9"/>
      <dgm:spPr/>
    </dgm:pt>
    <dgm:pt modelId="{3F6E8520-28C1-4C64-A75C-8B2CEEE18741}" type="pres">
      <dgm:prSet presAssocID="{8A76DDAF-46B1-43F5-A4B2-FBA3AB82AAA1}" presName="connTx" presStyleLbl="parChTrans1D2" presStyleIdx="0" presStyleCnt="9"/>
      <dgm:spPr/>
    </dgm:pt>
    <dgm:pt modelId="{4643E6D7-F60A-4264-AC64-1F83B0880E47}" type="pres">
      <dgm:prSet presAssocID="{9C8FBAB3-9E42-44F0-BE6F-7A1394E3A1CE}" presName="root2" presStyleCnt="0"/>
      <dgm:spPr/>
    </dgm:pt>
    <dgm:pt modelId="{811CE55F-C1BF-4FC7-8313-7A696D3BA599}" type="pres">
      <dgm:prSet presAssocID="{9C8FBAB3-9E42-44F0-BE6F-7A1394E3A1CE}" presName="LevelTwoTextNode" presStyleLbl="node2" presStyleIdx="0" presStyleCnt="9" custScaleX="236383">
        <dgm:presLayoutVars>
          <dgm:chPref val="3"/>
        </dgm:presLayoutVars>
      </dgm:prSet>
      <dgm:spPr/>
    </dgm:pt>
    <dgm:pt modelId="{C3F55161-D23D-41E6-B4A4-E7136346407D}" type="pres">
      <dgm:prSet presAssocID="{9C8FBAB3-9E42-44F0-BE6F-7A1394E3A1CE}" presName="level3hierChild" presStyleCnt="0"/>
      <dgm:spPr/>
    </dgm:pt>
    <dgm:pt modelId="{C02353A3-67A9-442D-A2BF-E1094F4BE560}" type="pres">
      <dgm:prSet presAssocID="{B1942156-1B6C-4C39-9E3B-0AD66466D368}" presName="conn2-1" presStyleLbl="parChTrans1D3" presStyleIdx="0" presStyleCnt="14"/>
      <dgm:spPr/>
    </dgm:pt>
    <dgm:pt modelId="{0F255ABA-F279-4ED2-9E5D-4264BB3B8802}" type="pres">
      <dgm:prSet presAssocID="{B1942156-1B6C-4C39-9E3B-0AD66466D368}" presName="connTx" presStyleLbl="parChTrans1D3" presStyleIdx="0" presStyleCnt="14"/>
      <dgm:spPr/>
    </dgm:pt>
    <dgm:pt modelId="{A1F9A02A-2583-4019-9911-09A32381C685}" type="pres">
      <dgm:prSet presAssocID="{98F6262C-DB09-4693-8F4A-632CD20EB627}" presName="root2" presStyleCnt="0"/>
      <dgm:spPr/>
    </dgm:pt>
    <dgm:pt modelId="{AA6B4528-6E28-44FA-AEFB-23DAEB8BC605}" type="pres">
      <dgm:prSet presAssocID="{98F6262C-DB09-4693-8F4A-632CD20EB627}" presName="LevelTwoTextNode" presStyleLbl="node3" presStyleIdx="0" presStyleCnt="14" custScaleX="182829" custScaleY="141799">
        <dgm:presLayoutVars>
          <dgm:chPref val="3"/>
        </dgm:presLayoutVars>
      </dgm:prSet>
      <dgm:spPr/>
    </dgm:pt>
    <dgm:pt modelId="{A4E85111-6076-493A-9300-4681F6F0F842}" type="pres">
      <dgm:prSet presAssocID="{98F6262C-DB09-4693-8F4A-632CD20EB627}" presName="level3hierChild" presStyleCnt="0"/>
      <dgm:spPr/>
    </dgm:pt>
    <dgm:pt modelId="{183CDB11-4578-42E9-A27F-0D29E61F6ABD}" type="pres">
      <dgm:prSet presAssocID="{509B0614-C4F5-4567-AF0E-A4F69C5A127F}" presName="conn2-1" presStyleLbl="parChTrans1D3" presStyleIdx="1" presStyleCnt="14"/>
      <dgm:spPr/>
    </dgm:pt>
    <dgm:pt modelId="{436DBADA-7301-4367-8E8A-CEA1363A1417}" type="pres">
      <dgm:prSet presAssocID="{509B0614-C4F5-4567-AF0E-A4F69C5A127F}" presName="connTx" presStyleLbl="parChTrans1D3" presStyleIdx="1" presStyleCnt="14"/>
      <dgm:spPr/>
    </dgm:pt>
    <dgm:pt modelId="{846D96D6-8FD7-4247-8099-E3316A1F31BC}" type="pres">
      <dgm:prSet presAssocID="{673A8A5E-DED8-4FAD-8500-48DD66F49C76}" presName="root2" presStyleCnt="0"/>
      <dgm:spPr/>
    </dgm:pt>
    <dgm:pt modelId="{6A027104-CA89-4A42-8756-8266A82A0AE9}" type="pres">
      <dgm:prSet presAssocID="{673A8A5E-DED8-4FAD-8500-48DD66F49C76}" presName="LevelTwoTextNode" presStyleLbl="node3" presStyleIdx="1" presStyleCnt="14" custScaleX="182829">
        <dgm:presLayoutVars>
          <dgm:chPref val="3"/>
        </dgm:presLayoutVars>
      </dgm:prSet>
      <dgm:spPr/>
    </dgm:pt>
    <dgm:pt modelId="{BD6A0987-6AD6-4201-A03A-E1C40055C4E6}" type="pres">
      <dgm:prSet presAssocID="{673A8A5E-DED8-4FAD-8500-48DD66F49C76}" presName="level3hierChild" presStyleCnt="0"/>
      <dgm:spPr/>
    </dgm:pt>
    <dgm:pt modelId="{AD2BD15F-D0C2-483F-94EF-687E65AFFAEF}" type="pres">
      <dgm:prSet presAssocID="{1509515D-63AD-4D3F-906D-643267258641}" presName="conn2-1" presStyleLbl="parChTrans1D3" presStyleIdx="2" presStyleCnt="14"/>
      <dgm:spPr/>
    </dgm:pt>
    <dgm:pt modelId="{E502D3CF-4F13-44A1-BC37-74B9946E51FD}" type="pres">
      <dgm:prSet presAssocID="{1509515D-63AD-4D3F-906D-643267258641}" presName="connTx" presStyleLbl="parChTrans1D3" presStyleIdx="2" presStyleCnt="14"/>
      <dgm:spPr/>
    </dgm:pt>
    <dgm:pt modelId="{A49E6860-A1EA-46AC-A31B-A786A621ABB6}" type="pres">
      <dgm:prSet presAssocID="{764A03A6-A408-4352-AC01-B8ED1BB25228}" presName="root2" presStyleCnt="0"/>
      <dgm:spPr/>
    </dgm:pt>
    <dgm:pt modelId="{17573CF6-E091-4B8F-883C-B99CA7DD583E}" type="pres">
      <dgm:prSet presAssocID="{764A03A6-A408-4352-AC01-B8ED1BB25228}" presName="LevelTwoTextNode" presStyleLbl="node3" presStyleIdx="2" presStyleCnt="14" custScaleX="182829" custScaleY="121402">
        <dgm:presLayoutVars>
          <dgm:chPref val="3"/>
        </dgm:presLayoutVars>
      </dgm:prSet>
      <dgm:spPr/>
    </dgm:pt>
    <dgm:pt modelId="{9A81AA36-B170-4F54-B303-72C53B27A8EB}" type="pres">
      <dgm:prSet presAssocID="{764A03A6-A408-4352-AC01-B8ED1BB25228}" presName="level3hierChild" presStyleCnt="0"/>
      <dgm:spPr/>
    </dgm:pt>
    <dgm:pt modelId="{F77B7BCB-5492-4169-BE3B-11C1C20E7A48}" type="pres">
      <dgm:prSet presAssocID="{92D6D765-6D9D-41AA-AD63-4A08A9EED3C9}" presName="conn2-1" presStyleLbl="parChTrans1D3" presStyleIdx="3" presStyleCnt="14"/>
      <dgm:spPr/>
    </dgm:pt>
    <dgm:pt modelId="{3B20C7B1-85D7-4D14-91EB-F48A364D004E}" type="pres">
      <dgm:prSet presAssocID="{92D6D765-6D9D-41AA-AD63-4A08A9EED3C9}" presName="connTx" presStyleLbl="parChTrans1D3" presStyleIdx="3" presStyleCnt="14"/>
      <dgm:spPr/>
    </dgm:pt>
    <dgm:pt modelId="{0F617B52-A693-4EB0-AD41-33E9E655457D}" type="pres">
      <dgm:prSet presAssocID="{828631E6-6CA2-4C05-82EC-D573F9A97055}" presName="root2" presStyleCnt="0"/>
      <dgm:spPr/>
    </dgm:pt>
    <dgm:pt modelId="{E18A8D04-A777-497B-8F34-9C50359FD069}" type="pres">
      <dgm:prSet presAssocID="{828631E6-6CA2-4C05-82EC-D573F9A97055}" presName="LevelTwoTextNode" presStyleLbl="node3" presStyleIdx="3" presStyleCnt="14" custScaleX="182829">
        <dgm:presLayoutVars>
          <dgm:chPref val="3"/>
        </dgm:presLayoutVars>
      </dgm:prSet>
      <dgm:spPr/>
    </dgm:pt>
    <dgm:pt modelId="{9044698F-9C7A-4BD3-A1EA-13AB9CD8134C}" type="pres">
      <dgm:prSet presAssocID="{828631E6-6CA2-4C05-82EC-D573F9A97055}" presName="level3hierChild" presStyleCnt="0"/>
      <dgm:spPr/>
    </dgm:pt>
    <dgm:pt modelId="{1538443A-4659-4CE9-95BF-94868D26F864}" type="pres">
      <dgm:prSet presAssocID="{CB4989F0-FC5E-4C6E-92ED-75599CA8EC62}" presName="conn2-1" presStyleLbl="parChTrans1D3" presStyleIdx="4" presStyleCnt="14"/>
      <dgm:spPr/>
    </dgm:pt>
    <dgm:pt modelId="{6F171F0F-1F08-4EC2-82AD-7476A880B0B2}" type="pres">
      <dgm:prSet presAssocID="{CB4989F0-FC5E-4C6E-92ED-75599CA8EC62}" presName="connTx" presStyleLbl="parChTrans1D3" presStyleIdx="4" presStyleCnt="14"/>
      <dgm:spPr/>
    </dgm:pt>
    <dgm:pt modelId="{4DE823D1-5C15-4E48-BFAC-686AE81FA61A}" type="pres">
      <dgm:prSet presAssocID="{23BBDACC-B4C8-4361-BCBC-897B4DFC65D6}" presName="root2" presStyleCnt="0"/>
      <dgm:spPr/>
    </dgm:pt>
    <dgm:pt modelId="{F08FFFC7-8ED4-44F9-BE36-97978827DA0A}" type="pres">
      <dgm:prSet presAssocID="{23BBDACC-B4C8-4361-BCBC-897B4DFC65D6}" presName="LevelTwoTextNode" presStyleLbl="node3" presStyleIdx="4" presStyleCnt="14" custScaleX="185957" custScaleY="124778">
        <dgm:presLayoutVars>
          <dgm:chPref val="3"/>
        </dgm:presLayoutVars>
      </dgm:prSet>
      <dgm:spPr/>
    </dgm:pt>
    <dgm:pt modelId="{664AEC45-8125-4833-909A-3666BC22519F}" type="pres">
      <dgm:prSet presAssocID="{23BBDACC-B4C8-4361-BCBC-897B4DFC65D6}" presName="level3hierChild" presStyleCnt="0"/>
      <dgm:spPr/>
    </dgm:pt>
    <dgm:pt modelId="{5BAC187A-E804-44F3-8C7B-09D9D268FA58}" type="pres">
      <dgm:prSet presAssocID="{725E5C1E-4E60-4950-A6DF-C36867D26601}" presName="conn2-1" presStyleLbl="parChTrans1D3" presStyleIdx="5" presStyleCnt="14"/>
      <dgm:spPr/>
    </dgm:pt>
    <dgm:pt modelId="{E8BE10DD-5E23-4D43-B288-CED663DD8CFD}" type="pres">
      <dgm:prSet presAssocID="{725E5C1E-4E60-4950-A6DF-C36867D26601}" presName="connTx" presStyleLbl="parChTrans1D3" presStyleIdx="5" presStyleCnt="14"/>
      <dgm:spPr/>
    </dgm:pt>
    <dgm:pt modelId="{694FB311-E79A-444D-952C-5DD281EABF03}" type="pres">
      <dgm:prSet presAssocID="{7C7A2B98-EE18-4A71-9845-F3A6C020FE66}" presName="root2" presStyleCnt="0"/>
      <dgm:spPr/>
    </dgm:pt>
    <dgm:pt modelId="{E9679EE0-0088-4942-B23A-BCBDDF2FBF54}" type="pres">
      <dgm:prSet presAssocID="{7C7A2B98-EE18-4A71-9845-F3A6C020FE66}" presName="LevelTwoTextNode" presStyleLbl="node3" presStyleIdx="5" presStyleCnt="14" custScaleX="186641" custScaleY="97039">
        <dgm:presLayoutVars>
          <dgm:chPref val="3"/>
        </dgm:presLayoutVars>
      </dgm:prSet>
      <dgm:spPr/>
    </dgm:pt>
    <dgm:pt modelId="{6B79B633-0553-4DFC-B019-25F787F49612}" type="pres">
      <dgm:prSet presAssocID="{7C7A2B98-EE18-4A71-9845-F3A6C020FE66}" presName="level3hierChild" presStyleCnt="0"/>
      <dgm:spPr/>
    </dgm:pt>
    <dgm:pt modelId="{1A2B1931-B9B6-4409-B73A-724C14426E47}" type="pres">
      <dgm:prSet presAssocID="{D052C611-7FD9-48CC-9F1E-3C244EA2E970}" presName="conn2-1" presStyleLbl="parChTrans1D2" presStyleIdx="1" presStyleCnt="9"/>
      <dgm:spPr/>
    </dgm:pt>
    <dgm:pt modelId="{E14EF85A-716E-4871-A27E-2E9A63088181}" type="pres">
      <dgm:prSet presAssocID="{D052C611-7FD9-48CC-9F1E-3C244EA2E970}" presName="connTx" presStyleLbl="parChTrans1D2" presStyleIdx="1" presStyleCnt="9"/>
      <dgm:spPr/>
    </dgm:pt>
    <dgm:pt modelId="{85ADD662-BB76-4DA1-8A8D-602E91DF9680}" type="pres">
      <dgm:prSet presAssocID="{08DAA755-EAC3-4482-B66A-25035F229FB1}" presName="root2" presStyleCnt="0"/>
      <dgm:spPr/>
    </dgm:pt>
    <dgm:pt modelId="{F411107A-C0D6-462C-8B4B-491346B08606}" type="pres">
      <dgm:prSet presAssocID="{08DAA755-EAC3-4482-B66A-25035F229FB1}" presName="LevelTwoTextNode" presStyleLbl="node2" presStyleIdx="1" presStyleCnt="9" custScaleX="236383">
        <dgm:presLayoutVars>
          <dgm:chPref val="3"/>
        </dgm:presLayoutVars>
      </dgm:prSet>
      <dgm:spPr/>
    </dgm:pt>
    <dgm:pt modelId="{3446BD51-C68B-4E79-A6CA-C4114B69ECF8}" type="pres">
      <dgm:prSet presAssocID="{08DAA755-EAC3-4482-B66A-25035F229FB1}" presName="level3hierChild" presStyleCnt="0"/>
      <dgm:spPr/>
    </dgm:pt>
    <dgm:pt modelId="{A979BF83-67A5-4361-85B8-F439C7B4D2AD}" type="pres">
      <dgm:prSet presAssocID="{702D292E-70AB-4E26-AEE1-B2F6883D9258}" presName="conn2-1" presStyleLbl="parChTrans1D3" presStyleIdx="6" presStyleCnt="14"/>
      <dgm:spPr/>
    </dgm:pt>
    <dgm:pt modelId="{0696A595-5278-4A3E-8E8C-9B7A3AA70A77}" type="pres">
      <dgm:prSet presAssocID="{702D292E-70AB-4E26-AEE1-B2F6883D9258}" presName="connTx" presStyleLbl="parChTrans1D3" presStyleIdx="6" presStyleCnt="14"/>
      <dgm:spPr/>
    </dgm:pt>
    <dgm:pt modelId="{3AEFBCB7-003F-457D-ABBD-2B0AEF188D26}" type="pres">
      <dgm:prSet presAssocID="{10CB6597-216D-43B2-AC41-857922CC1E73}" presName="root2" presStyleCnt="0"/>
      <dgm:spPr/>
    </dgm:pt>
    <dgm:pt modelId="{2BBC22D0-8E2A-40F8-90E0-5C02E05F1CFB}" type="pres">
      <dgm:prSet presAssocID="{10CB6597-216D-43B2-AC41-857922CC1E73}" presName="LevelTwoTextNode" presStyleLbl="node3" presStyleIdx="6" presStyleCnt="14" custScaleX="182829" custScaleY="148015">
        <dgm:presLayoutVars>
          <dgm:chPref val="3"/>
        </dgm:presLayoutVars>
      </dgm:prSet>
      <dgm:spPr/>
    </dgm:pt>
    <dgm:pt modelId="{2D1C9950-D7A4-40F4-A016-197DBEEA8FB6}" type="pres">
      <dgm:prSet presAssocID="{10CB6597-216D-43B2-AC41-857922CC1E73}" presName="level3hierChild" presStyleCnt="0"/>
      <dgm:spPr/>
    </dgm:pt>
    <dgm:pt modelId="{95E8D109-E592-4D60-A141-3697C59F0296}" type="pres">
      <dgm:prSet presAssocID="{450AA779-E768-4D33-AD4D-ECA2E7E7F127}" presName="conn2-1" presStyleLbl="parChTrans1D3" presStyleIdx="7" presStyleCnt="14"/>
      <dgm:spPr/>
    </dgm:pt>
    <dgm:pt modelId="{7F4E4926-01E7-49F2-9BC9-21A52C8F27D1}" type="pres">
      <dgm:prSet presAssocID="{450AA779-E768-4D33-AD4D-ECA2E7E7F127}" presName="connTx" presStyleLbl="parChTrans1D3" presStyleIdx="7" presStyleCnt="14"/>
      <dgm:spPr/>
    </dgm:pt>
    <dgm:pt modelId="{3891C0EA-58E1-4A5C-9EA5-E10D29314A67}" type="pres">
      <dgm:prSet presAssocID="{AF05F52A-80D3-4D50-9A80-6F17D471F5B0}" presName="root2" presStyleCnt="0"/>
      <dgm:spPr/>
    </dgm:pt>
    <dgm:pt modelId="{4C63AE4D-B3D1-4046-9071-4CD2FDE16713}" type="pres">
      <dgm:prSet presAssocID="{AF05F52A-80D3-4D50-9A80-6F17D471F5B0}" presName="LevelTwoTextNode" presStyleLbl="node3" presStyleIdx="7" presStyleCnt="14" custScaleX="182829">
        <dgm:presLayoutVars>
          <dgm:chPref val="3"/>
        </dgm:presLayoutVars>
      </dgm:prSet>
      <dgm:spPr/>
    </dgm:pt>
    <dgm:pt modelId="{DF7398F7-7D3B-412B-A42B-13B93D7099C6}" type="pres">
      <dgm:prSet presAssocID="{AF05F52A-80D3-4D50-9A80-6F17D471F5B0}" presName="level3hierChild" presStyleCnt="0"/>
      <dgm:spPr/>
    </dgm:pt>
    <dgm:pt modelId="{C82370FA-BBD2-4984-B9C1-4B5AB783D4A2}" type="pres">
      <dgm:prSet presAssocID="{4E3028E6-CE58-4004-8033-A49C790B88B3}" presName="conn2-1" presStyleLbl="parChTrans1D3" presStyleIdx="8" presStyleCnt="14"/>
      <dgm:spPr/>
    </dgm:pt>
    <dgm:pt modelId="{AC85F461-7BF8-49A6-9D2F-04E5397D4FC0}" type="pres">
      <dgm:prSet presAssocID="{4E3028E6-CE58-4004-8033-A49C790B88B3}" presName="connTx" presStyleLbl="parChTrans1D3" presStyleIdx="8" presStyleCnt="14"/>
      <dgm:spPr/>
    </dgm:pt>
    <dgm:pt modelId="{8B1EEE80-7929-4086-8018-21EBC223CA39}" type="pres">
      <dgm:prSet presAssocID="{EB5458A8-0E81-4F3E-B320-61FAA2BA63D2}" presName="root2" presStyleCnt="0"/>
      <dgm:spPr/>
    </dgm:pt>
    <dgm:pt modelId="{E250815C-C388-4164-9EB4-8D438C6708C1}" type="pres">
      <dgm:prSet presAssocID="{EB5458A8-0E81-4F3E-B320-61FAA2BA63D2}" presName="LevelTwoTextNode" presStyleLbl="node3" presStyleIdx="8" presStyleCnt="14" custScaleX="182829" custScaleY="125724">
        <dgm:presLayoutVars>
          <dgm:chPref val="3"/>
        </dgm:presLayoutVars>
      </dgm:prSet>
      <dgm:spPr/>
    </dgm:pt>
    <dgm:pt modelId="{C6B06B4E-6E77-4B6C-960E-3BA739373452}" type="pres">
      <dgm:prSet presAssocID="{EB5458A8-0E81-4F3E-B320-61FAA2BA63D2}" presName="level3hierChild" presStyleCnt="0"/>
      <dgm:spPr/>
    </dgm:pt>
    <dgm:pt modelId="{ED9A0E02-BFCC-417A-9ABD-6F5E29FA2664}" type="pres">
      <dgm:prSet presAssocID="{B7E56400-3DC6-4D02-BEF3-5475FF17FBE7}" presName="conn2-1" presStyleLbl="parChTrans1D3" presStyleIdx="9" presStyleCnt="14"/>
      <dgm:spPr/>
    </dgm:pt>
    <dgm:pt modelId="{4C1BECAA-69AF-4187-9D01-BF9A3B547E42}" type="pres">
      <dgm:prSet presAssocID="{B7E56400-3DC6-4D02-BEF3-5475FF17FBE7}" presName="connTx" presStyleLbl="parChTrans1D3" presStyleIdx="9" presStyleCnt="14"/>
      <dgm:spPr/>
    </dgm:pt>
    <dgm:pt modelId="{9E18C20A-52D8-4B6C-B371-0E17F4395606}" type="pres">
      <dgm:prSet presAssocID="{7CE1A358-F7DB-46EE-91BA-5E743B235C9D}" presName="root2" presStyleCnt="0"/>
      <dgm:spPr/>
    </dgm:pt>
    <dgm:pt modelId="{F4F11EAD-BC04-484C-AE36-B35F57238A02}" type="pres">
      <dgm:prSet presAssocID="{7CE1A358-F7DB-46EE-91BA-5E743B235C9D}" presName="LevelTwoTextNode" presStyleLbl="node3" presStyleIdx="9" presStyleCnt="14" custScaleX="182829">
        <dgm:presLayoutVars>
          <dgm:chPref val="3"/>
        </dgm:presLayoutVars>
      </dgm:prSet>
      <dgm:spPr/>
    </dgm:pt>
    <dgm:pt modelId="{775B3BD2-6224-410B-816B-50A978BE4CF9}" type="pres">
      <dgm:prSet presAssocID="{7CE1A358-F7DB-46EE-91BA-5E743B235C9D}" presName="level3hierChild" presStyleCnt="0"/>
      <dgm:spPr/>
    </dgm:pt>
    <dgm:pt modelId="{08647824-7D60-4E17-958D-224267F2F4C5}" type="pres">
      <dgm:prSet presAssocID="{4EC5CFD7-4524-4770-A175-18F63A48ED54}" presName="conn2-1" presStyleLbl="parChTrans1D2" presStyleIdx="2" presStyleCnt="9"/>
      <dgm:spPr/>
    </dgm:pt>
    <dgm:pt modelId="{01C82567-430F-4EE0-B9C1-99771714B6CF}" type="pres">
      <dgm:prSet presAssocID="{4EC5CFD7-4524-4770-A175-18F63A48ED54}" presName="connTx" presStyleLbl="parChTrans1D2" presStyleIdx="2" presStyleCnt="9"/>
      <dgm:spPr/>
    </dgm:pt>
    <dgm:pt modelId="{BBA674F4-9906-43AC-91EE-17CFEAB256DE}" type="pres">
      <dgm:prSet presAssocID="{FD84E3B6-F391-44D5-915E-EB23C62FCA5D}" presName="root2" presStyleCnt="0"/>
      <dgm:spPr/>
    </dgm:pt>
    <dgm:pt modelId="{551AC803-22DF-4E8C-8D00-68ECF09A293A}" type="pres">
      <dgm:prSet presAssocID="{FD84E3B6-F391-44D5-915E-EB23C62FCA5D}" presName="LevelTwoTextNode" presStyleLbl="node2" presStyleIdx="2" presStyleCnt="9" custScaleX="236383">
        <dgm:presLayoutVars>
          <dgm:chPref val="3"/>
        </dgm:presLayoutVars>
      </dgm:prSet>
      <dgm:spPr/>
    </dgm:pt>
    <dgm:pt modelId="{15D1C588-A56A-4C02-A256-6D3087E6DAC0}" type="pres">
      <dgm:prSet presAssocID="{FD84E3B6-F391-44D5-915E-EB23C62FCA5D}" presName="level3hierChild" presStyleCnt="0"/>
      <dgm:spPr/>
    </dgm:pt>
    <dgm:pt modelId="{CA3BFC29-10A1-4120-9137-47BCBC4D354D}" type="pres">
      <dgm:prSet presAssocID="{229F98AE-3452-471A-AC38-B04D0C50E9E0}" presName="conn2-1" presStyleLbl="parChTrans1D3" presStyleIdx="10" presStyleCnt="14"/>
      <dgm:spPr/>
    </dgm:pt>
    <dgm:pt modelId="{781C95B5-65F2-421B-AA6C-9F3272AF1F90}" type="pres">
      <dgm:prSet presAssocID="{229F98AE-3452-471A-AC38-B04D0C50E9E0}" presName="connTx" presStyleLbl="parChTrans1D3" presStyleIdx="10" presStyleCnt="14"/>
      <dgm:spPr/>
    </dgm:pt>
    <dgm:pt modelId="{6F7308E3-71FB-49E0-96F5-18097D781E1D}" type="pres">
      <dgm:prSet presAssocID="{A2E11540-F537-45D6-B8CE-527BB27467EA}" presName="root2" presStyleCnt="0"/>
      <dgm:spPr/>
    </dgm:pt>
    <dgm:pt modelId="{81755D95-D922-4F29-A303-C8A7CE7E8ABF}" type="pres">
      <dgm:prSet presAssocID="{A2E11540-F537-45D6-B8CE-527BB27467EA}" presName="LevelTwoTextNode" presStyleLbl="node3" presStyleIdx="10" presStyleCnt="14" custScaleX="182829">
        <dgm:presLayoutVars>
          <dgm:chPref val="3"/>
        </dgm:presLayoutVars>
      </dgm:prSet>
      <dgm:spPr/>
    </dgm:pt>
    <dgm:pt modelId="{43F43120-D0D5-42F4-B8A9-21148A129DBA}" type="pres">
      <dgm:prSet presAssocID="{A2E11540-F537-45D6-B8CE-527BB27467EA}" presName="level3hierChild" presStyleCnt="0"/>
      <dgm:spPr/>
    </dgm:pt>
    <dgm:pt modelId="{92F017A8-2F44-4612-9606-DD2BB77C8E68}" type="pres">
      <dgm:prSet presAssocID="{AD73E697-B32A-4740-AF57-411BA2C202CB}" presName="conn2-1" presStyleLbl="parChTrans1D3" presStyleIdx="11" presStyleCnt="14"/>
      <dgm:spPr/>
    </dgm:pt>
    <dgm:pt modelId="{B7E2CDE5-1CEA-4778-8CF1-015139725DB3}" type="pres">
      <dgm:prSet presAssocID="{AD73E697-B32A-4740-AF57-411BA2C202CB}" presName="connTx" presStyleLbl="parChTrans1D3" presStyleIdx="11" presStyleCnt="14"/>
      <dgm:spPr/>
    </dgm:pt>
    <dgm:pt modelId="{04E1EDED-D5A4-4DB8-9F1B-DE62ED9B1AE6}" type="pres">
      <dgm:prSet presAssocID="{6D4729BB-15E1-43DE-A287-C7222707DEAB}" presName="root2" presStyleCnt="0"/>
      <dgm:spPr/>
    </dgm:pt>
    <dgm:pt modelId="{1E5B0938-6BC5-47B1-874D-CDFB32137A58}" type="pres">
      <dgm:prSet presAssocID="{6D4729BB-15E1-43DE-A287-C7222707DEAB}" presName="LevelTwoTextNode" presStyleLbl="node3" presStyleIdx="11" presStyleCnt="14" custScaleX="182829" custScaleY="121526">
        <dgm:presLayoutVars>
          <dgm:chPref val="3"/>
        </dgm:presLayoutVars>
      </dgm:prSet>
      <dgm:spPr/>
    </dgm:pt>
    <dgm:pt modelId="{1FA04BE9-3929-41DB-BF3E-C21F94911DA5}" type="pres">
      <dgm:prSet presAssocID="{6D4729BB-15E1-43DE-A287-C7222707DEAB}" presName="level3hierChild" presStyleCnt="0"/>
      <dgm:spPr/>
    </dgm:pt>
    <dgm:pt modelId="{D6B10375-97CE-4B06-A7F8-3E45F0A32E92}" type="pres">
      <dgm:prSet presAssocID="{0C6DDE8D-B65B-476F-B91F-D6756DEC0D66}" presName="conn2-1" presStyleLbl="parChTrans1D2" presStyleIdx="3" presStyleCnt="9"/>
      <dgm:spPr/>
    </dgm:pt>
    <dgm:pt modelId="{6049720E-844F-46EC-8A5C-27255EFF0010}" type="pres">
      <dgm:prSet presAssocID="{0C6DDE8D-B65B-476F-B91F-D6756DEC0D66}" presName="connTx" presStyleLbl="parChTrans1D2" presStyleIdx="3" presStyleCnt="9"/>
      <dgm:spPr/>
    </dgm:pt>
    <dgm:pt modelId="{173D18C3-8CD1-483D-9BC2-F344F6F5E55E}" type="pres">
      <dgm:prSet presAssocID="{F6702887-5338-4162-ADC4-7F86B301546F}" presName="root2" presStyleCnt="0"/>
      <dgm:spPr/>
    </dgm:pt>
    <dgm:pt modelId="{25D8F5CC-BE52-480F-94B9-3A8D9BA2D739}" type="pres">
      <dgm:prSet presAssocID="{F6702887-5338-4162-ADC4-7F86B301546F}" presName="LevelTwoTextNode" presStyleLbl="node2" presStyleIdx="3" presStyleCnt="9" custScaleX="236383">
        <dgm:presLayoutVars>
          <dgm:chPref val="3"/>
        </dgm:presLayoutVars>
      </dgm:prSet>
      <dgm:spPr/>
    </dgm:pt>
    <dgm:pt modelId="{7619CEE8-E633-4681-8D93-EA21143C6405}" type="pres">
      <dgm:prSet presAssocID="{F6702887-5338-4162-ADC4-7F86B301546F}" presName="level3hierChild" presStyleCnt="0"/>
      <dgm:spPr/>
    </dgm:pt>
    <dgm:pt modelId="{BBE59CF0-9407-4C93-8C87-00536C5E9DC6}" type="pres">
      <dgm:prSet presAssocID="{AF8FE861-4B0F-402D-9378-5636827E6FD2}" presName="conn2-1" presStyleLbl="parChTrans1D2" presStyleIdx="4" presStyleCnt="9"/>
      <dgm:spPr/>
    </dgm:pt>
    <dgm:pt modelId="{290A894F-0716-4DC2-A981-0D7CB1C9AE0E}" type="pres">
      <dgm:prSet presAssocID="{AF8FE861-4B0F-402D-9378-5636827E6FD2}" presName="connTx" presStyleLbl="parChTrans1D2" presStyleIdx="4" presStyleCnt="9"/>
      <dgm:spPr/>
    </dgm:pt>
    <dgm:pt modelId="{56BAA132-EED4-466B-AC13-AC7E0BB220C2}" type="pres">
      <dgm:prSet presAssocID="{657D0AA3-1B43-434F-878F-4B5EE85E594D}" presName="root2" presStyleCnt="0"/>
      <dgm:spPr/>
    </dgm:pt>
    <dgm:pt modelId="{8BAFD37D-742D-4652-92FF-8A0FFA23B2A8}" type="pres">
      <dgm:prSet presAssocID="{657D0AA3-1B43-434F-878F-4B5EE85E594D}" presName="LevelTwoTextNode" presStyleLbl="node2" presStyleIdx="4" presStyleCnt="9" custScaleX="236383">
        <dgm:presLayoutVars>
          <dgm:chPref val="3"/>
        </dgm:presLayoutVars>
      </dgm:prSet>
      <dgm:spPr/>
    </dgm:pt>
    <dgm:pt modelId="{0FD1A508-7320-4C00-A364-6026AC2355D0}" type="pres">
      <dgm:prSet presAssocID="{657D0AA3-1B43-434F-878F-4B5EE85E594D}" presName="level3hierChild" presStyleCnt="0"/>
      <dgm:spPr/>
    </dgm:pt>
    <dgm:pt modelId="{9237F333-31E4-4703-B65C-76D401BC6BE5}" type="pres">
      <dgm:prSet presAssocID="{B8B502C4-B221-406A-A01C-0BF00E24C019}" presName="conn2-1" presStyleLbl="parChTrans1D3" presStyleIdx="12" presStyleCnt="14"/>
      <dgm:spPr/>
    </dgm:pt>
    <dgm:pt modelId="{EA342631-8D77-4FE1-A2B3-6418760C44FA}" type="pres">
      <dgm:prSet presAssocID="{B8B502C4-B221-406A-A01C-0BF00E24C019}" presName="connTx" presStyleLbl="parChTrans1D3" presStyleIdx="12" presStyleCnt="14"/>
      <dgm:spPr/>
    </dgm:pt>
    <dgm:pt modelId="{54856174-6103-49F2-BC40-E78630C175E4}" type="pres">
      <dgm:prSet presAssocID="{C48B447F-F656-4B34-9AD4-68B135A7BCA6}" presName="root2" presStyleCnt="0"/>
      <dgm:spPr/>
    </dgm:pt>
    <dgm:pt modelId="{6AFCD169-EFCF-464D-ABB4-2C79634C7C4A}" type="pres">
      <dgm:prSet presAssocID="{C48B447F-F656-4B34-9AD4-68B135A7BCA6}" presName="LevelTwoTextNode" presStyleLbl="node3" presStyleIdx="12" presStyleCnt="14" custScaleX="182829">
        <dgm:presLayoutVars>
          <dgm:chPref val="3"/>
        </dgm:presLayoutVars>
      </dgm:prSet>
      <dgm:spPr/>
    </dgm:pt>
    <dgm:pt modelId="{C7831FBE-DC06-48E4-846D-DC597F5A84FC}" type="pres">
      <dgm:prSet presAssocID="{C48B447F-F656-4B34-9AD4-68B135A7BCA6}" presName="level3hierChild" presStyleCnt="0"/>
      <dgm:spPr/>
    </dgm:pt>
    <dgm:pt modelId="{C81547A1-DBC5-41BA-BA47-54761F8DB9E0}" type="pres">
      <dgm:prSet presAssocID="{A1E03C5B-A98A-4B2C-88A6-64BFE28BC132}" presName="conn2-1" presStyleLbl="parChTrans1D3" presStyleIdx="13" presStyleCnt="14"/>
      <dgm:spPr/>
    </dgm:pt>
    <dgm:pt modelId="{09169DBB-86E3-4EEC-9776-51D46723CDD0}" type="pres">
      <dgm:prSet presAssocID="{A1E03C5B-A98A-4B2C-88A6-64BFE28BC132}" presName="connTx" presStyleLbl="parChTrans1D3" presStyleIdx="13" presStyleCnt="14"/>
      <dgm:spPr/>
    </dgm:pt>
    <dgm:pt modelId="{BD29BEC9-CB45-44B0-97FF-900D0703064A}" type="pres">
      <dgm:prSet presAssocID="{F9DE5D39-2CA5-4885-A8CA-DBD8EFE7BF51}" presName="root2" presStyleCnt="0"/>
      <dgm:spPr/>
    </dgm:pt>
    <dgm:pt modelId="{9E092DA1-72A9-43D2-82C2-EBD6E86B4785}" type="pres">
      <dgm:prSet presAssocID="{F9DE5D39-2CA5-4885-A8CA-DBD8EFE7BF51}" presName="LevelTwoTextNode" presStyleLbl="node3" presStyleIdx="13" presStyleCnt="14" custScaleX="182829" custScaleY="135169">
        <dgm:presLayoutVars>
          <dgm:chPref val="3"/>
        </dgm:presLayoutVars>
      </dgm:prSet>
      <dgm:spPr/>
    </dgm:pt>
    <dgm:pt modelId="{86016E12-9BEB-484B-A2AA-2E8920B6F79A}" type="pres">
      <dgm:prSet presAssocID="{F9DE5D39-2CA5-4885-A8CA-DBD8EFE7BF51}" presName="level3hierChild" presStyleCnt="0"/>
      <dgm:spPr/>
    </dgm:pt>
    <dgm:pt modelId="{6625638D-1A0D-447C-AFC3-FE1481B48F4C}" type="pres">
      <dgm:prSet presAssocID="{2B1A814E-80CF-43CB-8EA3-35B135185BED}" presName="conn2-1" presStyleLbl="parChTrans1D2" presStyleIdx="5" presStyleCnt="9"/>
      <dgm:spPr/>
    </dgm:pt>
    <dgm:pt modelId="{8E213942-1180-4B58-A8EC-F1CDCF33193F}" type="pres">
      <dgm:prSet presAssocID="{2B1A814E-80CF-43CB-8EA3-35B135185BED}" presName="connTx" presStyleLbl="parChTrans1D2" presStyleIdx="5" presStyleCnt="9"/>
      <dgm:spPr/>
    </dgm:pt>
    <dgm:pt modelId="{A76B97C4-9B1B-487C-ABC9-9DB495AFDDCF}" type="pres">
      <dgm:prSet presAssocID="{00B3711E-FB98-493A-8998-39CFB29EE9F5}" presName="root2" presStyleCnt="0"/>
      <dgm:spPr/>
    </dgm:pt>
    <dgm:pt modelId="{F7C40A6C-7F89-45F9-BD74-DF253BB33550}" type="pres">
      <dgm:prSet presAssocID="{00B3711E-FB98-493A-8998-39CFB29EE9F5}" presName="LevelTwoTextNode" presStyleLbl="node2" presStyleIdx="5" presStyleCnt="9" custScaleX="235821">
        <dgm:presLayoutVars>
          <dgm:chPref val="3"/>
        </dgm:presLayoutVars>
      </dgm:prSet>
      <dgm:spPr/>
    </dgm:pt>
    <dgm:pt modelId="{F4C0C979-6A7C-4E1D-B0EF-514E30AFC488}" type="pres">
      <dgm:prSet presAssocID="{00B3711E-FB98-493A-8998-39CFB29EE9F5}" presName="level3hierChild" presStyleCnt="0"/>
      <dgm:spPr/>
    </dgm:pt>
    <dgm:pt modelId="{7DA2F1AE-E075-47CA-93EF-069764645891}" type="pres">
      <dgm:prSet presAssocID="{F560FCDA-2BBC-4D53-94F1-D863E014C2E3}" presName="conn2-1" presStyleLbl="parChTrans1D2" presStyleIdx="6" presStyleCnt="9"/>
      <dgm:spPr/>
    </dgm:pt>
    <dgm:pt modelId="{C1CDECCB-DA08-40B4-9EB1-49540C9F1AF1}" type="pres">
      <dgm:prSet presAssocID="{F560FCDA-2BBC-4D53-94F1-D863E014C2E3}" presName="connTx" presStyleLbl="parChTrans1D2" presStyleIdx="6" presStyleCnt="9"/>
      <dgm:spPr/>
    </dgm:pt>
    <dgm:pt modelId="{B16746BE-8972-4F38-8490-59AB1E9C3DA0}" type="pres">
      <dgm:prSet presAssocID="{3D16DD03-9366-4016-81E5-A1736E755C1B}" presName="root2" presStyleCnt="0"/>
      <dgm:spPr/>
    </dgm:pt>
    <dgm:pt modelId="{13A81EE6-1828-4DAD-B0BD-D49725F59F11}" type="pres">
      <dgm:prSet presAssocID="{3D16DD03-9366-4016-81E5-A1736E755C1B}" presName="LevelTwoTextNode" presStyleLbl="node2" presStyleIdx="6" presStyleCnt="9" custScaleX="236383">
        <dgm:presLayoutVars>
          <dgm:chPref val="3"/>
        </dgm:presLayoutVars>
      </dgm:prSet>
      <dgm:spPr/>
    </dgm:pt>
    <dgm:pt modelId="{789B428B-B9EC-4840-847F-C1255B397F8A}" type="pres">
      <dgm:prSet presAssocID="{3D16DD03-9366-4016-81E5-A1736E755C1B}" presName="level3hierChild" presStyleCnt="0"/>
      <dgm:spPr/>
    </dgm:pt>
    <dgm:pt modelId="{395C582D-E61C-4130-ADAE-A6754706B125}" type="pres">
      <dgm:prSet presAssocID="{03A475D0-705E-44FF-812E-4996F4B8E3CD}" presName="conn2-1" presStyleLbl="parChTrans1D2" presStyleIdx="7" presStyleCnt="9"/>
      <dgm:spPr/>
    </dgm:pt>
    <dgm:pt modelId="{0CB04CA1-019E-48C4-96F2-E66F77A99294}" type="pres">
      <dgm:prSet presAssocID="{03A475D0-705E-44FF-812E-4996F4B8E3CD}" presName="connTx" presStyleLbl="parChTrans1D2" presStyleIdx="7" presStyleCnt="9"/>
      <dgm:spPr/>
    </dgm:pt>
    <dgm:pt modelId="{9F69F06B-C072-4C46-A257-5F93F91DE774}" type="pres">
      <dgm:prSet presAssocID="{FCFBDF0E-4FDE-46F3-93D8-55814725623A}" presName="root2" presStyleCnt="0"/>
      <dgm:spPr/>
    </dgm:pt>
    <dgm:pt modelId="{BAB6F684-995A-46D7-93DB-D2A36D22FA84}" type="pres">
      <dgm:prSet presAssocID="{FCFBDF0E-4FDE-46F3-93D8-55814725623A}" presName="LevelTwoTextNode" presStyleLbl="node2" presStyleIdx="7" presStyleCnt="9" custScaleX="236383">
        <dgm:presLayoutVars>
          <dgm:chPref val="3"/>
        </dgm:presLayoutVars>
      </dgm:prSet>
      <dgm:spPr/>
    </dgm:pt>
    <dgm:pt modelId="{08B6523D-D2A3-428D-995F-73B938A6F929}" type="pres">
      <dgm:prSet presAssocID="{FCFBDF0E-4FDE-46F3-93D8-55814725623A}" presName="level3hierChild" presStyleCnt="0"/>
      <dgm:spPr/>
    </dgm:pt>
    <dgm:pt modelId="{9964AAE9-8F50-4B45-A890-94F0776CD889}" type="pres">
      <dgm:prSet presAssocID="{8F62047F-0174-4C6E-B020-93FB13E5DCAF}" presName="conn2-1" presStyleLbl="parChTrans1D2" presStyleIdx="8" presStyleCnt="9"/>
      <dgm:spPr/>
    </dgm:pt>
    <dgm:pt modelId="{268589F7-A6E2-4CB8-95F2-AA746BC9E702}" type="pres">
      <dgm:prSet presAssocID="{8F62047F-0174-4C6E-B020-93FB13E5DCAF}" presName="connTx" presStyleLbl="parChTrans1D2" presStyleIdx="8" presStyleCnt="9"/>
      <dgm:spPr/>
    </dgm:pt>
    <dgm:pt modelId="{5E9DF147-50A2-448C-8DDF-52B6818F63D6}" type="pres">
      <dgm:prSet presAssocID="{555CAA9C-D4F4-4257-B4CF-E2ED86285D8E}" presName="root2" presStyleCnt="0"/>
      <dgm:spPr/>
    </dgm:pt>
    <dgm:pt modelId="{87C748B1-8870-485E-AB5F-0A16A9DE458F}" type="pres">
      <dgm:prSet presAssocID="{555CAA9C-D4F4-4257-B4CF-E2ED86285D8E}" presName="LevelTwoTextNode" presStyleLbl="node2" presStyleIdx="8" presStyleCnt="9" custScaleX="236383">
        <dgm:presLayoutVars>
          <dgm:chPref val="3"/>
        </dgm:presLayoutVars>
      </dgm:prSet>
      <dgm:spPr/>
    </dgm:pt>
    <dgm:pt modelId="{DC490ABB-22C2-4AC2-84F4-E22961A523F2}" type="pres">
      <dgm:prSet presAssocID="{555CAA9C-D4F4-4257-B4CF-E2ED86285D8E}" presName="level3hierChild" presStyleCnt="0"/>
      <dgm:spPr/>
    </dgm:pt>
  </dgm:ptLst>
  <dgm:cxnLst>
    <dgm:cxn modelId="{5984EA02-51E2-4439-9E5B-760B1657CEC4}" srcId="{08DAA755-EAC3-4482-B66A-25035F229FB1}" destId="{10CB6597-216D-43B2-AC41-857922CC1E73}" srcOrd="0" destOrd="0" parTransId="{702D292E-70AB-4E26-AEE1-B2F6883D9258}" sibTransId="{AB267486-9BF0-4E11-BFD3-DC49137D6479}"/>
    <dgm:cxn modelId="{ABE5C704-D7B5-44C0-B9CB-F541A4587BFC}" type="presOf" srcId="{0C6DDE8D-B65B-476F-B91F-D6756DEC0D66}" destId="{D6B10375-97CE-4B06-A7F8-3E45F0A32E92}" srcOrd="0" destOrd="0" presId="urn:microsoft.com/office/officeart/2008/layout/HorizontalMultiLevelHierarchy"/>
    <dgm:cxn modelId="{046B140B-7B43-4DC3-9F74-C825A81804E1}" type="presOf" srcId="{03A475D0-705E-44FF-812E-4996F4B8E3CD}" destId="{395C582D-E61C-4130-ADAE-A6754706B125}" srcOrd="0" destOrd="0" presId="urn:microsoft.com/office/officeart/2008/layout/HorizontalMultiLevelHierarchy"/>
    <dgm:cxn modelId="{F4A38F0C-CD06-47C7-AAC7-387246F552B3}" type="presOf" srcId="{D052C611-7FD9-48CC-9F1E-3C244EA2E970}" destId="{E14EF85A-716E-4871-A27E-2E9A63088181}" srcOrd="1" destOrd="0" presId="urn:microsoft.com/office/officeart/2008/layout/HorizontalMultiLevelHierarchy"/>
    <dgm:cxn modelId="{CC6F040D-D733-41A5-B463-0D4262F18135}" type="presOf" srcId="{B7E56400-3DC6-4D02-BEF3-5475FF17FBE7}" destId="{4C1BECAA-69AF-4187-9D01-BF9A3B547E42}" srcOrd="1" destOrd="0" presId="urn:microsoft.com/office/officeart/2008/layout/HorizontalMultiLevelHierarchy"/>
    <dgm:cxn modelId="{A8BE3315-2B30-4151-94F8-176172A974D7}" type="presOf" srcId="{F560FCDA-2BBC-4D53-94F1-D863E014C2E3}" destId="{7DA2F1AE-E075-47CA-93EF-069764645891}" srcOrd="0" destOrd="0" presId="urn:microsoft.com/office/officeart/2008/layout/HorizontalMultiLevelHierarchy"/>
    <dgm:cxn modelId="{E8ECDC17-2E05-4F3A-97BD-C1A6349C6744}" srcId="{A716D81E-C9B9-4A24-988B-5C37CF75B8D4}" destId="{3D16DD03-9366-4016-81E5-A1736E755C1B}" srcOrd="6" destOrd="0" parTransId="{F560FCDA-2BBC-4D53-94F1-D863E014C2E3}" sibTransId="{44181DE8-E17E-46AA-89FE-93A263D625EB}"/>
    <dgm:cxn modelId="{F9DC9219-4706-4BEE-9A1E-B80692B59CAF}" type="presOf" srcId="{23BBDACC-B4C8-4361-BCBC-897B4DFC65D6}" destId="{F08FFFC7-8ED4-44F9-BE36-97978827DA0A}" srcOrd="0" destOrd="0" presId="urn:microsoft.com/office/officeart/2008/layout/HorizontalMultiLevelHierarchy"/>
    <dgm:cxn modelId="{30FA4B1A-6AEF-42B9-B32C-F923817EF19A}" type="presOf" srcId="{4EC5CFD7-4524-4770-A175-18F63A48ED54}" destId="{08647824-7D60-4E17-958D-224267F2F4C5}" srcOrd="0" destOrd="0" presId="urn:microsoft.com/office/officeart/2008/layout/HorizontalMultiLevelHierarchy"/>
    <dgm:cxn modelId="{1AE86921-433A-4AA1-BDB4-54CE7A234D3C}" srcId="{08DAA755-EAC3-4482-B66A-25035F229FB1}" destId="{7CE1A358-F7DB-46EE-91BA-5E743B235C9D}" srcOrd="3" destOrd="0" parTransId="{B7E56400-3DC6-4D02-BEF3-5475FF17FBE7}" sibTransId="{A0A121A7-4392-4D55-A2B1-C0631002B8BE}"/>
    <dgm:cxn modelId="{9C648023-4E14-48B2-95A9-BF013C02BCB5}" type="presOf" srcId="{CB4989F0-FC5E-4C6E-92ED-75599CA8EC62}" destId="{6F171F0F-1F08-4EC2-82AD-7476A880B0B2}" srcOrd="1" destOrd="0" presId="urn:microsoft.com/office/officeart/2008/layout/HorizontalMultiLevelHierarchy"/>
    <dgm:cxn modelId="{2D864A2B-9F11-44AF-AFCF-00D52B435E30}" type="presOf" srcId="{8F62047F-0174-4C6E-B020-93FB13E5DCAF}" destId="{9964AAE9-8F50-4B45-A890-94F0776CD889}" srcOrd="0" destOrd="0" presId="urn:microsoft.com/office/officeart/2008/layout/HorizontalMultiLevelHierarchy"/>
    <dgm:cxn modelId="{C9A8882E-BC35-4880-9F00-DCE62577BF23}" type="presOf" srcId="{673A8A5E-DED8-4FAD-8500-48DD66F49C76}" destId="{6A027104-CA89-4A42-8756-8266A82A0AE9}" srcOrd="0" destOrd="0" presId="urn:microsoft.com/office/officeart/2008/layout/HorizontalMultiLevelHierarchy"/>
    <dgm:cxn modelId="{DA6CED2E-4139-4B01-B64A-BE5D13D51720}" srcId="{A716D81E-C9B9-4A24-988B-5C37CF75B8D4}" destId="{F6702887-5338-4162-ADC4-7F86B301546F}" srcOrd="3" destOrd="0" parTransId="{0C6DDE8D-B65B-476F-B91F-D6756DEC0D66}" sibTransId="{8C8CA73C-F2EF-42D8-B348-A952EC6469AA}"/>
    <dgm:cxn modelId="{E9958331-D1DA-4344-882A-5FE38BE74AE4}" srcId="{FD84E3B6-F391-44D5-915E-EB23C62FCA5D}" destId="{6D4729BB-15E1-43DE-A287-C7222707DEAB}" srcOrd="1" destOrd="0" parTransId="{AD73E697-B32A-4740-AF57-411BA2C202CB}" sibTransId="{77F32EA7-F0DA-40BE-94BE-B1B8BC1BB309}"/>
    <dgm:cxn modelId="{81784635-FD7F-48B1-98EB-465FF3497F13}" type="presOf" srcId="{7C7A2B98-EE18-4A71-9845-F3A6C020FE66}" destId="{E9679EE0-0088-4942-B23A-BCBDDF2FBF54}" srcOrd="0" destOrd="0" presId="urn:microsoft.com/office/officeart/2008/layout/HorizontalMultiLevelHierarchy"/>
    <dgm:cxn modelId="{AC37D435-42FB-46A0-817F-2D4AC8ED431F}" type="presOf" srcId="{92D6D765-6D9D-41AA-AD63-4A08A9EED3C9}" destId="{F77B7BCB-5492-4169-BE3B-11C1C20E7A48}" srcOrd="0" destOrd="0" presId="urn:microsoft.com/office/officeart/2008/layout/HorizontalMultiLevelHierarchy"/>
    <dgm:cxn modelId="{697C433A-EFF8-475C-B7FC-E3AA4872F664}" type="presOf" srcId="{702D292E-70AB-4E26-AEE1-B2F6883D9258}" destId="{A979BF83-67A5-4361-85B8-F439C7B4D2AD}" srcOrd="0" destOrd="0" presId="urn:microsoft.com/office/officeart/2008/layout/HorizontalMultiLevelHierarchy"/>
    <dgm:cxn modelId="{989B113B-27A8-4B66-B041-98D292449212}" srcId="{9C8FBAB3-9E42-44F0-BE6F-7A1394E3A1CE}" destId="{673A8A5E-DED8-4FAD-8500-48DD66F49C76}" srcOrd="1" destOrd="0" parTransId="{509B0614-C4F5-4567-AF0E-A4F69C5A127F}" sibTransId="{F1BA91DB-703B-48F1-A0CC-933D9E32120D}"/>
    <dgm:cxn modelId="{1E67A63B-FA3C-43D3-A280-B1769DD8DF55}" type="presOf" srcId="{EB5458A8-0E81-4F3E-B320-61FAA2BA63D2}" destId="{E250815C-C388-4164-9EB4-8D438C6708C1}" srcOrd="0" destOrd="0" presId="urn:microsoft.com/office/officeart/2008/layout/HorizontalMultiLevelHierarchy"/>
    <dgm:cxn modelId="{7E930A5D-C21A-42F0-B2AF-089FBAC18644}" srcId="{9C8FBAB3-9E42-44F0-BE6F-7A1394E3A1CE}" destId="{7C7A2B98-EE18-4A71-9845-F3A6C020FE66}" srcOrd="5" destOrd="0" parTransId="{725E5C1E-4E60-4950-A6DF-C36867D26601}" sibTransId="{EF7945D5-21F3-4363-A49E-3B27B0AA357D}"/>
    <dgm:cxn modelId="{A62FD25D-C63F-4328-8BAC-7440CD76F163}" type="presOf" srcId="{A1E03C5B-A98A-4B2C-88A6-64BFE28BC132}" destId="{C81547A1-DBC5-41BA-BA47-54761F8DB9E0}" srcOrd="0" destOrd="0" presId="urn:microsoft.com/office/officeart/2008/layout/HorizontalMultiLevelHierarchy"/>
    <dgm:cxn modelId="{0D52EF5D-B1F4-4D6A-BFE4-9857A48EC236}" srcId="{3D2639C4-6DA6-49FC-981C-8466A77BBBD0}" destId="{A716D81E-C9B9-4A24-988B-5C37CF75B8D4}" srcOrd="0" destOrd="0" parTransId="{DD6C018F-38FE-4878-A733-2CDFDA710B23}" sibTransId="{DAA19B58-A37E-4BD9-AD8A-E2BDA3ED91EF}"/>
    <dgm:cxn modelId="{82AF505E-64E9-43C0-94C4-74ED900E1085}" type="presOf" srcId="{229F98AE-3452-471A-AC38-B04D0C50E9E0}" destId="{781C95B5-65F2-421B-AA6C-9F3272AF1F90}" srcOrd="1" destOrd="0" presId="urn:microsoft.com/office/officeart/2008/layout/HorizontalMultiLevelHierarchy"/>
    <dgm:cxn modelId="{61773061-3A50-4DC2-9A61-4A09B2C24B45}" srcId="{FD84E3B6-F391-44D5-915E-EB23C62FCA5D}" destId="{A2E11540-F537-45D6-B8CE-527BB27467EA}" srcOrd="0" destOrd="0" parTransId="{229F98AE-3452-471A-AC38-B04D0C50E9E0}" sibTransId="{033A36AF-5BB6-4DB0-8338-2EC9FFF72CA3}"/>
    <dgm:cxn modelId="{86F7EC62-0879-4A03-B72D-FBCF8FC85274}" srcId="{08DAA755-EAC3-4482-B66A-25035F229FB1}" destId="{AF05F52A-80D3-4D50-9A80-6F17D471F5B0}" srcOrd="1" destOrd="0" parTransId="{450AA779-E768-4D33-AD4D-ECA2E7E7F127}" sibTransId="{5FD75048-2FB0-46E9-A6A0-957D735ECD36}"/>
    <dgm:cxn modelId="{15F8F065-1C77-47EE-B062-26B0EA8C1916}" type="presOf" srcId="{7CE1A358-F7DB-46EE-91BA-5E743B235C9D}" destId="{F4F11EAD-BC04-484C-AE36-B35F57238A02}" srcOrd="0" destOrd="0" presId="urn:microsoft.com/office/officeart/2008/layout/HorizontalMultiLevelHierarchy"/>
    <dgm:cxn modelId="{3BF9CA68-E357-4D80-9C61-ECD0EF890D2A}" type="presOf" srcId="{4EC5CFD7-4524-4770-A175-18F63A48ED54}" destId="{01C82567-430F-4EE0-B9C1-99771714B6CF}" srcOrd="1" destOrd="0" presId="urn:microsoft.com/office/officeart/2008/layout/HorizontalMultiLevelHierarchy"/>
    <dgm:cxn modelId="{E4421C69-3850-4927-9908-3DB804536AE9}" type="presOf" srcId="{828631E6-6CA2-4C05-82EC-D573F9A97055}" destId="{E18A8D04-A777-497B-8F34-9C50359FD069}" srcOrd="0" destOrd="0" presId="urn:microsoft.com/office/officeart/2008/layout/HorizontalMultiLevelHierarchy"/>
    <dgm:cxn modelId="{A5921C6C-6F46-4F9D-9B26-12CEA61F5188}" type="presOf" srcId="{725E5C1E-4E60-4950-A6DF-C36867D26601}" destId="{E8BE10DD-5E23-4D43-B288-CED663DD8CFD}" srcOrd="1" destOrd="0" presId="urn:microsoft.com/office/officeart/2008/layout/HorizontalMultiLevelHierarchy"/>
    <dgm:cxn modelId="{50B54C4D-6DFD-4D81-B229-F2AD449161C3}" type="presOf" srcId="{702D292E-70AB-4E26-AEE1-B2F6883D9258}" destId="{0696A595-5278-4A3E-8E8C-9B7A3AA70A77}" srcOrd="1" destOrd="0" presId="urn:microsoft.com/office/officeart/2008/layout/HorizontalMultiLevelHierarchy"/>
    <dgm:cxn modelId="{3FD68D6D-9DF6-4098-A430-68BAA234A1DD}" type="presOf" srcId="{B7E56400-3DC6-4D02-BEF3-5475FF17FBE7}" destId="{ED9A0E02-BFCC-417A-9ABD-6F5E29FA2664}" srcOrd="0" destOrd="0" presId="urn:microsoft.com/office/officeart/2008/layout/HorizontalMultiLevelHierarchy"/>
    <dgm:cxn modelId="{2ACC584E-860A-41CF-886E-28C0EE8B9474}" type="presOf" srcId="{2B1A814E-80CF-43CB-8EA3-35B135185BED}" destId="{6625638D-1A0D-447C-AFC3-FE1481B48F4C}" srcOrd="0" destOrd="0" presId="urn:microsoft.com/office/officeart/2008/layout/HorizontalMultiLevelHierarchy"/>
    <dgm:cxn modelId="{6C3AA24E-C881-45C0-826D-C1214A74ADEF}" srcId="{A716D81E-C9B9-4A24-988B-5C37CF75B8D4}" destId="{00B3711E-FB98-493A-8998-39CFB29EE9F5}" srcOrd="5" destOrd="0" parTransId="{2B1A814E-80CF-43CB-8EA3-35B135185BED}" sibTransId="{E2849325-AFE1-45F4-B78E-824EBC7A2CE7}"/>
    <dgm:cxn modelId="{C9D4E46E-FECE-4BFD-94F5-3915264D855A}" type="presOf" srcId="{FD84E3B6-F391-44D5-915E-EB23C62FCA5D}" destId="{551AC803-22DF-4E8C-8D00-68ECF09A293A}" srcOrd="0" destOrd="0" presId="urn:microsoft.com/office/officeart/2008/layout/HorizontalMultiLevelHierarchy"/>
    <dgm:cxn modelId="{BF6C3A6F-604D-42D2-A5AE-280CFE4A4A1E}" srcId="{A716D81E-C9B9-4A24-988B-5C37CF75B8D4}" destId="{FCFBDF0E-4FDE-46F3-93D8-55814725623A}" srcOrd="7" destOrd="0" parTransId="{03A475D0-705E-44FF-812E-4996F4B8E3CD}" sibTransId="{A04AE863-7AB4-4262-92BA-4F77D0A81434}"/>
    <dgm:cxn modelId="{66910770-22F3-420A-8ADB-F0566C2F9837}" srcId="{657D0AA3-1B43-434F-878F-4B5EE85E594D}" destId="{C48B447F-F656-4B34-9AD4-68B135A7BCA6}" srcOrd="0" destOrd="0" parTransId="{B8B502C4-B221-406A-A01C-0BF00E24C019}" sibTransId="{B5FF6A14-A610-4090-877E-C8743485341C}"/>
    <dgm:cxn modelId="{9F7D9050-1A07-473E-BA0C-8F1E15D8B11D}" type="presOf" srcId="{2B1A814E-80CF-43CB-8EA3-35B135185BED}" destId="{8E213942-1180-4B58-A8EC-F1CDCF33193F}" srcOrd="1" destOrd="0" presId="urn:microsoft.com/office/officeart/2008/layout/HorizontalMultiLevelHierarchy"/>
    <dgm:cxn modelId="{42569351-CAA0-4898-A4E7-B504121F82FF}" type="presOf" srcId="{3D16DD03-9366-4016-81E5-A1736E755C1B}" destId="{13A81EE6-1828-4DAD-B0BD-D49725F59F11}" srcOrd="0" destOrd="0" presId="urn:microsoft.com/office/officeart/2008/layout/HorizontalMultiLevelHierarchy"/>
    <dgm:cxn modelId="{A812B771-8AAE-4F3C-86D7-1D63B2DCB11A}" type="presOf" srcId="{FCFBDF0E-4FDE-46F3-93D8-55814725623A}" destId="{BAB6F684-995A-46D7-93DB-D2A36D22FA84}" srcOrd="0" destOrd="0" presId="urn:microsoft.com/office/officeart/2008/layout/HorizontalMultiLevelHierarchy"/>
    <dgm:cxn modelId="{DD98BF74-E864-426B-93CD-9BD29F541996}" type="presOf" srcId="{AF8FE861-4B0F-402D-9378-5636827E6FD2}" destId="{290A894F-0716-4DC2-A981-0D7CB1C9AE0E}" srcOrd="1" destOrd="0" presId="urn:microsoft.com/office/officeart/2008/layout/HorizontalMultiLevelHierarchy"/>
    <dgm:cxn modelId="{05F9E377-D160-4739-B0AF-CD2D1650F5C4}" type="presOf" srcId="{F560FCDA-2BBC-4D53-94F1-D863E014C2E3}" destId="{C1CDECCB-DA08-40B4-9EB1-49540C9F1AF1}" srcOrd="1" destOrd="0" presId="urn:microsoft.com/office/officeart/2008/layout/HorizontalMultiLevelHierarchy"/>
    <dgm:cxn modelId="{E4D5C97C-D2CB-4FCA-8CB5-40E45924A7A2}" type="presOf" srcId="{B8B502C4-B221-406A-A01C-0BF00E24C019}" destId="{EA342631-8D77-4FE1-A2B3-6418760C44FA}" srcOrd="1" destOrd="0" presId="urn:microsoft.com/office/officeart/2008/layout/HorizontalMultiLevelHierarchy"/>
    <dgm:cxn modelId="{8032D77D-A58E-4D56-BC3A-1C4BC48B2E36}" type="presOf" srcId="{C48B447F-F656-4B34-9AD4-68B135A7BCA6}" destId="{6AFCD169-EFCF-464D-ABB4-2C79634C7C4A}" srcOrd="0" destOrd="0" presId="urn:microsoft.com/office/officeart/2008/layout/HorizontalMultiLevelHierarchy"/>
    <dgm:cxn modelId="{599B4B7F-A5DB-44FB-AEA0-0CE0ED45AE96}" srcId="{A716D81E-C9B9-4A24-988B-5C37CF75B8D4}" destId="{08DAA755-EAC3-4482-B66A-25035F229FB1}" srcOrd="1" destOrd="0" parTransId="{D052C611-7FD9-48CC-9F1E-3C244EA2E970}" sibTransId="{72D31ED9-99EB-4EAE-A575-61317AE98C84}"/>
    <dgm:cxn modelId="{F6C34B81-2328-4E06-99E1-CD045337F946}" type="presOf" srcId="{1509515D-63AD-4D3F-906D-643267258641}" destId="{AD2BD15F-D0C2-483F-94EF-687E65AFFAEF}" srcOrd="0" destOrd="0" presId="urn:microsoft.com/office/officeart/2008/layout/HorizontalMultiLevelHierarchy"/>
    <dgm:cxn modelId="{04699781-A9F6-4B14-AB0D-86F893E7F49A}" type="presOf" srcId="{F9DE5D39-2CA5-4885-A8CA-DBD8EFE7BF51}" destId="{9E092DA1-72A9-43D2-82C2-EBD6E86B4785}" srcOrd="0" destOrd="0" presId="urn:microsoft.com/office/officeart/2008/layout/HorizontalMultiLevelHierarchy"/>
    <dgm:cxn modelId="{5BB8E081-B530-4FAE-906B-2C395BD9520F}" type="presOf" srcId="{764A03A6-A408-4352-AC01-B8ED1BB25228}" destId="{17573CF6-E091-4B8F-883C-B99CA7DD583E}" srcOrd="0" destOrd="0" presId="urn:microsoft.com/office/officeart/2008/layout/HorizontalMultiLevelHierarchy"/>
    <dgm:cxn modelId="{2D5A5F82-A6E8-4DEF-94D7-338C928277E5}" type="presOf" srcId="{A716D81E-C9B9-4A24-988B-5C37CF75B8D4}" destId="{57FB70EB-B9E1-4AA1-88AC-EB0B5AEF8A4B}" srcOrd="0" destOrd="0" presId="urn:microsoft.com/office/officeart/2008/layout/HorizontalMultiLevelHierarchy"/>
    <dgm:cxn modelId="{969D2483-B440-4613-AC52-08753EFA85E5}" type="presOf" srcId="{8A76DDAF-46B1-43F5-A4B2-FBA3AB82AAA1}" destId="{3F6E8520-28C1-4C64-A75C-8B2CEEE18741}" srcOrd="1" destOrd="0" presId="urn:microsoft.com/office/officeart/2008/layout/HorizontalMultiLevelHierarchy"/>
    <dgm:cxn modelId="{F149E684-3986-4EA3-A76F-9237E2FE2655}" srcId="{A716D81E-C9B9-4A24-988B-5C37CF75B8D4}" destId="{657D0AA3-1B43-434F-878F-4B5EE85E594D}" srcOrd="4" destOrd="0" parTransId="{AF8FE861-4B0F-402D-9378-5636827E6FD2}" sibTransId="{DC8582E7-363E-4134-8358-77A898FF73D3}"/>
    <dgm:cxn modelId="{27580787-87D4-4A55-8D4B-3D521D1BB75A}" type="presOf" srcId="{AF05F52A-80D3-4D50-9A80-6F17D471F5B0}" destId="{4C63AE4D-B3D1-4046-9071-4CD2FDE16713}" srcOrd="0" destOrd="0" presId="urn:microsoft.com/office/officeart/2008/layout/HorizontalMultiLevelHierarchy"/>
    <dgm:cxn modelId="{4B2F7787-5612-4F9D-A35C-4BFF7B71F5D4}" type="presOf" srcId="{D052C611-7FD9-48CC-9F1E-3C244EA2E970}" destId="{1A2B1931-B9B6-4409-B73A-724C14426E47}" srcOrd="0" destOrd="0" presId="urn:microsoft.com/office/officeart/2008/layout/HorizontalMultiLevelHierarchy"/>
    <dgm:cxn modelId="{C3508188-5C67-4024-B7FC-819C89B75433}" srcId="{9C8FBAB3-9E42-44F0-BE6F-7A1394E3A1CE}" destId="{98F6262C-DB09-4693-8F4A-632CD20EB627}" srcOrd="0" destOrd="0" parTransId="{B1942156-1B6C-4C39-9E3B-0AD66466D368}" sibTransId="{4A73A2D8-BB7C-4F38-8F95-7A7EAFAA0968}"/>
    <dgm:cxn modelId="{A8392589-C911-41D4-82C3-5DB4A2B6A561}" srcId="{657D0AA3-1B43-434F-878F-4B5EE85E594D}" destId="{F9DE5D39-2CA5-4885-A8CA-DBD8EFE7BF51}" srcOrd="1" destOrd="0" parTransId="{A1E03C5B-A98A-4B2C-88A6-64BFE28BC132}" sibTransId="{FC2F0C1A-5AFF-4578-9F37-F6CB6A8CC42A}"/>
    <dgm:cxn modelId="{4318B089-5BA6-43A7-9E30-BF58849E59C1}" srcId="{9C8FBAB3-9E42-44F0-BE6F-7A1394E3A1CE}" destId="{828631E6-6CA2-4C05-82EC-D573F9A97055}" srcOrd="3" destOrd="0" parTransId="{92D6D765-6D9D-41AA-AD63-4A08A9EED3C9}" sibTransId="{F527FBFB-0D10-4B32-BD8F-E32F2A428677}"/>
    <dgm:cxn modelId="{1B20768A-BA26-4E3A-AABA-545803C0E73A}" type="presOf" srcId="{00B3711E-FB98-493A-8998-39CFB29EE9F5}" destId="{F7C40A6C-7F89-45F9-BD74-DF253BB33550}" srcOrd="0" destOrd="0" presId="urn:microsoft.com/office/officeart/2008/layout/HorizontalMultiLevelHierarchy"/>
    <dgm:cxn modelId="{6845F08C-0C75-4DAC-A9A6-EFF391A1FB8F}" type="presOf" srcId="{92D6D765-6D9D-41AA-AD63-4A08A9EED3C9}" destId="{3B20C7B1-85D7-4D14-91EB-F48A364D004E}" srcOrd="1" destOrd="0" presId="urn:microsoft.com/office/officeart/2008/layout/HorizontalMultiLevelHierarchy"/>
    <dgm:cxn modelId="{2E2FCE8E-3935-4D91-BD6F-F69C5EED9D73}" type="presOf" srcId="{A2E11540-F537-45D6-B8CE-527BB27467EA}" destId="{81755D95-D922-4F29-A303-C8A7CE7E8ABF}" srcOrd="0" destOrd="0" presId="urn:microsoft.com/office/officeart/2008/layout/HorizontalMultiLevelHierarchy"/>
    <dgm:cxn modelId="{FD1D5E9A-10B8-453F-A374-3A7B498477BA}" type="presOf" srcId="{1509515D-63AD-4D3F-906D-643267258641}" destId="{E502D3CF-4F13-44A1-BC37-74B9946E51FD}" srcOrd="1" destOrd="0" presId="urn:microsoft.com/office/officeart/2008/layout/HorizontalMultiLevelHierarchy"/>
    <dgm:cxn modelId="{B6BA9B9C-A725-4F48-8207-4C2F8D1D6D5A}" type="presOf" srcId="{08DAA755-EAC3-4482-B66A-25035F229FB1}" destId="{F411107A-C0D6-462C-8B4B-491346B08606}" srcOrd="0" destOrd="0" presId="urn:microsoft.com/office/officeart/2008/layout/HorizontalMultiLevelHierarchy"/>
    <dgm:cxn modelId="{A950D29C-992E-4B19-8DA3-ED06C1B8507B}" type="presOf" srcId="{509B0614-C4F5-4567-AF0E-A4F69C5A127F}" destId="{183CDB11-4578-42E9-A27F-0D29E61F6ABD}" srcOrd="0" destOrd="0" presId="urn:microsoft.com/office/officeart/2008/layout/HorizontalMultiLevelHierarchy"/>
    <dgm:cxn modelId="{41D32AA4-FB52-4215-8653-FD5A81CA4933}" srcId="{A716D81E-C9B9-4A24-988B-5C37CF75B8D4}" destId="{9C8FBAB3-9E42-44F0-BE6F-7A1394E3A1CE}" srcOrd="0" destOrd="0" parTransId="{8A76DDAF-46B1-43F5-A4B2-FBA3AB82AAA1}" sibTransId="{B0CB6D7D-944D-48AC-98C0-06E261F8B2B1}"/>
    <dgm:cxn modelId="{870B87A5-5A25-4F6F-8F79-6CEECE49F130}" type="presOf" srcId="{3D2639C4-6DA6-49FC-981C-8466A77BBBD0}" destId="{DE9DD845-38D3-42AA-8F72-5DB9C815E4E4}" srcOrd="0" destOrd="0" presId="urn:microsoft.com/office/officeart/2008/layout/HorizontalMultiLevelHierarchy"/>
    <dgm:cxn modelId="{C90C03A7-E9CB-40FB-8BDC-E76EEE28DF9E}" type="presOf" srcId="{AD73E697-B32A-4740-AF57-411BA2C202CB}" destId="{B7E2CDE5-1CEA-4778-8CF1-015139725DB3}" srcOrd="1" destOrd="0" presId="urn:microsoft.com/office/officeart/2008/layout/HorizontalMultiLevelHierarchy"/>
    <dgm:cxn modelId="{B2CC23A8-0F8E-45F3-95CD-9B60D9307B17}" type="presOf" srcId="{229F98AE-3452-471A-AC38-B04D0C50E9E0}" destId="{CA3BFC29-10A1-4120-9137-47BCBC4D354D}" srcOrd="0" destOrd="0" presId="urn:microsoft.com/office/officeart/2008/layout/HorizontalMultiLevelHierarchy"/>
    <dgm:cxn modelId="{E6848DA8-718B-4D2E-A2D2-DD4B27124458}" type="presOf" srcId="{8A76DDAF-46B1-43F5-A4B2-FBA3AB82AAA1}" destId="{AED4EDE5-6945-4B7E-909B-5FD983E40139}" srcOrd="0" destOrd="0" presId="urn:microsoft.com/office/officeart/2008/layout/HorizontalMultiLevelHierarchy"/>
    <dgm:cxn modelId="{B56C47AD-685A-4AD8-92F2-615CAF9E6F86}" type="presOf" srcId="{AF8FE861-4B0F-402D-9378-5636827E6FD2}" destId="{BBE59CF0-9407-4C93-8C87-00536C5E9DC6}" srcOrd="0" destOrd="0" presId="urn:microsoft.com/office/officeart/2008/layout/HorizontalMultiLevelHierarchy"/>
    <dgm:cxn modelId="{55A4AAAE-4C32-42E0-B3A0-755BFC9C5FA0}" type="presOf" srcId="{F6702887-5338-4162-ADC4-7F86B301546F}" destId="{25D8F5CC-BE52-480F-94B9-3A8D9BA2D739}" srcOrd="0" destOrd="0" presId="urn:microsoft.com/office/officeart/2008/layout/HorizontalMultiLevelHierarchy"/>
    <dgm:cxn modelId="{5F4191AF-7582-43C9-B902-65D9AB49C7AA}" type="presOf" srcId="{98F6262C-DB09-4693-8F4A-632CD20EB627}" destId="{AA6B4528-6E28-44FA-AEFB-23DAEB8BC605}" srcOrd="0" destOrd="0" presId="urn:microsoft.com/office/officeart/2008/layout/HorizontalMultiLevelHierarchy"/>
    <dgm:cxn modelId="{5F659DB7-9A42-40B0-9A46-3EADDBFE4D1B}" type="presOf" srcId="{B1942156-1B6C-4C39-9E3B-0AD66466D368}" destId="{0F255ABA-F279-4ED2-9E5D-4264BB3B8802}" srcOrd="1" destOrd="0" presId="urn:microsoft.com/office/officeart/2008/layout/HorizontalMultiLevelHierarchy"/>
    <dgm:cxn modelId="{264EF6B8-C46D-467B-AD79-68D5BED8F04E}" type="presOf" srcId="{725E5C1E-4E60-4950-A6DF-C36867D26601}" destId="{5BAC187A-E804-44F3-8C7B-09D9D268FA58}" srcOrd="0" destOrd="0" presId="urn:microsoft.com/office/officeart/2008/layout/HorizontalMultiLevelHierarchy"/>
    <dgm:cxn modelId="{E46D1DBB-AB84-484B-AA12-23F6F1E033D3}" type="presOf" srcId="{B1942156-1B6C-4C39-9E3B-0AD66466D368}" destId="{C02353A3-67A9-442D-A2BF-E1094F4BE560}" srcOrd="0" destOrd="0" presId="urn:microsoft.com/office/officeart/2008/layout/HorizontalMultiLevelHierarchy"/>
    <dgm:cxn modelId="{A6BEFBBB-0EE3-4AC9-AD43-8EECF74E6903}" srcId="{9C8FBAB3-9E42-44F0-BE6F-7A1394E3A1CE}" destId="{23BBDACC-B4C8-4361-BCBC-897B4DFC65D6}" srcOrd="4" destOrd="0" parTransId="{CB4989F0-FC5E-4C6E-92ED-75599CA8EC62}" sibTransId="{DB5F9346-AE69-4793-8DC7-850B3F9618F6}"/>
    <dgm:cxn modelId="{6F3539BE-0872-44F7-BE5B-DBCBE15D6756}" type="presOf" srcId="{B8B502C4-B221-406A-A01C-0BF00E24C019}" destId="{9237F333-31E4-4703-B65C-76D401BC6BE5}" srcOrd="0" destOrd="0" presId="urn:microsoft.com/office/officeart/2008/layout/HorizontalMultiLevelHierarchy"/>
    <dgm:cxn modelId="{A0A053C5-7974-4FE7-BE73-659FBE69EF62}" type="presOf" srcId="{450AA779-E768-4D33-AD4D-ECA2E7E7F127}" destId="{95E8D109-E592-4D60-A141-3697C59F0296}" srcOrd="0" destOrd="0" presId="urn:microsoft.com/office/officeart/2008/layout/HorizontalMultiLevelHierarchy"/>
    <dgm:cxn modelId="{7C4D92CC-D015-4A07-ABDC-20F7D9558140}" type="presOf" srcId="{450AA779-E768-4D33-AD4D-ECA2E7E7F127}" destId="{7F4E4926-01E7-49F2-9BC9-21A52C8F27D1}" srcOrd="1" destOrd="0" presId="urn:microsoft.com/office/officeart/2008/layout/HorizontalMultiLevelHierarchy"/>
    <dgm:cxn modelId="{F9AE94CE-3275-4B7E-B25B-A89B1F7C181C}" type="presOf" srcId="{9C8FBAB3-9E42-44F0-BE6F-7A1394E3A1CE}" destId="{811CE55F-C1BF-4FC7-8313-7A696D3BA599}" srcOrd="0" destOrd="0" presId="urn:microsoft.com/office/officeart/2008/layout/HorizontalMultiLevelHierarchy"/>
    <dgm:cxn modelId="{B6ABBDCE-37D8-48DF-8983-019B42D30AA8}" type="presOf" srcId="{CB4989F0-FC5E-4C6E-92ED-75599CA8EC62}" destId="{1538443A-4659-4CE9-95BF-94868D26F864}" srcOrd="0" destOrd="0" presId="urn:microsoft.com/office/officeart/2008/layout/HorizontalMultiLevelHierarchy"/>
    <dgm:cxn modelId="{3E1C90D0-4711-434B-BE66-288C25F14E2A}" type="presOf" srcId="{10CB6597-216D-43B2-AC41-857922CC1E73}" destId="{2BBC22D0-8E2A-40F8-90E0-5C02E05F1CFB}" srcOrd="0" destOrd="0" presId="urn:microsoft.com/office/officeart/2008/layout/HorizontalMultiLevelHierarchy"/>
    <dgm:cxn modelId="{6A38CBD4-5492-49BA-9BE8-695FA9E2CFEB}" type="presOf" srcId="{A1E03C5B-A98A-4B2C-88A6-64BFE28BC132}" destId="{09169DBB-86E3-4EEC-9776-51D46723CDD0}" srcOrd="1" destOrd="0" presId="urn:microsoft.com/office/officeart/2008/layout/HorizontalMultiLevelHierarchy"/>
    <dgm:cxn modelId="{5BBB3BD6-BD2C-471B-AE15-E4C1672ADAE8}" type="presOf" srcId="{509B0614-C4F5-4567-AF0E-A4F69C5A127F}" destId="{436DBADA-7301-4367-8E8A-CEA1363A1417}" srcOrd="1" destOrd="0" presId="urn:microsoft.com/office/officeart/2008/layout/HorizontalMultiLevelHierarchy"/>
    <dgm:cxn modelId="{C8377AD8-1758-45CE-AAE7-845533005B4A}" type="presOf" srcId="{8F62047F-0174-4C6E-B020-93FB13E5DCAF}" destId="{268589F7-A6E2-4CB8-95F2-AA746BC9E702}" srcOrd="1" destOrd="0" presId="urn:microsoft.com/office/officeart/2008/layout/HorizontalMultiLevelHierarchy"/>
    <dgm:cxn modelId="{235D1DDA-1429-483D-B4AD-BE84CB2A35D4}" type="presOf" srcId="{4E3028E6-CE58-4004-8033-A49C790B88B3}" destId="{AC85F461-7BF8-49A6-9D2F-04E5397D4FC0}" srcOrd="1" destOrd="0" presId="urn:microsoft.com/office/officeart/2008/layout/HorizontalMultiLevelHierarchy"/>
    <dgm:cxn modelId="{662CA7DE-B7AA-494C-9FD0-E0316BDB2D14}" srcId="{A716D81E-C9B9-4A24-988B-5C37CF75B8D4}" destId="{FD84E3B6-F391-44D5-915E-EB23C62FCA5D}" srcOrd="2" destOrd="0" parTransId="{4EC5CFD7-4524-4770-A175-18F63A48ED54}" sibTransId="{A16F8A6C-692C-4A47-A774-8E2917976B0D}"/>
    <dgm:cxn modelId="{D3C208DF-90E4-439B-A674-9C2144F3893E}" srcId="{A716D81E-C9B9-4A24-988B-5C37CF75B8D4}" destId="{555CAA9C-D4F4-4257-B4CF-E2ED86285D8E}" srcOrd="8" destOrd="0" parTransId="{8F62047F-0174-4C6E-B020-93FB13E5DCAF}" sibTransId="{14622F36-C47A-4B84-A5A2-D4B7C0B8128E}"/>
    <dgm:cxn modelId="{B5908EDF-9D10-416E-BAF3-8D6028631488}" type="presOf" srcId="{0C6DDE8D-B65B-476F-B91F-D6756DEC0D66}" destId="{6049720E-844F-46EC-8A5C-27255EFF0010}" srcOrd="1" destOrd="0" presId="urn:microsoft.com/office/officeart/2008/layout/HorizontalMultiLevelHierarchy"/>
    <dgm:cxn modelId="{9CC169E1-FE21-4555-9829-9D80376C3514}" type="presOf" srcId="{AD73E697-B32A-4740-AF57-411BA2C202CB}" destId="{92F017A8-2F44-4612-9606-DD2BB77C8E68}" srcOrd="0" destOrd="0" presId="urn:microsoft.com/office/officeart/2008/layout/HorizontalMultiLevelHierarchy"/>
    <dgm:cxn modelId="{9C2677E1-105F-443D-B372-5617DE1B0F39}" type="presOf" srcId="{03A475D0-705E-44FF-812E-4996F4B8E3CD}" destId="{0CB04CA1-019E-48C4-96F2-E66F77A99294}" srcOrd="1" destOrd="0" presId="urn:microsoft.com/office/officeart/2008/layout/HorizontalMultiLevelHierarchy"/>
    <dgm:cxn modelId="{35F0C6E5-DFF1-484D-8308-624AAF8DE8A7}" type="presOf" srcId="{657D0AA3-1B43-434F-878F-4B5EE85E594D}" destId="{8BAFD37D-742D-4652-92FF-8A0FFA23B2A8}" srcOrd="0" destOrd="0" presId="urn:microsoft.com/office/officeart/2008/layout/HorizontalMultiLevelHierarchy"/>
    <dgm:cxn modelId="{8AF176EA-090F-484E-A536-33C4C339E5EF}" srcId="{08DAA755-EAC3-4482-B66A-25035F229FB1}" destId="{EB5458A8-0E81-4F3E-B320-61FAA2BA63D2}" srcOrd="2" destOrd="0" parTransId="{4E3028E6-CE58-4004-8033-A49C790B88B3}" sibTransId="{E351BC71-BAA1-4F4B-81DD-BA4773E157D7}"/>
    <dgm:cxn modelId="{F6CE41F8-957C-4F8B-8380-36691A763CCB}" type="presOf" srcId="{555CAA9C-D4F4-4257-B4CF-E2ED86285D8E}" destId="{87C748B1-8870-485E-AB5F-0A16A9DE458F}" srcOrd="0" destOrd="0" presId="urn:microsoft.com/office/officeart/2008/layout/HorizontalMultiLevelHierarchy"/>
    <dgm:cxn modelId="{E2777BF9-98F1-49BD-A7DE-C074E768599F}" srcId="{9C8FBAB3-9E42-44F0-BE6F-7A1394E3A1CE}" destId="{764A03A6-A408-4352-AC01-B8ED1BB25228}" srcOrd="2" destOrd="0" parTransId="{1509515D-63AD-4D3F-906D-643267258641}" sibTransId="{69EE7B7A-9840-4B5A-BEC2-B97E8D2B998F}"/>
    <dgm:cxn modelId="{9096E0FB-B6A0-47A0-875A-6153621E98F1}" type="presOf" srcId="{6D4729BB-15E1-43DE-A287-C7222707DEAB}" destId="{1E5B0938-6BC5-47B1-874D-CDFB32137A58}" srcOrd="0" destOrd="0" presId="urn:microsoft.com/office/officeart/2008/layout/HorizontalMultiLevelHierarchy"/>
    <dgm:cxn modelId="{39F6BBFE-2471-4B6B-B178-CF6D0163E330}" type="presOf" srcId="{4E3028E6-CE58-4004-8033-A49C790B88B3}" destId="{C82370FA-BBD2-4984-B9C1-4B5AB783D4A2}" srcOrd="0" destOrd="0" presId="urn:microsoft.com/office/officeart/2008/layout/HorizontalMultiLevelHierarchy"/>
    <dgm:cxn modelId="{C761DA19-1DA0-4550-B0C2-8B6C9BB3DAB8}" type="presParOf" srcId="{DE9DD845-38D3-42AA-8F72-5DB9C815E4E4}" destId="{DF7730C4-6946-47B1-9828-A1BDC70B4555}" srcOrd="0" destOrd="0" presId="urn:microsoft.com/office/officeart/2008/layout/HorizontalMultiLevelHierarchy"/>
    <dgm:cxn modelId="{CCAA8E62-4490-4D6B-A3CF-A798BBB62B4F}" type="presParOf" srcId="{DF7730C4-6946-47B1-9828-A1BDC70B4555}" destId="{57FB70EB-B9E1-4AA1-88AC-EB0B5AEF8A4B}" srcOrd="0" destOrd="0" presId="urn:microsoft.com/office/officeart/2008/layout/HorizontalMultiLevelHierarchy"/>
    <dgm:cxn modelId="{36D89926-5AD4-4266-B7A1-ADDF9E1937E0}" type="presParOf" srcId="{DF7730C4-6946-47B1-9828-A1BDC70B4555}" destId="{2F0AAF59-0E3D-4A03-ABBE-CFB74554B557}" srcOrd="1" destOrd="0" presId="urn:microsoft.com/office/officeart/2008/layout/HorizontalMultiLevelHierarchy"/>
    <dgm:cxn modelId="{79F72F45-FA8F-480C-8FFF-F7609A954C53}" type="presParOf" srcId="{2F0AAF59-0E3D-4A03-ABBE-CFB74554B557}" destId="{AED4EDE5-6945-4B7E-909B-5FD983E40139}" srcOrd="0" destOrd="0" presId="urn:microsoft.com/office/officeart/2008/layout/HorizontalMultiLevelHierarchy"/>
    <dgm:cxn modelId="{CBB18C17-4FB0-4716-A86E-8CFAA2009B7C}" type="presParOf" srcId="{AED4EDE5-6945-4B7E-909B-5FD983E40139}" destId="{3F6E8520-28C1-4C64-A75C-8B2CEEE18741}" srcOrd="0" destOrd="0" presId="urn:microsoft.com/office/officeart/2008/layout/HorizontalMultiLevelHierarchy"/>
    <dgm:cxn modelId="{B8A61C7A-2563-4DC8-8266-234049BD9EA6}" type="presParOf" srcId="{2F0AAF59-0E3D-4A03-ABBE-CFB74554B557}" destId="{4643E6D7-F60A-4264-AC64-1F83B0880E47}" srcOrd="1" destOrd="0" presId="urn:microsoft.com/office/officeart/2008/layout/HorizontalMultiLevelHierarchy"/>
    <dgm:cxn modelId="{8AF84C87-3F3C-4885-A3CF-27B36874CC7B}" type="presParOf" srcId="{4643E6D7-F60A-4264-AC64-1F83B0880E47}" destId="{811CE55F-C1BF-4FC7-8313-7A696D3BA599}" srcOrd="0" destOrd="0" presId="urn:microsoft.com/office/officeart/2008/layout/HorizontalMultiLevelHierarchy"/>
    <dgm:cxn modelId="{84516FFE-9E70-41E9-9469-FD9E15ABE6E4}" type="presParOf" srcId="{4643E6D7-F60A-4264-AC64-1F83B0880E47}" destId="{C3F55161-D23D-41E6-B4A4-E7136346407D}" srcOrd="1" destOrd="0" presId="urn:microsoft.com/office/officeart/2008/layout/HorizontalMultiLevelHierarchy"/>
    <dgm:cxn modelId="{ED1D52EB-3DFD-4558-A4D8-E6AFAB5F0A53}" type="presParOf" srcId="{C3F55161-D23D-41E6-B4A4-E7136346407D}" destId="{C02353A3-67A9-442D-A2BF-E1094F4BE560}" srcOrd="0" destOrd="0" presId="urn:microsoft.com/office/officeart/2008/layout/HorizontalMultiLevelHierarchy"/>
    <dgm:cxn modelId="{DD6A468E-289B-4584-904F-7E3657A14050}" type="presParOf" srcId="{C02353A3-67A9-442D-A2BF-E1094F4BE560}" destId="{0F255ABA-F279-4ED2-9E5D-4264BB3B8802}" srcOrd="0" destOrd="0" presId="urn:microsoft.com/office/officeart/2008/layout/HorizontalMultiLevelHierarchy"/>
    <dgm:cxn modelId="{2C5C1763-C119-4C2F-963C-BB6122DF6D8C}" type="presParOf" srcId="{C3F55161-D23D-41E6-B4A4-E7136346407D}" destId="{A1F9A02A-2583-4019-9911-09A32381C685}" srcOrd="1" destOrd="0" presId="urn:microsoft.com/office/officeart/2008/layout/HorizontalMultiLevelHierarchy"/>
    <dgm:cxn modelId="{0135EC12-ADC6-4340-98D9-D58ED2B2C5FA}" type="presParOf" srcId="{A1F9A02A-2583-4019-9911-09A32381C685}" destId="{AA6B4528-6E28-44FA-AEFB-23DAEB8BC605}" srcOrd="0" destOrd="0" presId="urn:microsoft.com/office/officeart/2008/layout/HorizontalMultiLevelHierarchy"/>
    <dgm:cxn modelId="{DFC518CE-1146-42B5-ABF0-33D2E014BB57}" type="presParOf" srcId="{A1F9A02A-2583-4019-9911-09A32381C685}" destId="{A4E85111-6076-493A-9300-4681F6F0F842}" srcOrd="1" destOrd="0" presId="urn:microsoft.com/office/officeart/2008/layout/HorizontalMultiLevelHierarchy"/>
    <dgm:cxn modelId="{957D9F02-64BD-41A5-98F6-01F75CE478A9}" type="presParOf" srcId="{C3F55161-D23D-41E6-B4A4-E7136346407D}" destId="{183CDB11-4578-42E9-A27F-0D29E61F6ABD}" srcOrd="2" destOrd="0" presId="urn:microsoft.com/office/officeart/2008/layout/HorizontalMultiLevelHierarchy"/>
    <dgm:cxn modelId="{D821B3DD-4F1D-46FC-92E1-3D1BBA2CDCBB}" type="presParOf" srcId="{183CDB11-4578-42E9-A27F-0D29E61F6ABD}" destId="{436DBADA-7301-4367-8E8A-CEA1363A1417}" srcOrd="0" destOrd="0" presId="urn:microsoft.com/office/officeart/2008/layout/HorizontalMultiLevelHierarchy"/>
    <dgm:cxn modelId="{5D1113D7-D691-452C-83BC-EC5566C60B42}" type="presParOf" srcId="{C3F55161-D23D-41E6-B4A4-E7136346407D}" destId="{846D96D6-8FD7-4247-8099-E3316A1F31BC}" srcOrd="3" destOrd="0" presId="urn:microsoft.com/office/officeart/2008/layout/HorizontalMultiLevelHierarchy"/>
    <dgm:cxn modelId="{EA0C2583-1394-4662-889B-CA76500D45B1}" type="presParOf" srcId="{846D96D6-8FD7-4247-8099-E3316A1F31BC}" destId="{6A027104-CA89-4A42-8756-8266A82A0AE9}" srcOrd="0" destOrd="0" presId="urn:microsoft.com/office/officeart/2008/layout/HorizontalMultiLevelHierarchy"/>
    <dgm:cxn modelId="{391E1631-90C5-408E-8DF0-2A076C20F93C}" type="presParOf" srcId="{846D96D6-8FD7-4247-8099-E3316A1F31BC}" destId="{BD6A0987-6AD6-4201-A03A-E1C40055C4E6}" srcOrd="1" destOrd="0" presId="urn:microsoft.com/office/officeart/2008/layout/HorizontalMultiLevelHierarchy"/>
    <dgm:cxn modelId="{688DBF96-1A01-48D1-9F9C-74D41BC0F443}" type="presParOf" srcId="{C3F55161-D23D-41E6-B4A4-E7136346407D}" destId="{AD2BD15F-D0C2-483F-94EF-687E65AFFAEF}" srcOrd="4" destOrd="0" presId="urn:microsoft.com/office/officeart/2008/layout/HorizontalMultiLevelHierarchy"/>
    <dgm:cxn modelId="{651AB6E6-F5E1-4FD6-8647-68B7DED917AC}" type="presParOf" srcId="{AD2BD15F-D0C2-483F-94EF-687E65AFFAEF}" destId="{E502D3CF-4F13-44A1-BC37-74B9946E51FD}" srcOrd="0" destOrd="0" presId="urn:microsoft.com/office/officeart/2008/layout/HorizontalMultiLevelHierarchy"/>
    <dgm:cxn modelId="{04309D11-8698-42C9-93AB-CC51BEE6FEF9}" type="presParOf" srcId="{C3F55161-D23D-41E6-B4A4-E7136346407D}" destId="{A49E6860-A1EA-46AC-A31B-A786A621ABB6}" srcOrd="5" destOrd="0" presId="urn:microsoft.com/office/officeart/2008/layout/HorizontalMultiLevelHierarchy"/>
    <dgm:cxn modelId="{417FCBE2-58C8-425C-84B7-C268514BFDC8}" type="presParOf" srcId="{A49E6860-A1EA-46AC-A31B-A786A621ABB6}" destId="{17573CF6-E091-4B8F-883C-B99CA7DD583E}" srcOrd="0" destOrd="0" presId="urn:microsoft.com/office/officeart/2008/layout/HorizontalMultiLevelHierarchy"/>
    <dgm:cxn modelId="{9F9981D5-CA73-45CB-87B2-5484748239C3}" type="presParOf" srcId="{A49E6860-A1EA-46AC-A31B-A786A621ABB6}" destId="{9A81AA36-B170-4F54-B303-72C53B27A8EB}" srcOrd="1" destOrd="0" presId="urn:microsoft.com/office/officeart/2008/layout/HorizontalMultiLevelHierarchy"/>
    <dgm:cxn modelId="{E861173F-C938-44A1-ABD3-0DA77738053F}" type="presParOf" srcId="{C3F55161-D23D-41E6-B4A4-E7136346407D}" destId="{F77B7BCB-5492-4169-BE3B-11C1C20E7A48}" srcOrd="6" destOrd="0" presId="urn:microsoft.com/office/officeart/2008/layout/HorizontalMultiLevelHierarchy"/>
    <dgm:cxn modelId="{5D6AFBC8-E376-4FFD-84D7-BD5B7E53BDCD}" type="presParOf" srcId="{F77B7BCB-5492-4169-BE3B-11C1C20E7A48}" destId="{3B20C7B1-85D7-4D14-91EB-F48A364D004E}" srcOrd="0" destOrd="0" presId="urn:microsoft.com/office/officeart/2008/layout/HorizontalMultiLevelHierarchy"/>
    <dgm:cxn modelId="{E609C5C9-A1CB-416B-8E34-0153F9AA2AF7}" type="presParOf" srcId="{C3F55161-D23D-41E6-B4A4-E7136346407D}" destId="{0F617B52-A693-4EB0-AD41-33E9E655457D}" srcOrd="7" destOrd="0" presId="urn:microsoft.com/office/officeart/2008/layout/HorizontalMultiLevelHierarchy"/>
    <dgm:cxn modelId="{593AA0FE-6CDE-4813-8DDE-D4E5BCB3ADB2}" type="presParOf" srcId="{0F617B52-A693-4EB0-AD41-33E9E655457D}" destId="{E18A8D04-A777-497B-8F34-9C50359FD069}" srcOrd="0" destOrd="0" presId="urn:microsoft.com/office/officeart/2008/layout/HorizontalMultiLevelHierarchy"/>
    <dgm:cxn modelId="{CF25C766-2653-46A3-A473-1D38E2244000}" type="presParOf" srcId="{0F617B52-A693-4EB0-AD41-33E9E655457D}" destId="{9044698F-9C7A-4BD3-A1EA-13AB9CD8134C}" srcOrd="1" destOrd="0" presId="urn:microsoft.com/office/officeart/2008/layout/HorizontalMultiLevelHierarchy"/>
    <dgm:cxn modelId="{9AEE16F8-0E56-41C6-937F-43A329A13D5A}" type="presParOf" srcId="{C3F55161-D23D-41E6-B4A4-E7136346407D}" destId="{1538443A-4659-4CE9-95BF-94868D26F864}" srcOrd="8" destOrd="0" presId="urn:microsoft.com/office/officeart/2008/layout/HorizontalMultiLevelHierarchy"/>
    <dgm:cxn modelId="{A6634FC0-8E49-4008-86F0-2F5F0BBC7A4C}" type="presParOf" srcId="{1538443A-4659-4CE9-95BF-94868D26F864}" destId="{6F171F0F-1F08-4EC2-82AD-7476A880B0B2}" srcOrd="0" destOrd="0" presId="urn:microsoft.com/office/officeart/2008/layout/HorizontalMultiLevelHierarchy"/>
    <dgm:cxn modelId="{81999B9F-B913-4DE6-9AC5-D3A22158A364}" type="presParOf" srcId="{C3F55161-D23D-41E6-B4A4-E7136346407D}" destId="{4DE823D1-5C15-4E48-BFAC-686AE81FA61A}" srcOrd="9" destOrd="0" presId="urn:microsoft.com/office/officeart/2008/layout/HorizontalMultiLevelHierarchy"/>
    <dgm:cxn modelId="{74A03E3A-C841-48E7-837B-D67CBA5DCA36}" type="presParOf" srcId="{4DE823D1-5C15-4E48-BFAC-686AE81FA61A}" destId="{F08FFFC7-8ED4-44F9-BE36-97978827DA0A}" srcOrd="0" destOrd="0" presId="urn:microsoft.com/office/officeart/2008/layout/HorizontalMultiLevelHierarchy"/>
    <dgm:cxn modelId="{6B1EA3D5-F1BD-4FAA-8E58-AABE20AEA453}" type="presParOf" srcId="{4DE823D1-5C15-4E48-BFAC-686AE81FA61A}" destId="{664AEC45-8125-4833-909A-3666BC22519F}" srcOrd="1" destOrd="0" presId="urn:microsoft.com/office/officeart/2008/layout/HorizontalMultiLevelHierarchy"/>
    <dgm:cxn modelId="{C7FFDBC1-A81A-43A5-A950-39F913B91553}" type="presParOf" srcId="{C3F55161-D23D-41E6-B4A4-E7136346407D}" destId="{5BAC187A-E804-44F3-8C7B-09D9D268FA58}" srcOrd="10" destOrd="0" presId="urn:microsoft.com/office/officeart/2008/layout/HorizontalMultiLevelHierarchy"/>
    <dgm:cxn modelId="{F616F246-80DE-40A9-8660-7B8E78BBAA8E}" type="presParOf" srcId="{5BAC187A-E804-44F3-8C7B-09D9D268FA58}" destId="{E8BE10DD-5E23-4D43-B288-CED663DD8CFD}" srcOrd="0" destOrd="0" presId="urn:microsoft.com/office/officeart/2008/layout/HorizontalMultiLevelHierarchy"/>
    <dgm:cxn modelId="{A2C57D36-B02F-4E60-9B07-288198849F5D}" type="presParOf" srcId="{C3F55161-D23D-41E6-B4A4-E7136346407D}" destId="{694FB311-E79A-444D-952C-5DD281EABF03}" srcOrd="11" destOrd="0" presId="urn:microsoft.com/office/officeart/2008/layout/HorizontalMultiLevelHierarchy"/>
    <dgm:cxn modelId="{C5BEF300-4FC7-4E33-9107-EBF6BDBA282C}" type="presParOf" srcId="{694FB311-E79A-444D-952C-5DD281EABF03}" destId="{E9679EE0-0088-4942-B23A-BCBDDF2FBF54}" srcOrd="0" destOrd="0" presId="urn:microsoft.com/office/officeart/2008/layout/HorizontalMultiLevelHierarchy"/>
    <dgm:cxn modelId="{CBAB56AF-E884-4367-BC09-01FCE5CD33DB}" type="presParOf" srcId="{694FB311-E79A-444D-952C-5DD281EABF03}" destId="{6B79B633-0553-4DFC-B019-25F787F49612}" srcOrd="1" destOrd="0" presId="urn:microsoft.com/office/officeart/2008/layout/HorizontalMultiLevelHierarchy"/>
    <dgm:cxn modelId="{C4E64AB3-908F-4D32-A0CF-949437CE54E6}" type="presParOf" srcId="{2F0AAF59-0E3D-4A03-ABBE-CFB74554B557}" destId="{1A2B1931-B9B6-4409-B73A-724C14426E47}" srcOrd="2" destOrd="0" presId="urn:microsoft.com/office/officeart/2008/layout/HorizontalMultiLevelHierarchy"/>
    <dgm:cxn modelId="{6A9B7509-9417-472F-A28E-54FFE3BAD324}" type="presParOf" srcId="{1A2B1931-B9B6-4409-B73A-724C14426E47}" destId="{E14EF85A-716E-4871-A27E-2E9A63088181}" srcOrd="0" destOrd="0" presId="urn:microsoft.com/office/officeart/2008/layout/HorizontalMultiLevelHierarchy"/>
    <dgm:cxn modelId="{B51C5F17-4042-4457-910D-8966B6982CF8}" type="presParOf" srcId="{2F0AAF59-0E3D-4A03-ABBE-CFB74554B557}" destId="{85ADD662-BB76-4DA1-8A8D-602E91DF9680}" srcOrd="3" destOrd="0" presId="urn:microsoft.com/office/officeart/2008/layout/HorizontalMultiLevelHierarchy"/>
    <dgm:cxn modelId="{00D1F436-5189-4A6E-88E8-2B8A2034DAD6}" type="presParOf" srcId="{85ADD662-BB76-4DA1-8A8D-602E91DF9680}" destId="{F411107A-C0D6-462C-8B4B-491346B08606}" srcOrd="0" destOrd="0" presId="urn:microsoft.com/office/officeart/2008/layout/HorizontalMultiLevelHierarchy"/>
    <dgm:cxn modelId="{BDA13661-FA89-412C-8982-51D435246539}" type="presParOf" srcId="{85ADD662-BB76-4DA1-8A8D-602E91DF9680}" destId="{3446BD51-C68B-4E79-A6CA-C4114B69ECF8}" srcOrd="1" destOrd="0" presId="urn:microsoft.com/office/officeart/2008/layout/HorizontalMultiLevelHierarchy"/>
    <dgm:cxn modelId="{3D0294C4-BD1D-4E97-994E-FDDAB1367C2B}" type="presParOf" srcId="{3446BD51-C68B-4E79-A6CA-C4114B69ECF8}" destId="{A979BF83-67A5-4361-85B8-F439C7B4D2AD}" srcOrd="0" destOrd="0" presId="urn:microsoft.com/office/officeart/2008/layout/HorizontalMultiLevelHierarchy"/>
    <dgm:cxn modelId="{9EE4B9A3-3994-4916-92A7-3485653992D9}" type="presParOf" srcId="{A979BF83-67A5-4361-85B8-F439C7B4D2AD}" destId="{0696A595-5278-4A3E-8E8C-9B7A3AA70A77}" srcOrd="0" destOrd="0" presId="urn:microsoft.com/office/officeart/2008/layout/HorizontalMultiLevelHierarchy"/>
    <dgm:cxn modelId="{2189B222-8C69-4B87-9825-19ECA9717C41}" type="presParOf" srcId="{3446BD51-C68B-4E79-A6CA-C4114B69ECF8}" destId="{3AEFBCB7-003F-457D-ABBD-2B0AEF188D26}" srcOrd="1" destOrd="0" presId="urn:microsoft.com/office/officeart/2008/layout/HorizontalMultiLevelHierarchy"/>
    <dgm:cxn modelId="{E24B4363-E3AD-4BD6-90A2-AF14B6EF697B}" type="presParOf" srcId="{3AEFBCB7-003F-457D-ABBD-2B0AEF188D26}" destId="{2BBC22D0-8E2A-40F8-90E0-5C02E05F1CFB}" srcOrd="0" destOrd="0" presId="urn:microsoft.com/office/officeart/2008/layout/HorizontalMultiLevelHierarchy"/>
    <dgm:cxn modelId="{8B674B89-73DB-4B90-85AF-62AAFC5C66F6}" type="presParOf" srcId="{3AEFBCB7-003F-457D-ABBD-2B0AEF188D26}" destId="{2D1C9950-D7A4-40F4-A016-197DBEEA8FB6}" srcOrd="1" destOrd="0" presId="urn:microsoft.com/office/officeart/2008/layout/HorizontalMultiLevelHierarchy"/>
    <dgm:cxn modelId="{9BFD7F41-0653-42CB-A208-E772D05AE321}" type="presParOf" srcId="{3446BD51-C68B-4E79-A6CA-C4114B69ECF8}" destId="{95E8D109-E592-4D60-A141-3697C59F0296}" srcOrd="2" destOrd="0" presId="urn:microsoft.com/office/officeart/2008/layout/HorizontalMultiLevelHierarchy"/>
    <dgm:cxn modelId="{D943352D-012B-4A9A-A2F6-C3A3DFD3DFF2}" type="presParOf" srcId="{95E8D109-E592-4D60-A141-3697C59F0296}" destId="{7F4E4926-01E7-49F2-9BC9-21A52C8F27D1}" srcOrd="0" destOrd="0" presId="urn:microsoft.com/office/officeart/2008/layout/HorizontalMultiLevelHierarchy"/>
    <dgm:cxn modelId="{ED91B2DC-95ED-4938-A24D-FD87709D12FC}" type="presParOf" srcId="{3446BD51-C68B-4E79-A6CA-C4114B69ECF8}" destId="{3891C0EA-58E1-4A5C-9EA5-E10D29314A67}" srcOrd="3" destOrd="0" presId="urn:microsoft.com/office/officeart/2008/layout/HorizontalMultiLevelHierarchy"/>
    <dgm:cxn modelId="{875C24A7-7DB1-4998-8B26-185E7C47AEF3}" type="presParOf" srcId="{3891C0EA-58E1-4A5C-9EA5-E10D29314A67}" destId="{4C63AE4D-B3D1-4046-9071-4CD2FDE16713}" srcOrd="0" destOrd="0" presId="urn:microsoft.com/office/officeart/2008/layout/HorizontalMultiLevelHierarchy"/>
    <dgm:cxn modelId="{260D27C5-2C6F-4DD6-8F9F-5C1C45FD8197}" type="presParOf" srcId="{3891C0EA-58E1-4A5C-9EA5-E10D29314A67}" destId="{DF7398F7-7D3B-412B-A42B-13B93D7099C6}" srcOrd="1" destOrd="0" presId="urn:microsoft.com/office/officeart/2008/layout/HorizontalMultiLevelHierarchy"/>
    <dgm:cxn modelId="{11FC41F8-FA30-46F8-BF9B-7B6B0F9C9667}" type="presParOf" srcId="{3446BD51-C68B-4E79-A6CA-C4114B69ECF8}" destId="{C82370FA-BBD2-4984-B9C1-4B5AB783D4A2}" srcOrd="4" destOrd="0" presId="urn:microsoft.com/office/officeart/2008/layout/HorizontalMultiLevelHierarchy"/>
    <dgm:cxn modelId="{B36574EC-6F68-4656-930B-DF1CDC5655D4}" type="presParOf" srcId="{C82370FA-BBD2-4984-B9C1-4B5AB783D4A2}" destId="{AC85F461-7BF8-49A6-9D2F-04E5397D4FC0}" srcOrd="0" destOrd="0" presId="urn:microsoft.com/office/officeart/2008/layout/HorizontalMultiLevelHierarchy"/>
    <dgm:cxn modelId="{0A9A11C6-8B12-4CD7-9F5C-E0616ADC0FDA}" type="presParOf" srcId="{3446BD51-C68B-4E79-A6CA-C4114B69ECF8}" destId="{8B1EEE80-7929-4086-8018-21EBC223CA39}" srcOrd="5" destOrd="0" presId="urn:microsoft.com/office/officeart/2008/layout/HorizontalMultiLevelHierarchy"/>
    <dgm:cxn modelId="{F57E7CCF-D891-409D-87FF-39C369E822E8}" type="presParOf" srcId="{8B1EEE80-7929-4086-8018-21EBC223CA39}" destId="{E250815C-C388-4164-9EB4-8D438C6708C1}" srcOrd="0" destOrd="0" presId="urn:microsoft.com/office/officeart/2008/layout/HorizontalMultiLevelHierarchy"/>
    <dgm:cxn modelId="{64C9D6C2-A8DE-467B-BC48-A80FB3F83CE3}" type="presParOf" srcId="{8B1EEE80-7929-4086-8018-21EBC223CA39}" destId="{C6B06B4E-6E77-4B6C-960E-3BA739373452}" srcOrd="1" destOrd="0" presId="urn:microsoft.com/office/officeart/2008/layout/HorizontalMultiLevelHierarchy"/>
    <dgm:cxn modelId="{7EB21A29-BAB1-4C2F-AACD-60263D86B4AE}" type="presParOf" srcId="{3446BD51-C68B-4E79-A6CA-C4114B69ECF8}" destId="{ED9A0E02-BFCC-417A-9ABD-6F5E29FA2664}" srcOrd="6" destOrd="0" presId="urn:microsoft.com/office/officeart/2008/layout/HorizontalMultiLevelHierarchy"/>
    <dgm:cxn modelId="{E19ED79C-2AEC-4950-A53C-1CCB87E1CD7B}" type="presParOf" srcId="{ED9A0E02-BFCC-417A-9ABD-6F5E29FA2664}" destId="{4C1BECAA-69AF-4187-9D01-BF9A3B547E42}" srcOrd="0" destOrd="0" presId="urn:microsoft.com/office/officeart/2008/layout/HorizontalMultiLevelHierarchy"/>
    <dgm:cxn modelId="{FD57A263-318A-4DBC-87A2-8833365D5A77}" type="presParOf" srcId="{3446BD51-C68B-4E79-A6CA-C4114B69ECF8}" destId="{9E18C20A-52D8-4B6C-B371-0E17F4395606}" srcOrd="7" destOrd="0" presId="urn:microsoft.com/office/officeart/2008/layout/HorizontalMultiLevelHierarchy"/>
    <dgm:cxn modelId="{8AF0287D-71E8-4C02-9DBE-C7F4290DADC4}" type="presParOf" srcId="{9E18C20A-52D8-4B6C-B371-0E17F4395606}" destId="{F4F11EAD-BC04-484C-AE36-B35F57238A02}" srcOrd="0" destOrd="0" presId="urn:microsoft.com/office/officeart/2008/layout/HorizontalMultiLevelHierarchy"/>
    <dgm:cxn modelId="{50009F5F-2CE4-40B0-AED6-B6FBE5A1B4C6}" type="presParOf" srcId="{9E18C20A-52D8-4B6C-B371-0E17F4395606}" destId="{775B3BD2-6224-410B-816B-50A978BE4CF9}" srcOrd="1" destOrd="0" presId="urn:microsoft.com/office/officeart/2008/layout/HorizontalMultiLevelHierarchy"/>
    <dgm:cxn modelId="{D7FF46FC-842A-4949-AFD6-91C3ACEAF0FF}" type="presParOf" srcId="{2F0AAF59-0E3D-4A03-ABBE-CFB74554B557}" destId="{08647824-7D60-4E17-958D-224267F2F4C5}" srcOrd="4" destOrd="0" presId="urn:microsoft.com/office/officeart/2008/layout/HorizontalMultiLevelHierarchy"/>
    <dgm:cxn modelId="{E96DCE84-B930-4D9D-98D9-34DDEAFD827B}" type="presParOf" srcId="{08647824-7D60-4E17-958D-224267F2F4C5}" destId="{01C82567-430F-4EE0-B9C1-99771714B6CF}" srcOrd="0" destOrd="0" presId="urn:microsoft.com/office/officeart/2008/layout/HorizontalMultiLevelHierarchy"/>
    <dgm:cxn modelId="{09275CC8-486C-4227-92F5-CB6E538C73E0}" type="presParOf" srcId="{2F0AAF59-0E3D-4A03-ABBE-CFB74554B557}" destId="{BBA674F4-9906-43AC-91EE-17CFEAB256DE}" srcOrd="5" destOrd="0" presId="urn:microsoft.com/office/officeart/2008/layout/HorizontalMultiLevelHierarchy"/>
    <dgm:cxn modelId="{3989DE4B-7FDD-4FD1-9221-6A48518F7166}" type="presParOf" srcId="{BBA674F4-9906-43AC-91EE-17CFEAB256DE}" destId="{551AC803-22DF-4E8C-8D00-68ECF09A293A}" srcOrd="0" destOrd="0" presId="urn:microsoft.com/office/officeart/2008/layout/HorizontalMultiLevelHierarchy"/>
    <dgm:cxn modelId="{EB34CDA2-382F-4C1A-AC56-49689208F47F}" type="presParOf" srcId="{BBA674F4-9906-43AC-91EE-17CFEAB256DE}" destId="{15D1C588-A56A-4C02-A256-6D3087E6DAC0}" srcOrd="1" destOrd="0" presId="urn:microsoft.com/office/officeart/2008/layout/HorizontalMultiLevelHierarchy"/>
    <dgm:cxn modelId="{343944E9-F5D3-4202-8D43-87139C9D4B37}" type="presParOf" srcId="{15D1C588-A56A-4C02-A256-6D3087E6DAC0}" destId="{CA3BFC29-10A1-4120-9137-47BCBC4D354D}" srcOrd="0" destOrd="0" presId="urn:microsoft.com/office/officeart/2008/layout/HorizontalMultiLevelHierarchy"/>
    <dgm:cxn modelId="{F6207409-1AE0-43ED-A8E3-D12954A63E19}" type="presParOf" srcId="{CA3BFC29-10A1-4120-9137-47BCBC4D354D}" destId="{781C95B5-65F2-421B-AA6C-9F3272AF1F90}" srcOrd="0" destOrd="0" presId="urn:microsoft.com/office/officeart/2008/layout/HorizontalMultiLevelHierarchy"/>
    <dgm:cxn modelId="{475730C1-66EF-4356-BFF3-035C432E3A81}" type="presParOf" srcId="{15D1C588-A56A-4C02-A256-6D3087E6DAC0}" destId="{6F7308E3-71FB-49E0-96F5-18097D781E1D}" srcOrd="1" destOrd="0" presId="urn:microsoft.com/office/officeart/2008/layout/HorizontalMultiLevelHierarchy"/>
    <dgm:cxn modelId="{F909B945-DEBF-4EF9-8231-535726A7BF95}" type="presParOf" srcId="{6F7308E3-71FB-49E0-96F5-18097D781E1D}" destId="{81755D95-D922-4F29-A303-C8A7CE7E8ABF}" srcOrd="0" destOrd="0" presId="urn:microsoft.com/office/officeart/2008/layout/HorizontalMultiLevelHierarchy"/>
    <dgm:cxn modelId="{49F48EB3-EFDF-4332-A06B-196F68C0475A}" type="presParOf" srcId="{6F7308E3-71FB-49E0-96F5-18097D781E1D}" destId="{43F43120-D0D5-42F4-B8A9-21148A129DBA}" srcOrd="1" destOrd="0" presId="urn:microsoft.com/office/officeart/2008/layout/HorizontalMultiLevelHierarchy"/>
    <dgm:cxn modelId="{1BAFF84A-6BE5-41AB-B89F-7B22313DFF89}" type="presParOf" srcId="{15D1C588-A56A-4C02-A256-6D3087E6DAC0}" destId="{92F017A8-2F44-4612-9606-DD2BB77C8E68}" srcOrd="2" destOrd="0" presId="urn:microsoft.com/office/officeart/2008/layout/HorizontalMultiLevelHierarchy"/>
    <dgm:cxn modelId="{EFF54A00-8A8D-44FC-A8F6-63AF394611A4}" type="presParOf" srcId="{92F017A8-2F44-4612-9606-DD2BB77C8E68}" destId="{B7E2CDE5-1CEA-4778-8CF1-015139725DB3}" srcOrd="0" destOrd="0" presId="urn:microsoft.com/office/officeart/2008/layout/HorizontalMultiLevelHierarchy"/>
    <dgm:cxn modelId="{E90BC0A5-DA01-4E42-8CCD-FF9A883DE59E}" type="presParOf" srcId="{15D1C588-A56A-4C02-A256-6D3087E6DAC0}" destId="{04E1EDED-D5A4-4DB8-9F1B-DE62ED9B1AE6}" srcOrd="3" destOrd="0" presId="urn:microsoft.com/office/officeart/2008/layout/HorizontalMultiLevelHierarchy"/>
    <dgm:cxn modelId="{B980A9BC-B4F4-41A8-9275-C24A897FDE09}" type="presParOf" srcId="{04E1EDED-D5A4-4DB8-9F1B-DE62ED9B1AE6}" destId="{1E5B0938-6BC5-47B1-874D-CDFB32137A58}" srcOrd="0" destOrd="0" presId="urn:microsoft.com/office/officeart/2008/layout/HorizontalMultiLevelHierarchy"/>
    <dgm:cxn modelId="{E04A3118-9094-45CC-8357-93E8B7373C88}" type="presParOf" srcId="{04E1EDED-D5A4-4DB8-9F1B-DE62ED9B1AE6}" destId="{1FA04BE9-3929-41DB-BF3E-C21F94911DA5}" srcOrd="1" destOrd="0" presId="urn:microsoft.com/office/officeart/2008/layout/HorizontalMultiLevelHierarchy"/>
    <dgm:cxn modelId="{6A06D2DB-9CAC-404F-8D3A-F628A65DAE86}" type="presParOf" srcId="{2F0AAF59-0E3D-4A03-ABBE-CFB74554B557}" destId="{D6B10375-97CE-4B06-A7F8-3E45F0A32E92}" srcOrd="6" destOrd="0" presId="urn:microsoft.com/office/officeart/2008/layout/HorizontalMultiLevelHierarchy"/>
    <dgm:cxn modelId="{917279B2-5C33-4029-954B-DE3C2A6B7B24}" type="presParOf" srcId="{D6B10375-97CE-4B06-A7F8-3E45F0A32E92}" destId="{6049720E-844F-46EC-8A5C-27255EFF0010}" srcOrd="0" destOrd="0" presId="urn:microsoft.com/office/officeart/2008/layout/HorizontalMultiLevelHierarchy"/>
    <dgm:cxn modelId="{7526D001-6AF0-4CCB-A01A-2E7BA1ACAE6C}" type="presParOf" srcId="{2F0AAF59-0E3D-4A03-ABBE-CFB74554B557}" destId="{173D18C3-8CD1-483D-9BC2-F344F6F5E55E}" srcOrd="7" destOrd="0" presId="urn:microsoft.com/office/officeart/2008/layout/HorizontalMultiLevelHierarchy"/>
    <dgm:cxn modelId="{8D6A0168-1C37-4B5B-A78D-3C305512614A}" type="presParOf" srcId="{173D18C3-8CD1-483D-9BC2-F344F6F5E55E}" destId="{25D8F5CC-BE52-480F-94B9-3A8D9BA2D739}" srcOrd="0" destOrd="0" presId="urn:microsoft.com/office/officeart/2008/layout/HorizontalMultiLevelHierarchy"/>
    <dgm:cxn modelId="{95B5A9C4-76F5-475D-9DFE-2DC84D3E89B9}" type="presParOf" srcId="{173D18C3-8CD1-483D-9BC2-F344F6F5E55E}" destId="{7619CEE8-E633-4681-8D93-EA21143C6405}" srcOrd="1" destOrd="0" presId="urn:microsoft.com/office/officeart/2008/layout/HorizontalMultiLevelHierarchy"/>
    <dgm:cxn modelId="{1B92E05E-D582-4D4E-9EB7-F05F17E27060}" type="presParOf" srcId="{2F0AAF59-0E3D-4A03-ABBE-CFB74554B557}" destId="{BBE59CF0-9407-4C93-8C87-00536C5E9DC6}" srcOrd="8" destOrd="0" presId="urn:microsoft.com/office/officeart/2008/layout/HorizontalMultiLevelHierarchy"/>
    <dgm:cxn modelId="{19B212D6-CA5F-4D12-A3F9-B99B54758205}" type="presParOf" srcId="{BBE59CF0-9407-4C93-8C87-00536C5E9DC6}" destId="{290A894F-0716-4DC2-A981-0D7CB1C9AE0E}" srcOrd="0" destOrd="0" presId="urn:microsoft.com/office/officeart/2008/layout/HorizontalMultiLevelHierarchy"/>
    <dgm:cxn modelId="{A0369873-E0EE-4BA6-B6FA-3829B667BE48}" type="presParOf" srcId="{2F0AAF59-0E3D-4A03-ABBE-CFB74554B557}" destId="{56BAA132-EED4-466B-AC13-AC7E0BB220C2}" srcOrd="9" destOrd="0" presId="urn:microsoft.com/office/officeart/2008/layout/HorizontalMultiLevelHierarchy"/>
    <dgm:cxn modelId="{71136995-B306-46EA-93D3-5231A594E8E6}" type="presParOf" srcId="{56BAA132-EED4-466B-AC13-AC7E0BB220C2}" destId="{8BAFD37D-742D-4652-92FF-8A0FFA23B2A8}" srcOrd="0" destOrd="0" presId="urn:microsoft.com/office/officeart/2008/layout/HorizontalMultiLevelHierarchy"/>
    <dgm:cxn modelId="{5A1E43E2-5E34-4AAD-8F8C-07C0F86D9F4F}" type="presParOf" srcId="{56BAA132-EED4-466B-AC13-AC7E0BB220C2}" destId="{0FD1A508-7320-4C00-A364-6026AC2355D0}" srcOrd="1" destOrd="0" presId="urn:microsoft.com/office/officeart/2008/layout/HorizontalMultiLevelHierarchy"/>
    <dgm:cxn modelId="{717199EC-5C0E-4992-A8F1-103EEBB10395}" type="presParOf" srcId="{0FD1A508-7320-4C00-A364-6026AC2355D0}" destId="{9237F333-31E4-4703-B65C-76D401BC6BE5}" srcOrd="0" destOrd="0" presId="urn:microsoft.com/office/officeart/2008/layout/HorizontalMultiLevelHierarchy"/>
    <dgm:cxn modelId="{D4D10179-49C2-4D57-85B4-29F8DC33ED99}" type="presParOf" srcId="{9237F333-31E4-4703-B65C-76D401BC6BE5}" destId="{EA342631-8D77-4FE1-A2B3-6418760C44FA}" srcOrd="0" destOrd="0" presId="urn:microsoft.com/office/officeart/2008/layout/HorizontalMultiLevelHierarchy"/>
    <dgm:cxn modelId="{77D11901-B1BB-492B-87F9-183729DE4E3F}" type="presParOf" srcId="{0FD1A508-7320-4C00-A364-6026AC2355D0}" destId="{54856174-6103-49F2-BC40-E78630C175E4}" srcOrd="1" destOrd="0" presId="urn:microsoft.com/office/officeart/2008/layout/HorizontalMultiLevelHierarchy"/>
    <dgm:cxn modelId="{ACA0A9CE-1338-4D2A-B0AE-FD1F107D0727}" type="presParOf" srcId="{54856174-6103-49F2-BC40-E78630C175E4}" destId="{6AFCD169-EFCF-464D-ABB4-2C79634C7C4A}" srcOrd="0" destOrd="0" presId="urn:microsoft.com/office/officeart/2008/layout/HorizontalMultiLevelHierarchy"/>
    <dgm:cxn modelId="{85165058-8845-4665-8F1D-A8DB474C3F2B}" type="presParOf" srcId="{54856174-6103-49F2-BC40-E78630C175E4}" destId="{C7831FBE-DC06-48E4-846D-DC597F5A84FC}" srcOrd="1" destOrd="0" presId="urn:microsoft.com/office/officeart/2008/layout/HorizontalMultiLevelHierarchy"/>
    <dgm:cxn modelId="{520A7035-6A4F-42DF-9368-7D246968515E}" type="presParOf" srcId="{0FD1A508-7320-4C00-A364-6026AC2355D0}" destId="{C81547A1-DBC5-41BA-BA47-54761F8DB9E0}" srcOrd="2" destOrd="0" presId="urn:microsoft.com/office/officeart/2008/layout/HorizontalMultiLevelHierarchy"/>
    <dgm:cxn modelId="{ACAA8D1B-6049-4002-BA9C-7DBE16C362A9}" type="presParOf" srcId="{C81547A1-DBC5-41BA-BA47-54761F8DB9E0}" destId="{09169DBB-86E3-4EEC-9776-51D46723CDD0}" srcOrd="0" destOrd="0" presId="urn:microsoft.com/office/officeart/2008/layout/HorizontalMultiLevelHierarchy"/>
    <dgm:cxn modelId="{9562E984-EDA5-43F5-9ABB-72058DCB5486}" type="presParOf" srcId="{0FD1A508-7320-4C00-A364-6026AC2355D0}" destId="{BD29BEC9-CB45-44B0-97FF-900D0703064A}" srcOrd="3" destOrd="0" presId="urn:microsoft.com/office/officeart/2008/layout/HorizontalMultiLevelHierarchy"/>
    <dgm:cxn modelId="{8E9E7650-08AD-43B0-A0E3-B5685711D21F}" type="presParOf" srcId="{BD29BEC9-CB45-44B0-97FF-900D0703064A}" destId="{9E092DA1-72A9-43D2-82C2-EBD6E86B4785}" srcOrd="0" destOrd="0" presId="urn:microsoft.com/office/officeart/2008/layout/HorizontalMultiLevelHierarchy"/>
    <dgm:cxn modelId="{48A6C2A7-D2F1-4B1B-B292-CE4F3C829551}" type="presParOf" srcId="{BD29BEC9-CB45-44B0-97FF-900D0703064A}" destId="{86016E12-9BEB-484B-A2AA-2E8920B6F79A}" srcOrd="1" destOrd="0" presId="urn:microsoft.com/office/officeart/2008/layout/HorizontalMultiLevelHierarchy"/>
    <dgm:cxn modelId="{DEB62729-7F4C-4681-BF24-28DDF7871FF0}" type="presParOf" srcId="{2F0AAF59-0E3D-4A03-ABBE-CFB74554B557}" destId="{6625638D-1A0D-447C-AFC3-FE1481B48F4C}" srcOrd="10" destOrd="0" presId="urn:microsoft.com/office/officeart/2008/layout/HorizontalMultiLevelHierarchy"/>
    <dgm:cxn modelId="{049390B0-75A3-40BB-9502-7DDF15334B38}" type="presParOf" srcId="{6625638D-1A0D-447C-AFC3-FE1481B48F4C}" destId="{8E213942-1180-4B58-A8EC-F1CDCF33193F}" srcOrd="0" destOrd="0" presId="urn:microsoft.com/office/officeart/2008/layout/HorizontalMultiLevelHierarchy"/>
    <dgm:cxn modelId="{8189712F-5FA1-4F8C-B466-F78A0DF7C33E}" type="presParOf" srcId="{2F0AAF59-0E3D-4A03-ABBE-CFB74554B557}" destId="{A76B97C4-9B1B-487C-ABC9-9DB495AFDDCF}" srcOrd="11" destOrd="0" presId="urn:microsoft.com/office/officeart/2008/layout/HorizontalMultiLevelHierarchy"/>
    <dgm:cxn modelId="{3D303C61-23C2-482D-9979-E36D3B46FAFB}" type="presParOf" srcId="{A76B97C4-9B1B-487C-ABC9-9DB495AFDDCF}" destId="{F7C40A6C-7F89-45F9-BD74-DF253BB33550}" srcOrd="0" destOrd="0" presId="urn:microsoft.com/office/officeart/2008/layout/HorizontalMultiLevelHierarchy"/>
    <dgm:cxn modelId="{E74C1975-6EA9-46CB-857B-AEE7D1A7C8AF}" type="presParOf" srcId="{A76B97C4-9B1B-487C-ABC9-9DB495AFDDCF}" destId="{F4C0C979-6A7C-4E1D-B0EF-514E30AFC488}" srcOrd="1" destOrd="0" presId="urn:microsoft.com/office/officeart/2008/layout/HorizontalMultiLevelHierarchy"/>
    <dgm:cxn modelId="{C638349B-397A-4224-B154-A802FB19F671}" type="presParOf" srcId="{2F0AAF59-0E3D-4A03-ABBE-CFB74554B557}" destId="{7DA2F1AE-E075-47CA-93EF-069764645891}" srcOrd="12" destOrd="0" presId="urn:microsoft.com/office/officeart/2008/layout/HorizontalMultiLevelHierarchy"/>
    <dgm:cxn modelId="{624B86CE-FA31-4337-8408-BB2351BB160C}" type="presParOf" srcId="{7DA2F1AE-E075-47CA-93EF-069764645891}" destId="{C1CDECCB-DA08-40B4-9EB1-49540C9F1AF1}" srcOrd="0" destOrd="0" presId="urn:microsoft.com/office/officeart/2008/layout/HorizontalMultiLevelHierarchy"/>
    <dgm:cxn modelId="{45AA8CF7-C958-4B11-86F2-AFD27171BDA2}" type="presParOf" srcId="{2F0AAF59-0E3D-4A03-ABBE-CFB74554B557}" destId="{B16746BE-8972-4F38-8490-59AB1E9C3DA0}" srcOrd="13" destOrd="0" presId="urn:microsoft.com/office/officeart/2008/layout/HorizontalMultiLevelHierarchy"/>
    <dgm:cxn modelId="{D9927C48-AA2B-4928-ACE7-8ECAD76D370A}" type="presParOf" srcId="{B16746BE-8972-4F38-8490-59AB1E9C3DA0}" destId="{13A81EE6-1828-4DAD-B0BD-D49725F59F11}" srcOrd="0" destOrd="0" presId="urn:microsoft.com/office/officeart/2008/layout/HorizontalMultiLevelHierarchy"/>
    <dgm:cxn modelId="{13BCFBF4-0B2C-4FBD-8E90-7FF59382AA2D}" type="presParOf" srcId="{B16746BE-8972-4F38-8490-59AB1E9C3DA0}" destId="{789B428B-B9EC-4840-847F-C1255B397F8A}" srcOrd="1" destOrd="0" presId="urn:microsoft.com/office/officeart/2008/layout/HorizontalMultiLevelHierarchy"/>
    <dgm:cxn modelId="{E3883A64-617E-4882-88A4-1E5A62F30D87}" type="presParOf" srcId="{2F0AAF59-0E3D-4A03-ABBE-CFB74554B557}" destId="{395C582D-E61C-4130-ADAE-A6754706B125}" srcOrd="14" destOrd="0" presId="urn:microsoft.com/office/officeart/2008/layout/HorizontalMultiLevelHierarchy"/>
    <dgm:cxn modelId="{9E3FF936-6977-438B-893B-065ECBBCE0E2}" type="presParOf" srcId="{395C582D-E61C-4130-ADAE-A6754706B125}" destId="{0CB04CA1-019E-48C4-96F2-E66F77A99294}" srcOrd="0" destOrd="0" presId="urn:microsoft.com/office/officeart/2008/layout/HorizontalMultiLevelHierarchy"/>
    <dgm:cxn modelId="{C8F42530-5EAD-4EA1-BB93-4C4ADD2F70FA}" type="presParOf" srcId="{2F0AAF59-0E3D-4A03-ABBE-CFB74554B557}" destId="{9F69F06B-C072-4C46-A257-5F93F91DE774}" srcOrd="15" destOrd="0" presId="urn:microsoft.com/office/officeart/2008/layout/HorizontalMultiLevelHierarchy"/>
    <dgm:cxn modelId="{795B8632-E2D5-4CE7-8A80-0801233EE35C}" type="presParOf" srcId="{9F69F06B-C072-4C46-A257-5F93F91DE774}" destId="{BAB6F684-995A-46D7-93DB-D2A36D22FA84}" srcOrd="0" destOrd="0" presId="urn:microsoft.com/office/officeart/2008/layout/HorizontalMultiLevelHierarchy"/>
    <dgm:cxn modelId="{E31B486C-14E2-467F-93E8-F3EB076937A3}" type="presParOf" srcId="{9F69F06B-C072-4C46-A257-5F93F91DE774}" destId="{08B6523D-D2A3-428D-995F-73B938A6F929}" srcOrd="1" destOrd="0" presId="urn:microsoft.com/office/officeart/2008/layout/HorizontalMultiLevelHierarchy"/>
    <dgm:cxn modelId="{9E16F81C-2847-449F-A962-B75B3374C495}" type="presParOf" srcId="{2F0AAF59-0E3D-4A03-ABBE-CFB74554B557}" destId="{9964AAE9-8F50-4B45-A890-94F0776CD889}" srcOrd="16" destOrd="0" presId="urn:microsoft.com/office/officeart/2008/layout/HorizontalMultiLevelHierarchy"/>
    <dgm:cxn modelId="{65FD5358-8209-4D5A-B0E2-9D914FFB1FFB}" type="presParOf" srcId="{9964AAE9-8F50-4B45-A890-94F0776CD889}" destId="{268589F7-A6E2-4CB8-95F2-AA746BC9E702}" srcOrd="0" destOrd="0" presId="urn:microsoft.com/office/officeart/2008/layout/HorizontalMultiLevelHierarchy"/>
    <dgm:cxn modelId="{A2BC3BBA-890E-448F-AF94-644D540E43FD}" type="presParOf" srcId="{2F0AAF59-0E3D-4A03-ABBE-CFB74554B557}" destId="{5E9DF147-50A2-448C-8DDF-52B6818F63D6}" srcOrd="17" destOrd="0" presId="urn:microsoft.com/office/officeart/2008/layout/HorizontalMultiLevelHierarchy"/>
    <dgm:cxn modelId="{FED01B49-4900-48E6-85B5-2B8E21ECF37F}" type="presParOf" srcId="{5E9DF147-50A2-448C-8DDF-52B6818F63D6}" destId="{87C748B1-8870-485E-AB5F-0A16A9DE458F}" srcOrd="0" destOrd="0" presId="urn:microsoft.com/office/officeart/2008/layout/HorizontalMultiLevelHierarchy"/>
    <dgm:cxn modelId="{85F9EF11-512E-483D-8AAD-344376D8ED47}" type="presParOf" srcId="{5E9DF147-50A2-448C-8DDF-52B6818F63D6}" destId="{DC490ABB-22C2-4AC2-84F4-E22961A523F2}" srcOrd="1" destOrd="0" presId="urn:microsoft.com/office/officeart/2008/layout/HorizontalMultiLevelHierarchy"/>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967856"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473638"/>
        <a:ext cx="11076" cy="2217"/>
      </dsp:txXfrm>
    </dsp:sp>
    <dsp:sp modelId="{284453A0-BEF4-40F8-8148-BC2FFAC9B3EA}">
      <dsp:nvSpPr>
        <dsp:cNvPr id="0" name=""/>
        <dsp:cNvSpPr/>
      </dsp:nvSpPr>
      <dsp:spPr>
        <a:xfrm>
          <a:off x="6470"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tạo đơn hàng từ ứng dụng điện thoại và xác nhận đặt đơn</a:t>
          </a:r>
        </a:p>
      </dsp:txBody>
      <dsp:txXfrm>
        <a:off x="6470" y="63268"/>
        <a:ext cx="963185" cy="822957"/>
      </dsp:txXfrm>
    </dsp:sp>
    <dsp:sp modelId="{D61BD9EE-F4F0-4E38-9BDB-5C66C424760A}">
      <dsp:nvSpPr>
        <dsp:cNvPr id="0" name=""/>
        <dsp:cNvSpPr/>
      </dsp:nvSpPr>
      <dsp:spPr>
        <a:xfrm>
          <a:off x="2152574"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42502" y="473638"/>
        <a:ext cx="11076" cy="2217"/>
      </dsp:txXfrm>
    </dsp:sp>
    <dsp:sp modelId="{2452A93C-AA10-4BDF-B72B-30228440ACF7}">
      <dsp:nvSpPr>
        <dsp:cNvPr id="0" name=""/>
        <dsp:cNvSpPr/>
      </dsp:nvSpPr>
      <dsp:spPr>
        <a:xfrm>
          <a:off x="1191188"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sp:txBody>
      <dsp:txXfrm>
        <a:off x="1191188" y="63268"/>
        <a:ext cx="963185" cy="822957"/>
      </dsp:txXfrm>
    </dsp:sp>
    <dsp:sp modelId="{09611986-A15E-44D6-A975-9EA2A365B9CA}">
      <dsp:nvSpPr>
        <dsp:cNvPr id="0" name=""/>
        <dsp:cNvSpPr/>
      </dsp:nvSpPr>
      <dsp:spPr>
        <a:xfrm>
          <a:off x="3337292"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427220" y="473638"/>
        <a:ext cx="11076" cy="2217"/>
      </dsp:txXfrm>
    </dsp:sp>
    <dsp:sp modelId="{E865BDBF-2001-419C-93B1-82FB174B6D4D}">
      <dsp:nvSpPr>
        <dsp:cNvPr id="0" name=""/>
        <dsp:cNvSpPr/>
      </dsp:nvSpPr>
      <dsp:spPr>
        <a:xfrm>
          <a:off x="2375907"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xác nhận đơn hàng</a:t>
          </a:r>
        </a:p>
      </dsp:txBody>
      <dsp:txXfrm>
        <a:off x="2375907" y="63268"/>
        <a:ext cx="963185" cy="822957"/>
      </dsp:txXfrm>
    </dsp:sp>
    <dsp:sp modelId="{C39BEE70-8B8D-4BC8-8EA3-33CDC3AA660D}">
      <dsp:nvSpPr>
        <dsp:cNvPr id="0" name=""/>
        <dsp:cNvSpPr/>
      </dsp:nvSpPr>
      <dsp:spPr>
        <a:xfrm>
          <a:off x="4522011"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11939" y="473638"/>
        <a:ext cx="11076" cy="2217"/>
      </dsp:txXfrm>
    </dsp:sp>
    <dsp:sp modelId="{D69291BA-36FA-4DDF-B3B5-411030E219D5}">
      <dsp:nvSpPr>
        <dsp:cNvPr id="0" name=""/>
        <dsp:cNvSpPr/>
      </dsp:nvSpPr>
      <dsp:spPr>
        <a:xfrm>
          <a:off x="3560625"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Biên nhận được tạo ra theo đơn hàng</a:t>
          </a:r>
        </a:p>
      </dsp:txBody>
      <dsp:txXfrm>
        <a:off x="3560625" y="63268"/>
        <a:ext cx="963185" cy="822957"/>
      </dsp:txXfrm>
    </dsp:sp>
    <dsp:sp modelId="{19B4E9AB-004A-46D1-BE2D-167794CCDEB3}">
      <dsp:nvSpPr>
        <dsp:cNvPr id="0" name=""/>
        <dsp:cNvSpPr/>
      </dsp:nvSpPr>
      <dsp:spPr>
        <a:xfrm>
          <a:off x="488063" y="88442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38898" y="978783"/>
        <a:ext cx="237202" cy="2217"/>
      </dsp:txXfrm>
    </dsp:sp>
    <dsp:sp modelId="{B1AEAEB2-AC27-43CF-8669-6417D071362D}">
      <dsp:nvSpPr>
        <dsp:cNvPr id="0" name=""/>
        <dsp:cNvSpPr/>
      </dsp:nvSpPr>
      <dsp:spPr>
        <a:xfrm>
          <a:off x="4745343"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Nhân viên nhận và trả quần áo xác nhận lấy quần áo từ khách hàng</a:t>
          </a:r>
        </a:p>
      </dsp:txBody>
      <dsp:txXfrm>
        <a:off x="4745343" y="63268"/>
        <a:ext cx="963185" cy="822957"/>
      </dsp:txXfrm>
    </dsp:sp>
    <dsp:sp modelId="{21A06C4B-CAFE-40C7-8330-4695B9AE546B}">
      <dsp:nvSpPr>
        <dsp:cNvPr id="0" name=""/>
        <dsp:cNvSpPr/>
      </dsp:nvSpPr>
      <dsp:spPr>
        <a:xfrm>
          <a:off x="967856"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1518128"/>
        <a:ext cx="11076" cy="2217"/>
      </dsp:txXfrm>
    </dsp:sp>
    <dsp:sp modelId="{C2691540-7540-4368-869A-6D1B3884F2CB}">
      <dsp:nvSpPr>
        <dsp:cNvPr id="0" name=""/>
        <dsp:cNvSpPr/>
      </dsp:nvSpPr>
      <dsp:spPr>
        <a:xfrm>
          <a:off x="6470"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sp:txBody>
      <dsp:txXfrm>
        <a:off x="6470" y="1107758"/>
        <a:ext cx="963185" cy="822957"/>
      </dsp:txXfrm>
    </dsp:sp>
    <dsp:sp modelId="{3AD6CB3C-416A-4F27-A8FC-4FEDBE12341A}">
      <dsp:nvSpPr>
        <dsp:cNvPr id="0" name=""/>
        <dsp:cNvSpPr/>
      </dsp:nvSpPr>
      <dsp:spPr>
        <a:xfrm>
          <a:off x="2152574"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242502" y="1518128"/>
        <a:ext cx="11076" cy="2217"/>
      </dsp:txXfrm>
    </dsp:sp>
    <dsp:sp modelId="{BA75E664-1CE6-4D79-A1AA-94CE09963ACB}">
      <dsp:nvSpPr>
        <dsp:cNvPr id="0" name=""/>
        <dsp:cNvSpPr/>
      </dsp:nvSpPr>
      <dsp:spPr>
        <a:xfrm>
          <a:off x="1191188"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dựa trên biên nhận</a:t>
          </a:r>
        </a:p>
      </dsp:txBody>
      <dsp:txXfrm>
        <a:off x="1191188" y="1107758"/>
        <a:ext cx="963185" cy="822957"/>
      </dsp:txXfrm>
    </dsp:sp>
    <dsp:sp modelId="{C312BD56-FF81-4DAD-8601-27632E133553}">
      <dsp:nvSpPr>
        <dsp:cNvPr id="0" name=""/>
        <dsp:cNvSpPr/>
      </dsp:nvSpPr>
      <dsp:spPr>
        <a:xfrm>
          <a:off x="3337292"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427220" y="1518128"/>
        <a:ext cx="11076" cy="2217"/>
      </dsp:txXfrm>
    </dsp:sp>
    <dsp:sp modelId="{8E31EBEB-923C-4327-9BA5-5FD8F410B54D}">
      <dsp:nvSpPr>
        <dsp:cNvPr id="0" name=""/>
        <dsp:cNvSpPr/>
      </dsp:nvSpPr>
      <dsp:spPr>
        <a:xfrm>
          <a:off x="2375907"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sắp xếp xử lí tự động vào một máy giặt</a:t>
          </a:r>
        </a:p>
      </dsp:txBody>
      <dsp:txXfrm>
        <a:off x="2375907" y="1107758"/>
        <a:ext cx="963185" cy="822957"/>
      </dsp:txXfrm>
    </dsp:sp>
    <dsp:sp modelId="{38455DB2-21C4-43FE-85C0-F44F8B0D9F22}">
      <dsp:nvSpPr>
        <dsp:cNvPr id="0" name=""/>
        <dsp:cNvSpPr/>
      </dsp:nvSpPr>
      <dsp:spPr>
        <a:xfrm>
          <a:off x="4522011"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11939" y="1518128"/>
        <a:ext cx="11076" cy="2217"/>
      </dsp:txXfrm>
    </dsp:sp>
    <dsp:sp modelId="{21B714D0-3A10-4AA7-A780-C148864FA9E7}">
      <dsp:nvSpPr>
        <dsp:cNvPr id="0" name=""/>
        <dsp:cNvSpPr/>
      </dsp:nvSpPr>
      <dsp:spPr>
        <a:xfrm>
          <a:off x="3560625"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sp:txBody>
      <dsp:txXfrm>
        <a:off x="3560625" y="1107758"/>
        <a:ext cx="963185" cy="822957"/>
      </dsp:txXfrm>
    </dsp:sp>
    <dsp:sp modelId="{F1FD10C8-2F86-4BB9-8963-A904238EBFE0}">
      <dsp:nvSpPr>
        <dsp:cNvPr id="0" name=""/>
        <dsp:cNvSpPr/>
      </dsp:nvSpPr>
      <dsp:spPr>
        <a:xfrm>
          <a:off x="488063" y="192891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38898" y="2023273"/>
        <a:ext cx="237202" cy="2217"/>
      </dsp:txXfrm>
    </dsp:sp>
    <dsp:sp modelId="{E7390B86-3689-42A8-9108-FC1EFF18EC54}">
      <dsp:nvSpPr>
        <dsp:cNvPr id="0" name=""/>
        <dsp:cNvSpPr/>
      </dsp:nvSpPr>
      <dsp:spPr>
        <a:xfrm>
          <a:off x="4745343"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tạo hóa đơn cho đơn hàng</a:t>
          </a:r>
        </a:p>
      </dsp:txBody>
      <dsp:txXfrm>
        <a:off x="4745343" y="1107758"/>
        <a:ext cx="963185" cy="822957"/>
      </dsp:txXfrm>
    </dsp:sp>
    <dsp:sp modelId="{170C2ACA-FE2C-4926-BE97-613C6A7933E4}">
      <dsp:nvSpPr>
        <dsp:cNvPr id="0" name=""/>
        <dsp:cNvSpPr/>
      </dsp:nvSpPr>
      <dsp:spPr>
        <a:xfrm>
          <a:off x="967856"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2562618"/>
        <a:ext cx="11076" cy="2217"/>
      </dsp:txXfrm>
    </dsp:sp>
    <dsp:sp modelId="{7BD8CC64-F23C-456B-A532-C4C87E77F3BE}">
      <dsp:nvSpPr>
        <dsp:cNvPr id="0" name=""/>
        <dsp:cNvSpPr/>
      </dsp:nvSpPr>
      <dsp:spPr>
        <a:xfrm>
          <a:off x="6470"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giao trả khách hàng</a:t>
          </a:r>
        </a:p>
      </dsp:txBody>
      <dsp:txXfrm>
        <a:off x="6470" y="2152248"/>
        <a:ext cx="963185" cy="822957"/>
      </dsp:txXfrm>
    </dsp:sp>
    <dsp:sp modelId="{89CA3B21-EDDD-4D5C-8E73-7B3E3FB0919B}">
      <dsp:nvSpPr>
        <dsp:cNvPr id="0" name=""/>
        <dsp:cNvSpPr/>
      </dsp:nvSpPr>
      <dsp:spPr>
        <a:xfrm>
          <a:off x="2152574"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242502" y="2562618"/>
        <a:ext cx="11076" cy="2217"/>
      </dsp:txXfrm>
    </dsp:sp>
    <dsp:sp modelId="{992F45D3-A3C6-459A-9D79-AF3FA0C0EC8C}">
      <dsp:nvSpPr>
        <dsp:cNvPr id="0" name=""/>
        <dsp:cNvSpPr/>
      </dsp:nvSpPr>
      <dsp:spPr>
        <a:xfrm>
          <a:off x="1191188"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sp:txBody>
      <dsp:txXfrm>
        <a:off x="1191188" y="2152248"/>
        <a:ext cx="963185" cy="822957"/>
      </dsp:txXfrm>
    </dsp:sp>
    <dsp:sp modelId="{6A45F5A8-6C85-4043-9764-D49BE5158557}">
      <dsp:nvSpPr>
        <dsp:cNvPr id="0" name=""/>
        <dsp:cNvSpPr/>
      </dsp:nvSpPr>
      <dsp:spPr>
        <a:xfrm>
          <a:off x="2375907"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xác nhận đã nhận quần áo</a:t>
          </a:r>
        </a:p>
      </dsp:txBody>
      <dsp:txXfrm>
        <a:off x="2375907" y="2152248"/>
        <a:ext cx="963185" cy="8229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9C586A-1C62-4BDA-B877-5C9B3AC67D7D}">
      <dsp:nvSpPr>
        <dsp:cNvPr id="0" name=""/>
        <dsp:cNvSpPr/>
      </dsp:nvSpPr>
      <dsp:spPr>
        <a:xfrm>
          <a:off x="965460"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223993" y="440027"/>
        <a:ext cx="28824" cy="5770"/>
      </dsp:txXfrm>
    </dsp:sp>
    <dsp:sp modelId="{BEB1513F-5B68-40F1-992F-BCD502A3CA76}">
      <dsp:nvSpPr>
        <dsp:cNvPr id="0" name=""/>
        <dsp:cNvSpPr/>
      </dsp:nvSpPr>
      <dsp:spPr>
        <a:xfrm>
          <a:off x="3669"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tự động.</a:t>
          </a:r>
        </a:p>
      </dsp:txBody>
      <dsp:txXfrm>
        <a:off x="3669" y="195199"/>
        <a:ext cx="963591" cy="495425"/>
      </dsp:txXfrm>
    </dsp:sp>
    <dsp:sp modelId="{FB145294-D0B0-4FEC-8180-EBA24EB48DD6}">
      <dsp:nvSpPr>
        <dsp:cNvPr id="0" name=""/>
        <dsp:cNvSpPr/>
      </dsp:nvSpPr>
      <dsp:spPr>
        <a:xfrm>
          <a:off x="2505542"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64075" y="440027"/>
        <a:ext cx="28824" cy="5770"/>
      </dsp:txXfrm>
    </dsp:sp>
    <dsp:sp modelId="{5B10E306-0B50-4A86-BCCA-4F7EAEF8B580}">
      <dsp:nvSpPr>
        <dsp:cNvPr id="0" name=""/>
        <dsp:cNvSpPr/>
      </dsp:nvSpPr>
      <dsp:spPr>
        <a:xfrm>
          <a:off x="1543750"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Phân đơn hàng vào hàng đợi xử lí có thứ tự</a:t>
          </a:r>
        </a:p>
      </dsp:txBody>
      <dsp:txXfrm>
        <a:off x="1543750" y="195199"/>
        <a:ext cx="963591" cy="495425"/>
      </dsp:txXfrm>
    </dsp:sp>
    <dsp:sp modelId="{1B3EBE94-9E37-42B5-83D8-8E2952428819}">
      <dsp:nvSpPr>
        <dsp:cNvPr id="0" name=""/>
        <dsp:cNvSpPr/>
      </dsp:nvSpPr>
      <dsp:spPr>
        <a:xfrm>
          <a:off x="4045624"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304157" y="440027"/>
        <a:ext cx="28824" cy="5770"/>
      </dsp:txXfrm>
    </dsp:sp>
    <dsp:sp modelId="{73ACBD59-B477-4817-9A1E-EA1BE0F6CF05}">
      <dsp:nvSpPr>
        <dsp:cNvPr id="0" name=""/>
        <dsp:cNvSpPr/>
      </dsp:nvSpPr>
      <dsp:spPr>
        <a:xfrm>
          <a:off x="3083832"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Xử lí đơn hàng</a:t>
          </a:r>
        </a:p>
      </dsp:txBody>
      <dsp:txXfrm>
        <a:off x="3083832" y="195199"/>
        <a:ext cx="963591" cy="495425"/>
      </dsp:txXfrm>
    </dsp:sp>
    <dsp:sp modelId="{C5895CAD-6A02-48D6-9AD5-9BFA65782EE2}">
      <dsp:nvSpPr>
        <dsp:cNvPr id="0" name=""/>
        <dsp:cNvSpPr/>
      </dsp:nvSpPr>
      <dsp:spPr>
        <a:xfrm>
          <a:off x="4623914"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Thông báo hoàn tất</a:t>
          </a:r>
        </a:p>
      </dsp:txBody>
      <dsp:txXfrm>
        <a:off x="4623914" y="195199"/>
        <a:ext cx="963591" cy="4954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4AAE9-8F50-4B45-A890-94F0776CD889}">
      <dsp:nvSpPr>
        <dsp:cNvPr id="0" name=""/>
        <dsp:cNvSpPr/>
      </dsp:nvSpPr>
      <dsp:spPr>
        <a:xfrm>
          <a:off x="1146400" y="3960845"/>
          <a:ext cx="191155" cy="2776068"/>
        </a:xfrm>
        <a:custGeom>
          <a:avLst/>
          <a:gdLst/>
          <a:ahLst/>
          <a:cxnLst/>
          <a:rect l="0" t="0" r="0" b="0"/>
          <a:pathLst>
            <a:path>
              <a:moveTo>
                <a:pt x="0" y="0"/>
              </a:moveTo>
              <a:lnTo>
                <a:pt x="95577" y="0"/>
              </a:lnTo>
              <a:lnTo>
                <a:pt x="95577" y="2776068"/>
              </a:lnTo>
              <a:lnTo>
                <a:pt x="191155" y="277606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5279313"/>
        <a:ext cx="139132" cy="139132"/>
      </dsp:txXfrm>
    </dsp:sp>
    <dsp:sp modelId="{395C582D-E61C-4130-ADAE-A6754706B125}">
      <dsp:nvSpPr>
        <dsp:cNvPr id="0" name=""/>
        <dsp:cNvSpPr/>
      </dsp:nvSpPr>
      <dsp:spPr>
        <a:xfrm>
          <a:off x="1146400" y="3960845"/>
          <a:ext cx="191155" cy="2411823"/>
        </a:xfrm>
        <a:custGeom>
          <a:avLst/>
          <a:gdLst/>
          <a:ahLst/>
          <a:cxnLst/>
          <a:rect l="0" t="0" r="0" b="0"/>
          <a:pathLst>
            <a:path>
              <a:moveTo>
                <a:pt x="0" y="0"/>
              </a:moveTo>
              <a:lnTo>
                <a:pt x="95577" y="0"/>
              </a:lnTo>
              <a:lnTo>
                <a:pt x="95577" y="2411823"/>
              </a:lnTo>
              <a:lnTo>
                <a:pt x="191155" y="241182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81493" y="5106272"/>
        <a:ext cx="120969" cy="120969"/>
      </dsp:txXfrm>
    </dsp:sp>
    <dsp:sp modelId="{7DA2F1AE-E075-47CA-93EF-069764645891}">
      <dsp:nvSpPr>
        <dsp:cNvPr id="0" name=""/>
        <dsp:cNvSpPr/>
      </dsp:nvSpPr>
      <dsp:spPr>
        <a:xfrm>
          <a:off x="1146400" y="3960845"/>
          <a:ext cx="191155" cy="2047578"/>
        </a:xfrm>
        <a:custGeom>
          <a:avLst/>
          <a:gdLst/>
          <a:ahLst/>
          <a:cxnLst/>
          <a:rect l="0" t="0" r="0" b="0"/>
          <a:pathLst>
            <a:path>
              <a:moveTo>
                <a:pt x="0" y="0"/>
              </a:moveTo>
              <a:lnTo>
                <a:pt x="95577" y="0"/>
              </a:lnTo>
              <a:lnTo>
                <a:pt x="95577" y="2047578"/>
              </a:lnTo>
              <a:lnTo>
                <a:pt x="191155" y="204757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90566" y="4933223"/>
        <a:ext cx="102824" cy="102824"/>
      </dsp:txXfrm>
    </dsp:sp>
    <dsp:sp modelId="{6625638D-1A0D-447C-AFC3-FE1481B48F4C}">
      <dsp:nvSpPr>
        <dsp:cNvPr id="0" name=""/>
        <dsp:cNvSpPr/>
      </dsp:nvSpPr>
      <dsp:spPr>
        <a:xfrm>
          <a:off x="1146400" y="3960845"/>
          <a:ext cx="191155" cy="1683333"/>
        </a:xfrm>
        <a:custGeom>
          <a:avLst/>
          <a:gdLst/>
          <a:ahLst/>
          <a:cxnLst/>
          <a:rect l="0" t="0" r="0" b="0"/>
          <a:pathLst>
            <a:path>
              <a:moveTo>
                <a:pt x="0" y="0"/>
              </a:moveTo>
              <a:lnTo>
                <a:pt x="95577" y="0"/>
              </a:lnTo>
              <a:lnTo>
                <a:pt x="95577" y="1683333"/>
              </a:lnTo>
              <a:lnTo>
                <a:pt x="191155" y="16833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99624" y="4760158"/>
        <a:ext cx="84707" cy="84707"/>
      </dsp:txXfrm>
    </dsp:sp>
    <dsp:sp modelId="{C81547A1-DBC5-41BA-BA47-54761F8DB9E0}">
      <dsp:nvSpPr>
        <dsp:cNvPr id="0" name=""/>
        <dsp:cNvSpPr/>
      </dsp:nvSpPr>
      <dsp:spPr>
        <a:xfrm>
          <a:off x="3596853" y="5279934"/>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5364395"/>
        <a:ext cx="13201" cy="13201"/>
      </dsp:txXfrm>
    </dsp:sp>
    <dsp:sp modelId="{9237F333-31E4-4703-B65C-76D401BC6BE5}">
      <dsp:nvSpPr>
        <dsp:cNvPr id="0" name=""/>
        <dsp:cNvSpPr/>
      </dsp:nvSpPr>
      <dsp:spPr>
        <a:xfrm>
          <a:off x="3596853" y="5046571"/>
          <a:ext cx="191155" cy="233362"/>
        </a:xfrm>
        <a:custGeom>
          <a:avLst/>
          <a:gdLst/>
          <a:ahLst/>
          <a:cxnLst/>
          <a:rect l="0" t="0" r="0" b="0"/>
          <a:pathLst>
            <a:path>
              <a:moveTo>
                <a:pt x="0" y="233362"/>
              </a:moveTo>
              <a:lnTo>
                <a:pt x="95577" y="233362"/>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890" y="5155711"/>
        <a:ext cx="15083" cy="15083"/>
      </dsp:txXfrm>
    </dsp:sp>
    <dsp:sp modelId="{BBE59CF0-9407-4C93-8C87-00536C5E9DC6}">
      <dsp:nvSpPr>
        <dsp:cNvPr id="0" name=""/>
        <dsp:cNvSpPr/>
      </dsp:nvSpPr>
      <dsp:spPr>
        <a:xfrm>
          <a:off x="1146400" y="3960845"/>
          <a:ext cx="191155" cy="1319088"/>
        </a:xfrm>
        <a:custGeom>
          <a:avLst/>
          <a:gdLst/>
          <a:ahLst/>
          <a:cxnLst/>
          <a:rect l="0" t="0" r="0" b="0"/>
          <a:pathLst>
            <a:path>
              <a:moveTo>
                <a:pt x="0" y="0"/>
              </a:moveTo>
              <a:lnTo>
                <a:pt x="95577" y="0"/>
              </a:lnTo>
              <a:lnTo>
                <a:pt x="95577" y="1319088"/>
              </a:lnTo>
              <a:lnTo>
                <a:pt x="191155" y="131908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08656" y="4587068"/>
        <a:ext cx="66643" cy="66643"/>
      </dsp:txXfrm>
    </dsp:sp>
    <dsp:sp modelId="{D6B10375-97CE-4B06-A7F8-3E45F0A32E92}">
      <dsp:nvSpPr>
        <dsp:cNvPr id="0" name=""/>
        <dsp:cNvSpPr/>
      </dsp:nvSpPr>
      <dsp:spPr>
        <a:xfrm>
          <a:off x="1146400" y="3960845"/>
          <a:ext cx="191155" cy="872240"/>
        </a:xfrm>
        <a:custGeom>
          <a:avLst/>
          <a:gdLst/>
          <a:ahLst/>
          <a:cxnLst/>
          <a:rect l="0" t="0" r="0" b="0"/>
          <a:pathLst>
            <a:path>
              <a:moveTo>
                <a:pt x="0" y="0"/>
              </a:moveTo>
              <a:lnTo>
                <a:pt x="95577" y="0"/>
              </a:lnTo>
              <a:lnTo>
                <a:pt x="95577" y="872240"/>
              </a:lnTo>
              <a:lnTo>
                <a:pt x="191155" y="8722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19654" y="4374642"/>
        <a:ext cx="44647" cy="44647"/>
      </dsp:txXfrm>
    </dsp:sp>
    <dsp:sp modelId="{92F017A8-2F44-4612-9606-DD2BB77C8E68}">
      <dsp:nvSpPr>
        <dsp:cNvPr id="0" name=""/>
        <dsp:cNvSpPr/>
      </dsp:nvSpPr>
      <dsp:spPr>
        <a:xfrm>
          <a:off x="3596853" y="4468841"/>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4553301"/>
        <a:ext cx="13201" cy="13201"/>
      </dsp:txXfrm>
    </dsp:sp>
    <dsp:sp modelId="{CA3BFC29-10A1-4120-9137-47BCBC4D354D}">
      <dsp:nvSpPr>
        <dsp:cNvPr id="0" name=""/>
        <dsp:cNvSpPr/>
      </dsp:nvSpPr>
      <dsp:spPr>
        <a:xfrm>
          <a:off x="3596853" y="4255356"/>
          <a:ext cx="191155" cy="213485"/>
        </a:xfrm>
        <a:custGeom>
          <a:avLst/>
          <a:gdLst/>
          <a:ahLst/>
          <a:cxnLst/>
          <a:rect l="0" t="0" r="0" b="0"/>
          <a:pathLst>
            <a:path>
              <a:moveTo>
                <a:pt x="0" y="213485"/>
              </a:moveTo>
              <a:lnTo>
                <a:pt x="95577" y="213485"/>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267" y="4354934"/>
        <a:ext cx="14327" cy="14327"/>
      </dsp:txXfrm>
    </dsp:sp>
    <dsp:sp modelId="{08647824-7D60-4E17-958D-224267F2F4C5}">
      <dsp:nvSpPr>
        <dsp:cNvPr id="0" name=""/>
        <dsp:cNvSpPr/>
      </dsp:nvSpPr>
      <dsp:spPr>
        <a:xfrm>
          <a:off x="1146400" y="3960845"/>
          <a:ext cx="191155" cy="507995"/>
        </a:xfrm>
        <a:custGeom>
          <a:avLst/>
          <a:gdLst/>
          <a:ahLst/>
          <a:cxnLst/>
          <a:rect l="0" t="0" r="0" b="0"/>
          <a:pathLst>
            <a:path>
              <a:moveTo>
                <a:pt x="0" y="0"/>
              </a:moveTo>
              <a:lnTo>
                <a:pt x="95577" y="0"/>
              </a:lnTo>
              <a:lnTo>
                <a:pt x="95577" y="507995"/>
              </a:lnTo>
              <a:lnTo>
                <a:pt x="191155" y="5079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8408" y="4201274"/>
        <a:ext cx="27138" cy="27138"/>
      </dsp:txXfrm>
    </dsp:sp>
    <dsp:sp modelId="{ED9A0E02-BFCC-417A-9ABD-6F5E29FA2664}">
      <dsp:nvSpPr>
        <dsp:cNvPr id="0" name=""/>
        <dsp:cNvSpPr/>
      </dsp:nvSpPr>
      <dsp:spPr>
        <a:xfrm>
          <a:off x="3596853" y="3237307"/>
          <a:ext cx="191155" cy="653803"/>
        </a:xfrm>
        <a:custGeom>
          <a:avLst/>
          <a:gdLst/>
          <a:ahLst/>
          <a:cxnLst/>
          <a:rect l="0" t="0" r="0" b="0"/>
          <a:pathLst>
            <a:path>
              <a:moveTo>
                <a:pt x="0" y="0"/>
              </a:moveTo>
              <a:lnTo>
                <a:pt x="95577" y="0"/>
              </a:lnTo>
              <a:lnTo>
                <a:pt x="95577" y="653803"/>
              </a:lnTo>
              <a:lnTo>
                <a:pt x="191155" y="65380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402" y="3547180"/>
        <a:ext cx="34058" cy="34058"/>
      </dsp:txXfrm>
    </dsp:sp>
    <dsp:sp modelId="{C82370FA-BBD2-4984-B9C1-4B5AB783D4A2}">
      <dsp:nvSpPr>
        <dsp:cNvPr id="0" name=""/>
        <dsp:cNvSpPr/>
      </dsp:nvSpPr>
      <dsp:spPr>
        <a:xfrm>
          <a:off x="3596853" y="3237307"/>
          <a:ext cx="191155" cy="252079"/>
        </a:xfrm>
        <a:custGeom>
          <a:avLst/>
          <a:gdLst/>
          <a:ahLst/>
          <a:cxnLst/>
          <a:rect l="0" t="0" r="0" b="0"/>
          <a:pathLst>
            <a:path>
              <a:moveTo>
                <a:pt x="0" y="0"/>
              </a:moveTo>
              <a:lnTo>
                <a:pt x="95577" y="0"/>
              </a:lnTo>
              <a:lnTo>
                <a:pt x="95577" y="252079"/>
              </a:lnTo>
              <a:lnTo>
                <a:pt x="191155" y="2520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522" y="3355438"/>
        <a:ext cx="15818" cy="15818"/>
      </dsp:txXfrm>
    </dsp:sp>
    <dsp:sp modelId="{95E8D109-E592-4D60-A141-3697C59F0296}">
      <dsp:nvSpPr>
        <dsp:cNvPr id="0" name=""/>
        <dsp:cNvSpPr/>
      </dsp:nvSpPr>
      <dsp:spPr>
        <a:xfrm>
          <a:off x="3596853" y="3087662"/>
          <a:ext cx="191155" cy="149644"/>
        </a:xfrm>
        <a:custGeom>
          <a:avLst/>
          <a:gdLst/>
          <a:ahLst/>
          <a:cxnLst/>
          <a:rect l="0" t="0" r="0" b="0"/>
          <a:pathLst>
            <a:path>
              <a:moveTo>
                <a:pt x="0" y="149644"/>
              </a:moveTo>
              <a:lnTo>
                <a:pt x="95577" y="149644"/>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62" y="3156416"/>
        <a:ext cx="12138" cy="12138"/>
      </dsp:txXfrm>
    </dsp:sp>
    <dsp:sp modelId="{A979BF83-67A5-4361-85B8-F439C7B4D2AD}">
      <dsp:nvSpPr>
        <dsp:cNvPr id="0" name=""/>
        <dsp:cNvSpPr/>
      </dsp:nvSpPr>
      <dsp:spPr>
        <a:xfrm>
          <a:off x="3596853" y="2653460"/>
          <a:ext cx="191155" cy="583846"/>
        </a:xfrm>
        <a:custGeom>
          <a:avLst/>
          <a:gdLst/>
          <a:ahLst/>
          <a:cxnLst/>
          <a:rect l="0" t="0" r="0" b="0"/>
          <a:pathLst>
            <a:path>
              <a:moveTo>
                <a:pt x="0" y="583846"/>
              </a:moveTo>
              <a:lnTo>
                <a:pt x="95577" y="58384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073" y="2930025"/>
        <a:ext cx="30717" cy="30717"/>
      </dsp:txXfrm>
    </dsp:sp>
    <dsp:sp modelId="{1A2B1931-B9B6-4409-B73A-724C14426E47}">
      <dsp:nvSpPr>
        <dsp:cNvPr id="0" name=""/>
        <dsp:cNvSpPr/>
      </dsp:nvSpPr>
      <dsp:spPr>
        <a:xfrm>
          <a:off x="1146400" y="3237307"/>
          <a:ext cx="191155" cy="723538"/>
        </a:xfrm>
        <a:custGeom>
          <a:avLst/>
          <a:gdLst/>
          <a:ahLst/>
          <a:cxnLst/>
          <a:rect l="0" t="0" r="0" b="0"/>
          <a:pathLst>
            <a:path>
              <a:moveTo>
                <a:pt x="0" y="723538"/>
              </a:moveTo>
              <a:lnTo>
                <a:pt x="95577" y="72353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3269" y="3580367"/>
        <a:ext cx="37418" cy="37418"/>
      </dsp:txXfrm>
    </dsp:sp>
    <dsp:sp modelId="{5BAC187A-E804-44F3-8C7B-09D9D268FA58}">
      <dsp:nvSpPr>
        <dsp:cNvPr id="0" name=""/>
        <dsp:cNvSpPr/>
      </dsp:nvSpPr>
      <dsp:spPr>
        <a:xfrm>
          <a:off x="3596853" y="1184777"/>
          <a:ext cx="191155" cy="1038795"/>
        </a:xfrm>
        <a:custGeom>
          <a:avLst/>
          <a:gdLst/>
          <a:ahLst/>
          <a:cxnLst/>
          <a:rect l="0" t="0" r="0" b="0"/>
          <a:pathLst>
            <a:path>
              <a:moveTo>
                <a:pt x="0" y="0"/>
              </a:moveTo>
              <a:lnTo>
                <a:pt x="95577" y="0"/>
              </a:lnTo>
              <a:lnTo>
                <a:pt x="95577" y="1038795"/>
              </a:lnTo>
              <a:lnTo>
                <a:pt x="191155" y="103879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6025" y="1677769"/>
        <a:ext cx="52811" cy="52811"/>
      </dsp:txXfrm>
    </dsp:sp>
    <dsp:sp modelId="{1538443A-4659-4CE9-95BF-94868D26F864}">
      <dsp:nvSpPr>
        <dsp:cNvPr id="0" name=""/>
        <dsp:cNvSpPr/>
      </dsp:nvSpPr>
      <dsp:spPr>
        <a:xfrm>
          <a:off x="3596853" y="1184777"/>
          <a:ext cx="191155" cy="642763"/>
        </a:xfrm>
        <a:custGeom>
          <a:avLst/>
          <a:gdLst/>
          <a:ahLst/>
          <a:cxnLst/>
          <a:rect l="0" t="0" r="0" b="0"/>
          <a:pathLst>
            <a:path>
              <a:moveTo>
                <a:pt x="0" y="0"/>
              </a:moveTo>
              <a:lnTo>
                <a:pt x="95577" y="0"/>
              </a:lnTo>
              <a:lnTo>
                <a:pt x="95577" y="642763"/>
              </a:lnTo>
              <a:lnTo>
                <a:pt x="191155" y="6427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667" y="1489394"/>
        <a:ext cx="33529" cy="33529"/>
      </dsp:txXfrm>
    </dsp:sp>
    <dsp:sp modelId="{F77B7BCB-5492-4169-BE3B-11C1C20E7A48}">
      <dsp:nvSpPr>
        <dsp:cNvPr id="0" name=""/>
        <dsp:cNvSpPr/>
      </dsp:nvSpPr>
      <dsp:spPr>
        <a:xfrm>
          <a:off x="3596853" y="1184777"/>
          <a:ext cx="191155" cy="242418"/>
        </a:xfrm>
        <a:custGeom>
          <a:avLst/>
          <a:gdLst/>
          <a:ahLst/>
          <a:cxnLst/>
          <a:rect l="0" t="0" r="0" b="0"/>
          <a:pathLst>
            <a:path>
              <a:moveTo>
                <a:pt x="0" y="0"/>
              </a:moveTo>
              <a:lnTo>
                <a:pt x="95577" y="0"/>
              </a:lnTo>
              <a:lnTo>
                <a:pt x="95577" y="242418"/>
              </a:lnTo>
              <a:lnTo>
                <a:pt x="191155" y="24241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713" y="1298268"/>
        <a:ext cx="15435" cy="15435"/>
      </dsp:txXfrm>
    </dsp:sp>
    <dsp:sp modelId="{AD2BD15F-D0C2-483F-94EF-687E65AFFAEF}">
      <dsp:nvSpPr>
        <dsp:cNvPr id="0" name=""/>
        <dsp:cNvSpPr/>
      </dsp:nvSpPr>
      <dsp:spPr>
        <a:xfrm>
          <a:off x="3596853" y="1031768"/>
          <a:ext cx="191155" cy="153009"/>
        </a:xfrm>
        <a:custGeom>
          <a:avLst/>
          <a:gdLst/>
          <a:ahLst/>
          <a:cxnLst/>
          <a:rect l="0" t="0" r="0" b="0"/>
          <a:pathLst>
            <a:path>
              <a:moveTo>
                <a:pt x="0" y="153009"/>
              </a:moveTo>
              <a:lnTo>
                <a:pt x="95577" y="153009"/>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10" y="1102151"/>
        <a:ext cx="12242" cy="12242"/>
      </dsp:txXfrm>
    </dsp:sp>
    <dsp:sp modelId="{183CDB11-4578-42E9-A27F-0D29E61F6ABD}">
      <dsp:nvSpPr>
        <dsp:cNvPr id="0" name=""/>
        <dsp:cNvSpPr/>
      </dsp:nvSpPr>
      <dsp:spPr>
        <a:xfrm>
          <a:off x="3596853" y="636341"/>
          <a:ext cx="191155" cy="548436"/>
        </a:xfrm>
        <a:custGeom>
          <a:avLst/>
          <a:gdLst/>
          <a:ahLst/>
          <a:cxnLst/>
          <a:rect l="0" t="0" r="0" b="0"/>
          <a:pathLst>
            <a:path>
              <a:moveTo>
                <a:pt x="0" y="548436"/>
              </a:moveTo>
              <a:lnTo>
                <a:pt x="95577" y="54843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911" y="896039"/>
        <a:ext cx="29039" cy="29039"/>
      </dsp:txXfrm>
    </dsp:sp>
    <dsp:sp modelId="{C02353A3-67A9-442D-A2BF-E1094F4BE560}">
      <dsp:nvSpPr>
        <dsp:cNvPr id="0" name=""/>
        <dsp:cNvSpPr/>
      </dsp:nvSpPr>
      <dsp:spPr>
        <a:xfrm>
          <a:off x="3596853" y="211196"/>
          <a:ext cx="191155" cy="973581"/>
        </a:xfrm>
        <a:custGeom>
          <a:avLst/>
          <a:gdLst/>
          <a:ahLst/>
          <a:cxnLst/>
          <a:rect l="0" t="0" r="0" b="0"/>
          <a:pathLst>
            <a:path>
              <a:moveTo>
                <a:pt x="0" y="973581"/>
              </a:moveTo>
              <a:lnTo>
                <a:pt x="95577" y="973581"/>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7627" y="673182"/>
        <a:ext cx="49608" cy="49608"/>
      </dsp:txXfrm>
    </dsp:sp>
    <dsp:sp modelId="{AED4EDE5-6945-4B7E-909B-5FD983E40139}">
      <dsp:nvSpPr>
        <dsp:cNvPr id="0" name=""/>
        <dsp:cNvSpPr/>
      </dsp:nvSpPr>
      <dsp:spPr>
        <a:xfrm>
          <a:off x="1146400" y="1184777"/>
          <a:ext cx="191155" cy="2776068"/>
        </a:xfrm>
        <a:custGeom>
          <a:avLst/>
          <a:gdLst/>
          <a:ahLst/>
          <a:cxnLst/>
          <a:rect l="0" t="0" r="0" b="0"/>
          <a:pathLst>
            <a:path>
              <a:moveTo>
                <a:pt x="0" y="2776068"/>
              </a:moveTo>
              <a:lnTo>
                <a:pt x="95577" y="277606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2503245"/>
        <a:ext cx="139132" cy="139132"/>
      </dsp:txXfrm>
    </dsp:sp>
    <dsp:sp modelId="{57FB70EB-B9E1-4AA1-88AC-EB0B5AEF8A4B}">
      <dsp:nvSpPr>
        <dsp:cNvPr id="0" name=""/>
        <dsp:cNvSpPr/>
      </dsp:nvSpPr>
      <dsp:spPr>
        <a:xfrm rot="16200000">
          <a:off x="-1421594" y="3748763"/>
          <a:ext cx="4711825" cy="42416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sp:txBody>
      <dsp:txXfrm>
        <a:off x="-1421594" y="3748763"/>
        <a:ext cx="4711825" cy="424164"/>
      </dsp:txXfrm>
    </dsp:sp>
    <dsp:sp modelId="{811CE55F-C1BF-4FC7-8313-7A696D3BA599}">
      <dsp:nvSpPr>
        <dsp:cNvPr id="0" name=""/>
        <dsp:cNvSpPr/>
      </dsp:nvSpPr>
      <dsp:spPr>
        <a:xfrm>
          <a:off x="1337555" y="103907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đơn hàng</a:t>
          </a:r>
        </a:p>
      </dsp:txBody>
      <dsp:txXfrm>
        <a:off x="1337555" y="1039079"/>
        <a:ext cx="2259297" cy="291395"/>
      </dsp:txXfrm>
    </dsp:sp>
    <dsp:sp modelId="{AA6B4528-6E28-44FA-AEFB-23DAEB8BC605}">
      <dsp:nvSpPr>
        <dsp:cNvPr id="0" name=""/>
        <dsp:cNvSpPr/>
      </dsp:nvSpPr>
      <dsp:spPr>
        <a:xfrm>
          <a:off x="3788009" y="4597"/>
          <a:ext cx="1747440" cy="41319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sp:txBody>
      <dsp:txXfrm>
        <a:off x="3788009" y="4597"/>
        <a:ext cx="1747440" cy="413196"/>
      </dsp:txXfrm>
    </dsp:sp>
    <dsp:sp modelId="{6A027104-CA89-4A42-8756-8266A82A0AE9}">
      <dsp:nvSpPr>
        <dsp:cNvPr id="0" name=""/>
        <dsp:cNvSpPr/>
      </dsp:nvSpPr>
      <dsp:spPr>
        <a:xfrm>
          <a:off x="3788009" y="49064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đơn hàng</a:t>
          </a:r>
        </a:p>
      </dsp:txBody>
      <dsp:txXfrm>
        <a:off x="3788009" y="490643"/>
        <a:ext cx="1747440" cy="291395"/>
      </dsp:txXfrm>
    </dsp:sp>
    <dsp:sp modelId="{17573CF6-E091-4B8F-883C-B99CA7DD583E}">
      <dsp:nvSpPr>
        <dsp:cNvPr id="0" name=""/>
        <dsp:cNvSpPr/>
      </dsp:nvSpPr>
      <dsp:spPr>
        <a:xfrm>
          <a:off x="3788009" y="854888"/>
          <a:ext cx="1747440" cy="35376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đơn hàng</a:t>
          </a:r>
        </a:p>
      </dsp:txBody>
      <dsp:txXfrm>
        <a:off x="3788009" y="854888"/>
        <a:ext cx="1747440" cy="353760"/>
      </dsp:txXfrm>
    </dsp:sp>
    <dsp:sp modelId="{E18A8D04-A777-497B-8F34-9C50359FD069}">
      <dsp:nvSpPr>
        <dsp:cNvPr id="0" name=""/>
        <dsp:cNvSpPr/>
      </dsp:nvSpPr>
      <dsp:spPr>
        <a:xfrm>
          <a:off x="3788009" y="1281497"/>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hóa đơn đơn hàng</a:t>
          </a:r>
        </a:p>
      </dsp:txBody>
      <dsp:txXfrm>
        <a:off x="3788009" y="1281497"/>
        <a:ext cx="1747440" cy="291395"/>
      </dsp:txXfrm>
    </dsp:sp>
    <dsp:sp modelId="{F08FFFC7-8ED4-44F9-BE36-97978827DA0A}">
      <dsp:nvSpPr>
        <dsp:cNvPr id="0" name=""/>
        <dsp:cNvSpPr/>
      </dsp:nvSpPr>
      <dsp:spPr>
        <a:xfrm>
          <a:off x="3788009" y="1645742"/>
          <a:ext cx="1777337" cy="36359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nhật thông tin hóa đơn</a:t>
          </a:r>
        </a:p>
      </dsp:txBody>
      <dsp:txXfrm>
        <a:off x="3788009" y="1645742"/>
        <a:ext cx="1777337" cy="363597"/>
      </dsp:txXfrm>
    </dsp:sp>
    <dsp:sp modelId="{E9679EE0-0088-4942-B23A-BCBDDF2FBF54}">
      <dsp:nvSpPr>
        <dsp:cNvPr id="0" name=""/>
        <dsp:cNvSpPr/>
      </dsp:nvSpPr>
      <dsp:spPr>
        <a:xfrm>
          <a:off x="3788009" y="2082189"/>
          <a:ext cx="1783874" cy="28276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In hóa đơn</a:t>
          </a:r>
        </a:p>
      </dsp:txBody>
      <dsp:txXfrm>
        <a:off x="3788009" y="2082189"/>
        <a:ext cx="1783874" cy="282767"/>
      </dsp:txXfrm>
    </dsp:sp>
    <dsp:sp modelId="{F411107A-C0D6-462C-8B4B-491346B08606}">
      <dsp:nvSpPr>
        <dsp:cNvPr id="0" name=""/>
        <dsp:cNvSpPr/>
      </dsp:nvSpPr>
      <dsp:spPr>
        <a:xfrm>
          <a:off x="1337555" y="309160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biên nhận</a:t>
          </a:r>
        </a:p>
      </dsp:txBody>
      <dsp:txXfrm>
        <a:off x="1337555" y="3091609"/>
        <a:ext cx="2259297" cy="291395"/>
      </dsp:txXfrm>
    </dsp:sp>
    <dsp:sp modelId="{2BBC22D0-8E2A-40F8-90E0-5C02E05F1CFB}">
      <dsp:nvSpPr>
        <dsp:cNvPr id="0" name=""/>
        <dsp:cNvSpPr/>
      </dsp:nvSpPr>
      <dsp:spPr>
        <a:xfrm>
          <a:off x="3788009" y="2437806"/>
          <a:ext cx="1747440" cy="43130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sp:txBody>
      <dsp:txXfrm>
        <a:off x="3788009" y="2437806"/>
        <a:ext cx="1747440" cy="431309"/>
      </dsp:txXfrm>
    </dsp:sp>
    <dsp:sp modelId="{4C63AE4D-B3D1-4046-9071-4CD2FDE16713}">
      <dsp:nvSpPr>
        <dsp:cNvPr id="0" name=""/>
        <dsp:cNvSpPr/>
      </dsp:nvSpPr>
      <dsp:spPr>
        <a:xfrm>
          <a:off x="3788009" y="2941964"/>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biên nhận</a:t>
          </a:r>
        </a:p>
      </dsp:txBody>
      <dsp:txXfrm>
        <a:off x="3788009" y="2941964"/>
        <a:ext cx="1747440" cy="291395"/>
      </dsp:txXfrm>
    </dsp:sp>
    <dsp:sp modelId="{E250815C-C388-4164-9EB4-8D438C6708C1}">
      <dsp:nvSpPr>
        <dsp:cNvPr id="0" name=""/>
        <dsp:cNvSpPr/>
      </dsp:nvSpPr>
      <dsp:spPr>
        <a:xfrm>
          <a:off x="3788009" y="3306209"/>
          <a:ext cx="1747440" cy="36635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biên nhận</a:t>
          </a:r>
        </a:p>
      </dsp:txBody>
      <dsp:txXfrm>
        <a:off x="3788009" y="3306209"/>
        <a:ext cx="1747440" cy="366354"/>
      </dsp:txXfrm>
    </dsp:sp>
    <dsp:sp modelId="{F4F11EAD-BC04-484C-AE36-B35F57238A02}">
      <dsp:nvSpPr>
        <dsp:cNvPr id="0" name=""/>
        <dsp:cNvSpPr/>
      </dsp:nvSpPr>
      <dsp:spPr>
        <a:xfrm>
          <a:off x="3788009" y="374541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thông tin biên nhận</a:t>
          </a:r>
        </a:p>
      </dsp:txBody>
      <dsp:txXfrm>
        <a:off x="3788009" y="3745413"/>
        <a:ext cx="1747440" cy="291395"/>
      </dsp:txXfrm>
    </dsp:sp>
    <dsp:sp modelId="{551AC803-22DF-4E8C-8D00-68ECF09A293A}">
      <dsp:nvSpPr>
        <dsp:cNvPr id="0" name=""/>
        <dsp:cNvSpPr/>
      </dsp:nvSpPr>
      <dsp:spPr>
        <a:xfrm>
          <a:off x="1337555" y="4323143"/>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sp:txBody>
      <dsp:txXfrm>
        <a:off x="1337555" y="4323143"/>
        <a:ext cx="2259297" cy="291395"/>
      </dsp:txXfrm>
    </dsp:sp>
    <dsp:sp modelId="{81755D95-D922-4F29-A303-C8A7CE7E8ABF}">
      <dsp:nvSpPr>
        <dsp:cNvPr id="0" name=""/>
        <dsp:cNvSpPr/>
      </dsp:nvSpPr>
      <dsp:spPr>
        <a:xfrm>
          <a:off x="3788009" y="4109658"/>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Phân công đơn hàng</a:t>
          </a:r>
        </a:p>
      </dsp:txBody>
      <dsp:txXfrm>
        <a:off x="3788009" y="4109658"/>
        <a:ext cx="1747440" cy="291395"/>
      </dsp:txXfrm>
    </dsp:sp>
    <dsp:sp modelId="{1E5B0938-6BC5-47B1-874D-CDFB32137A58}">
      <dsp:nvSpPr>
        <dsp:cNvPr id="0" name=""/>
        <dsp:cNvSpPr/>
      </dsp:nvSpPr>
      <dsp:spPr>
        <a:xfrm>
          <a:off x="3788009" y="4473902"/>
          <a:ext cx="1747440" cy="35412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Theo dõi xử lí đơn hàng máy giặt</a:t>
          </a:r>
        </a:p>
      </dsp:txBody>
      <dsp:txXfrm>
        <a:off x="3788009" y="4473902"/>
        <a:ext cx="1747440" cy="354121"/>
      </dsp:txXfrm>
    </dsp:sp>
    <dsp:sp modelId="{25D8F5CC-BE52-480F-94B9-3A8D9BA2D739}">
      <dsp:nvSpPr>
        <dsp:cNvPr id="0" name=""/>
        <dsp:cNvSpPr/>
      </dsp:nvSpPr>
      <dsp:spPr>
        <a:xfrm>
          <a:off x="1337555" y="4687388"/>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đơn hàng</a:t>
          </a:r>
        </a:p>
      </dsp:txBody>
      <dsp:txXfrm>
        <a:off x="1337555" y="4687388"/>
        <a:ext cx="2259297" cy="291395"/>
      </dsp:txXfrm>
    </dsp:sp>
    <dsp:sp modelId="{8BAFD37D-742D-4652-92FF-8A0FFA23B2A8}">
      <dsp:nvSpPr>
        <dsp:cNvPr id="0" name=""/>
        <dsp:cNvSpPr/>
      </dsp:nvSpPr>
      <dsp:spPr>
        <a:xfrm>
          <a:off x="1337555" y="513423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đơn hàng</a:t>
          </a:r>
        </a:p>
      </dsp:txBody>
      <dsp:txXfrm>
        <a:off x="1337555" y="5134236"/>
        <a:ext cx="2259297" cy="291395"/>
      </dsp:txXfrm>
    </dsp:sp>
    <dsp:sp modelId="{6AFCD169-EFCF-464D-ABB4-2C79634C7C4A}">
      <dsp:nvSpPr>
        <dsp:cNvPr id="0" name=""/>
        <dsp:cNvSpPr/>
      </dsp:nvSpPr>
      <dsp:spPr>
        <a:xfrm>
          <a:off x="3788009" y="490087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QR Code</a:t>
          </a:r>
        </a:p>
      </dsp:txBody>
      <dsp:txXfrm>
        <a:off x="3788009" y="4900873"/>
        <a:ext cx="1747440" cy="291395"/>
      </dsp:txXfrm>
    </dsp:sp>
    <dsp:sp modelId="{9E092DA1-72A9-43D2-82C2-EBD6E86B4785}">
      <dsp:nvSpPr>
        <dsp:cNvPr id="0" name=""/>
        <dsp:cNvSpPr/>
      </dsp:nvSpPr>
      <dsp:spPr>
        <a:xfrm>
          <a:off x="3788009" y="5265118"/>
          <a:ext cx="1747440" cy="39387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sp:txBody>
      <dsp:txXfrm>
        <a:off x="3788009" y="5265118"/>
        <a:ext cx="1747440" cy="393876"/>
      </dsp:txXfrm>
    </dsp:sp>
    <dsp:sp modelId="{F7C40A6C-7F89-45F9-BD74-DF253BB33550}">
      <dsp:nvSpPr>
        <dsp:cNvPr id="0" name=""/>
        <dsp:cNvSpPr/>
      </dsp:nvSpPr>
      <dsp:spPr>
        <a:xfrm>
          <a:off x="1337555" y="5498481"/>
          <a:ext cx="2253926"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trạng thái máy giặt</a:t>
          </a:r>
        </a:p>
      </dsp:txBody>
      <dsp:txXfrm>
        <a:off x="1337555" y="5498481"/>
        <a:ext cx="2253926" cy="291395"/>
      </dsp:txXfrm>
    </dsp:sp>
    <dsp:sp modelId="{13A81EE6-1828-4DAD-B0BD-D49725F59F11}">
      <dsp:nvSpPr>
        <dsp:cNvPr id="0" name=""/>
        <dsp:cNvSpPr/>
      </dsp:nvSpPr>
      <dsp:spPr>
        <a:xfrm>
          <a:off x="1337555" y="586272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nhập hệ thống</a:t>
          </a:r>
        </a:p>
      </dsp:txBody>
      <dsp:txXfrm>
        <a:off x="1337555" y="5862726"/>
        <a:ext cx="2259297" cy="291395"/>
      </dsp:txXfrm>
    </dsp:sp>
    <dsp:sp modelId="{BAB6F684-995A-46D7-93DB-D2A36D22FA84}">
      <dsp:nvSpPr>
        <dsp:cNvPr id="0" name=""/>
        <dsp:cNvSpPr/>
      </dsp:nvSpPr>
      <dsp:spPr>
        <a:xfrm>
          <a:off x="1337555" y="6226971"/>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xuất hệ thống</a:t>
          </a:r>
        </a:p>
      </dsp:txBody>
      <dsp:txXfrm>
        <a:off x="1337555" y="6226971"/>
        <a:ext cx="2259297" cy="291395"/>
      </dsp:txXfrm>
    </dsp:sp>
    <dsp:sp modelId="{87C748B1-8870-485E-AB5F-0A16A9DE458F}">
      <dsp:nvSpPr>
        <dsp:cNvPr id="0" name=""/>
        <dsp:cNvSpPr/>
      </dsp:nvSpPr>
      <dsp:spPr>
        <a:xfrm>
          <a:off x="1337555" y="659121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kí tài khoản khách hàng</a:t>
          </a:r>
        </a:p>
      </dsp:txBody>
      <dsp:txXfrm>
        <a:off x="1337555" y="6591216"/>
        <a:ext cx="2259297" cy="29139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F5B45-0A9A-4C32-9362-7331253B5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13938</TotalTime>
  <Pages>115</Pages>
  <Words>27860</Words>
  <Characters>111998</Characters>
  <Application>Microsoft Office Word</Application>
  <DocSecurity>0</DocSecurity>
  <Lines>7999</Lines>
  <Paragraphs>5827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184</cp:revision>
  <cp:lastPrinted>2018-11-26T08:28:00Z</cp:lastPrinted>
  <dcterms:created xsi:type="dcterms:W3CDTF">2017-06-06T18:20:00Z</dcterms:created>
  <dcterms:modified xsi:type="dcterms:W3CDTF">2018-12-02T16:10:00Z</dcterms:modified>
</cp:coreProperties>
</file>