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5"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6"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pPr>
        <w:pStyle w:val="Style1"/>
        <w:rPr>
          <w:rPrChange w:id="7" w:author="phuong vu" w:date="2018-12-01T22:25:00Z">
            <w:rPr>
              <w:rFonts w:eastAsia="Calibri"/>
            </w:rPr>
          </w:rPrChange>
        </w:rPr>
      </w:pPr>
      <w:r w:rsidRPr="00CF739D">
        <w:rPr>
          <w:rFonts w:eastAsia="Calibri"/>
          <w:szCs w:val="22"/>
        </w:rPr>
        <w:br w:type="column"/>
      </w:r>
      <w:bookmarkStart w:id="8" w:name="_Toc531502200"/>
      <w:r w:rsidRPr="00CF739D">
        <w:rPr>
          <w:rPrChange w:id="9" w:author="phuong vu" w:date="2018-12-01T22:25:00Z">
            <w:rPr>
              <w:rFonts w:eastAsia="Calibri"/>
              <w:b w:val="0"/>
            </w:rPr>
          </w:rPrChange>
        </w:rPr>
        <w:lastRenderedPageBreak/>
        <w:t>NHẬN XÉT CỦA GIÁO VIÊN PHẢN BIỆN</w:t>
      </w:r>
      <w:bookmarkEnd w:id="8"/>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10" w:name="_Toc531502201"/>
      <w:r w:rsidRPr="00CF739D">
        <w:rPr>
          <w:rFonts w:eastAsia="Calibri"/>
        </w:rPr>
        <w:lastRenderedPageBreak/>
        <w:t>LỜI CẢM ƠN</w:t>
      </w:r>
      <w:bookmarkEnd w:id="10"/>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1" w:author="phuong vu" w:date="2018-12-01T22:26:00Z"/>
        </w:rPr>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5"/>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2" w:name="_Toc484566600"/>
      <w:bookmarkStart w:id="13" w:name="_Toc531502202"/>
      <w:r w:rsidRPr="00CF739D">
        <w:t>MỤC LỤC</w:t>
      </w:r>
      <w:bookmarkEnd w:id="12"/>
      <w:bookmarkEnd w:id="13"/>
    </w:p>
    <w:bookmarkStart w:id="14" w:name="_Toc484566601"/>
    <w:p w14:paraId="1CE4A5FB" w14:textId="3F007CEB" w:rsidR="00920004" w:rsidRPr="00920004" w:rsidDel="005B0DDB" w:rsidRDefault="00EB1083">
      <w:pPr>
        <w:pStyle w:val="TOC1"/>
        <w:rPr>
          <w:del w:id="15" w:author="phuong vu" w:date="2018-12-01T22:26:00Z"/>
          <w:rFonts w:asciiTheme="minorHAnsi" w:eastAsiaTheme="minorEastAsia" w:hAnsiTheme="minorHAnsi" w:cstheme="minorBidi"/>
          <w:noProof/>
          <w:sz w:val="22"/>
          <w:szCs w:val="22"/>
          <w:lang w:val="en-US"/>
        </w:rPr>
      </w:pPr>
      <w:del w:id="16" w:author="phuong vu" w:date="2018-12-02T08:19:00Z">
        <w:r w:rsidRPr="00CF739D" w:rsidDel="00D24C07">
          <w:fldChar w:fldCharType="begin"/>
        </w:r>
        <w:r w:rsidRPr="00920004" w:rsidDel="00D24C07">
          <w:delInstrText xml:space="preserve"> TOC \o "1-4" \u </w:delInstrText>
        </w:r>
        <w:r w:rsidRPr="00CF739D" w:rsidDel="00D24C07">
          <w:fldChar w:fldCharType="separate"/>
        </w:r>
      </w:del>
      <w:del w:id="17" w:author="phuong vu" w:date="2018-12-01T22:26:00Z">
        <w:r w:rsidR="00920004" w:rsidRPr="00920004" w:rsidDel="005B0DDB">
          <w:rPr>
            <w:noProof/>
          </w:rPr>
          <w:delText>MỤC LỤC</w:delText>
        </w:r>
        <w:r w:rsidR="00920004" w:rsidRPr="00920004" w:rsidDel="005B0DDB">
          <w:rPr>
            <w:noProof/>
          </w:rPr>
          <w:tab/>
          <w:delText>i</w:delText>
        </w:r>
      </w:del>
    </w:p>
    <w:p w14:paraId="0AC05B10" w14:textId="5EEEBACF" w:rsidR="00920004" w:rsidRPr="00920004" w:rsidDel="005B0DDB" w:rsidRDefault="00920004">
      <w:pPr>
        <w:pStyle w:val="TOC1"/>
        <w:rPr>
          <w:del w:id="18" w:author="phuong vu" w:date="2018-12-01T22:26:00Z"/>
          <w:rFonts w:asciiTheme="minorHAnsi" w:eastAsiaTheme="minorEastAsia" w:hAnsiTheme="minorHAnsi" w:cstheme="minorBidi"/>
          <w:noProof/>
          <w:sz w:val="22"/>
          <w:szCs w:val="22"/>
          <w:lang w:val="en-US"/>
        </w:rPr>
      </w:pPr>
      <w:del w:id="19"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20" w:author="phuong vu" w:date="2018-12-01T22:26:00Z"/>
          <w:rFonts w:asciiTheme="minorHAnsi" w:eastAsiaTheme="minorEastAsia" w:hAnsiTheme="minorHAnsi" w:cstheme="minorBidi"/>
          <w:noProof/>
          <w:sz w:val="22"/>
          <w:szCs w:val="22"/>
          <w:lang w:val="en-US"/>
        </w:rPr>
      </w:pPr>
      <w:del w:id="21"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22" w:author="phuong vu" w:date="2018-12-01T22:26:00Z"/>
          <w:rFonts w:asciiTheme="minorHAnsi" w:eastAsiaTheme="minorEastAsia" w:hAnsiTheme="minorHAnsi" w:cstheme="minorBidi"/>
          <w:noProof/>
          <w:sz w:val="22"/>
          <w:szCs w:val="22"/>
          <w:lang w:val="en-US"/>
        </w:rPr>
      </w:pPr>
      <w:del w:id="23"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24" w:author="phuong vu" w:date="2018-12-01T22:26:00Z"/>
          <w:rFonts w:asciiTheme="minorHAnsi" w:eastAsiaTheme="minorEastAsia" w:hAnsiTheme="minorHAnsi" w:cstheme="minorBidi"/>
          <w:noProof/>
          <w:sz w:val="22"/>
          <w:szCs w:val="22"/>
          <w:lang w:val="en-US"/>
        </w:rPr>
      </w:pPr>
      <w:del w:id="25"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26" w:author="phuong vu" w:date="2018-12-01T22:26:00Z"/>
          <w:rFonts w:asciiTheme="minorHAnsi" w:eastAsiaTheme="minorEastAsia" w:hAnsiTheme="minorHAnsi" w:cstheme="minorBidi"/>
          <w:noProof/>
          <w:sz w:val="22"/>
          <w:szCs w:val="22"/>
          <w:lang w:val="en-US"/>
        </w:rPr>
      </w:pPr>
      <w:del w:id="27"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28" w:author="phuong vu" w:date="2018-12-01T22:26:00Z"/>
          <w:rFonts w:asciiTheme="minorHAnsi" w:eastAsiaTheme="minorEastAsia" w:hAnsiTheme="minorHAnsi" w:cstheme="minorBidi"/>
          <w:noProof/>
          <w:sz w:val="22"/>
          <w:szCs w:val="22"/>
          <w:lang w:val="en-US"/>
        </w:rPr>
      </w:pPr>
      <w:del w:id="29"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2"/>
        <w:tabs>
          <w:tab w:val="left" w:pos="660"/>
          <w:tab w:val="right" w:leader="dot" w:pos="8777"/>
        </w:tabs>
        <w:rPr>
          <w:del w:id="30" w:author="phuong vu" w:date="2018-12-01T22:26:00Z"/>
          <w:rFonts w:asciiTheme="minorHAnsi" w:eastAsiaTheme="minorEastAsia" w:hAnsiTheme="minorHAnsi" w:cstheme="minorBidi"/>
          <w:noProof/>
          <w:sz w:val="22"/>
          <w:szCs w:val="22"/>
          <w:lang w:val="en-US"/>
        </w:rPr>
      </w:pPr>
      <w:del w:id="31"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2"/>
        <w:tabs>
          <w:tab w:val="left" w:pos="660"/>
          <w:tab w:val="right" w:leader="dot" w:pos="8777"/>
        </w:tabs>
        <w:rPr>
          <w:del w:id="32" w:author="phuong vu" w:date="2018-12-01T22:26:00Z"/>
          <w:rFonts w:asciiTheme="minorHAnsi" w:eastAsiaTheme="minorEastAsia" w:hAnsiTheme="minorHAnsi" w:cstheme="minorBidi"/>
          <w:noProof/>
          <w:sz w:val="22"/>
          <w:szCs w:val="22"/>
          <w:lang w:val="en-US"/>
        </w:rPr>
      </w:pPr>
      <w:del w:id="33"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2"/>
        <w:tabs>
          <w:tab w:val="left" w:pos="660"/>
          <w:tab w:val="right" w:leader="dot" w:pos="8777"/>
        </w:tabs>
        <w:rPr>
          <w:del w:id="34" w:author="phuong vu" w:date="2018-12-01T22:26:00Z"/>
          <w:rFonts w:asciiTheme="minorHAnsi" w:eastAsiaTheme="minorEastAsia" w:hAnsiTheme="minorHAnsi" w:cstheme="minorBidi"/>
          <w:noProof/>
          <w:sz w:val="22"/>
          <w:szCs w:val="22"/>
          <w:lang w:val="en-US"/>
        </w:rPr>
      </w:pPr>
      <w:del w:id="35"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2"/>
        <w:tabs>
          <w:tab w:val="left" w:pos="660"/>
          <w:tab w:val="right" w:leader="dot" w:pos="8777"/>
        </w:tabs>
        <w:rPr>
          <w:del w:id="36" w:author="phuong vu" w:date="2018-12-01T22:26:00Z"/>
          <w:rFonts w:asciiTheme="minorHAnsi" w:eastAsiaTheme="minorEastAsia" w:hAnsiTheme="minorHAnsi" w:cstheme="minorBidi"/>
          <w:noProof/>
          <w:sz w:val="22"/>
          <w:szCs w:val="22"/>
          <w:lang w:val="en-US"/>
        </w:rPr>
      </w:pPr>
      <w:del w:id="37"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2"/>
        <w:tabs>
          <w:tab w:val="left" w:pos="660"/>
          <w:tab w:val="right" w:leader="dot" w:pos="8777"/>
        </w:tabs>
        <w:rPr>
          <w:del w:id="38" w:author="phuong vu" w:date="2018-12-01T22:26:00Z"/>
          <w:rFonts w:asciiTheme="minorHAnsi" w:eastAsiaTheme="minorEastAsia" w:hAnsiTheme="minorHAnsi" w:cstheme="minorBidi"/>
          <w:noProof/>
          <w:sz w:val="22"/>
          <w:szCs w:val="22"/>
          <w:lang w:val="en-US"/>
        </w:rPr>
      </w:pPr>
      <w:del w:id="39"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2"/>
        <w:tabs>
          <w:tab w:val="left" w:pos="660"/>
          <w:tab w:val="right" w:leader="dot" w:pos="8777"/>
        </w:tabs>
        <w:rPr>
          <w:del w:id="40" w:author="phuong vu" w:date="2018-12-01T22:26:00Z"/>
          <w:rFonts w:asciiTheme="minorHAnsi" w:eastAsiaTheme="minorEastAsia" w:hAnsiTheme="minorHAnsi" w:cstheme="minorBidi"/>
          <w:noProof/>
          <w:sz w:val="22"/>
          <w:szCs w:val="22"/>
          <w:lang w:val="en-US"/>
        </w:rPr>
      </w:pPr>
      <w:del w:id="41"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2"/>
        <w:tabs>
          <w:tab w:val="left" w:pos="660"/>
          <w:tab w:val="right" w:leader="dot" w:pos="8777"/>
        </w:tabs>
        <w:rPr>
          <w:del w:id="42" w:author="phuong vu" w:date="2018-12-01T22:26:00Z"/>
          <w:rFonts w:asciiTheme="minorHAnsi" w:eastAsiaTheme="minorEastAsia" w:hAnsiTheme="minorHAnsi" w:cstheme="minorBidi"/>
          <w:noProof/>
          <w:sz w:val="22"/>
          <w:szCs w:val="22"/>
          <w:lang w:val="en-US"/>
        </w:rPr>
      </w:pPr>
      <w:del w:id="43"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2"/>
        <w:tabs>
          <w:tab w:val="left" w:pos="660"/>
          <w:tab w:val="right" w:leader="dot" w:pos="8777"/>
        </w:tabs>
        <w:rPr>
          <w:del w:id="44" w:author="phuong vu" w:date="2018-12-01T22:26:00Z"/>
          <w:rFonts w:asciiTheme="minorHAnsi" w:eastAsiaTheme="minorEastAsia" w:hAnsiTheme="minorHAnsi" w:cstheme="minorBidi"/>
          <w:noProof/>
          <w:sz w:val="22"/>
          <w:szCs w:val="22"/>
          <w:lang w:val="en-US"/>
        </w:rPr>
      </w:pPr>
      <w:del w:id="45"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2"/>
        <w:tabs>
          <w:tab w:val="left" w:pos="660"/>
          <w:tab w:val="right" w:leader="dot" w:pos="8777"/>
        </w:tabs>
        <w:rPr>
          <w:del w:id="46" w:author="phuong vu" w:date="2018-12-01T22:26:00Z"/>
          <w:rFonts w:asciiTheme="minorHAnsi" w:eastAsiaTheme="minorEastAsia" w:hAnsiTheme="minorHAnsi" w:cstheme="minorBidi"/>
          <w:noProof/>
          <w:sz w:val="22"/>
          <w:szCs w:val="22"/>
          <w:lang w:val="en-US"/>
        </w:rPr>
      </w:pPr>
      <w:del w:id="47"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pPr>
        <w:pStyle w:val="TOC1"/>
        <w:rPr>
          <w:del w:id="48" w:author="phuong vu" w:date="2018-12-01T22:26:00Z"/>
          <w:rFonts w:asciiTheme="minorHAnsi" w:eastAsiaTheme="minorEastAsia" w:hAnsiTheme="minorHAnsi" w:cstheme="minorBidi"/>
          <w:noProof/>
          <w:sz w:val="22"/>
          <w:szCs w:val="22"/>
          <w:lang w:val="en-US"/>
        </w:rPr>
      </w:pPr>
      <w:del w:id="49"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tabs>
          <w:tab w:val="left" w:pos="1540"/>
        </w:tabs>
        <w:rPr>
          <w:del w:id="50" w:author="phuong vu" w:date="2018-12-01T22:26:00Z"/>
          <w:rFonts w:asciiTheme="minorHAnsi" w:eastAsiaTheme="minorEastAsia" w:hAnsiTheme="minorHAnsi" w:cstheme="minorBidi"/>
          <w:noProof/>
          <w:sz w:val="22"/>
          <w:szCs w:val="22"/>
          <w:lang w:val="en-US"/>
        </w:rPr>
      </w:pPr>
      <w:del w:id="51"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2"/>
        <w:tabs>
          <w:tab w:val="left" w:pos="880"/>
          <w:tab w:val="right" w:leader="dot" w:pos="8777"/>
        </w:tabs>
        <w:rPr>
          <w:del w:id="52" w:author="phuong vu" w:date="2018-12-01T22:26:00Z"/>
          <w:rFonts w:asciiTheme="minorHAnsi" w:eastAsiaTheme="minorEastAsia" w:hAnsiTheme="minorHAnsi" w:cstheme="minorBidi"/>
          <w:noProof/>
          <w:sz w:val="22"/>
          <w:szCs w:val="22"/>
          <w:lang w:val="en-US"/>
        </w:rPr>
      </w:pPr>
      <w:del w:id="53"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3"/>
        <w:tabs>
          <w:tab w:val="left" w:pos="1320"/>
          <w:tab w:val="right" w:leader="dot" w:pos="8777"/>
        </w:tabs>
        <w:rPr>
          <w:del w:id="54" w:author="phuong vu" w:date="2018-12-01T22:26:00Z"/>
          <w:rFonts w:asciiTheme="minorHAnsi" w:eastAsiaTheme="minorEastAsia" w:hAnsiTheme="minorHAnsi" w:cstheme="minorBidi"/>
          <w:noProof/>
          <w:sz w:val="22"/>
          <w:szCs w:val="22"/>
          <w:lang w:val="en-US"/>
        </w:rPr>
      </w:pPr>
      <w:del w:id="55"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3"/>
        <w:tabs>
          <w:tab w:val="left" w:pos="1320"/>
          <w:tab w:val="right" w:leader="dot" w:pos="8777"/>
        </w:tabs>
        <w:rPr>
          <w:del w:id="56" w:author="phuong vu" w:date="2018-12-01T22:26:00Z"/>
          <w:rFonts w:asciiTheme="minorHAnsi" w:eastAsiaTheme="minorEastAsia" w:hAnsiTheme="minorHAnsi" w:cstheme="minorBidi"/>
          <w:noProof/>
          <w:sz w:val="22"/>
          <w:szCs w:val="22"/>
          <w:lang w:val="en-US"/>
        </w:rPr>
      </w:pPr>
      <w:del w:id="57"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3"/>
        <w:tabs>
          <w:tab w:val="left" w:pos="1320"/>
          <w:tab w:val="right" w:leader="dot" w:pos="8777"/>
        </w:tabs>
        <w:rPr>
          <w:del w:id="58" w:author="phuong vu" w:date="2018-12-01T22:26:00Z"/>
          <w:rFonts w:asciiTheme="minorHAnsi" w:eastAsiaTheme="minorEastAsia" w:hAnsiTheme="minorHAnsi" w:cstheme="minorBidi"/>
          <w:noProof/>
          <w:sz w:val="22"/>
          <w:szCs w:val="22"/>
          <w:lang w:val="en-US"/>
        </w:rPr>
      </w:pPr>
      <w:del w:id="59"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2"/>
        <w:tabs>
          <w:tab w:val="left" w:pos="880"/>
          <w:tab w:val="right" w:leader="dot" w:pos="8777"/>
        </w:tabs>
        <w:rPr>
          <w:del w:id="60" w:author="phuong vu" w:date="2018-12-01T22:26:00Z"/>
          <w:rFonts w:asciiTheme="minorHAnsi" w:eastAsiaTheme="minorEastAsia" w:hAnsiTheme="minorHAnsi" w:cstheme="minorBidi"/>
          <w:noProof/>
          <w:sz w:val="22"/>
          <w:szCs w:val="22"/>
          <w:lang w:val="en-US"/>
        </w:rPr>
      </w:pPr>
      <w:del w:id="61"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2"/>
        <w:tabs>
          <w:tab w:val="left" w:pos="880"/>
          <w:tab w:val="right" w:leader="dot" w:pos="8777"/>
        </w:tabs>
        <w:rPr>
          <w:del w:id="62" w:author="phuong vu" w:date="2018-12-01T22:26:00Z"/>
          <w:rFonts w:asciiTheme="minorHAnsi" w:eastAsiaTheme="minorEastAsia" w:hAnsiTheme="minorHAnsi" w:cstheme="minorBidi"/>
          <w:noProof/>
          <w:sz w:val="22"/>
          <w:szCs w:val="22"/>
          <w:lang w:val="en-US"/>
        </w:rPr>
      </w:pPr>
      <w:del w:id="63"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3"/>
        <w:tabs>
          <w:tab w:val="left" w:pos="1320"/>
          <w:tab w:val="right" w:leader="dot" w:pos="8777"/>
        </w:tabs>
        <w:rPr>
          <w:del w:id="64" w:author="phuong vu" w:date="2018-12-01T22:26:00Z"/>
          <w:rFonts w:asciiTheme="minorHAnsi" w:eastAsiaTheme="minorEastAsia" w:hAnsiTheme="minorHAnsi" w:cstheme="minorBidi"/>
          <w:noProof/>
          <w:sz w:val="22"/>
          <w:szCs w:val="22"/>
          <w:lang w:val="en-US"/>
        </w:rPr>
      </w:pPr>
      <w:del w:id="65"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4"/>
        <w:rPr>
          <w:del w:id="66" w:author="phuong vu" w:date="2018-12-01T22:26:00Z"/>
          <w:rFonts w:asciiTheme="minorHAnsi" w:eastAsiaTheme="minorEastAsia" w:hAnsiTheme="minorHAnsi" w:cstheme="minorBidi"/>
          <w:noProof/>
          <w:sz w:val="22"/>
          <w:szCs w:val="22"/>
          <w:lang w:val="en-US"/>
        </w:rPr>
      </w:pPr>
      <w:del w:id="67"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4"/>
        <w:rPr>
          <w:del w:id="68" w:author="phuong vu" w:date="2018-12-01T22:26:00Z"/>
          <w:rFonts w:asciiTheme="minorHAnsi" w:eastAsiaTheme="minorEastAsia" w:hAnsiTheme="minorHAnsi" w:cstheme="minorBidi"/>
          <w:noProof/>
          <w:sz w:val="22"/>
          <w:szCs w:val="22"/>
          <w:lang w:val="en-US"/>
        </w:rPr>
      </w:pPr>
      <w:del w:id="69"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4"/>
        <w:rPr>
          <w:del w:id="70" w:author="phuong vu" w:date="2018-12-01T22:26:00Z"/>
          <w:rFonts w:asciiTheme="minorHAnsi" w:eastAsiaTheme="minorEastAsia" w:hAnsiTheme="minorHAnsi" w:cstheme="minorBidi"/>
          <w:noProof/>
          <w:sz w:val="22"/>
          <w:szCs w:val="22"/>
          <w:lang w:val="en-US"/>
        </w:rPr>
      </w:pPr>
      <w:del w:id="71"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4"/>
        <w:rPr>
          <w:del w:id="72" w:author="phuong vu" w:date="2018-12-01T22:26:00Z"/>
          <w:rFonts w:asciiTheme="minorHAnsi" w:eastAsiaTheme="minorEastAsia" w:hAnsiTheme="minorHAnsi" w:cstheme="minorBidi"/>
          <w:noProof/>
          <w:sz w:val="22"/>
          <w:szCs w:val="22"/>
          <w:lang w:val="en-US"/>
        </w:rPr>
      </w:pPr>
      <w:del w:id="73"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4"/>
        <w:rPr>
          <w:del w:id="74" w:author="phuong vu" w:date="2018-12-01T22:26:00Z"/>
          <w:rFonts w:asciiTheme="minorHAnsi" w:eastAsiaTheme="minorEastAsia" w:hAnsiTheme="minorHAnsi" w:cstheme="minorBidi"/>
          <w:noProof/>
          <w:sz w:val="22"/>
          <w:szCs w:val="22"/>
          <w:lang w:val="en-US"/>
        </w:rPr>
      </w:pPr>
      <w:del w:id="75"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3"/>
        <w:tabs>
          <w:tab w:val="left" w:pos="1320"/>
          <w:tab w:val="right" w:leader="dot" w:pos="8777"/>
        </w:tabs>
        <w:rPr>
          <w:del w:id="76" w:author="phuong vu" w:date="2018-12-01T22:26:00Z"/>
          <w:rFonts w:asciiTheme="minorHAnsi" w:eastAsiaTheme="minorEastAsia" w:hAnsiTheme="minorHAnsi" w:cstheme="minorBidi"/>
          <w:noProof/>
          <w:sz w:val="22"/>
          <w:szCs w:val="22"/>
          <w:lang w:val="en-US"/>
        </w:rPr>
      </w:pPr>
      <w:del w:id="77"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4"/>
        <w:rPr>
          <w:del w:id="78" w:author="phuong vu" w:date="2018-12-01T22:26:00Z"/>
          <w:rFonts w:asciiTheme="minorHAnsi" w:eastAsiaTheme="minorEastAsia" w:hAnsiTheme="minorHAnsi" w:cstheme="minorBidi"/>
          <w:noProof/>
          <w:sz w:val="22"/>
          <w:szCs w:val="22"/>
          <w:lang w:val="en-US"/>
        </w:rPr>
      </w:pPr>
      <w:del w:id="79" w:author="phuong vu" w:date="2018-12-01T22:26:00Z">
        <w:r w:rsidRPr="00920004" w:rsidDel="005B0DDB">
          <w:rPr>
            <w:noProof/>
            <w:lang w:val="en-US"/>
          </w:rPr>
          <w:lastRenderedPageBreak/>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4"/>
        <w:rPr>
          <w:del w:id="80" w:author="phuong vu" w:date="2018-12-01T22:26:00Z"/>
          <w:rFonts w:asciiTheme="minorHAnsi" w:eastAsiaTheme="minorEastAsia" w:hAnsiTheme="minorHAnsi" w:cstheme="minorBidi"/>
          <w:noProof/>
          <w:sz w:val="22"/>
          <w:szCs w:val="22"/>
          <w:lang w:val="en-US"/>
        </w:rPr>
      </w:pPr>
      <w:del w:id="81"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4"/>
        <w:rPr>
          <w:del w:id="82" w:author="phuong vu" w:date="2018-12-01T22:26:00Z"/>
          <w:rFonts w:asciiTheme="minorHAnsi" w:eastAsiaTheme="minorEastAsia" w:hAnsiTheme="minorHAnsi" w:cstheme="minorBidi"/>
          <w:noProof/>
          <w:sz w:val="22"/>
          <w:szCs w:val="22"/>
          <w:lang w:val="en-US"/>
        </w:rPr>
      </w:pPr>
      <w:del w:id="83"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4"/>
        <w:rPr>
          <w:del w:id="84" w:author="phuong vu" w:date="2018-12-01T22:26:00Z"/>
          <w:rFonts w:asciiTheme="minorHAnsi" w:eastAsiaTheme="minorEastAsia" w:hAnsiTheme="minorHAnsi" w:cstheme="minorBidi"/>
          <w:noProof/>
          <w:sz w:val="22"/>
          <w:szCs w:val="22"/>
          <w:lang w:val="en-US"/>
        </w:rPr>
      </w:pPr>
      <w:del w:id="85"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3"/>
        <w:tabs>
          <w:tab w:val="left" w:pos="1320"/>
          <w:tab w:val="right" w:leader="dot" w:pos="8777"/>
        </w:tabs>
        <w:rPr>
          <w:del w:id="86" w:author="phuong vu" w:date="2018-12-01T22:26:00Z"/>
          <w:rFonts w:asciiTheme="minorHAnsi" w:eastAsiaTheme="minorEastAsia" w:hAnsiTheme="minorHAnsi" w:cstheme="minorBidi"/>
          <w:noProof/>
          <w:sz w:val="22"/>
          <w:szCs w:val="22"/>
          <w:lang w:val="en-US"/>
        </w:rPr>
      </w:pPr>
      <w:del w:id="87"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3"/>
        <w:tabs>
          <w:tab w:val="left" w:pos="1320"/>
          <w:tab w:val="right" w:leader="dot" w:pos="8777"/>
        </w:tabs>
        <w:rPr>
          <w:del w:id="88" w:author="phuong vu" w:date="2018-12-01T22:26:00Z"/>
          <w:rFonts w:asciiTheme="minorHAnsi" w:eastAsiaTheme="minorEastAsia" w:hAnsiTheme="minorHAnsi" w:cstheme="minorBidi"/>
          <w:noProof/>
          <w:sz w:val="22"/>
          <w:szCs w:val="22"/>
          <w:lang w:val="en-US"/>
        </w:rPr>
      </w:pPr>
      <w:del w:id="89"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3"/>
        <w:tabs>
          <w:tab w:val="left" w:pos="1320"/>
          <w:tab w:val="right" w:leader="dot" w:pos="8777"/>
        </w:tabs>
        <w:rPr>
          <w:del w:id="90" w:author="phuong vu" w:date="2018-12-01T22:26:00Z"/>
          <w:rFonts w:asciiTheme="minorHAnsi" w:eastAsiaTheme="minorEastAsia" w:hAnsiTheme="minorHAnsi" w:cstheme="minorBidi"/>
          <w:noProof/>
          <w:sz w:val="22"/>
          <w:szCs w:val="22"/>
          <w:lang w:val="en-US"/>
        </w:rPr>
      </w:pPr>
      <w:del w:id="91"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3"/>
        <w:tabs>
          <w:tab w:val="left" w:pos="1320"/>
          <w:tab w:val="right" w:leader="dot" w:pos="8777"/>
        </w:tabs>
        <w:rPr>
          <w:del w:id="92" w:author="phuong vu" w:date="2018-12-01T22:26:00Z"/>
          <w:rFonts w:asciiTheme="minorHAnsi" w:eastAsiaTheme="minorEastAsia" w:hAnsiTheme="minorHAnsi" w:cstheme="minorBidi"/>
          <w:noProof/>
          <w:sz w:val="22"/>
          <w:szCs w:val="22"/>
          <w:lang w:val="en-US"/>
        </w:rPr>
      </w:pPr>
      <w:del w:id="93"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3"/>
        <w:tabs>
          <w:tab w:val="left" w:pos="1320"/>
          <w:tab w:val="right" w:leader="dot" w:pos="8777"/>
        </w:tabs>
        <w:rPr>
          <w:del w:id="94" w:author="phuong vu" w:date="2018-12-01T22:26:00Z"/>
          <w:rFonts w:asciiTheme="minorHAnsi" w:eastAsiaTheme="minorEastAsia" w:hAnsiTheme="minorHAnsi" w:cstheme="minorBidi"/>
          <w:noProof/>
          <w:sz w:val="22"/>
          <w:szCs w:val="22"/>
          <w:lang w:val="en-US"/>
        </w:rPr>
      </w:pPr>
      <w:del w:id="95"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3"/>
        <w:tabs>
          <w:tab w:val="left" w:pos="1320"/>
          <w:tab w:val="right" w:leader="dot" w:pos="8777"/>
        </w:tabs>
        <w:rPr>
          <w:del w:id="96" w:author="phuong vu" w:date="2018-12-01T22:26:00Z"/>
          <w:rFonts w:asciiTheme="minorHAnsi" w:eastAsiaTheme="minorEastAsia" w:hAnsiTheme="minorHAnsi" w:cstheme="minorBidi"/>
          <w:noProof/>
          <w:sz w:val="22"/>
          <w:szCs w:val="22"/>
          <w:lang w:val="en-US"/>
        </w:rPr>
      </w:pPr>
      <w:del w:id="97"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2"/>
        <w:tabs>
          <w:tab w:val="left" w:pos="880"/>
          <w:tab w:val="right" w:leader="dot" w:pos="8777"/>
        </w:tabs>
        <w:rPr>
          <w:del w:id="98" w:author="phuong vu" w:date="2018-12-01T22:26:00Z"/>
          <w:rFonts w:asciiTheme="minorHAnsi" w:eastAsiaTheme="minorEastAsia" w:hAnsiTheme="minorHAnsi" w:cstheme="minorBidi"/>
          <w:noProof/>
          <w:sz w:val="22"/>
          <w:szCs w:val="22"/>
          <w:lang w:val="en-US"/>
        </w:rPr>
      </w:pPr>
      <w:del w:id="99"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3"/>
        <w:tabs>
          <w:tab w:val="left" w:pos="1320"/>
          <w:tab w:val="right" w:leader="dot" w:pos="8777"/>
        </w:tabs>
        <w:rPr>
          <w:del w:id="100" w:author="phuong vu" w:date="2018-12-01T22:26:00Z"/>
          <w:rFonts w:asciiTheme="minorHAnsi" w:eastAsiaTheme="minorEastAsia" w:hAnsiTheme="minorHAnsi" w:cstheme="minorBidi"/>
          <w:noProof/>
          <w:sz w:val="22"/>
          <w:szCs w:val="22"/>
          <w:lang w:val="en-US"/>
        </w:rPr>
      </w:pPr>
      <w:del w:id="101"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3"/>
        <w:tabs>
          <w:tab w:val="left" w:pos="1320"/>
          <w:tab w:val="right" w:leader="dot" w:pos="8777"/>
        </w:tabs>
        <w:rPr>
          <w:del w:id="102" w:author="phuong vu" w:date="2018-12-01T22:26:00Z"/>
          <w:rFonts w:asciiTheme="minorHAnsi" w:eastAsiaTheme="minorEastAsia" w:hAnsiTheme="minorHAnsi" w:cstheme="minorBidi"/>
          <w:noProof/>
          <w:sz w:val="22"/>
          <w:szCs w:val="22"/>
          <w:lang w:val="en-US"/>
        </w:rPr>
      </w:pPr>
      <w:del w:id="103"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tabs>
          <w:tab w:val="left" w:pos="1540"/>
        </w:tabs>
        <w:rPr>
          <w:del w:id="104" w:author="phuong vu" w:date="2018-12-01T22:26:00Z"/>
          <w:rFonts w:asciiTheme="minorHAnsi" w:eastAsiaTheme="minorEastAsia" w:hAnsiTheme="minorHAnsi" w:cstheme="minorBidi"/>
          <w:noProof/>
          <w:sz w:val="22"/>
          <w:szCs w:val="22"/>
          <w:lang w:val="en-US"/>
        </w:rPr>
      </w:pPr>
      <w:del w:id="105"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2"/>
        <w:tabs>
          <w:tab w:val="left" w:pos="880"/>
          <w:tab w:val="right" w:leader="dot" w:pos="8777"/>
        </w:tabs>
        <w:rPr>
          <w:del w:id="106" w:author="phuong vu" w:date="2018-12-01T22:26:00Z"/>
          <w:rFonts w:asciiTheme="minorHAnsi" w:eastAsiaTheme="minorEastAsia" w:hAnsiTheme="minorHAnsi" w:cstheme="minorBidi"/>
          <w:noProof/>
          <w:sz w:val="22"/>
          <w:szCs w:val="22"/>
          <w:lang w:val="en-US"/>
        </w:rPr>
      </w:pPr>
      <w:del w:id="107"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2"/>
        <w:tabs>
          <w:tab w:val="left" w:pos="880"/>
          <w:tab w:val="right" w:leader="dot" w:pos="8777"/>
        </w:tabs>
        <w:rPr>
          <w:del w:id="108" w:author="phuong vu" w:date="2018-12-01T22:26:00Z"/>
          <w:rFonts w:asciiTheme="minorHAnsi" w:eastAsiaTheme="minorEastAsia" w:hAnsiTheme="minorHAnsi" w:cstheme="minorBidi"/>
          <w:noProof/>
          <w:sz w:val="22"/>
          <w:szCs w:val="22"/>
          <w:lang w:val="en-US"/>
        </w:rPr>
      </w:pPr>
      <w:del w:id="109"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2"/>
        <w:tabs>
          <w:tab w:val="left" w:pos="880"/>
          <w:tab w:val="right" w:leader="dot" w:pos="8777"/>
        </w:tabs>
        <w:rPr>
          <w:del w:id="110" w:author="phuong vu" w:date="2018-12-01T22:26:00Z"/>
          <w:rFonts w:asciiTheme="minorHAnsi" w:eastAsiaTheme="minorEastAsia" w:hAnsiTheme="minorHAnsi" w:cstheme="minorBidi"/>
          <w:noProof/>
          <w:sz w:val="22"/>
          <w:szCs w:val="22"/>
          <w:lang w:val="en-US"/>
        </w:rPr>
      </w:pPr>
      <w:del w:id="111"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2"/>
        <w:tabs>
          <w:tab w:val="left" w:pos="880"/>
          <w:tab w:val="right" w:leader="dot" w:pos="8777"/>
        </w:tabs>
        <w:rPr>
          <w:del w:id="112" w:author="phuong vu" w:date="2018-12-01T22:26:00Z"/>
          <w:rFonts w:asciiTheme="minorHAnsi" w:eastAsiaTheme="minorEastAsia" w:hAnsiTheme="minorHAnsi" w:cstheme="minorBidi"/>
          <w:noProof/>
          <w:sz w:val="22"/>
          <w:szCs w:val="22"/>
          <w:lang w:val="en-US"/>
        </w:rPr>
      </w:pPr>
      <w:del w:id="113"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2"/>
        <w:tabs>
          <w:tab w:val="left" w:pos="880"/>
          <w:tab w:val="right" w:leader="dot" w:pos="8777"/>
        </w:tabs>
        <w:rPr>
          <w:del w:id="114" w:author="phuong vu" w:date="2018-12-01T22:26:00Z"/>
          <w:rFonts w:asciiTheme="minorHAnsi" w:eastAsiaTheme="minorEastAsia" w:hAnsiTheme="minorHAnsi" w:cstheme="minorBidi"/>
          <w:noProof/>
          <w:sz w:val="22"/>
          <w:szCs w:val="22"/>
          <w:lang w:val="en-US"/>
        </w:rPr>
      </w:pPr>
      <w:del w:id="115"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2"/>
        <w:tabs>
          <w:tab w:val="left" w:pos="880"/>
          <w:tab w:val="right" w:leader="dot" w:pos="8777"/>
        </w:tabs>
        <w:rPr>
          <w:del w:id="116" w:author="phuong vu" w:date="2018-12-01T22:26:00Z"/>
          <w:rFonts w:asciiTheme="minorHAnsi" w:eastAsiaTheme="minorEastAsia" w:hAnsiTheme="minorHAnsi" w:cstheme="minorBidi"/>
          <w:noProof/>
          <w:sz w:val="22"/>
          <w:szCs w:val="22"/>
          <w:lang w:val="en-US"/>
        </w:rPr>
      </w:pPr>
      <w:del w:id="117"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2"/>
        <w:tabs>
          <w:tab w:val="left" w:pos="880"/>
          <w:tab w:val="right" w:leader="dot" w:pos="8777"/>
        </w:tabs>
        <w:rPr>
          <w:del w:id="118" w:author="phuong vu" w:date="2018-12-01T22:26:00Z"/>
          <w:rFonts w:asciiTheme="minorHAnsi" w:eastAsiaTheme="minorEastAsia" w:hAnsiTheme="minorHAnsi" w:cstheme="minorBidi"/>
          <w:noProof/>
          <w:sz w:val="22"/>
          <w:szCs w:val="22"/>
          <w:lang w:val="en-US"/>
        </w:rPr>
      </w:pPr>
      <w:del w:id="119"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2"/>
        <w:tabs>
          <w:tab w:val="left" w:pos="880"/>
          <w:tab w:val="right" w:leader="dot" w:pos="8777"/>
        </w:tabs>
        <w:rPr>
          <w:del w:id="120" w:author="phuong vu" w:date="2018-12-01T22:26:00Z"/>
          <w:rFonts w:asciiTheme="minorHAnsi" w:eastAsiaTheme="minorEastAsia" w:hAnsiTheme="minorHAnsi" w:cstheme="minorBidi"/>
          <w:noProof/>
          <w:sz w:val="22"/>
          <w:szCs w:val="22"/>
          <w:lang w:val="en-US"/>
        </w:rPr>
      </w:pPr>
      <w:del w:id="121"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tabs>
          <w:tab w:val="left" w:pos="1540"/>
        </w:tabs>
        <w:rPr>
          <w:del w:id="122" w:author="phuong vu" w:date="2018-12-01T22:26:00Z"/>
          <w:rFonts w:asciiTheme="minorHAnsi" w:eastAsiaTheme="minorEastAsia" w:hAnsiTheme="minorHAnsi" w:cstheme="minorBidi"/>
          <w:noProof/>
          <w:sz w:val="22"/>
          <w:szCs w:val="22"/>
          <w:lang w:val="en-US"/>
        </w:rPr>
      </w:pPr>
      <w:del w:id="123"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3"/>
        <w:tabs>
          <w:tab w:val="left" w:pos="1320"/>
          <w:tab w:val="right" w:leader="dot" w:pos="8777"/>
        </w:tabs>
        <w:rPr>
          <w:del w:id="124" w:author="phuong vu" w:date="2018-12-01T22:26:00Z"/>
          <w:rFonts w:asciiTheme="minorHAnsi" w:eastAsiaTheme="minorEastAsia" w:hAnsiTheme="minorHAnsi" w:cstheme="minorBidi"/>
          <w:noProof/>
          <w:sz w:val="22"/>
          <w:szCs w:val="22"/>
          <w:lang w:val="en-US"/>
        </w:rPr>
      </w:pPr>
      <w:del w:id="125"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3"/>
        <w:tabs>
          <w:tab w:val="left" w:pos="1320"/>
          <w:tab w:val="right" w:leader="dot" w:pos="8777"/>
        </w:tabs>
        <w:rPr>
          <w:del w:id="126" w:author="phuong vu" w:date="2018-12-01T22:26:00Z"/>
          <w:rFonts w:asciiTheme="minorHAnsi" w:eastAsiaTheme="minorEastAsia" w:hAnsiTheme="minorHAnsi" w:cstheme="minorBidi"/>
          <w:noProof/>
          <w:sz w:val="22"/>
          <w:szCs w:val="22"/>
          <w:lang w:val="en-US"/>
        </w:rPr>
      </w:pPr>
      <w:del w:id="127"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3"/>
        <w:tabs>
          <w:tab w:val="left" w:pos="1320"/>
          <w:tab w:val="right" w:leader="dot" w:pos="8777"/>
        </w:tabs>
        <w:rPr>
          <w:del w:id="128" w:author="phuong vu" w:date="2018-12-01T22:26:00Z"/>
          <w:rFonts w:asciiTheme="minorHAnsi" w:eastAsiaTheme="minorEastAsia" w:hAnsiTheme="minorHAnsi" w:cstheme="minorBidi"/>
          <w:noProof/>
          <w:sz w:val="22"/>
          <w:szCs w:val="22"/>
          <w:lang w:val="en-US"/>
        </w:rPr>
      </w:pPr>
      <w:del w:id="129"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3"/>
        <w:tabs>
          <w:tab w:val="left" w:pos="1320"/>
          <w:tab w:val="right" w:leader="dot" w:pos="8777"/>
        </w:tabs>
        <w:rPr>
          <w:del w:id="130" w:author="phuong vu" w:date="2018-12-01T22:26:00Z"/>
          <w:rFonts w:asciiTheme="minorHAnsi" w:eastAsiaTheme="minorEastAsia" w:hAnsiTheme="minorHAnsi" w:cstheme="minorBidi"/>
          <w:noProof/>
          <w:sz w:val="22"/>
          <w:szCs w:val="22"/>
          <w:lang w:val="en-US"/>
        </w:rPr>
      </w:pPr>
      <w:del w:id="131"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3"/>
        <w:tabs>
          <w:tab w:val="left" w:pos="1320"/>
          <w:tab w:val="right" w:leader="dot" w:pos="8777"/>
        </w:tabs>
        <w:rPr>
          <w:del w:id="132" w:author="phuong vu" w:date="2018-12-01T22:26:00Z"/>
          <w:rFonts w:asciiTheme="minorHAnsi" w:eastAsiaTheme="minorEastAsia" w:hAnsiTheme="minorHAnsi" w:cstheme="minorBidi"/>
          <w:noProof/>
          <w:sz w:val="22"/>
          <w:szCs w:val="22"/>
          <w:lang w:val="en-US"/>
        </w:rPr>
      </w:pPr>
      <w:del w:id="133"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3"/>
        <w:tabs>
          <w:tab w:val="left" w:pos="1320"/>
          <w:tab w:val="right" w:leader="dot" w:pos="8777"/>
        </w:tabs>
        <w:rPr>
          <w:del w:id="134" w:author="phuong vu" w:date="2018-12-01T22:26:00Z"/>
          <w:rFonts w:asciiTheme="minorHAnsi" w:eastAsiaTheme="minorEastAsia" w:hAnsiTheme="minorHAnsi" w:cstheme="minorBidi"/>
          <w:noProof/>
          <w:sz w:val="22"/>
          <w:szCs w:val="22"/>
          <w:lang w:val="en-US"/>
        </w:rPr>
      </w:pPr>
      <w:del w:id="135"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4"/>
        <w:rPr>
          <w:del w:id="136" w:author="phuong vu" w:date="2018-12-01T22:26:00Z"/>
          <w:rFonts w:asciiTheme="minorHAnsi" w:eastAsiaTheme="minorEastAsia" w:hAnsiTheme="minorHAnsi" w:cstheme="minorBidi"/>
          <w:noProof/>
          <w:sz w:val="22"/>
          <w:szCs w:val="22"/>
          <w:lang w:val="en-US"/>
        </w:rPr>
      </w:pPr>
      <w:del w:id="137"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4"/>
        <w:rPr>
          <w:del w:id="138" w:author="phuong vu" w:date="2018-12-01T22:26:00Z"/>
          <w:rFonts w:asciiTheme="minorHAnsi" w:eastAsiaTheme="minorEastAsia" w:hAnsiTheme="minorHAnsi" w:cstheme="minorBidi"/>
          <w:noProof/>
          <w:sz w:val="22"/>
          <w:szCs w:val="22"/>
          <w:lang w:val="en-US"/>
        </w:rPr>
      </w:pPr>
      <w:del w:id="139"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4"/>
        <w:rPr>
          <w:del w:id="140" w:author="phuong vu" w:date="2018-12-01T22:26:00Z"/>
          <w:rFonts w:asciiTheme="minorHAnsi" w:eastAsiaTheme="minorEastAsia" w:hAnsiTheme="minorHAnsi" w:cstheme="minorBidi"/>
          <w:noProof/>
          <w:sz w:val="22"/>
          <w:szCs w:val="22"/>
          <w:lang w:val="en-US"/>
        </w:rPr>
      </w:pPr>
      <w:del w:id="141"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4"/>
        <w:rPr>
          <w:del w:id="142" w:author="phuong vu" w:date="2018-12-01T22:26:00Z"/>
          <w:rFonts w:asciiTheme="minorHAnsi" w:eastAsiaTheme="minorEastAsia" w:hAnsiTheme="minorHAnsi" w:cstheme="minorBidi"/>
          <w:noProof/>
          <w:sz w:val="22"/>
          <w:szCs w:val="22"/>
          <w:lang w:val="en-US"/>
        </w:rPr>
      </w:pPr>
      <w:del w:id="143"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4"/>
        <w:rPr>
          <w:del w:id="144" w:author="phuong vu" w:date="2018-12-01T22:26:00Z"/>
          <w:rFonts w:asciiTheme="minorHAnsi" w:eastAsiaTheme="minorEastAsia" w:hAnsiTheme="minorHAnsi" w:cstheme="minorBidi"/>
          <w:noProof/>
          <w:sz w:val="22"/>
          <w:szCs w:val="22"/>
          <w:lang w:val="en-US"/>
        </w:rPr>
      </w:pPr>
      <w:del w:id="145"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4"/>
        <w:rPr>
          <w:del w:id="146" w:author="phuong vu" w:date="2018-12-01T22:26:00Z"/>
          <w:rFonts w:asciiTheme="minorHAnsi" w:eastAsiaTheme="minorEastAsia" w:hAnsiTheme="minorHAnsi" w:cstheme="minorBidi"/>
          <w:noProof/>
          <w:sz w:val="22"/>
          <w:szCs w:val="22"/>
          <w:lang w:val="en-US"/>
        </w:rPr>
      </w:pPr>
      <w:del w:id="147"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4"/>
        <w:rPr>
          <w:del w:id="148" w:author="phuong vu" w:date="2018-12-01T22:26:00Z"/>
          <w:rFonts w:asciiTheme="minorHAnsi" w:eastAsiaTheme="minorEastAsia" w:hAnsiTheme="minorHAnsi" w:cstheme="minorBidi"/>
          <w:noProof/>
          <w:sz w:val="22"/>
          <w:szCs w:val="22"/>
          <w:lang w:val="en-US"/>
        </w:rPr>
      </w:pPr>
      <w:del w:id="149" w:author="phuong vu" w:date="2018-12-01T22:26:00Z">
        <w:r w:rsidRPr="00920004" w:rsidDel="005B0DDB">
          <w:rPr>
            <w:noProof/>
          </w:rPr>
          <w:lastRenderedPageBreak/>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tabs>
          <w:tab w:val="left" w:pos="1540"/>
        </w:tabs>
        <w:rPr>
          <w:del w:id="150" w:author="phuong vu" w:date="2018-12-01T22:26:00Z"/>
          <w:rFonts w:asciiTheme="minorHAnsi" w:eastAsiaTheme="minorEastAsia" w:hAnsiTheme="minorHAnsi" w:cstheme="minorBidi"/>
          <w:noProof/>
          <w:sz w:val="22"/>
          <w:szCs w:val="22"/>
          <w:lang w:val="en-US"/>
        </w:rPr>
      </w:pPr>
      <w:del w:id="151"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2"/>
        <w:tabs>
          <w:tab w:val="left" w:pos="880"/>
          <w:tab w:val="right" w:leader="dot" w:pos="8777"/>
        </w:tabs>
        <w:rPr>
          <w:del w:id="152" w:author="phuong vu" w:date="2018-12-01T22:26:00Z"/>
          <w:rFonts w:asciiTheme="minorHAnsi" w:eastAsiaTheme="minorEastAsia" w:hAnsiTheme="minorHAnsi" w:cstheme="minorBidi"/>
          <w:noProof/>
          <w:sz w:val="22"/>
          <w:szCs w:val="22"/>
          <w:lang w:val="en-US"/>
        </w:rPr>
      </w:pPr>
      <w:del w:id="153"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3"/>
        <w:tabs>
          <w:tab w:val="left" w:pos="1320"/>
          <w:tab w:val="right" w:leader="dot" w:pos="8777"/>
        </w:tabs>
        <w:rPr>
          <w:del w:id="154" w:author="phuong vu" w:date="2018-12-01T22:26:00Z"/>
          <w:rFonts w:asciiTheme="minorHAnsi" w:eastAsiaTheme="minorEastAsia" w:hAnsiTheme="minorHAnsi" w:cstheme="minorBidi"/>
          <w:noProof/>
          <w:sz w:val="22"/>
          <w:szCs w:val="22"/>
          <w:lang w:val="en-US"/>
        </w:rPr>
      </w:pPr>
      <w:del w:id="155"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3"/>
        <w:tabs>
          <w:tab w:val="left" w:pos="1320"/>
          <w:tab w:val="right" w:leader="dot" w:pos="8777"/>
        </w:tabs>
        <w:rPr>
          <w:del w:id="156" w:author="phuong vu" w:date="2018-12-01T22:26:00Z"/>
          <w:rFonts w:asciiTheme="minorHAnsi" w:eastAsiaTheme="minorEastAsia" w:hAnsiTheme="minorHAnsi" w:cstheme="minorBidi"/>
          <w:noProof/>
          <w:sz w:val="22"/>
          <w:szCs w:val="22"/>
          <w:lang w:val="en-US"/>
        </w:rPr>
      </w:pPr>
      <w:del w:id="157"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2"/>
        <w:tabs>
          <w:tab w:val="left" w:pos="880"/>
          <w:tab w:val="right" w:leader="dot" w:pos="8777"/>
        </w:tabs>
        <w:rPr>
          <w:del w:id="158" w:author="phuong vu" w:date="2018-12-01T22:26:00Z"/>
          <w:rFonts w:asciiTheme="minorHAnsi" w:eastAsiaTheme="minorEastAsia" w:hAnsiTheme="minorHAnsi" w:cstheme="minorBidi"/>
          <w:noProof/>
          <w:sz w:val="22"/>
          <w:szCs w:val="22"/>
          <w:lang w:val="en-US"/>
        </w:rPr>
      </w:pPr>
      <w:del w:id="159"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3"/>
        <w:tabs>
          <w:tab w:val="left" w:pos="1320"/>
          <w:tab w:val="right" w:leader="dot" w:pos="8777"/>
        </w:tabs>
        <w:rPr>
          <w:del w:id="160" w:author="phuong vu" w:date="2018-12-01T22:26:00Z"/>
          <w:rFonts w:asciiTheme="minorHAnsi" w:eastAsiaTheme="minorEastAsia" w:hAnsiTheme="minorHAnsi" w:cstheme="minorBidi"/>
          <w:noProof/>
          <w:sz w:val="22"/>
          <w:szCs w:val="22"/>
          <w:lang w:val="en-US"/>
        </w:rPr>
      </w:pPr>
      <w:del w:id="161"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3"/>
        <w:tabs>
          <w:tab w:val="left" w:pos="1320"/>
          <w:tab w:val="right" w:leader="dot" w:pos="8777"/>
        </w:tabs>
        <w:rPr>
          <w:del w:id="162" w:author="phuong vu" w:date="2018-12-01T22:26:00Z"/>
          <w:rFonts w:asciiTheme="minorHAnsi" w:eastAsiaTheme="minorEastAsia" w:hAnsiTheme="minorHAnsi" w:cstheme="minorBidi"/>
          <w:noProof/>
          <w:sz w:val="22"/>
          <w:szCs w:val="22"/>
          <w:lang w:val="en-US"/>
        </w:rPr>
      </w:pPr>
      <w:del w:id="163"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2"/>
        <w:tabs>
          <w:tab w:val="left" w:pos="880"/>
          <w:tab w:val="right" w:leader="dot" w:pos="8777"/>
        </w:tabs>
        <w:rPr>
          <w:del w:id="164" w:author="phuong vu" w:date="2018-12-01T22:26:00Z"/>
          <w:rFonts w:asciiTheme="minorHAnsi" w:eastAsiaTheme="minorEastAsia" w:hAnsiTheme="minorHAnsi" w:cstheme="minorBidi"/>
          <w:noProof/>
          <w:sz w:val="22"/>
          <w:szCs w:val="22"/>
          <w:lang w:val="en-US"/>
        </w:rPr>
      </w:pPr>
      <w:del w:id="16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3"/>
        <w:tabs>
          <w:tab w:val="left" w:pos="1320"/>
          <w:tab w:val="right" w:leader="dot" w:pos="8777"/>
        </w:tabs>
        <w:rPr>
          <w:del w:id="166" w:author="phuong vu" w:date="2018-12-01T22:26:00Z"/>
          <w:rFonts w:asciiTheme="minorHAnsi" w:eastAsiaTheme="minorEastAsia" w:hAnsiTheme="minorHAnsi" w:cstheme="minorBidi"/>
          <w:noProof/>
          <w:sz w:val="22"/>
          <w:szCs w:val="22"/>
          <w:lang w:val="en-US"/>
        </w:rPr>
      </w:pPr>
      <w:del w:id="167"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3"/>
        <w:tabs>
          <w:tab w:val="left" w:pos="1320"/>
          <w:tab w:val="right" w:leader="dot" w:pos="8777"/>
        </w:tabs>
        <w:rPr>
          <w:del w:id="168" w:author="phuong vu" w:date="2018-12-01T22:26:00Z"/>
          <w:rFonts w:asciiTheme="minorHAnsi" w:eastAsiaTheme="minorEastAsia" w:hAnsiTheme="minorHAnsi" w:cstheme="minorBidi"/>
          <w:noProof/>
          <w:sz w:val="22"/>
          <w:szCs w:val="22"/>
          <w:lang w:val="en-US"/>
        </w:rPr>
      </w:pPr>
      <w:del w:id="169"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3"/>
        <w:tabs>
          <w:tab w:val="left" w:pos="1320"/>
          <w:tab w:val="right" w:leader="dot" w:pos="8777"/>
        </w:tabs>
        <w:rPr>
          <w:del w:id="170" w:author="phuong vu" w:date="2018-12-01T22:26:00Z"/>
          <w:rFonts w:asciiTheme="minorHAnsi" w:eastAsiaTheme="minorEastAsia" w:hAnsiTheme="minorHAnsi" w:cstheme="minorBidi"/>
          <w:noProof/>
          <w:sz w:val="22"/>
          <w:szCs w:val="22"/>
          <w:lang w:val="en-US"/>
        </w:rPr>
      </w:pPr>
      <w:del w:id="171"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3"/>
        <w:tabs>
          <w:tab w:val="left" w:pos="1320"/>
          <w:tab w:val="right" w:leader="dot" w:pos="8777"/>
        </w:tabs>
        <w:rPr>
          <w:del w:id="172" w:author="phuong vu" w:date="2018-12-01T22:26:00Z"/>
          <w:rFonts w:asciiTheme="minorHAnsi" w:eastAsiaTheme="minorEastAsia" w:hAnsiTheme="minorHAnsi" w:cstheme="minorBidi"/>
          <w:noProof/>
          <w:sz w:val="22"/>
          <w:szCs w:val="22"/>
          <w:lang w:val="en-US"/>
        </w:rPr>
      </w:pPr>
      <w:del w:id="173"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2"/>
        <w:tabs>
          <w:tab w:val="left" w:pos="880"/>
          <w:tab w:val="right" w:leader="dot" w:pos="8777"/>
        </w:tabs>
        <w:rPr>
          <w:del w:id="174" w:author="phuong vu" w:date="2018-12-01T22:26:00Z"/>
          <w:rFonts w:asciiTheme="minorHAnsi" w:eastAsiaTheme="minorEastAsia" w:hAnsiTheme="minorHAnsi" w:cstheme="minorBidi"/>
          <w:noProof/>
          <w:sz w:val="22"/>
          <w:szCs w:val="22"/>
          <w:lang w:val="en-US"/>
        </w:rPr>
      </w:pPr>
      <w:del w:id="175"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3"/>
        <w:tabs>
          <w:tab w:val="left" w:pos="1320"/>
          <w:tab w:val="right" w:leader="dot" w:pos="8777"/>
        </w:tabs>
        <w:rPr>
          <w:del w:id="176" w:author="phuong vu" w:date="2018-12-01T22:26:00Z"/>
          <w:rFonts w:asciiTheme="minorHAnsi" w:eastAsiaTheme="minorEastAsia" w:hAnsiTheme="minorHAnsi" w:cstheme="minorBidi"/>
          <w:noProof/>
          <w:sz w:val="22"/>
          <w:szCs w:val="22"/>
          <w:lang w:val="en-US"/>
        </w:rPr>
      </w:pPr>
      <w:del w:id="177"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4"/>
        <w:rPr>
          <w:del w:id="178" w:author="phuong vu" w:date="2018-12-01T22:26:00Z"/>
          <w:rFonts w:asciiTheme="minorHAnsi" w:eastAsiaTheme="minorEastAsia" w:hAnsiTheme="minorHAnsi" w:cstheme="minorBidi"/>
          <w:noProof/>
          <w:sz w:val="22"/>
          <w:szCs w:val="22"/>
          <w:lang w:val="en-US"/>
        </w:rPr>
      </w:pPr>
      <w:del w:id="179"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4"/>
        <w:rPr>
          <w:del w:id="180" w:author="phuong vu" w:date="2018-12-01T22:26:00Z"/>
          <w:rFonts w:asciiTheme="minorHAnsi" w:eastAsiaTheme="minorEastAsia" w:hAnsiTheme="minorHAnsi" w:cstheme="minorBidi"/>
          <w:noProof/>
          <w:sz w:val="22"/>
          <w:szCs w:val="22"/>
          <w:lang w:val="en-US"/>
        </w:rPr>
      </w:pPr>
      <w:del w:id="181"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4"/>
        <w:rPr>
          <w:del w:id="182" w:author="phuong vu" w:date="2018-12-01T22:26:00Z"/>
          <w:rFonts w:asciiTheme="minorHAnsi" w:eastAsiaTheme="minorEastAsia" w:hAnsiTheme="minorHAnsi" w:cstheme="minorBidi"/>
          <w:noProof/>
          <w:sz w:val="22"/>
          <w:szCs w:val="22"/>
          <w:lang w:val="en-US"/>
        </w:rPr>
      </w:pPr>
      <w:del w:id="183"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4"/>
        <w:rPr>
          <w:del w:id="184" w:author="phuong vu" w:date="2018-12-01T22:26:00Z"/>
          <w:rFonts w:asciiTheme="minorHAnsi" w:eastAsiaTheme="minorEastAsia" w:hAnsiTheme="minorHAnsi" w:cstheme="minorBidi"/>
          <w:noProof/>
          <w:sz w:val="22"/>
          <w:szCs w:val="22"/>
          <w:lang w:val="en-US"/>
        </w:rPr>
      </w:pPr>
      <w:del w:id="185"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4"/>
        <w:rPr>
          <w:del w:id="186" w:author="phuong vu" w:date="2018-12-01T22:26:00Z"/>
          <w:rFonts w:asciiTheme="minorHAnsi" w:eastAsiaTheme="minorEastAsia" w:hAnsiTheme="minorHAnsi" w:cstheme="minorBidi"/>
          <w:noProof/>
          <w:sz w:val="22"/>
          <w:szCs w:val="22"/>
          <w:lang w:val="en-US"/>
        </w:rPr>
      </w:pPr>
      <w:del w:id="187"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3"/>
        <w:tabs>
          <w:tab w:val="left" w:pos="1320"/>
          <w:tab w:val="right" w:leader="dot" w:pos="8777"/>
        </w:tabs>
        <w:rPr>
          <w:del w:id="188" w:author="phuong vu" w:date="2018-12-01T22:26:00Z"/>
          <w:rFonts w:asciiTheme="minorHAnsi" w:eastAsiaTheme="minorEastAsia" w:hAnsiTheme="minorHAnsi" w:cstheme="minorBidi"/>
          <w:noProof/>
          <w:sz w:val="22"/>
          <w:szCs w:val="22"/>
          <w:lang w:val="en-US"/>
        </w:rPr>
      </w:pPr>
      <w:del w:id="189"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4"/>
        <w:rPr>
          <w:del w:id="190" w:author="phuong vu" w:date="2018-12-01T22:26:00Z"/>
          <w:rFonts w:asciiTheme="minorHAnsi" w:eastAsiaTheme="minorEastAsia" w:hAnsiTheme="minorHAnsi" w:cstheme="minorBidi"/>
          <w:noProof/>
          <w:sz w:val="22"/>
          <w:szCs w:val="22"/>
          <w:lang w:val="en-US"/>
        </w:rPr>
      </w:pPr>
      <w:del w:id="191"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4"/>
        <w:rPr>
          <w:del w:id="192" w:author="phuong vu" w:date="2018-12-01T22:26:00Z"/>
          <w:rFonts w:asciiTheme="minorHAnsi" w:eastAsiaTheme="minorEastAsia" w:hAnsiTheme="minorHAnsi" w:cstheme="minorBidi"/>
          <w:noProof/>
          <w:sz w:val="22"/>
          <w:szCs w:val="22"/>
          <w:lang w:val="en-US"/>
        </w:rPr>
      </w:pPr>
      <w:del w:id="193"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4"/>
        <w:rPr>
          <w:del w:id="194" w:author="phuong vu" w:date="2018-12-01T22:26:00Z"/>
          <w:rFonts w:asciiTheme="minorHAnsi" w:eastAsiaTheme="minorEastAsia" w:hAnsiTheme="minorHAnsi" w:cstheme="minorBidi"/>
          <w:noProof/>
          <w:sz w:val="22"/>
          <w:szCs w:val="22"/>
          <w:lang w:val="en-US"/>
        </w:rPr>
      </w:pPr>
      <w:del w:id="195"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3"/>
        <w:tabs>
          <w:tab w:val="left" w:pos="1320"/>
          <w:tab w:val="right" w:leader="dot" w:pos="8777"/>
        </w:tabs>
        <w:rPr>
          <w:del w:id="196" w:author="phuong vu" w:date="2018-12-01T22:26:00Z"/>
          <w:rFonts w:asciiTheme="minorHAnsi" w:eastAsiaTheme="minorEastAsia" w:hAnsiTheme="minorHAnsi" w:cstheme="minorBidi"/>
          <w:noProof/>
          <w:sz w:val="22"/>
          <w:szCs w:val="22"/>
          <w:lang w:val="en-US"/>
        </w:rPr>
      </w:pPr>
      <w:del w:id="197"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3"/>
        <w:tabs>
          <w:tab w:val="left" w:pos="1320"/>
          <w:tab w:val="right" w:leader="dot" w:pos="8777"/>
        </w:tabs>
        <w:rPr>
          <w:del w:id="198" w:author="phuong vu" w:date="2018-12-01T22:26:00Z"/>
          <w:rFonts w:asciiTheme="minorHAnsi" w:eastAsiaTheme="minorEastAsia" w:hAnsiTheme="minorHAnsi" w:cstheme="minorBidi"/>
          <w:noProof/>
          <w:sz w:val="22"/>
          <w:szCs w:val="22"/>
          <w:lang w:val="en-US"/>
        </w:rPr>
      </w:pPr>
      <w:del w:id="199"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3"/>
        <w:tabs>
          <w:tab w:val="left" w:pos="1320"/>
          <w:tab w:val="right" w:leader="dot" w:pos="8777"/>
        </w:tabs>
        <w:rPr>
          <w:del w:id="200" w:author="phuong vu" w:date="2018-12-01T22:26:00Z"/>
          <w:rFonts w:asciiTheme="minorHAnsi" w:eastAsiaTheme="minorEastAsia" w:hAnsiTheme="minorHAnsi" w:cstheme="minorBidi"/>
          <w:noProof/>
          <w:sz w:val="22"/>
          <w:szCs w:val="22"/>
          <w:lang w:val="en-US"/>
        </w:rPr>
      </w:pPr>
      <w:del w:id="201"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3"/>
        <w:tabs>
          <w:tab w:val="left" w:pos="1320"/>
          <w:tab w:val="right" w:leader="dot" w:pos="8777"/>
        </w:tabs>
        <w:rPr>
          <w:del w:id="202" w:author="phuong vu" w:date="2018-12-01T22:26:00Z"/>
          <w:rFonts w:asciiTheme="minorHAnsi" w:eastAsiaTheme="minorEastAsia" w:hAnsiTheme="minorHAnsi" w:cstheme="minorBidi"/>
          <w:noProof/>
          <w:sz w:val="22"/>
          <w:szCs w:val="22"/>
          <w:lang w:val="en-US"/>
        </w:rPr>
      </w:pPr>
      <w:del w:id="203"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pPr>
        <w:pStyle w:val="TOC1"/>
        <w:rPr>
          <w:del w:id="204" w:author="phuong vu" w:date="2018-12-01T22:26:00Z"/>
          <w:rFonts w:asciiTheme="minorHAnsi" w:eastAsiaTheme="minorEastAsia" w:hAnsiTheme="minorHAnsi" w:cstheme="minorBidi"/>
          <w:noProof/>
          <w:sz w:val="22"/>
          <w:szCs w:val="22"/>
          <w:lang w:val="en-US"/>
        </w:rPr>
      </w:pPr>
      <w:del w:id="205"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2"/>
        <w:tabs>
          <w:tab w:val="left" w:pos="880"/>
          <w:tab w:val="right" w:leader="dot" w:pos="8777"/>
        </w:tabs>
        <w:rPr>
          <w:del w:id="206" w:author="phuong vu" w:date="2018-12-01T22:26:00Z"/>
          <w:rFonts w:asciiTheme="minorHAnsi" w:eastAsiaTheme="minorEastAsia" w:hAnsiTheme="minorHAnsi" w:cstheme="minorBidi"/>
          <w:noProof/>
          <w:sz w:val="22"/>
          <w:szCs w:val="22"/>
          <w:lang w:val="en-US"/>
        </w:rPr>
      </w:pPr>
      <w:del w:id="207"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3"/>
        <w:tabs>
          <w:tab w:val="left" w:pos="1320"/>
          <w:tab w:val="right" w:leader="dot" w:pos="8777"/>
        </w:tabs>
        <w:rPr>
          <w:del w:id="208" w:author="phuong vu" w:date="2018-12-01T22:26:00Z"/>
          <w:rFonts w:asciiTheme="minorHAnsi" w:eastAsiaTheme="minorEastAsia" w:hAnsiTheme="minorHAnsi" w:cstheme="minorBidi"/>
          <w:noProof/>
          <w:sz w:val="22"/>
          <w:szCs w:val="22"/>
          <w:lang w:val="en-US"/>
        </w:rPr>
      </w:pPr>
      <w:del w:id="209"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3"/>
        <w:tabs>
          <w:tab w:val="left" w:pos="1320"/>
          <w:tab w:val="right" w:leader="dot" w:pos="8777"/>
        </w:tabs>
        <w:rPr>
          <w:del w:id="210" w:author="phuong vu" w:date="2018-12-01T22:26:00Z"/>
          <w:rFonts w:asciiTheme="minorHAnsi" w:eastAsiaTheme="minorEastAsia" w:hAnsiTheme="minorHAnsi" w:cstheme="minorBidi"/>
          <w:noProof/>
          <w:sz w:val="22"/>
          <w:szCs w:val="22"/>
          <w:lang w:val="en-US"/>
        </w:rPr>
      </w:pPr>
      <w:del w:id="21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2"/>
        <w:tabs>
          <w:tab w:val="left" w:pos="880"/>
          <w:tab w:val="right" w:leader="dot" w:pos="8777"/>
        </w:tabs>
        <w:rPr>
          <w:del w:id="212" w:author="phuong vu" w:date="2018-12-01T22:26:00Z"/>
          <w:rFonts w:asciiTheme="minorHAnsi" w:eastAsiaTheme="minorEastAsia" w:hAnsiTheme="minorHAnsi" w:cstheme="minorBidi"/>
          <w:noProof/>
          <w:sz w:val="22"/>
          <w:szCs w:val="22"/>
          <w:lang w:val="en-US"/>
        </w:rPr>
      </w:pPr>
      <w:del w:id="213" w:author="phuong vu" w:date="2018-12-01T22:26:00Z">
        <w:r w:rsidRPr="00920004" w:rsidDel="005B0DDB">
          <w:rPr>
            <w:noProof/>
          </w:rPr>
          <w:lastRenderedPageBreak/>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2"/>
        <w:tabs>
          <w:tab w:val="left" w:pos="880"/>
          <w:tab w:val="right" w:leader="dot" w:pos="8777"/>
        </w:tabs>
        <w:rPr>
          <w:del w:id="214" w:author="phuong vu" w:date="2018-12-01T22:26:00Z"/>
          <w:rFonts w:asciiTheme="minorHAnsi" w:eastAsiaTheme="minorEastAsia" w:hAnsiTheme="minorHAnsi" w:cstheme="minorBidi"/>
          <w:noProof/>
          <w:sz w:val="22"/>
          <w:szCs w:val="22"/>
          <w:lang w:val="en-US"/>
        </w:rPr>
      </w:pPr>
      <w:del w:id="21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pPr>
        <w:pStyle w:val="TOC1"/>
        <w:rPr>
          <w:del w:id="216" w:author="phuong vu" w:date="2018-12-01T22:26:00Z"/>
          <w:rFonts w:asciiTheme="minorHAnsi" w:eastAsiaTheme="minorEastAsia" w:hAnsiTheme="minorHAnsi" w:cstheme="minorBidi"/>
          <w:noProof/>
          <w:sz w:val="22"/>
          <w:szCs w:val="22"/>
          <w:lang w:val="en-US"/>
        </w:rPr>
      </w:pPr>
      <w:del w:id="217"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2"/>
        <w:tabs>
          <w:tab w:val="left" w:pos="660"/>
          <w:tab w:val="right" w:leader="dot" w:pos="8777"/>
        </w:tabs>
        <w:rPr>
          <w:del w:id="218" w:author="phuong vu" w:date="2018-12-01T22:26:00Z"/>
          <w:rFonts w:asciiTheme="minorHAnsi" w:eastAsiaTheme="minorEastAsia" w:hAnsiTheme="minorHAnsi" w:cstheme="minorBidi"/>
          <w:noProof/>
          <w:sz w:val="22"/>
          <w:szCs w:val="22"/>
          <w:lang w:val="en-US"/>
        </w:rPr>
      </w:pPr>
      <w:del w:id="219"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2"/>
        <w:tabs>
          <w:tab w:val="left" w:pos="660"/>
          <w:tab w:val="right" w:leader="dot" w:pos="8777"/>
        </w:tabs>
        <w:rPr>
          <w:del w:id="220" w:author="phuong vu" w:date="2018-12-01T22:26:00Z"/>
          <w:rFonts w:asciiTheme="minorHAnsi" w:eastAsiaTheme="minorEastAsia" w:hAnsiTheme="minorHAnsi" w:cstheme="minorBidi"/>
          <w:noProof/>
          <w:sz w:val="22"/>
          <w:szCs w:val="22"/>
          <w:lang w:val="en-US"/>
        </w:rPr>
      </w:pPr>
      <w:del w:id="221"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pPr>
        <w:pStyle w:val="TOC1"/>
        <w:rPr>
          <w:del w:id="222" w:author="phuong vu" w:date="2018-12-01T22:26:00Z"/>
          <w:rFonts w:asciiTheme="minorHAnsi" w:eastAsiaTheme="minorEastAsia" w:hAnsiTheme="minorHAnsi" w:cstheme="minorBidi"/>
          <w:noProof/>
          <w:sz w:val="22"/>
          <w:szCs w:val="22"/>
          <w:lang w:val="en-US"/>
        </w:rPr>
      </w:pPr>
      <w:del w:id="223" w:author="phuong vu" w:date="2018-12-01T22:26:00Z">
        <w:r w:rsidRPr="00920004" w:rsidDel="005B0DDB">
          <w:rPr>
            <w:noProof/>
          </w:rPr>
          <w:delText>TÀI LIỆU THAM KHẢO</w:delText>
        </w:r>
        <w:r w:rsidRPr="00920004" w:rsidDel="005B0DDB">
          <w:rPr>
            <w:noProof/>
          </w:rPr>
          <w:tab/>
          <w:delText>97</w:delText>
        </w:r>
      </w:del>
    </w:p>
    <w:p w14:paraId="203EEC5F" w14:textId="421E2BA7" w:rsidR="00D24C07" w:rsidRDefault="00EB1083">
      <w:pPr>
        <w:pStyle w:val="TOC1"/>
        <w:rPr>
          <w:ins w:id="224" w:author="phuong vu" w:date="2018-12-02T08:21:00Z"/>
          <w:rFonts w:asciiTheme="minorHAnsi" w:eastAsiaTheme="minorEastAsia" w:hAnsiTheme="minorHAnsi" w:cstheme="minorBidi"/>
          <w:noProof/>
          <w:sz w:val="22"/>
          <w:szCs w:val="22"/>
          <w:lang w:val="en-US"/>
        </w:rPr>
      </w:pPr>
      <w:del w:id="225" w:author="phuong vu" w:date="2018-12-02T08:19:00Z">
        <w:r w:rsidRPr="00CF739D" w:rsidDel="00D24C07">
          <w:fldChar w:fldCharType="end"/>
        </w:r>
      </w:del>
      <w:ins w:id="226" w:author="phuong vu" w:date="2018-12-02T08:21:00Z">
        <w:r w:rsidR="00D24C07">
          <w:fldChar w:fldCharType="begin"/>
        </w:r>
        <w:r w:rsidR="00D24C07">
          <w:instrText xml:space="preserve"> TOC \o "1-4" \u </w:instrText>
        </w:r>
      </w:ins>
      <w:r w:rsidR="00D24C07">
        <w:fldChar w:fldCharType="separate"/>
      </w:r>
      <w:ins w:id="227" w:author="phuong vu" w:date="2018-12-02T08:21:00Z">
        <w:r w:rsidR="00D24C07">
          <w:rPr>
            <w:noProof/>
          </w:rPr>
          <w:t>NHẬN XÉT CỦA GIÁO VIÊN PHẢN BIỆN</w:t>
        </w:r>
        <w:r w:rsidR="00D24C07">
          <w:rPr>
            <w:noProof/>
          </w:rPr>
          <w:tab/>
        </w:r>
        <w:r w:rsidR="00D24C07">
          <w:rPr>
            <w:noProof/>
          </w:rPr>
          <w:fldChar w:fldCharType="begin"/>
        </w:r>
        <w:r w:rsidR="00D24C07">
          <w:rPr>
            <w:noProof/>
          </w:rPr>
          <w:instrText xml:space="preserve"> PAGEREF _Toc531502200 \h </w:instrText>
        </w:r>
      </w:ins>
      <w:r w:rsidR="00D24C07">
        <w:rPr>
          <w:noProof/>
        </w:rPr>
      </w:r>
      <w:r w:rsidR="00D24C07">
        <w:rPr>
          <w:noProof/>
        </w:rPr>
        <w:fldChar w:fldCharType="separate"/>
      </w:r>
      <w:ins w:id="228" w:author="phuong vu" w:date="2018-12-02T08:21:00Z">
        <w:r w:rsidR="00D24C07">
          <w:rPr>
            <w:noProof/>
          </w:rPr>
          <w:t>iv</w:t>
        </w:r>
        <w:r w:rsidR="00D24C07">
          <w:rPr>
            <w:noProof/>
          </w:rPr>
          <w:fldChar w:fldCharType="end"/>
        </w:r>
      </w:ins>
    </w:p>
    <w:p w14:paraId="28FEAF83" w14:textId="69B7F43D" w:rsidR="00D24C07" w:rsidRDefault="00D24C07">
      <w:pPr>
        <w:pStyle w:val="TOC1"/>
        <w:rPr>
          <w:ins w:id="229" w:author="phuong vu" w:date="2018-12-02T08:21:00Z"/>
          <w:rFonts w:asciiTheme="minorHAnsi" w:eastAsiaTheme="minorEastAsia" w:hAnsiTheme="minorHAnsi" w:cstheme="minorBidi"/>
          <w:noProof/>
          <w:sz w:val="22"/>
          <w:szCs w:val="22"/>
          <w:lang w:val="en-US"/>
        </w:rPr>
      </w:pPr>
      <w:ins w:id="230" w:author="phuong vu" w:date="2018-12-02T08:21:00Z">
        <w:r w:rsidRPr="003827C1">
          <w:rPr>
            <w:rFonts w:eastAsia="Calibri"/>
            <w:noProof/>
          </w:rPr>
          <w:t>LỜI CẢM ƠN</w:t>
        </w:r>
        <w:r>
          <w:rPr>
            <w:noProof/>
          </w:rPr>
          <w:tab/>
        </w:r>
        <w:r>
          <w:rPr>
            <w:noProof/>
          </w:rPr>
          <w:fldChar w:fldCharType="begin"/>
        </w:r>
        <w:r>
          <w:rPr>
            <w:noProof/>
          </w:rPr>
          <w:instrText xml:space="preserve"> PAGEREF _Toc531502201 \h </w:instrText>
        </w:r>
      </w:ins>
      <w:r>
        <w:rPr>
          <w:noProof/>
        </w:rPr>
      </w:r>
      <w:r>
        <w:rPr>
          <w:noProof/>
        </w:rPr>
        <w:fldChar w:fldCharType="separate"/>
      </w:r>
      <w:ins w:id="231" w:author="phuong vu" w:date="2018-12-02T08:21:00Z">
        <w:r>
          <w:rPr>
            <w:noProof/>
          </w:rPr>
          <w:t>v</w:t>
        </w:r>
        <w:r>
          <w:rPr>
            <w:noProof/>
          </w:rPr>
          <w:fldChar w:fldCharType="end"/>
        </w:r>
      </w:ins>
    </w:p>
    <w:p w14:paraId="4D9FF481" w14:textId="4926FB52" w:rsidR="00D24C07" w:rsidRDefault="00D24C07">
      <w:pPr>
        <w:pStyle w:val="TOC1"/>
        <w:rPr>
          <w:ins w:id="232" w:author="phuong vu" w:date="2018-12-02T08:21:00Z"/>
          <w:rFonts w:asciiTheme="minorHAnsi" w:eastAsiaTheme="minorEastAsia" w:hAnsiTheme="minorHAnsi" w:cstheme="minorBidi"/>
          <w:noProof/>
          <w:sz w:val="22"/>
          <w:szCs w:val="22"/>
          <w:lang w:val="en-US"/>
        </w:rPr>
      </w:pPr>
      <w:ins w:id="233" w:author="phuong vu" w:date="2018-12-02T08:21:00Z">
        <w:r>
          <w:rPr>
            <w:noProof/>
          </w:rPr>
          <w:t>MỤC LỤC</w:t>
        </w:r>
        <w:r>
          <w:rPr>
            <w:noProof/>
          </w:rPr>
          <w:tab/>
        </w:r>
        <w:r>
          <w:rPr>
            <w:noProof/>
          </w:rPr>
          <w:fldChar w:fldCharType="begin"/>
        </w:r>
        <w:r>
          <w:rPr>
            <w:noProof/>
          </w:rPr>
          <w:instrText xml:space="preserve"> PAGEREF _Toc531502202 \h </w:instrText>
        </w:r>
      </w:ins>
      <w:r>
        <w:rPr>
          <w:noProof/>
        </w:rPr>
      </w:r>
      <w:r>
        <w:rPr>
          <w:noProof/>
        </w:rPr>
        <w:fldChar w:fldCharType="separate"/>
      </w:r>
      <w:ins w:id="234" w:author="phuong vu" w:date="2018-12-02T08:21:00Z">
        <w:r>
          <w:rPr>
            <w:noProof/>
          </w:rPr>
          <w:t>i</w:t>
        </w:r>
        <w:r>
          <w:rPr>
            <w:noProof/>
          </w:rPr>
          <w:fldChar w:fldCharType="end"/>
        </w:r>
      </w:ins>
    </w:p>
    <w:p w14:paraId="0C73D062" w14:textId="0D20CB82" w:rsidR="00D24C07" w:rsidRDefault="00D24C07">
      <w:pPr>
        <w:pStyle w:val="TOC1"/>
        <w:rPr>
          <w:ins w:id="235" w:author="phuong vu" w:date="2018-12-02T08:21:00Z"/>
          <w:rFonts w:asciiTheme="minorHAnsi" w:eastAsiaTheme="minorEastAsia" w:hAnsiTheme="minorHAnsi" w:cstheme="minorBidi"/>
          <w:noProof/>
          <w:sz w:val="22"/>
          <w:szCs w:val="22"/>
          <w:lang w:val="en-US"/>
        </w:rPr>
      </w:pPr>
      <w:ins w:id="236" w:author="phuong vu" w:date="2018-12-02T08:21:00Z">
        <w:r>
          <w:rPr>
            <w:noProof/>
          </w:rPr>
          <w:t>KÍ HIỆU VÀ VIẾT TẮT</w:t>
        </w:r>
        <w:r>
          <w:rPr>
            <w:noProof/>
          </w:rPr>
          <w:tab/>
        </w:r>
        <w:r>
          <w:rPr>
            <w:noProof/>
          </w:rPr>
          <w:fldChar w:fldCharType="begin"/>
        </w:r>
        <w:r>
          <w:rPr>
            <w:noProof/>
          </w:rPr>
          <w:instrText xml:space="preserve"> PAGEREF _Toc531502203 \h </w:instrText>
        </w:r>
      </w:ins>
      <w:r>
        <w:rPr>
          <w:noProof/>
        </w:rPr>
      </w:r>
      <w:r>
        <w:rPr>
          <w:noProof/>
        </w:rPr>
        <w:fldChar w:fldCharType="separate"/>
      </w:r>
      <w:ins w:id="237" w:author="phuong vu" w:date="2018-12-02T08:21:00Z">
        <w:r>
          <w:rPr>
            <w:noProof/>
          </w:rPr>
          <w:t>v</w:t>
        </w:r>
        <w:r>
          <w:rPr>
            <w:noProof/>
          </w:rPr>
          <w:fldChar w:fldCharType="end"/>
        </w:r>
      </w:ins>
    </w:p>
    <w:p w14:paraId="520DF912" w14:textId="25A02BAF" w:rsidR="00D24C07" w:rsidRDefault="00D24C07">
      <w:pPr>
        <w:pStyle w:val="TOC1"/>
        <w:rPr>
          <w:ins w:id="238" w:author="phuong vu" w:date="2018-12-02T08:21:00Z"/>
          <w:rFonts w:asciiTheme="minorHAnsi" w:eastAsiaTheme="minorEastAsia" w:hAnsiTheme="minorHAnsi" w:cstheme="minorBidi"/>
          <w:noProof/>
          <w:sz w:val="22"/>
          <w:szCs w:val="22"/>
          <w:lang w:val="en-US"/>
        </w:rPr>
      </w:pPr>
      <w:ins w:id="239" w:author="phuong vu" w:date="2018-12-02T08:21:00Z">
        <w:r>
          <w:rPr>
            <w:noProof/>
          </w:rPr>
          <w:t>DANH MỤC HÌNH</w:t>
        </w:r>
        <w:r>
          <w:rPr>
            <w:noProof/>
          </w:rPr>
          <w:tab/>
        </w:r>
        <w:r>
          <w:rPr>
            <w:noProof/>
          </w:rPr>
          <w:fldChar w:fldCharType="begin"/>
        </w:r>
        <w:r>
          <w:rPr>
            <w:noProof/>
          </w:rPr>
          <w:instrText xml:space="preserve"> PAGEREF _Toc531502204 \h </w:instrText>
        </w:r>
      </w:ins>
      <w:r>
        <w:rPr>
          <w:noProof/>
        </w:rPr>
      </w:r>
      <w:r>
        <w:rPr>
          <w:noProof/>
        </w:rPr>
        <w:fldChar w:fldCharType="separate"/>
      </w:r>
      <w:ins w:id="240" w:author="phuong vu" w:date="2018-12-02T08:21:00Z">
        <w:r>
          <w:rPr>
            <w:noProof/>
          </w:rPr>
          <w:t>vi</w:t>
        </w:r>
        <w:r>
          <w:rPr>
            <w:noProof/>
          </w:rPr>
          <w:fldChar w:fldCharType="end"/>
        </w:r>
      </w:ins>
    </w:p>
    <w:p w14:paraId="7D190D97" w14:textId="276D0975" w:rsidR="00D24C07" w:rsidRDefault="00D24C07">
      <w:pPr>
        <w:pStyle w:val="TOC1"/>
        <w:rPr>
          <w:ins w:id="241" w:author="phuong vu" w:date="2018-12-02T08:21:00Z"/>
          <w:rFonts w:asciiTheme="minorHAnsi" w:eastAsiaTheme="minorEastAsia" w:hAnsiTheme="minorHAnsi" w:cstheme="minorBidi"/>
          <w:noProof/>
          <w:sz w:val="22"/>
          <w:szCs w:val="22"/>
          <w:lang w:val="en-US"/>
        </w:rPr>
      </w:pPr>
      <w:ins w:id="242" w:author="phuong vu" w:date="2018-12-02T08:21:00Z">
        <w:r>
          <w:rPr>
            <w:noProof/>
          </w:rPr>
          <w:t>DANH MỤC BẢNG</w:t>
        </w:r>
        <w:r>
          <w:rPr>
            <w:noProof/>
          </w:rPr>
          <w:tab/>
        </w:r>
        <w:r>
          <w:rPr>
            <w:noProof/>
          </w:rPr>
          <w:fldChar w:fldCharType="begin"/>
        </w:r>
        <w:r>
          <w:rPr>
            <w:noProof/>
          </w:rPr>
          <w:instrText xml:space="preserve"> PAGEREF _Toc531502205 \h </w:instrText>
        </w:r>
      </w:ins>
      <w:r>
        <w:rPr>
          <w:noProof/>
        </w:rPr>
      </w:r>
      <w:r>
        <w:rPr>
          <w:noProof/>
        </w:rPr>
        <w:fldChar w:fldCharType="separate"/>
      </w:r>
      <w:ins w:id="243" w:author="phuong vu" w:date="2018-12-02T08:21:00Z">
        <w:r>
          <w:rPr>
            <w:noProof/>
          </w:rPr>
          <w:t>viii</w:t>
        </w:r>
        <w:r>
          <w:rPr>
            <w:noProof/>
          </w:rPr>
          <w:fldChar w:fldCharType="end"/>
        </w:r>
      </w:ins>
    </w:p>
    <w:p w14:paraId="452B42D4" w14:textId="727B6ECB" w:rsidR="00D24C07" w:rsidRDefault="00D24C07">
      <w:pPr>
        <w:pStyle w:val="TOC1"/>
        <w:rPr>
          <w:ins w:id="244" w:author="phuong vu" w:date="2018-12-02T08:21:00Z"/>
          <w:rFonts w:asciiTheme="minorHAnsi" w:eastAsiaTheme="minorEastAsia" w:hAnsiTheme="minorHAnsi" w:cstheme="minorBidi"/>
          <w:noProof/>
          <w:sz w:val="22"/>
          <w:szCs w:val="22"/>
          <w:lang w:val="en-US"/>
        </w:rPr>
      </w:pPr>
      <w:ins w:id="245" w:author="phuong vu" w:date="2018-12-02T08:21:00Z">
        <w:r>
          <w:rPr>
            <w:noProof/>
          </w:rPr>
          <w:t>TÓM TẮT</w:t>
        </w:r>
        <w:r>
          <w:rPr>
            <w:noProof/>
          </w:rPr>
          <w:tab/>
        </w:r>
        <w:r>
          <w:rPr>
            <w:noProof/>
          </w:rPr>
          <w:fldChar w:fldCharType="begin"/>
        </w:r>
        <w:r>
          <w:rPr>
            <w:noProof/>
          </w:rPr>
          <w:instrText xml:space="preserve"> PAGEREF _Toc531502206 \h </w:instrText>
        </w:r>
      </w:ins>
      <w:r>
        <w:rPr>
          <w:noProof/>
        </w:rPr>
      </w:r>
      <w:r>
        <w:rPr>
          <w:noProof/>
        </w:rPr>
        <w:fldChar w:fldCharType="separate"/>
      </w:r>
      <w:ins w:id="246" w:author="phuong vu" w:date="2018-12-02T08:21:00Z">
        <w:r>
          <w:rPr>
            <w:noProof/>
          </w:rPr>
          <w:t>xi</w:t>
        </w:r>
        <w:r>
          <w:rPr>
            <w:noProof/>
          </w:rPr>
          <w:fldChar w:fldCharType="end"/>
        </w:r>
      </w:ins>
    </w:p>
    <w:p w14:paraId="27AFAB4A" w14:textId="30833B9F" w:rsidR="00D24C07" w:rsidRDefault="00D24C07">
      <w:pPr>
        <w:pStyle w:val="TOC1"/>
        <w:rPr>
          <w:ins w:id="247" w:author="phuong vu" w:date="2018-12-02T08:21:00Z"/>
          <w:rFonts w:asciiTheme="minorHAnsi" w:eastAsiaTheme="minorEastAsia" w:hAnsiTheme="minorHAnsi" w:cstheme="minorBidi"/>
          <w:noProof/>
          <w:sz w:val="22"/>
          <w:szCs w:val="22"/>
          <w:lang w:val="en-US"/>
        </w:rPr>
      </w:pPr>
      <w:ins w:id="248" w:author="phuong vu" w:date="2018-12-02T08:21:00Z">
        <w:r>
          <w:rPr>
            <w:noProof/>
          </w:rPr>
          <w:t>ABSTRACT</w:t>
        </w:r>
        <w:r>
          <w:rPr>
            <w:noProof/>
          </w:rPr>
          <w:tab/>
        </w:r>
        <w:r>
          <w:rPr>
            <w:noProof/>
          </w:rPr>
          <w:fldChar w:fldCharType="begin"/>
        </w:r>
        <w:r>
          <w:rPr>
            <w:noProof/>
          </w:rPr>
          <w:instrText xml:space="preserve"> PAGEREF _Toc531502207 \h </w:instrText>
        </w:r>
      </w:ins>
      <w:r>
        <w:rPr>
          <w:noProof/>
        </w:rPr>
      </w:r>
      <w:r>
        <w:rPr>
          <w:noProof/>
        </w:rPr>
        <w:fldChar w:fldCharType="separate"/>
      </w:r>
      <w:ins w:id="249" w:author="phuong vu" w:date="2018-12-02T08:21:00Z">
        <w:r>
          <w:rPr>
            <w:noProof/>
          </w:rPr>
          <w:t>xii</w:t>
        </w:r>
        <w:r>
          <w:rPr>
            <w:noProof/>
          </w:rPr>
          <w:fldChar w:fldCharType="end"/>
        </w:r>
      </w:ins>
    </w:p>
    <w:p w14:paraId="194AFB6B" w14:textId="4A3BAF36" w:rsidR="00D24C07" w:rsidRDefault="00D24C07">
      <w:pPr>
        <w:pStyle w:val="TOC1"/>
        <w:rPr>
          <w:ins w:id="250" w:author="phuong vu" w:date="2018-12-02T08:21:00Z"/>
          <w:rFonts w:asciiTheme="minorHAnsi" w:eastAsiaTheme="minorEastAsia" w:hAnsiTheme="minorHAnsi" w:cstheme="minorBidi"/>
          <w:noProof/>
          <w:sz w:val="22"/>
          <w:szCs w:val="22"/>
          <w:lang w:val="en-US"/>
        </w:rPr>
      </w:pPr>
      <w:ins w:id="251" w:author="phuong vu" w:date="2018-12-02T08:21:00Z">
        <w:r w:rsidRPr="003827C1">
          <w:rPr>
            <w:noProof/>
          </w:rPr>
          <w:t>PHẦN GIỚI THIỆU</w:t>
        </w:r>
        <w:r>
          <w:rPr>
            <w:noProof/>
          </w:rPr>
          <w:tab/>
        </w:r>
        <w:r>
          <w:rPr>
            <w:noProof/>
          </w:rPr>
          <w:fldChar w:fldCharType="begin"/>
        </w:r>
        <w:r>
          <w:rPr>
            <w:noProof/>
          </w:rPr>
          <w:instrText xml:space="preserve"> PAGEREF _Toc531502208 \h </w:instrText>
        </w:r>
      </w:ins>
      <w:r>
        <w:rPr>
          <w:noProof/>
        </w:rPr>
      </w:r>
      <w:r>
        <w:rPr>
          <w:noProof/>
        </w:rPr>
        <w:fldChar w:fldCharType="separate"/>
      </w:r>
      <w:ins w:id="252" w:author="phuong vu" w:date="2018-12-02T08:21:00Z">
        <w:r>
          <w:rPr>
            <w:noProof/>
          </w:rPr>
          <w:t>1</w:t>
        </w:r>
        <w:r>
          <w:rPr>
            <w:noProof/>
          </w:rPr>
          <w:fldChar w:fldCharType="end"/>
        </w:r>
      </w:ins>
    </w:p>
    <w:p w14:paraId="6C9C00EC" w14:textId="68CDD9F6" w:rsidR="00D24C07" w:rsidRDefault="00D24C07">
      <w:pPr>
        <w:pStyle w:val="TOC2"/>
        <w:tabs>
          <w:tab w:val="left" w:pos="660"/>
          <w:tab w:val="right" w:leader="dot" w:pos="8777"/>
        </w:tabs>
        <w:rPr>
          <w:ins w:id="253" w:author="phuong vu" w:date="2018-12-02T08:21:00Z"/>
          <w:rFonts w:asciiTheme="minorHAnsi" w:eastAsiaTheme="minorEastAsia" w:hAnsiTheme="minorHAnsi" w:cstheme="minorBidi"/>
          <w:noProof/>
          <w:sz w:val="22"/>
          <w:szCs w:val="22"/>
          <w:lang w:val="en-US"/>
        </w:rPr>
      </w:pPr>
      <w:ins w:id="254" w:author="phuong vu" w:date="2018-12-02T08:21:00Z">
        <w:r w:rsidRPr="003827C1">
          <w:rPr>
            <w:noProof/>
            <w:lang w:val="en-US"/>
          </w:rPr>
          <w:t>1.</w:t>
        </w:r>
        <w:r>
          <w:rPr>
            <w:rFonts w:asciiTheme="minorHAnsi" w:eastAsiaTheme="minorEastAsia" w:hAnsiTheme="minorHAnsi" w:cstheme="minorBidi"/>
            <w:noProof/>
            <w:sz w:val="22"/>
            <w:szCs w:val="22"/>
            <w:lang w:val="en-US"/>
          </w:rPr>
          <w:tab/>
        </w:r>
        <w:r w:rsidRPr="003827C1">
          <w:rPr>
            <w:noProof/>
            <w:lang w:val="en-US"/>
          </w:rPr>
          <w:t>Đặt vấn đề</w:t>
        </w:r>
        <w:r>
          <w:rPr>
            <w:noProof/>
          </w:rPr>
          <w:tab/>
        </w:r>
        <w:r>
          <w:rPr>
            <w:noProof/>
          </w:rPr>
          <w:fldChar w:fldCharType="begin"/>
        </w:r>
        <w:r>
          <w:rPr>
            <w:noProof/>
          </w:rPr>
          <w:instrText xml:space="preserve"> PAGEREF _Toc531502209 \h </w:instrText>
        </w:r>
      </w:ins>
      <w:r>
        <w:rPr>
          <w:noProof/>
        </w:rPr>
      </w:r>
      <w:r>
        <w:rPr>
          <w:noProof/>
        </w:rPr>
        <w:fldChar w:fldCharType="separate"/>
      </w:r>
      <w:ins w:id="255" w:author="phuong vu" w:date="2018-12-02T08:21:00Z">
        <w:r>
          <w:rPr>
            <w:noProof/>
          </w:rPr>
          <w:t>1</w:t>
        </w:r>
        <w:r>
          <w:rPr>
            <w:noProof/>
          </w:rPr>
          <w:fldChar w:fldCharType="end"/>
        </w:r>
      </w:ins>
    </w:p>
    <w:p w14:paraId="37DC61C2" w14:textId="733B94DF" w:rsidR="00D24C07" w:rsidRDefault="00D24C07">
      <w:pPr>
        <w:pStyle w:val="TOC2"/>
        <w:tabs>
          <w:tab w:val="left" w:pos="660"/>
          <w:tab w:val="right" w:leader="dot" w:pos="8777"/>
        </w:tabs>
        <w:rPr>
          <w:ins w:id="256" w:author="phuong vu" w:date="2018-12-02T08:21:00Z"/>
          <w:rFonts w:asciiTheme="minorHAnsi" w:eastAsiaTheme="minorEastAsia" w:hAnsiTheme="minorHAnsi" w:cstheme="minorBidi"/>
          <w:noProof/>
          <w:sz w:val="22"/>
          <w:szCs w:val="22"/>
          <w:lang w:val="en-US"/>
        </w:rPr>
      </w:pPr>
      <w:ins w:id="257" w:author="phuong vu" w:date="2018-12-02T08:21:00Z">
        <w:r w:rsidRPr="003827C1">
          <w:rPr>
            <w:noProof/>
            <w:lang w:val="en-US"/>
          </w:rPr>
          <w:t>2.</w:t>
        </w:r>
        <w:r>
          <w:rPr>
            <w:rFonts w:asciiTheme="minorHAnsi" w:eastAsiaTheme="minorEastAsia" w:hAnsiTheme="minorHAnsi" w:cstheme="minorBidi"/>
            <w:noProof/>
            <w:sz w:val="22"/>
            <w:szCs w:val="22"/>
            <w:lang w:val="en-US"/>
          </w:rPr>
          <w:tab/>
        </w:r>
        <w:r w:rsidRPr="003827C1">
          <w:rPr>
            <w:noProof/>
            <w:lang w:val="en-US"/>
          </w:rPr>
          <w:t>Lịch sử giải quyết vấn đề</w:t>
        </w:r>
        <w:r>
          <w:rPr>
            <w:noProof/>
          </w:rPr>
          <w:tab/>
        </w:r>
        <w:r>
          <w:rPr>
            <w:noProof/>
          </w:rPr>
          <w:fldChar w:fldCharType="begin"/>
        </w:r>
        <w:r>
          <w:rPr>
            <w:noProof/>
          </w:rPr>
          <w:instrText xml:space="preserve"> PAGEREF _Toc531502210 \h </w:instrText>
        </w:r>
      </w:ins>
      <w:r>
        <w:rPr>
          <w:noProof/>
        </w:rPr>
      </w:r>
      <w:r>
        <w:rPr>
          <w:noProof/>
        </w:rPr>
        <w:fldChar w:fldCharType="separate"/>
      </w:r>
      <w:ins w:id="258" w:author="phuong vu" w:date="2018-12-02T08:21:00Z">
        <w:r>
          <w:rPr>
            <w:noProof/>
          </w:rPr>
          <w:t>1</w:t>
        </w:r>
        <w:r>
          <w:rPr>
            <w:noProof/>
          </w:rPr>
          <w:fldChar w:fldCharType="end"/>
        </w:r>
      </w:ins>
    </w:p>
    <w:p w14:paraId="1C9F2B6B" w14:textId="7136DBDF" w:rsidR="00D24C07" w:rsidRDefault="00D24C07">
      <w:pPr>
        <w:pStyle w:val="TOC2"/>
        <w:tabs>
          <w:tab w:val="left" w:pos="660"/>
          <w:tab w:val="right" w:leader="dot" w:pos="8777"/>
        </w:tabs>
        <w:rPr>
          <w:ins w:id="259" w:author="phuong vu" w:date="2018-12-02T08:21:00Z"/>
          <w:rFonts w:asciiTheme="minorHAnsi" w:eastAsiaTheme="minorEastAsia" w:hAnsiTheme="minorHAnsi" w:cstheme="minorBidi"/>
          <w:noProof/>
          <w:sz w:val="22"/>
          <w:szCs w:val="22"/>
          <w:lang w:val="en-US"/>
        </w:rPr>
      </w:pPr>
      <w:ins w:id="260" w:author="phuong vu" w:date="2018-12-02T08:21: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_Toc531502213 \h </w:instrText>
        </w:r>
      </w:ins>
      <w:r>
        <w:rPr>
          <w:noProof/>
        </w:rPr>
      </w:r>
      <w:r>
        <w:rPr>
          <w:noProof/>
        </w:rPr>
        <w:fldChar w:fldCharType="separate"/>
      </w:r>
      <w:ins w:id="261" w:author="phuong vu" w:date="2018-12-02T08:21:00Z">
        <w:r>
          <w:rPr>
            <w:noProof/>
          </w:rPr>
          <w:t>2</w:t>
        </w:r>
        <w:r>
          <w:rPr>
            <w:noProof/>
          </w:rPr>
          <w:fldChar w:fldCharType="end"/>
        </w:r>
      </w:ins>
    </w:p>
    <w:p w14:paraId="2151567B" w14:textId="3549E105" w:rsidR="00D24C07" w:rsidRDefault="00D24C07">
      <w:pPr>
        <w:pStyle w:val="TOC2"/>
        <w:tabs>
          <w:tab w:val="left" w:pos="660"/>
          <w:tab w:val="right" w:leader="dot" w:pos="8777"/>
        </w:tabs>
        <w:rPr>
          <w:ins w:id="262" w:author="phuong vu" w:date="2018-12-02T08:21:00Z"/>
          <w:rFonts w:asciiTheme="minorHAnsi" w:eastAsiaTheme="minorEastAsia" w:hAnsiTheme="minorHAnsi" w:cstheme="minorBidi"/>
          <w:noProof/>
          <w:sz w:val="22"/>
          <w:szCs w:val="22"/>
          <w:lang w:val="en-US"/>
        </w:rPr>
      </w:pPr>
      <w:ins w:id="263" w:author="phuong vu" w:date="2018-12-02T08:21:00Z">
        <w:r>
          <w:rPr>
            <w:noProof/>
          </w:rPr>
          <w:t>4.</w:t>
        </w:r>
        <w:r>
          <w:rPr>
            <w:rFonts w:asciiTheme="minorHAnsi" w:eastAsiaTheme="minorEastAsia" w:hAnsiTheme="minorHAnsi" w:cstheme="minorBidi"/>
            <w:noProof/>
            <w:sz w:val="22"/>
            <w:szCs w:val="22"/>
            <w:lang w:val="en-US"/>
          </w:rPr>
          <w:tab/>
        </w:r>
        <w:r w:rsidRPr="003827C1">
          <w:rPr>
            <w:noProof/>
          </w:rPr>
          <w:t xml:space="preserve">Mục tiêu </w:t>
        </w:r>
        <w:r w:rsidRPr="003827C1">
          <w:rPr>
            <w:noProof/>
            <w:lang w:val="en-US"/>
          </w:rPr>
          <w:t>đề tài</w:t>
        </w:r>
        <w:r>
          <w:rPr>
            <w:noProof/>
          </w:rPr>
          <w:tab/>
        </w:r>
        <w:r>
          <w:rPr>
            <w:noProof/>
          </w:rPr>
          <w:fldChar w:fldCharType="begin"/>
        </w:r>
        <w:r>
          <w:rPr>
            <w:noProof/>
          </w:rPr>
          <w:instrText xml:space="preserve"> PAGEREF _Toc531502214 \h </w:instrText>
        </w:r>
      </w:ins>
      <w:r>
        <w:rPr>
          <w:noProof/>
        </w:rPr>
      </w:r>
      <w:r>
        <w:rPr>
          <w:noProof/>
        </w:rPr>
        <w:fldChar w:fldCharType="separate"/>
      </w:r>
      <w:ins w:id="264" w:author="phuong vu" w:date="2018-12-02T08:21:00Z">
        <w:r>
          <w:rPr>
            <w:noProof/>
          </w:rPr>
          <w:t>2</w:t>
        </w:r>
        <w:r>
          <w:rPr>
            <w:noProof/>
          </w:rPr>
          <w:fldChar w:fldCharType="end"/>
        </w:r>
      </w:ins>
    </w:p>
    <w:p w14:paraId="486F5F69" w14:textId="74D07E5D" w:rsidR="00D24C07" w:rsidRDefault="00D24C07">
      <w:pPr>
        <w:pStyle w:val="TOC2"/>
        <w:tabs>
          <w:tab w:val="left" w:pos="660"/>
          <w:tab w:val="right" w:leader="dot" w:pos="8777"/>
        </w:tabs>
        <w:rPr>
          <w:ins w:id="265" w:author="phuong vu" w:date="2018-12-02T08:21:00Z"/>
          <w:rFonts w:asciiTheme="minorHAnsi" w:eastAsiaTheme="minorEastAsia" w:hAnsiTheme="minorHAnsi" w:cstheme="minorBidi"/>
          <w:noProof/>
          <w:sz w:val="22"/>
          <w:szCs w:val="22"/>
          <w:lang w:val="en-US"/>
        </w:rPr>
      </w:pPr>
      <w:ins w:id="266" w:author="phuong vu" w:date="2018-12-02T08:21:00Z">
        <w:r>
          <w:rPr>
            <w:noProof/>
          </w:rPr>
          <w:t>5.</w:t>
        </w:r>
        <w:r>
          <w:rPr>
            <w:rFonts w:asciiTheme="minorHAnsi" w:eastAsiaTheme="minorEastAsia" w:hAnsiTheme="minorHAnsi" w:cstheme="minorBidi"/>
            <w:noProof/>
            <w:sz w:val="22"/>
            <w:szCs w:val="22"/>
            <w:lang w:val="en-US"/>
          </w:rPr>
          <w:tab/>
        </w:r>
        <w:r w:rsidRPr="003827C1">
          <w:rPr>
            <w:noProof/>
          </w:rPr>
          <w:t>Đối tượng nghiên cứu</w:t>
        </w:r>
        <w:r>
          <w:rPr>
            <w:noProof/>
          </w:rPr>
          <w:tab/>
        </w:r>
        <w:r>
          <w:rPr>
            <w:noProof/>
          </w:rPr>
          <w:fldChar w:fldCharType="begin"/>
        </w:r>
        <w:r>
          <w:rPr>
            <w:noProof/>
          </w:rPr>
          <w:instrText xml:space="preserve"> PAGEREF _Toc531502215 \h </w:instrText>
        </w:r>
      </w:ins>
      <w:r>
        <w:rPr>
          <w:noProof/>
        </w:rPr>
      </w:r>
      <w:r>
        <w:rPr>
          <w:noProof/>
        </w:rPr>
        <w:fldChar w:fldCharType="separate"/>
      </w:r>
      <w:ins w:id="267" w:author="phuong vu" w:date="2018-12-02T08:21:00Z">
        <w:r>
          <w:rPr>
            <w:noProof/>
          </w:rPr>
          <w:t>3</w:t>
        </w:r>
        <w:r>
          <w:rPr>
            <w:noProof/>
          </w:rPr>
          <w:fldChar w:fldCharType="end"/>
        </w:r>
      </w:ins>
    </w:p>
    <w:p w14:paraId="73AC17DB" w14:textId="6976291E" w:rsidR="00D24C07" w:rsidRDefault="00D24C07">
      <w:pPr>
        <w:pStyle w:val="TOC2"/>
        <w:tabs>
          <w:tab w:val="left" w:pos="660"/>
          <w:tab w:val="right" w:leader="dot" w:pos="8777"/>
        </w:tabs>
        <w:rPr>
          <w:ins w:id="268" w:author="phuong vu" w:date="2018-12-02T08:21:00Z"/>
          <w:rFonts w:asciiTheme="minorHAnsi" w:eastAsiaTheme="minorEastAsia" w:hAnsiTheme="minorHAnsi" w:cstheme="minorBidi"/>
          <w:noProof/>
          <w:sz w:val="22"/>
          <w:szCs w:val="22"/>
          <w:lang w:val="en-US"/>
        </w:rPr>
      </w:pPr>
      <w:ins w:id="269" w:author="phuong vu" w:date="2018-12-02T08:21:00Z">
        <w:r w:rsidRPr="003827C1">
          <w:rPr>
            <w:noProof/>
          </w:rPr>
          <w:t>6.</w:t>
        </w:r>
        <w:r>
          <w:rPr>
            <w:rFonts w:asciiTheme="minorHAnsi" w:eastAsiaTheme="minorEastAsia" w:hAnsiTheme="minorHAnsi" w:cstheme="minorBidi"/>
            <w:noProof/>
            <w:sz w:val="22"/>
            <w:szCs w:val="22"/>
            <w:lang w:val="en-US"/>
          </w:rPr>
          <w:tab/>
        </w:r>
        <w:r w:rsidRPr="003827C1">
          <w:rPr>
            <w:noProof/>
          </w:rPr>
          <w:t>Phạm vi nghiên cứu</w:t>
        </w:r>
        <w:r>
          <w:rPr>
            <w:noProof/>
          </w:rPr>
          <w:tab/>
        </w:r>
        <w:r>
          <w:rPr>
            <w:noProof/>
          </w:rPr>
          <w:fldChar w:fldCharType="begin"/>
        </w:r>
        <w:r>
          <w:rPr>
            <w:noProof/>
          </w:rPr>
          <w:instrText xml:space="preserve"> PAGEREF _Toc531502216 \h </w:instrText>
        </w:r>
      </w:ins>
      <w:r>
        <w:rPr>
          <w:noProof/>
        </w:rPr>
      </w:r>
      <w:r>
        <w:rPr>
          <w:noProof/>
        </w:rPr>
        <w:fldChar w:fldCharType="separate"/>
      </w:r>
      <w:ins w:id="270" w:author="phuong vu" w:date="2018-12-02T08:21:00Z">
        <w:r>
          <w:rPr>
            <w:noProof/>
          </w:rPr>
          <w:t>3</w:t>
        </w:r>
        <w:r>
          <w:rPr>
            <w:noProof/>
          </w:rPr>
          <w:fldChar w:fldCharType="end"/>
        </w:r>
      </w:ins>
    </w:p>
    <w:p w14:paraId="2C1C2F29" w14:textId="0A5B7928" w:rsidR="00D24C07" w:rsidRDefault="00D24C07">
      <w:pPr>
        <w:pStyle w:val="TOC2"/>
        <w:tabs>
          <w:tab w:val="left" w:pos="660"/>
          <w:tab w:val="right" w:leader="dot" w:pos="8777"/>
        </w:tabs>
        <w:rPr>
          <w:ins w:id="271" w:author="phuong vu" w:date="2018-12-02T08:21:00Z"/>
          <w:rFonts w:asciiTheme="minorHAnsi" w:eastAsiaTheme="minorEastAsia" w:hAnsiTheme="minorHAnsi" w:cstheme="minorBidi"/>
          <w:noProof/>
          <w:sz w:val="22"/>
          <w:szCs w:val="22"/>
          <w:lang w:val="en-US"/>
        </w:rPr>
      </w:pPr>
      <w:ins w:id="272" w:author="phuong vu" w:date="2018-12-02T08:21:00Z">
        <w:r w:rsidRPr="003827C1">
          <w:rPr>
            <w:noProof/>
            <w:lang w:val="en-US"/>
          </w:rPr>
          <w:t>7.</w:t>
        </w:r>
        <w:r>
          <w:rPr>
            <w:rFonts w:asciiTheme="minorHAnsi" w:eastAsiaTheme="minorEastAsia" w:hAnsiTheme="minorHAnsi" w:cstheme="minorBidi"/>
            <w:noProof/>
            <w:sz w:val="22"/>
            <w:szCs w:val="22"/>
            <w:lang w:val="en-US"/>
          </w:rPr>
          <w:tab/>
        </w:r>
        <w:r w:rsidRPr="003827C1">
          <w:rPr>
            <w:noProof/>
            <w:lang w:val="en-US"/>
          </w:rPr>
          <w:t>Phương pháp nghiên cứu</w:t>
        </w:r>
        <w:r>
          <w:rPr>
            <w:noProof/>
          </w:rPr>
          <w:tab/>
        </w:r>
        <w:r>
          <w:rPr>
            <w:noProof/>
          </w:rPr>
          <w:fldChar w:fldCharType="begin"/>
        </w:r>
        <w:r>
          <w:rPr>
            <w:noProof/>
          </w:rPr>
          <w:instrText xml:space="preserve"> PAGEREF _Toc531502217 \h </w:instrText>
        </w:r>
      </w:ins>
      <w:r>
        <w:rPr>
          <w:noProof/>
        </w:rPr>
      </w:r>
      <w:r>
        <w:rPr>
          <w:noProof/>
        </w:rPr>
        <w:fldChar w:fldCharType="separate"/>
      </w:r>
      <w:ins w:id="273" w:author="phuong vu" w:date="2018-12-02T08:21:00Z">
        <w:r>
          <w:rPr>
            <w:noProof/>
          </w:rPr>
          <w:t>3</w:t>
        </w:r>
        <w:r>
          <w:rPr>
            <w:noProof/>
          </w:rPr>
          <w:fldChar w:fldCharType="end"/>
        </w:r>
      </w:ins>
    </w:p>
    <w:p w14:paraId="504A0273" w14:textId="316ABB4A" w:rsidR="00D24C07" w:rsidRDefault="00D24C07">
      <w:pPr>
        <w:pStyle w:val="TOC2"/>
        <w:tabs>
          <w:tab w:val="left" w:pos="660"/>
          <w:tab w:val="right" w:leader="dot" w:pos="8777"/>
        </w:tabs>
        <w:rPr>
          <w:ins w:id="274" w:author="phuong vu" w:date="2018-12-02T08:21:00Z"/>
          <w:rFonts w:asciiTheme="minorHAnsi" w:eastAsiaTheme="minorEastAsia" w:hAnsiTheme="minorHAnsi" w:cstheme="minorBidi"/>
          <w:noProof/>
          <w:sz w:val="22"/>
          <w:szCs w:val="22"/>
          <w:lang w:val="en-US"/>
        </w:rPr>
      </w:pPr>
      <w:ins w:id="275" w:author="phuong vu" w:date="2018-12-02T08:21:00Z">
        <w:r w:rsidRPr="003827C1">
          <w:rPr>
            <w:noProof/>
            <w:lang w:val="en-US"/>
          </w:rPr>
          <w:t>8.</w:t>
        </w:r>
        <w:r>
          <w:rPr>
            <w:rFonts w:asciiTheme="minorHAnsi" w:eastAsiaTheme="minorEastAsia" w:hAnsiTheme="minorHAnsi" w:cstheme="minorBidi"/>
            <w:noProof/>
            <w:sz w:val="22"/>
            <w:szCs w:val="22"/>
            <w:lang w:val="en-US"/>
          </w:rPr>
          <w:tab/>
        </w:r>
        <w:r w:rsidRPr="003827C1">
          <w:rPr>
            <w:noProof/>
            <w:lang w:val="en-US"/>
          </w:rPr>
          <w:t>Nội dung nghiên cứu</w:t>
        </w:r>
        <w:r>
          <w:rPr>
            <w:noProof/>
          </w:rPr>
          <w:tab/>
        </w:r>
        <w:r>
          <w:rPr>
            <w:noProof/>
          </w:rPr>
          <w:fldChar w:fldCharType="begin"/>
        </w:r>
        <w:r>
          <w:rPr>
            <w:noProof/>
          </w:rPr>
          <w:instrText xml:space="preserve"> PAGEREF _Toc531502218 \h </w:instrText>
        </w:r>
      </w:ins>
      <w:r>
        <w:rPr>
          <w:noProof/>
        </w:rPr>
      </w:r>
      <w:r>
        <w:rPr>
          <w:noProof/>
        </w:rPr>
        <w:fldChar w:fldCharType="separate"/>
      </w:r>
      <w:ins w:id="276" w:author="phuong vu" w:date="2018-12-02T08:21:00Z">
        <w:r>
          <w:rPr>
            <w:noProof/>
          </w:rPr>
          <w:t>4</w:t>
        </w:r>
        <w:r>
          <w:rPr>
            <w:noProof/>
          </w:rPr>
          <w:fldChar w:fldCharType="end"/>
        </w:r>
      </w:ins>
    </w:p>
    <w:p w14:paraId="424CC55A" w14:textId="7C103FB9" w:rsidR="00D24C07" w:rsidRDefault="00D24C07">
      <w:pPr>
        <w:pStyle w:val="TOC2"/>
        <w:tabs>
          <w:tab w:val="left" w:pos="660"/>
          <w:tab w:val="right" w:leader="dot" w:pos="8777"/>
        </w:tabs>
        <w:rPr>
          <w:ins w:id="277" w:author="phuong vu" w:date="2018-12-02T08:21:00Z"/>
          <w:rFonts w:asciiTheme="minorHAnsi" w:eastAsiaTheme="minorEastAsia" w:hAnsiTheme="minorHAnsi" w:cstheme="minorBidi"/>
          <w:noProof/>
          <w:sz w:val="22"/>
          <w:szCs w:val="22"/>
          <w:lang w:val="en-US"/>
        </w:rPr>
      </w:pPr>
      <w:ins w:id="278" w:author="phuong vu" w:date="2018-12-02T08:21:00Z">
        <w:r w:rsidRPr="003827C1">
          <w:rPr>
            <w:noProof/>
            <w:lang w:val="en-US"/>
          </w:rPr>
          <w:t>9.</w:t>
        </w:r>
        <w:r>
          <w:rPr>
            <w:rFonts w:asciiTheme="minorHAnsi" w:eastAsiaTheme="minorEastAsia" w:hAnsiTheme="minorHAnsi" w:cstheme="minorBidi"/>
            <w:noProof/>
            <w:sz w:val="22"/>
            <w:szCs w:val="22"/>
            <w:lang w:val="en-US"/>
          </w:rPr>
          <w:tab/>
        </w:r>
        <w:r w:rsidRPr="003827C1">
          <w:rPr>
            <w:noProof/>
            <w:lang w:val="en-US"/>
          </w:rPr>
          <w:t>Bố cục quyển luận văn</w:t>
        </w:r>
        <w:r>
          <w:rPr>
            <w:noProof/>
          </w:rPr>
          <w:tab/>
        </w:r>
        <w:r>
          <w:rPr>
            <w:noProof/>
          </w:rPr>
          <w:fldChar w:fldCharType="begin"/>
        </w:r>
        <w:r>
          <w:rPr>
            <w:noProof/>
          </w:rPr>
          <w:instrText xml:space="preserve"> PAGEREF _Toc531502219 \h </w:instrText>
        </w:r>
      </w:ins>
      <w:r>
        <w:rPr>
          <w:noProof/>
        </w:rPr>
      </w:r>
      <w:r>
        <w:rPr>
          <w:noProof/>
        </w:rPr>
        <w:fldChar w:fldCharType="separate"/>
      </w:r>
      <w:ins w:id="279" w:author="phuong vu" w:date="2018-12-02T08:21:00Z">
        <w:r>
          <w:rPr>
            <w:noProof/>
          </w:rPr>
          <w:t>4</w:t>
        </w:r>
        <w:r>
          <w:rPr>
            <w:noProof/>
          </w:rPr>
          <w:fldChar w:fldCharType="end"/>
        </w:r>
      </w:ins>
    </w:p>
    <w:p w14:paraId="163BE3CA" w14:textId="14F94730" w:rsidR="00D24C07" w:rsidRDefault="00D24C07">
      <w:pPr>
        <w:pStyle w:val="TOC1"/>
        <w:rPr>
          <w:ins w:id="280" w:author="phuong vu" w:date="2018-12-02T08:21:00Z"/>
          <w:rFonts w:asciiTheme="minorHAnsi" w:eastAsiaTheme="minorEastAsia" w:hAnsiTheme="minorHAnsi" w:cstheme="minorBidi"/>
          <w:noProof/>
          <w:sz w:val="22"/>
          <w:szCs w:val="22"/>
          <w:lang w:val="en-US"/>
        </w:rPr>
      </w:pPr>
      <w:ins w:id="281" w:author="phuong vu" w:date="2018-12-02T08:21:00Z">
        <w:r w:rsidRPr="003827C1">
          <w:rPr>
            <w:noProof/>
          </w:rPr>
          <w:t>PHẦN NỘI DUNG</w:t>
        </w:r>
        <w:r>
          <w:rPr>
            <w:noProof/>
          </w:rPr>
          <w:tab/>
        </w:r>
        <w:r>
          <w:rPr>
            <w:noProof/>
          </w:rPr>
          <w:fldChar w:fldCharType="begin"/>
        </w:r>
        <w:r>
          <w:rPr>
            <w:noProof/>
          </w:rPr>
          <w:instrText xml:space="preserve"> PAGEREF _Toc531502220 \h </w:instrText>
        </w:r>
      </w:ins>
      <w:r>
        <w:rPr>
          <w:noProof/>
        </w:rPr>
      </w:r>
      <w:r>
        <w:rPr>
          <w:noProof/>
        </w:rPr>
        <w:fldChar w:fldCharType="separate"/>
      </w:r>
      <w:ins w:id="282" w:author="phuong vu" w:date="2018-12-02T08:21:00Z">
        <w:r>
          <w:rPr>
            <w:noProof/>
          </w:rPr>
          <w:t>6</w:t>
        </w:r>
        <w:r>
          <w:rPr>
            <w:noProof/>
          </w:rPr>
          <w:fldChar w:fldCharType="end"/>
        </w:r>
      </w:ins>
    </w:p>
    <w:p w14:paraId="129E8AE9" w14:textId="6DF9CF59" w:rsidR="00D24C07" w:rsidRDefault="00D24C07">
      <w:pPr>
        <w:pStyle w:val="TOC1"/>
        <w:tabs>
          <w:tab w:val="left" w:pos="1540"/>
        </w:tabs>
        <w:rPr>
          <w:ins w:id="283" w:author="phuong vu" w:date="2018-12-02T08:21:00Z"/>
          <w:rFonts w:asciiTheme="minorHAnsi" w:eastAsiaTheme="minorEastAsia" w:hAnsiTheme="minorHAnsi" w:cstheme="minorBidi"/>
          <w:noProof/>
          <w:sz w:val="22"/>
          <w:szCs w:val="22"/>
          <w:lang w:val="en-US"/>
        </w:rPr>
      </w:pPr>
      <w:ins w:id="284" w:author="phuong vu" w:date="2018-12-02T08:21:00Z">
        <w:r w:rsidRPr="003827C1">
          <w:rPr>
            <w:noProof/>
          </w:rPr>
          <w:t>CHƯƠNG 1 -</w:t>
        </w:r>
        <w:r>
          <w:rPr>
            <w:rFonts w:asciiTheme="minorHAnsi" w:eastAsiaTheme="minorEastAsia" w:hAnsiTheme="minorHAnsi" w:cstheme="minorBidi"/>
            <w:noProof/>
            <w:sz w:val="22"/>
            <w:szCs w:val="22"/>
            <w:lang w:val="en-US"/>
          </w:rPr>
          <w:tab/>
        </w:r>
        <w:r w:rsidRPr="003827C1">
          <w:rPr>
            <w:noProof/>
          </w:rPr>
          <w:t>ĐẶC TẢ YÊU CẦU</w:t>
        </w:r>
        <w:r>
          <w:rPr>
            <w:noProof/>
          </w:rPr>
          <w:tab/>
        </w:r>
        <w:r>
          <w:rPr>
            <w:noProof/>
          </w:rPr>
          <w:fldChar w:fldCharType="begin"/>
        </w:r>
        <w:r>
          <w:rPr>
            <w:noProof/>
          </w:rPr>
          <w:instrText xml:space="preserve"> PAGEREF _Toc531502221 \h </w:instrText>
        </w:r>
      </w:ins>
      <w:r>
        <w:rPr>
          <w:noProof/>
        </w:rPr>
      </w:r>
      <w:r>
        <w:rPr>
          <w:noProof/>
        </w:rPr>
        <w:fldChar w:fldCharType="separate"/>
      </w:r>
      <w:ins w:id="285" w:author="phuong vu" w:date="2018-12-02T08:21:00Z">
        <w:r>
          <w:rPr>
            <w:noProof/>
          </w:rPr>
          <w:t>6</w:t>
        </w:r>
        <w:r>
          <w:rPr>
            <w:noProof/>
          </w:rPr>
          <w:fldChar w:fldCharType="end"/>
        </w:r>
      </w:ins>
    </w:p>
    <w:p w14:paraId="6743CDE8" w14:textId="7E927A22" w:rsidR="00D24C07" w:rsidRDefault="00D24C07">
      <w:pPr>
        <w:pStyle w:val="TOC2"/>
        <w:tabs>
          <w:tab w:val="left" w:pos="880"/>
          <w:tab w:val="right" w:leader="dot" w:pos="8777"/>
        </w:tabs>
        <w:rPr>
          <w:ins w:id="286" w:author="phuong vu" w:date="2018-12-02T08:21:00Z"/>
          <w:rFonts w:asciiTheme="minorHAnsi" w:eastAsiaTheme="minorEastAsia" w:hAnsiTheme="minorHAnsi" w:cstheme="minorBidi"/>
          <w:noProof/>
          <w:sz w:val="22"/>
          <w:szCs w:val="22"/>
          <w:lang w:val="en-US"/>
        </w:rPr>
      </w:pPr>
      <w:ins w:id="287" w:author="phuong vu" w:date="2018-12-02T08:21:00Z">
        <w:r w:rsidRPr="003827C1">
          <w:rPr>
            <w:noProof/>
          </w:rPr>
          <w:t>1.1</w:t>
        </w:r>
        <w:r>
          <w:rPr>
            <w:rFonts w:asciiTheme="minorHAnsi" w:eastAsiaTheme="minorEastAsia" w:hAnsiTheme="minorHAnsi" w:cstheme="minorBidi"/>
            <w:noProof/>
            <w:sz w:val="22"/>
            <w:szCs w:val="22"/>
            <w:lang w:val="en-US"/>
          </w:rPr>
          <w:tab/>
        </w:r>
        <w:r w:rsidRPr="003827C1">
          <w:rPr>
            <w:noProof/>
          </w:rPr>
          <w:t>Tổng quan về hệ thống</w:t>
        </w:r>
        <w:r>
          <w:rPr>
            <w:noProof/>
          </w:rPr>
          <w:tab/>
        </w:r>
        <w:r>
          <w:rPr>
            <w:noProof/>
          </w:rPr>
          <w:fldChar w:fldCharType="begin"/>
        </w:r>
        <w:r>
          <w:rPr>
            <w:noProof/>
          </w:rPr>
          <w:instrText xml:space="preserve"> PAGEREF _Toc531502222 \h </w:instrText>
        </w:r>
      </w:ins>
      <w:r>
        <w:rPr>
          <w:noProof/>
        </w:rPr>
      </w:r>
      <w:r>
        <w:rPr>
          <w:noProof/>
        </w:rPr>
        <w:fldChar w:fldCharType="separate"/>
      </w:r>
      <w:ins w:id="288" w:author="phuong vu" w:date="2018-12-02T08:21:00Z">
        <w:r>
          <w:rPr>
            <w:noProof/>
          </w:rPr>
          <w:t>6</w:t>
        </w:r>
        <w:r>
          <w:rPr>
            <w:noProof/>
          </w:rPr>
          <w:fldChar w:fldCharType="end"/>
        </w:r>
      </w:ins>
    </w:p>
    <w:p w14:paraId="2F3F1F24" w14:textId="312159B2" w:rsidR="00D24C07" w:rsidRDefault="00D24C07">
      <w:pPr>
        <w:pStyle w:val="TOC3"/>
        <w:tabs>
          <w:tab w:val="left" w:pos="1320"/>
          <w:tab w:val="right" w:leader="dot" w:pos="8777"/>
        </w:tabs>
        <w:rPr>
          <w:ins w:id="289" w:author="phuong vu" w:date="2018-12-02T08:21:00Z"/>
          <w:rFonts w:asciiTheme="minorHAnsi" w:eastAsiaTheme="minorEastAsia" w:hAnsiTheme="minorHAnsi" w:cstheme="minorBidi"/>
          <w:noProof/>
          <w:sz w:val="22"/>
          <w:szCs w:val="22"/>
          <w:lang w:val="en-US"/>
        </w:rPr>
      </w:pPr>
      <w:ins w:id="290" w:author="phuong vu" w:date="2018-12-02T08:21: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_Toc531502223 \h </w:instrText>
        </w:r>
      </w:ins>
      <w:r>
        <w:rPr>
          <w:noProof/>
        </w:rPr>
      </w:r>
      <w:r>
        <w:rPr>
          <w:noProof/>
        </w:rPr>
        <w:fldChar w:fldCharType="separate"/>
      </w:r>
      <w:ins w:id="291" w:author="phuong vu" w:date="2018-12-02T08:21:00Z">
        <w:r>
          <w:rPr>
            <w:noProof/>
          </w:rPr>
          <w:t>6</w:t>
        </w:r>
        <w:r>
          <w:rPr>
            <w:noProof/>
          </w:rPr>
          <w:fldChar w:fldCharType="end"/>
        </w:r>
      </w:ins>
    </w:p>
    <w:p w14:paraId="239A6419" w14:textId="337BC077" w:rsidR="00D24C07" w:rsidRDefault="00D24C07">
      <w:pPr>
        <w:pStyle w:val="TOC3"/>
        <w:tabs>
          <w:tab w:val="left" w:pos="1320"/>
          <w:tab w:val="right" w:leader="dot" w:pos="8777"/>
        </w:tabs>
        <w:rPr>
          <w:ins w:id="292" w:author="phuong vu" w:date="2018-12-02T08:21:00Z"/>
          <w:rFonts w:asciiTheme="minorHAnsi" w:eastAsiaTheme="minorEastAsia" w:hAnsiTheme="minorHAnsi" w:cstheme="minorBidi"/>
          <w:noProof/>
          <w:sz w:val="22"/>
          <w:szCs w:val="22"/>
          <w:lang w:val="en-US"/>
        </w:rPr>
      </w:pPr>
      <w:ins w:id="293" w:author="phuong vu" w:date="2018-12-02T08:21: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_Toc531502224 \h </w:instrText>
        </w:r>
      </w:ins>
      <w:r>
        <w:rPr>
          <w:noProof/>
        </w:rPr>
      </w:r>
      <w:r>
        <w:rPr>
          <w:noProof/>
        </w:rPr>
        <w:fldChar w:fldCharType="separate"/>
      </w:r>
      <w:ins w:id="294" w:author="phuong vu" w:date="2018-12-02T08:21:00Z">
        <w:r>
          <w:rPr>
            <w:noProof/>
          </w:rPr>
          <w:t>7</w:t>
        </w:r>
        <w:r>
          <w:rPr>
            <w:noProof/>
          </w:rPr>
          <w:fldChar w:fldCharType="end"/>
        </w:r>
      </w:ins>
    </w:p>
    <w:p w14:paraId="74FED983" w14:textId="12C30069" w:rsidR="00D24C07" w:rsidRDefault="00D24C07">
      <w:pPr>
        <w:pStyle w:val="TOC3"/>
        <w:tabs>
          <w:tab w:val="left" w:pos="1320"/>
          <w:tab w:val="right" w:leader="dot" w:pos="8777"/>
        </w:tabs>
        <w:rPr>
          <w:ins w:id="295" w:author="phuong vu" w:date="2018-12-02T08:21:00Z"/>
          <w:rFonts w:asciiTheme="minorHAnsi" w:eastAsiaTheme="minorEastAsia" w:hAnsiTheme="minorHAnsi" w:cstheme="minorBidi"/>
          <w:noProof/>
          <w:sz w:val="22"/>
          <w:szCs w:val="22"/>
          <w:lang w:val="en-US"/>
        </w:rPr>
      </w:pPr>
      <w:ins w:id="296" w:author="phuong vu" w:date="2018-12-02T08:21: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_Toc531502225 \h </w:instrText>
        </w:r>
      </w:ins>
      <w:r>
        <w:rPr>
          <w:noProof/>
        </w:rPr>
      </w:r>
      <w:r>
        <w:rPr>
          <w:noProof/>
        </w:rPr>
        <w:fldChar w:fldCharType="separate"/>
      </w:r>
      <w:ins w:id="297" w:author="phuong vu" w:date="2018-12-02T08:21:00Z">
        <w:r>
          <w:rPr>
            <w:noProof/>
          </w:rPr>
          <w:t>8</w:t>
        </w:r>
        <w:r>
          <w:rPr>
            <w:noProof/>
          </w:rPr>
          <w:fldChar w:fldCharType="end"/>
        </w:r>
      </w:ins>
    </w:p>
    <w:p w14:paraId="6FEB6CE6" w14:textId="78BBCCB3" w:rsidR="00D24C07" w:rsidRDefault="00D24C07">
      <w:pPr>
        <w:pStyle w:val="TOC2"/>
        <w:tabs>
          <w:tab w:val="left" w:pos="880"/>
          <w:tab w:val="right" w:leader="dot" w:pos="8777"/>
        </w:tabs>
        <w:rPr>
          <w:ins w:id="298" w:author="phuong vu" w:date="2018-12-02T08:21:00Z"/>
          <w:rFonts w:asciiTheme="minorHAnsi" w:eastAsiaTheme="minorEastAsia" w:hAnsiTheme="minorHAnsi" w:cstheme="minorBidi"/>
          <w:noProof/>
          <w:sz w:val="22"/>
          <w:szCs w:val="22"/>
          <w:lang w:val="en-US"/>
        </w:rPr>
      </w:pPr>
      <w:ins w:id="299" w:author="phuong vu" w:date="2018-12-02T08:21:00Z">
        <w:r>
          <w:rPr>
            <w:noProof/>
          </w:rPr>
          <w:t>1.2</w:t>
        </w:r>
        <w:r>
          <w:rPr>
            <w:rFonts w:asciiTheme="minorHAnsi" w:eastAsiaTheme="minorEastAsia" w:hAnsiTheme="minorHAnsi" w:cstheme="minorBidi"/>
            <w:noProof/>
            <w:sz w:val="22"/>
            <w:szCs w:val="22"/>
            <w:lang w:val="en-US"/>
          </w:rPr>
          <w:tab/>
        </w:r>
        <w:r w:rsidRPr="003827C1">
          <w:rPr>
            <w:noProof/>
          </w:rPr>
          <w:t>Môi trường vận hành</w:t>
        </w:r>
        <w:r>
          <w:rPr>
            <w:noProof/>
          </w:rPr>
          <w:tab/>
        </w:r>
        <w:r>
          <w:rPr>
            <w:noProof/>
          </w:rPr>
          <w:fldChar w:fldCharType="begin"/>
        </w:r>
        <w:r>
          <w:rPr>
            <w:noProof/>
          </w:rPr>
          <w:instrText xml:space="preserve"> PAGEREF _Toc531502226 \h </w:instrText>
        </w:r>
      </w:ins>
      <w:r>
        <w:rPr>
          <w:noProof/>
        </w:rPr>
      </w:r>
      <w:r>
        <w:rPr>
          <w:noProof/>
        </w:rPr>
        <w:fldChar w:fldCharType="separate"/>
      </w:r>
      <w:ins w:id="300" w:author="phuong vu" w:date="2018-12-02T08:21:00Z">
        <w:r>
          <w:rPr>
            <w:noProof/>
          </w:rPr>
          <w:t>9</w:t>
        </w:r>
        <w:r>
          <w:rPr>
            <w:noProof/>
          </w:rPr>
          <w:fldChar w:fldCharType="end"/>
        </w:r>
      </w:ins>
    </w:p>
    <w:p w14:paraId="35BDAC91" w14:textId="025108F2" w:rsidR="00D24C07" w:rsidRDefault="00D24C07">
      <w:pPr>
        <w:pStyle w:val="TOC2"/>
        <w:tabs>
          <w:tab w:val="left" w:pos="880"/>
          <w:tab w:val="right" w:leader="dot" w:pos="8777"/>
        </w:tabs>
        <w:rPr>
          <w:ins w:id="301" w:author="phuong vu" w:date="2018-12-02T08:21:00Z"/>
          <w:rFonts w:asciiTheme="minorHAnsi" w:eastAsiaTheme="minorEastAsia" w:hAnsiTheme="minorHAnsi" w:cstheme="minorBidi"/>
          <w:noProof/>
          <w:sz w:val="22"/>
          <w:szCs w:val="22"/>
          <w:lang w:val="en-US"/>
        </w:rPr>
      </w:pPr>
      <w:ins w:id="302" w:author="phuong vu" w:date="2018-12-02T08:21:00Z">
        <w:r>
          <w:rPr>
            <w:noProof/>
          </w:rPr>
          <w:t>1.3</w:t>
        </w:r>
        <w:r>
          <w:rPr>
            <w:rFonts w:asciiTheme="minorHAnsi" w:eastAsiaTheme="minorEastAsia" w:hAnsiTheme="minorHAnsi" w:cstheme="minorBidi"/>
            <w:noProof/>
            <w:sz w:val="22"/>
            <w:szCs w:val="22"/>
            <w:lang w:val="en-US"/>
          </w:rPr>
          <w:tab/>
        </w:r>
        <w:r w:rsidRPr="003827C1">
          <w:rPr>
            <w:noProof/>
          </w:rPr>
          <w:t>Yêu cầu chức năng</w:t>
        </w:r>
        <w:r>
          <w:rPr>
            <w:noProof/>
          </w:rPr>
          <w:tab/>
        </w:r>
        <w:r>
          <w:rPr>
            <w:noProof/>
          </w:rPr>
          <w:fldChar w:fldCharType="begin"/>
        </w:r>
        <w:r>
          <w:rPr>
            <w:noProof/>
          </w:rPr>
          <w:instrText xml:space="preserve"> PAGEREF _Toc531502227 \h </w:instrText>
        </w:r>
      </w:ins>
      <w:r>
        <w:rPr>
          <w:noProof/>
        </w:rPr>
      </w:r>
      <w:r>
        <w:rPr>
          <w:noProof/>
        </w:rPr>
        <w:fldChar w:fldCharType="separate"/>
      </w:r>
      <w:ins w:id="303" w:author="phuong vu" w:date="2018-12-02T08:21:00Z">
        <w:r>
          <w:rPr>
            <w:noProof/>
          </w:rPr>
          <w:t>9</w:t>
        </w:r>
        <w:r>
          <w:rPr>
            <w:noProof/>
          </w:rPr>
          <w:fldChar w:fldCharType="end"/>
        </w:r>
      </w:ins>
    </w:p>
    <w:p w14:paraId="4891F7A3" w14:textId="5368DFCF" w:rsidR="00D24C07" w:rsidRDefault="00D24C07">
      <w:pPr>
        <w:pStyle w:val="TOC3"/>
        <w:tabs>
          <w:tab w:val="left" w:pos="1320"/>
          <w:tab w:val="right" w:leader="dot" w:pos="8777"/>
        </w:tabs>
        <w:rPr>
          <w:ins w:id="304" w:author="phuong vu" w:date="2018-12-02T08:21:00Z"/>
          <w:rFonts w:asciiTheme="minorHAnsi" w:eastAsiaTheme="minorEastAsia" w:hAnsiTheme="minorHAnsi" w:cstheme="minorBidi"/>
          <w:noProof/>
          <w:sz w:val="22"/>
          <w:szCs w:val="22"/>
          <w:lang w:val="en-US"/>
        </w:rPr>
      </w:pPr>
      <w:ins w:id="305" w:author="phuong vu" w:date="2018-12-02T08:21: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_Toc531502228 \h </w:instrText>
        </w:r>
      </w:ins>
      <w:r>
        <w:rPr>
          <w:noProof/>
        </w:rPr>
      </w:r>
      <w:r>
        <w:rPr>
          <w:noProof/>
        </w:rPr>
        <w:fldChar w:fldCharType="separate"/>
      </w:r>
      <w:ins w:id="306" w:author="phuong vu" w:date="2018-12-02T08:21:00Z">
        <w:r>
          <w:rPr>
            <w:noProof/>
          </w:rPr>
          <w:t>9</w:t>
        </w:r>
        <w:r>
          <w:rPr>
            <w:noProof/>
          </w:rPr>
          <w:fldChar w:fldCharType="end"/>
        </w:r>
      </w:ins>
    </w:p>
    <w:p w14:paraId="22D61490" w14:textId="52658A89" w:rsidR="00D24C07" w:rsidRDefault="00D24C07">
      <w:pPr>
        <w:pStyle w:val="TOC4"/>
        <w:tabs>
          <w:tab w:val="left" w:pos="1760"/>
          <w:tab w:val="right" w:leader="dot" w:pos="8777"/>
        </w:tabs>
        <w:rPr>
          <w:ins w:id="307" w:author="phuong vu" w:date="2018-12-02T08:21:00Z"/>
          <w:rFonts w:asciiTheme="minorHAnsi" w:eastAsiaTheme="minorEastAsia" w:hAnsiTheme="minorHAnsi" w:cstheme="minorBidi"/>
          <w:noProof/>
          <w:sz w:val="22"/>
          <w:szCs w:val="22"/>
          <w:lang w:val="en-US"/>
        </w:rPr>
      </w:pPr>
      <w:ins w:id="308" w:author="phuong vu" w:date="2018-12-02T08:21:00Z">
        <w:r w:rsidRPr="003827C1">
          <w:rPr>
            <w:noProof/>
            <w:lang w:val="en-US"/>
          </w:rPr>
          <w:t>1.3.1.1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_Toc531502229 \h </w:instrText>
        </w:r>
      </w:ins>
      <w:r>
        <w:rPr>
          <w:noProof/>
        </w:rPr>
      </w:r>
      <w:r>
        <w:rPr>
          <w:noProof/>
        </w:rPr>
        <w:fldChar w:fldCharType="separate"/>
      </w:r>
      <w:ins w:id="309" w:author="phuong vu" w:date="2018-12-02T08:21:00Z">
        <w:r>
          <w:rPr>
            <w:noProof/>
          </w:rPr>
          <w:t>9</w:t>
        </w:r>
        <w:r>
          <w:rPr>
            <w:noProof/>
          </w:rPr>
          <w:fldChar w:fldCharType="end"/>
        </w:r>
      </w:ins>
    </w:p>
    <w:p w14:paraId="09DFA4D1" w14:textId="1FDF11D2" w:rsidR="00D24C07" w:rsidRDefault="00D24C07">
      <w:pPr>
        <w:pStyle w:val="TOC4"/>
        <w:tabs>
          <w:tab w:val="left" w:pos="1760"/>
          <w:tab w:val="right" w:leader="dot" w:pos="8777"/>
        </w:tabs>
        <w:rPr>
          <w:ins w:id="310" w:author="phuong vu" w:date="2018-12-02T08:21:00Z"/>
          <w:rFonts w:asciiTheme="minorHAnsi" w:eastAsiaTheme="minorEastAsia" w:hAnsiTheme="minorHAnsi" w:cstheme="minorBidi"/>
          <w:noProof/>
          <w:sz w:val="22"/>
          <w:szCs w:val="22"/>
          <w:lang w:val="en-US"/>
        </w:rPr>
      </w:pPr>
      <w:ins w:id="311" w:author="phuong vu" w:date="2018-12-02T08:21:00Z">
        <w:r w:rsidRPr="003827C1">
          <w:rPr>
            <w:noProof/>
            <w:lang w:val="en-US"/>
          </w:rPr>
          <w:lastRenderedPageBreak/>
          <w:t>1.3.1.2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_Toc531502230 \h </w:instrText>
        </w:r>
      </w:ins>
      <w:r>
        <w:rPr>
          <w:noProof/>
        </w:rPr>
      </w:r>
      <w:r>
        <w:rPr>
          <w:noProof/>
        </w:rPr>
        <w:fldChar w:fldCharType="separate"/>
      </w:r>
      <w:ins w:id="312" w:author="phuong vu" w:date="2018-12-02T08:21:00Z">
        <w:r>
          <w:rPr>
            <w:noProof/>
          </w:rPr>
          <w:t>10</w:t>
        </w:r>
        <w:r>
          <w:rPr>
            <w:noProof/>
          </w:rPr>
          <w:fldChar w:fldCharType="end"/>
        </w:r>
      </w:ins>
    </w:p>
    <w:p w14:paraId="63C2AADC" w14:textId="4E251EFC" w:rsidR="00D24C07" w:rsidRDefault="00D24C07">
      <w:pPr>
        <w:pStyle w:val="TOC4"/>
        <w:tabs>
          <w:tab w:val="left" w:pos="1760"/>
          <w:tab w:val="right" w:leader="dot" w:pos="8777"/>
        </w:tabs>
        <w:rPr>
          <w:ins w:id="313" w:author="phuong vu" w:date="2018-12-02T08:21:00Z"/>
          <w:rFonts w:asciiTheme="minorHAnsi" w:eastAsiaTheme="minorEastAsia" w:hAnsiTheme="minorHAnsi" w:cstheme="minorBidi"/>
          <w:noProof/>
          <w:sz w:val="22"/>
          <w:szCs w:val="22"/>
          <w:lang w:val="en-US"/>
        </w:rPr>
      </w:pPr>
      <w:ins w:id="314" w:author="phuong vu" w:date="2018-12-02T08:21: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_Toc531502231 \h </w:instrText>
        </w:r>
      </w:ins>
      <w:r>
        <w:rPr>
          <w:noProof/>
        </w:rPr>
      </w:r>
      <w:r>
        <w:rPr>
          <w:noProof/>
        </w:rPr>
        <w:fldChar w:fldCharType="separate"/>
      </w:r>
      <w:ins w:id="315" w:author="phuong vu" w:date="2018-12-02T08:21:00Z">
        <w:r>
          <w:rPr>
            <w:noProof/>
          </w:rPr>
          <w:t>10</w:t>
        </w:r>
        <w:r>
          <w:rPr>
            <w:noProof/>
          </w:rPr>
          <w:fldChar w:fldCharType="end"/>
        </w:r>
      </w:ins>
    </w:p>
    <w:p w14:paraId="3E2197F5" w14:textId="05AEF68A" w:rsidR="00D24C07" w:rsidRDefault="00D24C07">
      <w:pPr>
        <w:pStyle w:val="TOC4"/>
        <w:tabs>
          <w:tab w:val="left" w:pos="1760"/>
          <w:tab w:val="right" w:leader="dot" w:pos="8777"/>
        </w:tabs>
        <w:rPr>
          <w:ins w:id="316" w:author="phuong vu" w:date="2018-12-02T08:21:00Z"/>
          <w:rFonts w:asciiTheme="minorHAnsi" w:eastAsiaTheme="minorEastAsia" w:hAnsiTheme="minorHAnsi" w:cstheme="minorBidi"/>
          <w:noProof/>
          <w:sz w:val="22"/>
          <w:szCs w:val="22"/>
          <w:lang w:val="en-US"/>
        </w:rPr>
      </w:pPr>
      <w:ins w:id="317" w:author="phuong vu" w:date="2018-12-02T08:21:00Z">
        <w:r w:rsidRPr="003827C1">
          <w:rPr>
            <w:noProof/>
            <w:lang w:val="en-US"/>
          </w:rPr>
          <w:t>1.3.1.4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_Toc531502232 \h </w:instrText>
        </w:r>
      </w:ins>
      <w:r>
        <w:rPr>
          <w:noProof/>
        </w:rPr>
      </w:r>
      <w:r>
        <w:rPr>
          <w:noProof/>
        </w:rPr>
        <w:fldChar w:fldCharType="separate"/>
      </w:r>
      <w:ins w:id="318" w:author="phuong vu" w:date="2018-12-02T08:21:00Z">
        <w:r>
          <w:rPr>
            <w:noProof/>
          </w:rPr>
          <w:t>11</w:t>
        </w:r>
        <w:r>
          <w:rPr>
            <w:noProof/>
          </w:rPr>
          <w:fldChar w:fldCharType="end"/>
        </w:r>
      </w:ins>
    </w:p>
    <w:p w14:paraId="29CF6A45" w14:textId="70CBED37" w:rsidR="00D24C07" w:rsidRDefault="00D24C07">
      <w:pPr>
        <w:pStyle w:val="TOC4"/>
        <w:tabs>
          <w:tab w:val="left" w:pos="1760"/>
          <w:tab w:val="right" w:leader="dot" w:pos="8777"/>
        </w:tabs>
        <w:rPr>
          <w:ins w:id="319" w:author="phuong vu" w:date="2018-12-02T08:21:00Z"/>
          <w:rFonts w:asciiTheme="minorHAnsi" w:eastAsiaTheme="minorEastAsia" w:hAnsiTheme="minorHAnsi" w:cstheme="minorBidi"/>
          <w:noProof/>
          <w:sz w:val="22"/>
          <w:szCs w:val="22"/>
          <w:lang w:val="en-US"/>
        </w:rPr>
      </w:pPr>
      <w:ins w:id="320" w:author="phuong vu" w:date="2018-12-02T08:21:00Z">
        <w:r w:rsidRPr="003827C1">
          <w:rPr>
            <w:noProof/>
            <w:lang w:val="en-US"/>
          </w:rPr>
          <w:t>1.3.1.5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_Toc531502233 \h </w:instrText>
        </w:r>
      </w:ins>
      <w:r>
        <w:rPr>
          <w:noProof/>
        </w:rPr>
      </w:r>
      <w:r>
        <w:rPr>
          <w:noProof/>
        </w:rPr>
        <w:fldChar w:fldCharType="separate"/>
      </w:r>
      <w:ins w:id="321" w:author="phuong vu" w:date="2018-12-02T08:21:00Z">
        <w:r>
          <w:rPr>
            <w:noProof/>
          </w:rPr>
          <w:t>12</w:t>
        </w:r>
        <w:r>
          <w:rPr>
            <w:noProof/>
          </w:rPr>
          <w:fldChar w:fldCharType="end"/>
        </w:r>
      </w:ins>
    </w:p>
    <w:p w14:paraId="152CB1DC" w14:textId="3BD824CA" w:rsidR="00D24C07" w:rsidRDefault="00D24C07">
      <w:pPr>
        <w:pStyle w:val="TOC3"/>
        <w:tabs>
          <w:tab w:val="left" w:pos="1320"/>
          <w:tab w:val="right" w:leader="dot" w:pos="8777"/>
        </w:tabs>
        <w:rPr>
          <w:ins w:id="322" w:author="phuong vu" w:date="2018-12-02T08:21:00Z"/>
          <w:rFonts w:asciiTheme="minorHAnsi" w:eastAsiaTheme="minorEastAsia" w:hAnsiTheme="minorHAnsi" w:cstheme="minorBidi"/>
          <w:noProof/>
          <w:sz w:val="22"/>
          <w:szCs w:val="22"/>
          <w:lang w:val="en-US"/>
        </w:rPr>
      </w:pPr>
      <w:ins w:id="323" w:author="phuong vu" w:date="2018-12-02T08:21:00Z">
        <w:r>
          <w:rPr>
            <w:noProof/>
          </w:rPr>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_Toc531502234 \h </w:instrText>
        </w:r>
      </w:ins>
      <w:r>
        <w:rPr>
          <w:noProof/>
        </w:rPr>
      </w:r>
      <w:r>
        <w:rPr>
          <w:noProof/>
        </w:rPr>
        <w:fldChar w:fldCharType="separate"/>
      </w:r>
      <w:ins w:id="324" w:author="phuong vu" w:date="2018-12-02T08:21:00Z">
        <w:r>
          <w:rPr>
            <w:noProof/>
          </w:rPr>
          <w:t>12</w:t>
        </w:r>
        <w:r>
          <w:rPr>
            <w:noProof/>
          </w:rPr>
          <w:fldChar w:fldCharType="end"/>
        </w:r>
      </w:ins>
    </w:p>
    <w:p w14:paraId="6EB001C3" w14:textId="058BEEA7" w:rsidR="00D24C07" w:rsidRDefault="00D24C07">
      <w:pPr>
        <w:pStyle w:val="TOC4"/>
        <w:tabs>
          <w:tab w:val="left" w:pos="1760"/>
          <w:tab w:val="right" w:leader="dot" w:pos="8777"/>
        </w:tabs>
        <w:rPr>
          <w:ins w:id="325" w:author="phuong vu" w:date="2018-12-02T08:21:00Z"/>
          <w:rFonts w:asciiTheme="minorHAnsi" w:eastAsiaTheme="minorEastAsia" w:hAnsiTheme="minorHAnsi" w:cstheme="minorBidi"/>
          <w:noProof/>
          <w:sz w:val="22"/>
          <w:szCs w:val="22"/>
          <w:lang w:val="en-US"/>
        </w:rPr>
      </w:pPr>
      <w:ins w:id="326" w:author="phuong vu" w:date="2018-12-02T08:21:00Z">
        <w:r w:rsidRPr="003827C1">
          <w:rPr>
            <w:noProof/>
            <w:lang w:val="en-US"/>
          </w:rPr>
          <w:t>1.3.2.1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_Toc531502235 \h </w:instrText>
        </w:r>
      </w:ins>
      <w:r>
        <w:rPr>
          <w:noProof/>
        </w:rPr>
      </w:r>
      <w:r>
        <w:rPr>
          <w:noProof/>
        </w:rPr>
        <w:fldChar w:fldCharType="separate"/>
      </w:r>
      <w:ins w:id="327" w:author="phuong vu" w:date="2018-12-02T08:21:00Z">
        <w:r>
          <w:rPr>
            <w:noProof/>
          </w:rPr>
          <w:t>12</w:t>
        </w:r>
        <w:r>
          <w:rPr>
            <w:noProof/>
          </w:rPr>
          <w:fldChar w:fldCharType="end"/>
        </w:r>
      </w:ins>
    </w:p>
    <w:p w14:paraId="7140828F" w14:textId="21AC4F08" w:rsidR="00D24C07" w:rsidRDefault="00D24C07">
      <w:pPr>
        <w:pStyle w:val="TOC4"/>
        <w:tabs>
          <w:tab w:val="left" w:pos="1760"/>
          <w:tab w:val="right" w:leader="dot" w:pos="8777"/>
        </w:tabs>
        <w:rPr>
          <w:ins w:id="328" w:author="phuong vu" w:date="2018-12-02T08:21:00Z"/>
          <w:rFonts w:asciiTheme="minorHAnsi" w:eastAsiaTheme="minorEastAsia" w:hAnsiTheme="minorHAnsi" w:cstheme="minorBidi"/>
          <w:noProof/>
          <w:sz w:val="22"/>
          <w:szCs w:val="22"/>
          <w:lang w:val="en-US"/>
        </w:rPr>
      </w:pPr>
      <w:ins w:id="329" w:author="phuong vu" w:date="2018-12-02T08:21:00Z">
        <w:r w:rsidRPr="003827C1">
          <w:rPr>
            <w:noProof/>
            <w:lang w:val="en-US"/>
          </w:rPr>
          <w:t>1.3.2.2</w:t>
        </w:r>
        <w:r>
          <w:rPr>
            <w:rFonts w:asciiTheme="minorHAnsi" w:eastAsiaTheme="minorEastAsia" w:hAnsiTheme="minorHAnsi" w:cstheme="minorBidi"/>
            <w:noProof/>
            <w:sz w:val="22"/>
            <w:szCs w:val="22"/>
            <w:lang w:val="en-US"/>
          </w:rPr>
          <w:tab/>
        </w:r>
        <w:r w:rsidRPr="003827C1">
          <w:rPr>
            <w:noProof/>
            <w:lang w:val="en-US"/>
          </w:rPr>
          <w:t>Xem chi tiết biên nhận</w:t>
        </w:r>
        <w:r>
          <w:rPr>
            <w:noProof/>
          </w:rPr>
          <w:tab/>
        </w:r>
        <w:r>
          <w:rPr>
            <w:noProof/>
          </w:rPr>
          <w:fldChar w:fldCharType="begin"/>
        </w:r>
        <w:r>
          <w:rPr>
            <w:noProof/>
          </w:rPr>
          <w:instrText xml:space="preserve"> PAGEREF _Toc531502236 \h </w:instrText>
        </w:r>
      </w:ins>
      <w:r>
        <w:rPr>
          <w:noProof/>
        </w:rPr>
      </w:r>
      <w:r>
        <w:rPr>
          <w:noProof/>
        </w:rPr>
        <w:fldChar w:fldCharType="separate"/>
      </w:r>
      <w:ins w:id="330" w:author="phuong vu" w:date="2018-12-02T08:21:00Z">
        <w:r>
          <w:rPr>
            <w:noProof/>
          </w:rPr>
          <w:t>13</w:t>
        </w:r>
        <w:r>
          <w:rPr>
            <w:noProof/>
          </w:rPr>
          <w:fldChar w:fldCharType="end"/>
        </w:r>
      </w:ins>
    </w:p>
    <w:p w14:paraId="52DD975E" w14:textId="04A4FC55" w:rsidR="00D24C07" w:rsidRDefault="00D24C07">
      <w:pPr>
        <w:pStyle w:val="TOC4"/>
        <w:tabs>
          <w:tab w:val="left" w:pos="1760"/>
          <w:tab w:val="right" w:leader="dot" w:pos="8777"/>
        </w:tabs>
        <w:rPr>
          <w:ins w:id="331" w:author="phuong vu" w:date="2018-12-02T08:21:00Z"/>
          <w:rFonts w:asciiTheme="minorHAnsi" w:eastAsiaTheme="minorEastAsia" w:hAnsiTheme="minorHAnsi" w:cstheme="minorBidi"/>
          <w:noProof/>
          <w:sz w:val="22"/>
          <w:szCs w:val="22"/>
          <w:lang w:val="en-US"/>
        </w:rPr>
      </w:pPr>
      <w:ins w:id="332" w:author="phuong vu" w:date="2018-12-02T08:21:00Z">
        <w:r w:rsidRPr="003827C1">
          <w:rPr>
            <w:noProof/>
            <w:lang w:val="en-US"/>
          </w:rPr>
          <w:t>1.3.2.3</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_Toc531502237 \h </w:instrText>
        </w:r>
      </w:ins>
      <w:r>
        <w:rPr>
          <w:noProof/>
        </w:rPr>
      </w:r>
      <w:r>
        <w:rPr>
          <w:noProof/>
        </w:rPr>
        <w:fldChar w:fldCharType="separate"/>
      </w:r>
      <w:ins w:id="333" w:author="phuong vu" w:date="2018-12-02T08:21:00Z">
        <w:r>
          <w:rPr>
            <w:noProof/>
          </w:rPr>
          <w:t>13</w:t>
        </w:r>
        <w:r>
          <w:rPr>
            <w:noProof/>
          </w:rPr>
          <w:fldChar w:fldCharType="end"/>
        </w:r>
      </w:ins>
    </w:p>
    <w:p w14:paraId="1A04CEE3" w14:textId="458477C6" w:rsidR="00D24C07" w:rsidRDefault="00D24C07">
      <w:pPr>
        <w:pStyle w:val="TOC4"/>
        <w:tabs>
          <w:tab w:val="left" w:pos="1760"/>
          <w:tab w:val="right" w:leader="dot" w:pos="8777"/>
        </w:tabs>
        <w:rPr>
          <w:ins w:id="334" w:author="phuong vu" w:date="2018-12-02T08:21:00Z"/>
          <w:rFonts w:asciiTheme="minorHAnsi" w:eastAsiaTheme="minorEastAsia" w:hAnsiTheme="minorHAnsi" w:cstheme="minorBidi"/>
          <w:noProof/>
          <w:sz w:val="22"/>
          <w:szCs w:val="22"/>
          <w:lang w:val="en-US"/>
        </w:rPr>
      </w:pPr>
      <w:ins w:id="335" w:author="phuong vu" w:date="2018-12-02T08:21:00Z">
        <w:r w:rsidRPr="003827C1">
          <w:rPr>
            <w:noProof/>
            <w:lang w:val="en-US"/>
          </w:rPr>
          <w:t>1.3.2.4</w:t>
        </w:r>
        <w:r>
          <w:rPr>
            <w:rFonts w:asciiTheme="minorHAnsi" w:eastAsiaTheme="minorEastAsia" w:hAnsiTheme="minorHAnsi" w:cstheme="minorBidi"/>
            <w:noProof/>
            <w:sz w:val="22"/>
            <w:szCs w:val="22"/>
            <w:lang w:val="en-US"/>
          </w:rPr>
          <w:tab/>
        </w:r>
        <w:r w:rsidRPr="003827C1">
          <w:rPr>
            <w:noProof/>
            <w:lang w:val="en-US"/>
          </w:rPr>
          <w:t>Cập nhật thông tin biên nhận</w:t>
        </w:r>
        <w:r>
          <w:rPr>
            <w:noProof/>
          </w:rPr>
          <w:tab/>
        </w:r>
        <w:r>
          <w:rPr>
            <w:noProof/>
          </w:rPr>
          <w:fldChar w:fldCharType="begin"/>
        </w:r>
        <w:r>
          <w:rPr>
            <w:noProof/>
          </w:rPr>
          <w:instrText xml:space="preserve"> PAGEREF _Toc531502238 \h </w:instrText>
        </w:r>
      </w:ins>
      <w:r>
        <w:rPr>
          <w:noProof/>
        </w:rPr>
      </w:r>
      <w:r>
        <w:rPr>
          <w:noProof/>
        </w:rPr>
        <w:fldChar w:fldCharType="separate"/>
      </w:r>
      <w:ins w:id="336" w:author="phuong vu" w:date="2018-12-02T08:21:00Z">
        <w:r>
          <w:rPr>
            <w:noProof/>
          </w:rPr>
          <w:t>14</w:t>
        </w:r>
        <w:r>
          <w:rPr>
            <w:noProof/>
          </w:rPr>
          <w:fldChar w:fldCharType="end"/>
        </w:r>
      </w:ins>
    </w:p>
    <w:p w14:paraId="458196DB" w14:textId="5890FDC5" w:rsidR="00D24C07" w:rsidRDefault="00D24C07">
      <w:pPr>
        <w:pStyle w:val="TOC3"/>
        <w:tabs>
          <w:tab w:val="left" w:pos="1320"/>
          <w:tab w:val="right" w:leader="dot" w:pos="8777"/>
        </w:tabs>
        <w:rPr>
          <w:ins w:id="337" w:author="phuong vu" w:date="2018-12-02T08:21:00Z"/>
          <w:rFonts w:asciiTheme="minorHAnsi" w:eastAsiaTheme="minorEastAsia" w:hAnsiTheme="minorHAnsi" w:cstheme="minorBidi"/>
          <w:noProof/>
          <w:sz w:val="22"/>
          <w:szCs w:val="22"/>
          <w:lang w:val="en-US"/>
        </w:rPr>
      </w:pPr>
      <w:ins w:id="338" w:author="phuong vu" w:date="2018-12-02T08:21: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_Toc531502239 \h </w:instrText>
        </w:r>
      </w:ins>
      <w:r>
        <w:rPr>
          <w:noProof/>
        </w:rPr>
      </w:r>
      <w:r>
        <w:rPr>
          <w:noProof/>
        </w:rPr>
        <w:fldChar w:fldCharType="separate"/>
      </w:r>
      <w:ins w:id="339" w:author="phuong vu" w:date="2018-12-02T08:21:00Z">
        <w:r>
          <w:rPr>
            <w:noProof/>
          </w:rPr>
          <w:t>15</w:t>
        </w:r>
        <w:r>
          <w:rPr>
            <w:noProof/>
          </w:rPr>
          <w:fldChar w:fldCharType="end"/>
        </w:r>
      </w:ins>
    </w:p>
    <w:p w14:paraId="178538D6" w14:textId="6386B579" w:rsidR="00D24C07" w:rsidRDefault="00D24C07">
      <w:pPr>
        <w:pStyle w:val="TOC3"/>
        <w:tabs>
          <w:tab w:val="left" w:pos="1320"/>
          <w:tab w:val="right" w:leader="dot" w:pos="8777"/>
        </w:tabs>
        <w:rPr>
          <w:ins w:id="340" w:author="phuong vu" w:date="2018-12-02T08:21:00Z"/>
          <w:rFonts w:asciiTheme="minorHAnsi" w:eastAsiaTheme="minorEastAsia" w:hAnsiTheme="minorHAnsi" w:cstheme="minorBidi"/>
          <w:noProof/>
          <w:sz w:val="22"/>
          <w:szCs w:val="22"/>
          <w:lang w:val="en-US"/>
        </w:rPr>
      </w:pPr>
      <w:ins w:id="341" w:author="phuong vu" w:date="2018-12-02T08:21:00Z">
        <w:r>
          <w:rPr>
            <w:noProof/>
          </w:rPr>
          <w:t>1.3.4</w:t>
        </w:r>
        <w:r>
          <w:rPr>
            <w:rFonts w:asciiTheme="minorHAnsi" w:eastAsiaTheme="minorEastAsia" w:hAnsiTheme="minorHAnsi" w:cstheme="minorBidi"/>
            <w:noProof/>
            <w:sz w:val="22"/>
            <w:szCs w:val="22"/>
            <w:lang w:val="en-US"/>
          </w:rPr>
          <w:tab/>
        </w:r>
        <w:r>
          <w:rPr>
            <w:noProof/>
          </w:rPr>
          <w:t>Cập nhật đơn hàng</w:t>
        </w:r>
        <w:r>
          <w:rPr>
            <w:noProof/>
          </w:rPr>
          <w:tab/>
        </w:r>
        <w:r>
          <w:rPr>
            <w:noProof/>
          </w:rPr>
          <w:fldChar w:fldCharType="begin"/>
        </w:r>
        <w:r>
          <w:rPr>
            <w:noProof/>
          </w:rPr>
          <w:instrText xml:space="preserve"> PAGEREF _Toc531502240 \h </w:instrText>
        </w:r>
      </w:ins>
      <w:r>
        <w:rPr>
          <w:noProof/>
        </w:rPr>
      </w:r>
      <w:r>
        <w:rPr>
          <w:noProof/>
        </w:rPr>
        <w:fldChar w:fldCharType="separate"/>
      </w:r>
      <w:ins w:id="342" w:author="phuong vu" w:date="2018-12-02T08:21:00Z">
        <w:r>
          <w:rPr>
            <w:noProof/>
          </w:rPr>
          <w:t>16</w:t>
        </w:r>
        <w:r>
          <w:rPr>
            <w:noProof/>
          </w:rPr>
          <w:fldChar w:fldCharType="end"/>
        </w:r>
      </w:ins>
    </w:p>
    <w:p w14:paraId="6CE22515" w14:textId="656022B0" w:rsidR="00D24C07" w:rsidRDefault="00D24C07">
      <w:pPr>
        <w:pStyle w:val="TOC3"/>
        <w:tabs>
          <w:tab w:val="left" w:pos="1320"/>
          <w:tab w:val="right" w:leader="dot" w:pos="8777"/>
        </w:tabs>
        <w:rPr>
          <w:ins w:id="343" w:author="phuong vu" w:date="2018-12-02T08:21:00Z"/>
          <w:rFonts w:asciiTheme="minorHAnsi" w:eastAsiaTheme="minorEastAsia" w:hAnsiTheme="minorHAnsi" w:cstheme="minorBidi"/>
          <w:noProof/>
          <w:sz w:val="22"/>
          <w:szCs w:val="22"/>
          <w:lang w:val="en-US"/>
        </w:rPr>
      </w:pPr>
      <w:ins w:id="344" w:author="phuong vu" w:date="2018-12-02T08:21:00Z">
        <w:r>
          <w:rPr>
            <w:noProof/>
          </w:rPr>
          <w:t>1.3.5</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_Toc531502241 \h </w:instrText>
        </w:r>
      </w:ins>
      <w:r>
        <w:rPr>
          <w:noProof/>
        </w:rPr>
      </w:r>
      <w:r>
        <w:rPr>
          <w:noProof/>
        </w:rPr>
        <w:fldChar w:fldCharType="separate"/>
      </w:r>
      <w:ins w:id="345" w:author="phuong vu" w:date="2018-12-02T08:21:00Z">
        <w:r>
          <w:rPr>
            <w:noProof/>
          </w:rPr>
          <w:t>16</w:t>
        </w:r>
        <w:r>
          <w:rPr>
            <w:noProof/>
          </w:rPr>
          <w:fldChar w:fldCharType="end"/>
        </w:r>
      </w:ins>
    </w:p>
    <w:p w14:paraId="3AB59170" w14:textId="53F8164A" w:rsidR="00D24C07" w:rsidRDefault="00D24C07">
      <w:pPr>
        <w:pStyle w:val="TOC3"/>
        <w:tabs>
          <w:tab w:val="left" w:pos="1320"/>
          <w:tab w:val="right" w:leader="dot" w:pos="8777"/>
        </w:tabs>
        <w:rPr>
          <w:ins w:id="346" w:author="phuong vu" w:date="2018-12-02T08:21:00Z"/>
          <w:rFonts w:asciiTheme="minorHAnsi" w:eastAsiaTheme="minorEastAsia" w:hAnsiTheme="minorHAnsi" w:cstheme="minorBidi"/>
          <w:noProof/>
          <w:sz w:val="22"/>
          <w:szCs w:val="22"/>
          <w:lang w:val="en-US"/>
        </w:rPr>
      </w:pPr>
      <w:ins w:id="347" w:author="phuong vu" w:date="2018-12-02T08:21:00Z">
        <w:r>
          <w:rPr>
            <w:noProof/>
          </w:rPr>
          <w:t>1.3.6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_Toc531502242 \h </w:instrText>
        </w:r>
      </w:ins>
      <w:r>
        <w:rPr>
          <w:noProof/>
        </w:rPr>
      </w:r>
      <w:r>
        <w:rPr>
          <w:noProof/>
        </w:rPr>
        <w:fldChar w:fldCharType="separate"/>
      </w:r>
      <w:ins w:id="348" w:author="phuong vu" w:date="2018-12-02T08:21:00Z">
        <w:r>
          <w:rPr>
            <w:noProof/>
          </w:rPr>
          <w:t>16</w:t>
        </w:r>
        <w:r>
          <w:rPr>
            <w:noProof/>
          </w:rPr>
          <w:fldChar w:fldCharType="end"/>
        </w:r>
      </w:ins>
    </w:p>
    <w:p w14:paraId="6299446F" w14:textId="3B270FF4" w:rsidR="00D24C07" w:rsidRDefault="00D24C07">
      <w:pPr>
        <w:pStyle w:val="TOC3"/>
        <w:tabs>
          <w:tab w:val="left" w:pos="1320"/>
          <w:tab w:val="right" w:leader="dot" w:pos="8777"/>
        </w:tabs>
        <w:rPr>
          <w:ins w:id="349" w:author="phuong vu" w:date="2018-12-02T08:21:00Z"/>
          <w:rFonts w:asciiTheme="minorHAnsi" w:eastAsiaTheme="minorEastAsia" w:hAnsiTheme="minorHAnsi" w:cstheme="minorBidi"/>
          <w:noProof/>
          <w:sz w:val="22"/>
          <w:szCs w:val="22"/>
          <w:lang w:val="en-US"/>
        </w:rPr>
      </w:pPr>
      <w:ins w:id="350" w:author="phuong vu" w:date="2018-12-02T08:21:00Z">
        <w:r>
          <w:rPr>
            <w:noProof/>
          </w:rPr>
          <w:t>1.3.7</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_Toc531502243 \h </w:instrText>
        </w:r>
      </w:ins>
      <w:r>
        <w:rPr>
          <w:noProof/>
        </w:rPr>
      </w:r>
      <w:r>
        <w:rPr>
          <w:noProof/>
        </w:rPr>
        <w:fldChar w:fldCharType="separate"/>
      </w:r>
      <w:ins w:id="351" w:author="phuong vu" w:date="2018-12-02T08:21:00Z">
        <w:r>
          <w:rPr>
            <w:noProof/>
          </w:rPr>
          <w:t>17</w:t>
        </w:r>
        <w:r>
          <w:rPr>
            <w:noProof/>
          </w:rPr>
          <w:fldChar w:fldCharType="end"/>
        </w:r>
      </w:ins>
    </w:p>
    <w:p w14:paraId="2CE352DB" w14:textId="5BD9F5E3" w:rsidR="00D24C07" w:rsidRDefault="00D24C07">
      <w:pPr>
        <w:pStyle w:val="TOC3"/>
        <w:tabs>
          <w:tab w:val="left" w:pos="1320"/>
          <w:tab w:val="right" w:leader="dot" w:pos="8777"/>
        </w:tabs>
        <w:rPr>
          <w:ins w:id="352" w:author="phuong vu" w:date="2018-12-02T08:21:00Z"/>
          <w:rFonts w:asciiTheme="minorHAnsi" w:eastAsiaTheme="minorEastAsia" w:hAnsiTheme="minorHAnsi" w:cstheme="minorBidi"/>
          <w:noProof/>
          <w:sz w:val="22"/>
          <w:szCs w:val="22"/>
          <w:lang w:val="en-US"/>
        </w:rPr>
      </w:pPr>
      <w:ins w:id="353" w:author="phuong vu" w:date="2018-12-02T08:21:00Z">
        <w:r>
          <w:rPr>
            <w:noProof/>
          </w:rPr>
          <w:t>1.3.8</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_Toc531502244 \h </w:instrText>
        </w:r>
      </w:ins>
      <w:r>
        <w:rPr>
          <w:noProof/>
        </w:rPr>
      </w:r>
      <w:r>
        <w:rPr>
          <w:noProof/>
        </w:rPr>
        <w:fldChar w:fldCharType="separate"/>
      </w:r>
      <w:ins w:id="354" w:author="phuong vu" w:date="2018-12-02T08:21:00Z">
        <w:r>
          <w:rPr>
            <w:noProof/>
          </w:rPr>
          <w:t>18</w:t>
        </w:r>
        <w:r>
          <w:rPr>
            <w:noProof/>
          </w:rPr>
          <w:fldChar w:fldCharType="end"/>
        </w:r>
      </w:ins>
    </w:p>
    <w:p w14:paraId="27EE710E" w14:textId="27140059" w:rsidR="00D24C07" w:rsidRDefault="00D24C07">
      <w:pPr>
        <w:pStyle w:val="TOC2"/>
        <w:tabs>
          <w:tab w:val="left" w:pos="880"/>
          <w:tab w:val="right" w:leader="dot" w:pos="8777"/>
        </w:tabs>
        <w:rPr>
          <w:ins w:id="355" w:author="phuong vu" w:date="2018-12-02T08:21:00Z"/>
          <w:rFonts w:asciiTheme="minorHAnsi" w:eastAsiaTheme="minorEastAsia" w:hAnsiTheme="minorHAnsi" w:cstheme="minorBidi"/>
          <w:noProof/>
          <w:sz w:val="22"/>
          <w:szCs w:val="22"/>
          <w:lang w:val="en-US"/>
        </w:rPr>
      </w:pPr>
      <w:ins w:id="356" w:author="phuong vu" w:date="2018-12-02T08:21:00Z">
        <w:r>
          <w:rPr>
            <w:noProof/>
          </w:rPr>
          <w:t>1.4</w:t>
        </w:r>
        <w:r>
          <w:rPr>
            <w:rFonts w:asciiTheme="minorHAnsi" w:eastAsiaTheme="minorEastAsia" w:hAnsiTheme="minorHAnsi" w:cstheme="minorBidi"/>
            <w:noProof/>
            <w:sz w:val="22"/>
            <w:szCs w:val="22"/>
            <w:lang w:val="en-US"/>
          </w:rPr>
          <w:tab/>
        </w:r>
        <w:r w:rsidRPr="003827C1">
          <w:rPr>
            <w:noProof/>
          </w:rPr>
          <w:t>Yêu cầu phi chức năng</w:t>
        </w:r>
        <w:r>
          <w:rPr>
            <w:noProof/>
          </w:rPr>
          <w:tab/>
        </w:r>
        <w:r>
          <w:rPr>
            <w:noProof/>
          </w:rPr>
          <w:fldChar w:fldCharType="begin"/>
        </w:r>
        <w:r>
          <w:rPr>
            <w:noProof/>
          </w:rPr>
          <w:instrText xml:space="preserve"> PAGEREF _Toc531502245 \h </w:instrText>
        </w:r>
      </w:ins>
      <w:r>
        <w:rPr>
          <w:noProof/>
        </w:rPr>
      </w:r>
      <w:r>
        <w:rPr>
          <w:noProof/>
        </w:rPr>
        <w:fldChar w:fldCharType="separate"/>
      </w:r>
      <w:ins w:id="357" w:author="phuong vu" w:date="2018-12-02T08:21:00Z">
        <w:r>
          <w:rPr>
            <w:noProof/>
          </w:rPr>
          <w:t>18</w:t>
        </w:r>
        <w:r>
          <w:rPr>
            <w:noProof/>
          </w:rPr>
          <w:fldChar w:fldCharType="end"/>
        </w:r>
      </w:ins>
    </w:p>
    <w:p w14:paraId="0173E33B" w14:textId="21651477" w:rsidR="00D24C07" w:rsidRDefault="00D24C07">
      <w:pPr>
        <w:pStyle w:val="TOC3"/>
        <w:tabs>
          <w:tab w:val="left" w:pos="1320"/>
          <w:tab w:val="right" w:leader="dot" w:pos="8777"/>
        </w:tabs>
        <w:rPr>
          <w:ins w:id="358" w:author="phuong vu" w:date="2018-12-02T08:21:00Z"/>
          <w:rFonts w:asciiTheme="minorHAnsi" w:eastAsiaTheme="minorEastAsia" w:hAnsiTheme="minorHAnsi" w:cstheme="minorBidi"/>
          <w:noProof/>
          <w:sz w:val="22"/>
          <w:szCs w:val="22"/>
          <w:lang w:val="en-US"/>
        </w:rPr>
      </w:pPr>
      <w:ins w:id="359" w:author="phuong vu" w:date="2018-12-02T08:21: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_Toc531502246 \h </w:instrText>
        </w:r>
      </w:ins>
      <w:r>
        <w:rPr>
          <w:noProof/>
        </w:rPr>
      </w:r>
      <w:r>
        <w:rPr>
          <w:noProof/>
        </w:rPr>
        <w:fldChar w:fldCharType="separate"/>
      </w:r>
      <w:ins w:id="360" w:author="phuong vu" w:date="2018-12-02T08:21:00Z">
        <w:r>
          <w:rPr>
            <w:noProof/>
          </w:rPr>
          <w:t>18</w:t>
        </w:r>
        <w:r>
          <w:rPr>
            <w:noProof/>
          </w:rPr>
          <w:fldChar w:fldCharType="end"/>
        </w:r>
      </w:ins>
    </w:p>
    <w:p w14:paraId="55E10A4D" w14:textId="1A7E7831" w:rsidR="00D24C07" w:rsidRDefault="00D24C07">
      <w:pPr>
        <w:pStyle w:val="TOC3"/>
        <w:tabs>
          <w:tab w:val="left" w:pos="1320"/>
          <w:tab w:val="right" w:leader="dot" w:pos="8777"/>
        </w:tabs>
        <w:rPr>
          <w:ins w:id="361" w:author="phuong vu" w:date="2018-12-02T08:21:00Z"/>
          <w:rFonts w:asciiTheme="minorHAnsi" w:eastAsiaTheme="minorEastAsia" w:hAnsiTheme="minorHAnsi" w:cstheme="minorBidi"/>
          <w:noProof/>
          <w:sz w:val="22"/>
          <w:szCs w:val="22"/>
          <w:lang w:val="en-US"/>
        </w:rPr>
      </w:pPr>
      <w:ins w:id="362" w:author="phuong vu" w:date="2018-12-02T08:21: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_Toc531502247 \h </w:instrText>
        </w:r>
      </w:ins>
      <w:r>
        <w:rPr>
          <w:noProof/>
        </w:rPr>
      </w:r>
      <w:r>
        <w:rPr>
          <w:noProof/>
        </w:rPr>
        <w:fldChar w:fldCharType="separate"/>
      </w:r>
      <w:ins w:id="363" w:author="phuong vu" w:date="2018-12-02T08:21:00Z">
        <w:r>
          <w:rPr>
            <w:noProof/>
          </w:rPr>
          <w:t>18</w:t>
        </w:r>
        <w:r>
          <w:rPr>
            <w:noProof/>
          </w:rPr>
          <w:fldChar w:fldCharType="end"/>
        </w:r>
      </w:ins>
    </w:p>
    <w:p w14:paraId="35550AD6" w14:textId="7D918683" w:rsidR="00D24C07" w:rsidRDefault="00D24C07">
      <w:pPr>
        <w:pStyle w:val="TOC1"/>
        <w:tabs>
          <w:tab w:val="left" w:pos="1540"/>
        </w:tabs>
        <w:rPr>
          <w:ins w:id="364" w:author="phuong vu" w:date="2018-12-02T08:21:00Z"/>
          <w:rFonts w:asciiTheme="minorHAnsi" w:eastAsiaTheme="minorEastAsia" w:hAnsiTheme="minorHAnsi" w:cstheme="minorBidi"/>
          <w:noProof/>
          <w:sz w:val="22"/>
          <w:szCs w:val="22"/>
          <w:lang w:val="en-US"/>
        </w:rPr>
      </w:pPr>
      <w:ins w:id="365" w:author="phuong vu" w:date="2018-12-02T08:21:00Z">
        <w:r w:rsidRPr="003827C1">
          <w:rPr>
            <w:noProof/>
          </w:rPr>
          <w:t>CHƯƠNG 2 -</w:t>
        </w:r>
        <w:r>
          <w:rPr>
            <w:rFonts w:asciiTheme="minorHAnsi" w:eastAsiaTheme="minorEastAsia" w:hAnsiTheme="minorHAnsi" w:cstheme="minorBidi"/>
            <w:noProof/>
            <w:sz w:val="22"/>
            <w:szCs w:val="22"/>
            <w:lang w:val="en-US"/>
          </w:rPr>
          <w:tab/>
        </w:r>
        <w:r w:rsidRPr="003827C1">
          <w:rPr>
            <w:noProof/>
          </w:rPr>
          <w:t>CƠ SỞ LÝ THUYẾT</w:t>
        </w:r>
        <w:r>
          <w:rPr>
            <w:noProof/>
          </w:rPr>
          <w:tab/>
        </w:r>
        <w:r>
          <w:rPr>
            <w:noProof/>
          </w:rPr>
          <w:fldChar w:fldCharType="begin"/>
        </w:r>
        <w:r>
          <w:rPr>
            <w:noProof/>
          </w:rPr>
          <w:instrText xml:space="preserve"> PAGEREF _Toc531502248 \h </w:instrText>
        </w:r>
      </w:ins>
      <w:r>
        <w:rPr>
          <w:noProof/>
        </w:rPr>
      </w:r>
      <w:r>
        <w:rPr>
          <w:noProof/>
        </w:rPr>
        <w:fldChar w:fldCharType="separate"/>
      </w:r>
      <w:ins w:id="366" w:author="phuong vu" w:date="2018-12-02T08:21:00Z">
        <w:r>
          <w:rPr>
            <w:noProof/>
          </w:rPr>
          <w:t>20</w:t>
        </w:r>
        <w:r>
          <w:rPr>
            <w:noProof/>
          </w:rPr>
          <w:fldChar w:fldCharType="end"/>
        </w:r>
      </w:ins>
    </w:p>
    <w:p w14:paraId="1A8D7109" w14:textId="2312C6B1" w:rsidR="00D24C07" w:rsidRDefault="00D24C07">
      <w:pPr>
        <w:pStyle w:val="TOC2"/>
        <w:tabs>
          <w:tab w:val="left" w:pos="880"/>
          <w:tab w:val="right" w:leader="dot" w:pos="8777"/>
        </w:tabs>
        <w:rPr>
          <w:ins w:id="367" w:author="phuong vu" w:date="2018-12-02T08:21:00Z"/>
          <w:rFonts w:asciiTheme="minorHAnsi" w:eastAsiaTheme="minorEastAsia" w:hAnsiTheme="minorHAnsi" w:cstheme="minorBidi"/>
          <w:noProof/>
          <w:sz w:val="22"/>
          <w:szCs w:val="22"/>
          <w:lang w:val="en-US"/>
        </w:rPr>
      </w:pPr>
      <w:ins w:id="368" w:author="phuong vu" w:date="2018-12-02T08:21:00Z">
        <w:r w:rsidRPr="003827C1">
          <w:rPr>
            <w:noProof/>
          </w:rPr>
          <w:t>2.1</w:t>
        </w:r>
        <w:r>
          <w:rPr>
            <w:rFonts w:asciiTheme="minorHAnsi" w:eastAsiaTheme="minorEastAsia" w:hAnsiTheme="minorHAnsi" w:cstheme="minorBidi"/>
            <w:noProof/>
            <w:sz w:val="22"/>
            <w:szCs w:val="22"/>
            <w:lang w:val="en-US"/>
          </w:rPr>
          <w:tab/>
        </w:r>
        <w:r w:rsidRPr="003827C1">
          <w:rPr>
            <w:noProof/>
            <w:lang w:val="en-US"/>
          </w:rPr>
          <w:t>N</w:t>
        </w:r>
        <w:r w:rsidRPr="003827C1">
          <w:rPr>
            <w:noProof/>
          </w:rPr>
          <w:t>ền tảng Android</w:t>
        </w:r>
        <w:r w:rsidRPr="003827C1">
          <w:rPr>
            <w:noProof/>
            <w:lang w:val="en-US"/>
          </w:rPr>
          <w:t xml:space="preserve"> </w:t>
        </w:r>
        <w:r w:rsidRPr="003827C1">
          <w:rPr>
            <w:noProof/>
            <w:vertAlign w:val="superscript"/>
          </w:rPr>
          <w:t>[1]</w:t>
        </w:r>
        <w:r>
          <w:rPr>
            <w:noProof/>
          </w:rPr>
          <w:tab/>
        </w:r>
        <w:r>
          <w:rPr>
            <w:noProof/>
          </w:rPr>
          <w:fldChar w:fldCharType="begin"/>
        </w:r>
        <w:r>
          <w:rPr>
            <w:noProof/>
          </w:rPr>
          <w:instrText xml:space="preserve"> PAGEREF _Toc531502249 \h </w:instrText>
        </w:r>
      </w:ins>
      <w:r>
        <w:rPr>
          <w:noProof/>
        </w:rPr>
      </w:r>
      <w:r>
        <w:rPr>
          <w:noProof/>
        </w:rPr>
        <w:fldChar w:fldCharType="separate"/>
      </w:r>
      <w:ins w:id="369" w:author="phuong vu" w:date="2018-12-02T08:21:00Z">
        <w:r>
          <w:rPr>
            <w:noProof/>
          </w:rPr>
          <w:t>20</w:t>
        </w:r>
        <w:r>
          <w:rPr>
            <w:noProof/>
          </w:rPr>
          <w:fldChar w:fldCharType="end"/>
        </w:r>
      </w:ins>
    </w:p>
    <w:p w14:paraId="3F363013" w14:textId="4CEB8930" w:rsidR="00D24C07" w:rsidRDefault="00D24C07">
      <w:pPr>
        <w:pStyle w:val="TOC2"/>
        <w:tabs>
          <w:tab w:val="left" w:pos="880"/>
          <w:tab w:val="right" w:leader="dot" w:pos="8777"/>
        </w:tabs>
        <w:rPr>
          <w:ins w:id="370" w:author="phuong vu" w:date="2018-12-02T08:21:00Z"/>
          <w:rFonts w:asciiTheme="minorHAnsi" w:eastAsiaTheme="minorEastAsia" w:hAnsiTheme="minorHAnsi" w:cstheme="minorBidi"/>
          <w:noProof/>
          <w:sz w:val="22"/>
          <w:szCs w:val="22"/>
          <w:lang w:val="en-US"/>
        </w:rPr>
      </w:pPr>
      <w:ins w:id="371" w:author="phuong vu" w:date="2018-12-02T08:21:00Z">
        <w:r w:rsidRPr="003827C1">
          <w:rPr>
            <w:noProof/>
          </w:rPr>
          <w:t>2.2</w:t>
        </w:r>
        <w:r>
          <w:rPr>
            <w:rFonts w:asciiTheme="minorHAnsi" w:eastAsiaTheme="minorEastAsia" w:hAnsiTheme="minorHAnsi" w:cstheme="minorBidi"/>
            <w:noProof/>
            <w:sz w:val="22"/>
            <w:szCs w:val="22"/>
            <w:lang w:val="en-US"/>
          </w:rPr>
          <w:tab/>
        </w:r>
        <w:r w:rsidRPr="003827C1">
          <w:rPr>
            <w:noProof/>
          </w:rPr>
          <w:t xml:space="preserve">GraphQL </w:t>
        </w:r>
        <w:r w:rsidRPr="003827C1">
          <w:rPr>
            <w:noProof/>
            <w:vertAlign w:val="superscript"/>
          </w:rPr>
          <w:t>[2]</w:t>
        </w:r>
        <w:r>
          <w:rPr>
            <w:noProof/>
          </w:rPr>
          <w:tab/>
        </w:r>
        <w:r>
          <w:rPr>
            <w:noProof/>
          </w:rPr>
          <w:fldChar w:fldCharType="begin"/>
        </w:r>
        <w:r>
          <w:rPr>
            <w:noProof/>
          </w:rPr>
          <w:instrText xml:space="preserve"> PAGEREF _Toc531502250 \h </w:instrText>
        </w:r>
      </w:ins>
      <w:r>
        <w:rPr>
          <w:noProof/>
        </w:rPr>
      </w:r>
      <w:r>
        <w:rPr>
          <w:noProof/>
        </w:rPr>
        <w:fldChar w:fldCharType="separate"/>
      </w:r>
      <w:ins w:id="372" w:author="phuong vu" w:date="2018-12-02T08:21:00Z">
        <w:r>
          <w:rPr>
            <w:noProof/>
          </w:rPr>
          <w:t>20</w:t>
        </w:r>
        <w:r>
          <w:rPr>
            <w:noProof/>
          </w:rPr>
          <w:fldChar w:fldCharType="end"/>
        </w:r>
      </w:ins>
    </w:p>
    <w:p w14:paraId="1CDF1F86" w14:textId="76DB32C8" w:rsidR="00D24C07" w:rsidRDefault="00D24C07">
      <w:pPr>
        <w:pStyle w:val="TOC2"/>
        <w:tabs>
          <w:tab w:val="left" w:pos="880"/>
          <w:tab w:val="right" w:leader="dot" w:pos="8777"/>
        </w:tabs>
        <w:rPr>
          <w:ins w:id="373" w:author="phuong vu" w:date="2018-12-02T08:21:00Z"/>
          <w:rFonts w:asciiTheme="minorHAnsi" w:eastAsiaTheme="minorEastAsia" w:hAnsiTheme="minorHAnsi" w:cstheme="minorBidi"/>
          <w:noProof/>
          <w:sz w:val="22"/>
          <w:szCs w:val="22"/>
          <w:lang w:val="en-US"/>
        </w:rPr>
      </w:pPr>
      <w:ins w:id="374" w:author="phuong vu" w:date="2018-12-02T08:21:00Z">
        <w:r w:rsidRPr="003827C1">
          <w:rPr>
            <w:noProof/>
            <w:lang w:val="da-DK"/>
          </w:rPr>
          <w:t>2.3</w:t>
        </w:r>
        <w:r>
          <w:rPr>
            <w:rFonts w:asciiTheme="minorHAnsi" w:eastAsiaTheme="minorEastAsia" w:hAnsiTheme="minorHAnsi" w:cstheme="minorBidi"/>
            <w:noProof/>
            <w:sz w:val="22"/>
            <w:szCs w:val="22"/>
            <w:lang w:val="en-US"/>
          </w:rPr>
          <w:tab/>
        </w:r>
        <w:r w:rsidRPr="003827C1">
          <w:rPr>
            <w:noProof/>
            <w:lang w:val="da-DK"/>
          </w:rPr>
          <w:t xml:space="preserve">Postgraphile </w:t>
        </w:r>
        <w:r w:rsidRPr="003827C1">
          <w:rPr>
            <w:noProof/>
            <w:vertAlign w:val="superscript"/>
            <w:lang w:val="da-DK"/>
          </w:rPr>
          <w:t>[3][4]</w:t>
        </w:r>
        <w:r>
          <w:rPr>
            <w:noProof/>
          </w:rPr>
          <w:tab/>
        </w:r>
        <w:r>
          <w:rPr>
            <w:noProof/>
          </w:rPr>
          <w:fldChar w:fldCharType="begin"/>
        </w:r>
        <w:r>
          <w:rPr>
            <w:noProof/>
          </w:rPr>
          <w:instrText xml:space="preserve"> PAGEREF _Toc531502251 \h </w:instrText>
        </w:r>
      </w:ins>
      <w:r>
        <w:rPr>
          <w:noProof/>
        </w:rPr>
      </w:r>
      <w:r>
        <w:rPr>
          <w:noProof/>
        </w:rPr>
        <w:fldChar w:fldCharType="separate"/>
      </w:r>
      <w:ins w:id="375" w:author="phuong vu" w:date="2018-12-02T08:21:00Z">
        <w:r>
          <w:rPr>
            <w:noProof/>
          </w:rPr>
          <w:t>22</w:t>
        </w:r>
        <w:r>
          <w:rPr>
            <w:noProof/>
          </w:rPr>
          <w:fldChar w:fldCharType="end"/>
        </w:r>
      </w:ins>
    </w:p>
    <w:p w14:paraId="36C90A42" w14:textId="33BD06A2" w:rsidR="00D24C07" w:rsidRDefault="00D24C07">
      <w:pPr>
        <w:pStyle w:val="TOC2"/>
        <w:tabs>
          <w:tab w:val="left" w:pos="880"/>
          <w:tab w:val="right" w:leader="dot" w:pos="8777"/>
        </w:tabs>
        <w:rPr>
          <w:ins w:id="376" w:author="phuong vu" w:date="2018-12-02T08:21:00Z"/>
          <w:rFonts w:asciiTheme="minorHAnsi" w:eastAsiaTheme="minorEastAsia" w:hAnsiTheme="minorHAnsi" w:cstheme="minorBidi"/>
          <w:noProof/>
          <w:sz w:val="22"/>
          <w:szCs w:val="22"/>
          <w:lang w:val="en-US"/>
        </w:rPr>
      </w:pPr>
      <w:ins w:id="377" w:author="phuong vu" w:date="2018-12-02T08:21:00Z">
        <w:r w:rsidRPr="003827C1">
          <w:rPr>
            <w:noProof/>
          </w:rPr>
          <w:t>2.4</w:t>
        </w:r>
        <w:r>
          <w:rPr>
            <w:rFonts w:asciiTheme="minorHAnsi" w:eastAsiaTheme="minorEastAsia" w:hAnsiTheme="minorHAnsi" w:cstheme="minorBidi"/>
            <w:noProof/>
            <w:sz w:val="22"/>
            <w:szCs w:val="22"/>
            <w:lang w:val="en-US"/>
          </w:rPr>
          <w:tab/>
        </w:r>
        <w:r w:rsidRPr="003827C1">
          <w:rPr>
            <w:noProof/>
          </w:rPr>
          <w:t xml:space="preserve">PostgreSQL </w:t>
        </w:r>
        <w:r w:rsidRPr="003827C1">
          <w:rPr>
            <w:noProof/>
            <w:vertAlign w:val="superscript"/>
          </w:rPr>
          <w:t>[5]</w:t>
        </w:r>
        <w:r>
          <w:rPr>
            <w:noProof/>
          </w:rPr>
          <w:tab/>
        </w:r>
        <w:r>
          <w:rPr>
            <w:noProof/>
          </w:rPr>
          <w:fldChar w:fldCharType="begin"/>
        </w:r>
        <w:r>
          <w:rPr>
            <w:noProof/>
          </w:rPr>
          <w:instrText xml:space="preserve"> PAGEREF _Toc531502252 \h </w:instrText>
        </w:r>
      </w:ins>
      <w:r>
        <w:rPr>
          <w:noProof/>
        </w:rPr>
      </w:r>
      <w:r>
        <w:rPr>
          <w:noProof/>
        </w:rPr>
        <w:fldChar w:fldCharType="separate"/>
      </w:r>
      <w:ins w:id="378" w:author="phuong vu" w:date="2018-12-02T08:21:00Z">
        <w:r>
          <w:rPr>
            <w:noProof/>
          </w:rPr>
          <w:t>22</w:t>
        </w:r>
        <w:r>
          <w:rPr>
            <w:noProof/>
          </w:rPr>
          <w:fldChar w:fldCharType="end"/>
        </w:r>
      </w:ins>
    </w:p>
    <w:p w14:paraId="599B50C1" w14:textId="7057F9BC" w:rsidR="00D24C07" w:rsidRDefault="00D24C07">
      <w:pPr>
        <w:pStyle w:val="TOC2"/>
        <w:tabs>
          <w:tab w:val="left" w:pos="880"/>
          <w:tab w:val="right" w:leader="dot" w:pos="8777"/>
        </w:tabs>
        <w:rPr>
          <w:ins w:id="379" w:author="phuong vu" w:date="2018-12-02T08:21:00Z"/>
          <w:rFonts w:asciiTheme="minorHAnsi" w:eastAsiaTheme="minorEastAsia" w:hAnsiTheme="minorHAnsi" w:cstheme="minorBidi"/>
          <w:noProof/>
          <w:sz w:val="22"/>
          <w:szCs w:val="22"/>
          <w:lang w:val="en-US"/>
        </w:rPr>
      </w:pPr>
      <w:ins w:id="380" w:author="phuong vu" w:date="2018-12-02T08:21:00Z">
        <w:r w:rsidRPr="003827C1">
          <w:rPr>
            <w:noProof/>
          </w:rPr>
          <w:t>2.5</w:t>
        </w:r>
        <w:r>
          <w:rPr>
            <w:rFonts w:asciiTheme="minorHAnsi" w:eastAsiaTheme="minorEastAsia" w:hAnsiTheme="minorHAnsi" w:cstheme="minorBidi"/>
            <w:noProof/>
            <w:sz w:val="22"/>
            <w:szCs w:val="22"/>
            <w:lang w:val="en-US"/>
          </w:rPr>
          <w:tab/>
        </w:r>
        <w:r w:rsidRPr="003827C1">
          <w:rPr>
            <w:noProof/>
          </w:rPr>
          <w:t xml:space="preserve">JSON Web Token </w:t>
        </w:r>
        <w:r w:rsidRPr="003827C1">
          <w:rPr>
            <w:noProof/>
            <w:vertAlign w:val="superscript"/>
          </w:rPr>
          <w:t>[6]</w:t>
        </w:r>
        <w:r>
          <w:rPr>
            <w:noProof/>
          </w:rPr>
          <w:tab/>
        </w:r>
        <w:r>
          <w:rPr>
            <w:noProof/>
          </w:rPr>
          <w:fldChar w:fldCharType="begin"/>
        </w:r>
        <w:r>
          <w:rPr>
            <w:noProof/>
          </w:rPr>
          <w:instrText xml:space="preserve"> PAGEREF _Toc531502253 \h </w:instrText>
        </w:r>
      </w:ins>
      <w:r>
        <w:rPr>
          <w:noProof/>
        </w:rPr>
      </w:r>
      <w:r>
        <w:rPr>
          <w:noProof/>
        </w:rPr>
        <w:fldChar w:fldCharType="separate"/>
      </w:r>
      <w:ins w:id="381" w:author="phuong vu" w:date="2018-12-02T08:21:00Z">
        <w:r>
          <w:rPr>
            <w:noProof/>
          </w:rPr>
          <w:t>23</w:t>
        </w:r>
        <w:r>
          <w:rPr>
            <w:noProof/>
          </w:rPr>
          <w:fldChar w:fldCharType="end"/>
        </w:r>
      </w:ins>
    </w:p>
    <w:p w14:paraId="3675E098" w14:textId="5FE8CE8C" w:rsidR="00D24C07" w:rsidRDefault="00D24C07">
      <w:pPr>
        <w:pStyle w:val="TOC2"/>
        <w:tabs>
          <w:tab w:val="left" w:pos="880"/>
          <w:tab w:val="right" w:leader="dot" w:pos="8777"/>
        </w:tabs>
        <w:rPr>
          <w:ins w:id="382" w:author="phuong vu" w:date="2018-12-02T08:21:00Z"/>
          <w:rFonts w:asciiTheme="minorHAnsi" w:eastAsiaTheme="minorEastAsia" w:hAnsiTheme="minorHAnsi" w:cstheme="minorBidi"/>
          <w:noProof/>
          <w:sz w:val="22"/>
          <w:szCs w:val="22"/>
          <w:lang w:val="en-US"/>
        </w:rPr>
      </w:pPr>
      <w:ins w:id="383" w:author="phuong vu" w:date="2018-12-02T08:21:00Z">
        <w:r w:rsidRPr="003827C1">
          <w:rPr>
            <w:noProof/>
          </w:rPr>
          <w:t>2.6</w:t>
        </w:r>
        <w:r>
          <w:rPr>
            <w:rFonts w:asciiTheme="minorHAnsi" w:eastAsiaTheme="minorEastAsia" w:hAnsiTheme="minorHAnsi" w:cstheme="minorBidi"/>
            <w:noProof/>
            <w:sz w:val="22"/>
            <w:szCs w:val="22"/>
            <w:lang w:val="en-US"/>
          </w:rPr>
          <w:tab/>
        </w:r>
        <w:r w:rsidRPr="003827C1">
          <w:rPr>
            <w:noProof/>
          </w:rPr>
          <w:t xml:space="preserve">ReactJS </w:t>
        </w:r>
        <w:r w:rsidRPr="003827C1">
          <w:rPr>
            <w:noProof/>
            <w:vertAlign w:val="superscript"/>
          </w:rPr>
          <w:t>[7]</w:t>
        </w:r>
        <w:r>
          <w:rPr>
            <w:noProof/>
          </w:rPr>
          <w:tab/>
        </w:r>
        <w:r>
          <w:rPr>
            <w:noProof/>
          </w:rPr>
          <w:fldChar w:fldCharType="begin"/>
        </w:r>
        <w:r>
          <w:rPr>
            <w:noProof/>
          </w:rPr>
          <w:instrText xml:space="preserve"> PAGEREF _Toc531502254 \h </w:instrText>
        </w:r>
      </w:ins>
      <w:r>
        <w:rPr>
          <w:noProof/>
        </w:rPr>
      </w:r>
      <w:r>
        <w:rPr>
          <w:noProof/>
        </w:rPr>
        <w:fldChar w:fldCharType="separate"/>
      </w:r>
      <w:ins w:id="384" w:author="phuong vu" w:date="2018-12-02T08:21:00Z">
        <w:r>
          <w:rPr>
            <w:noProof/>
          </w:rPr>
          <w:t>24</w:t>
        </w:r>
        <w:r>
          <w:rPr>
            <w:noProof/>
          </w:rPr>
          <w:fldChar w:fldCharType="end"/>
        </w:r>
      </w:ins>
    </w:p>
    <w:p w14:paraId="6335F0F2" w14:textId="1C9B630C" w:rsidR="00D24C07" w:rsidRDefault="00D24C07">
      <w:pPr>
        <w:pStyle w:val="TOC2"/>
        <w:tabs>
          <w:tab w:val="left" w:pos="880"/>
          <w:tab w:val="right" w:leader="dot" w:pos="8777"/>
        </w:tabs>
        <w:rPr>
          <w:ins w:id="385" w:author="phuong vu" w:date="2018-12-02T08:21:00Z"/>
          <w:rFonts w:asciiTheme="minorHAnsi" w:eastAsiaTheme="minorEastAsia" w:hAnsiTheme="minorHAnsi" w:cstheme="minorBidi"/>
          <w:noProof/>
          <w:sz w:val="22"/>
          <w:szCs w:val="22"/>
          <w:lang w:val="en-US"/>
        </w:rPr>
      </w:pPr>
      <w:ins w:id="386" w:author="phuong vu" w:date="2018-12-02T08:21:00Z">
        <w:r w:rsidRPr="003827C1">
          <w:rPr>
            <w:noProof/>
          </w:rPr>
          <w:t>2.7</w:t>
        </w:r>
        <w:r>
          <w:rPr>
            <w:rFonts w:asciiTheme="minorHAnsi" w:eastAsiaTheme="minorEastAsia" w:hAnsiTheme="minorHAnsi" w:cstheme="minorBidi"/>
            <w:noProof/>
            <w:sz w:val="22"/>
            <w:szCs w:val="22"/>
            <w:lang w:val="en-US"/>
          </w:rPr>
          <w:tab/>
        </w:r>
        <w:r w:rsidRPr="003827C1">
          <w:rPr>
            <w:noProof/>
          </w:rPr>
          <w:t xml:space="preserve">Apollo Client </w:t>
        </w:r>
        <w:r w:rsidRPr="003827C1">
          <w:rPr>
            <w:noProof/>
            <w:vertAlign w:val="superscript"/>
          </w:rPr>
          <w:t>[8]</w:t>
        </w:r>
        <w:r>
          <w:rPr>
            <w:noProof/>
          </w:rPr>
          <w:tab/>
        </w:r>
        <w:r>
          <w:rPr>
            <w:noProof/>
          </w:rPr>
          <w:fldChar w:fldCharType="begin"/>
        </w:r>
        <w:r>
          <w:rPr>
            <w:noProof/>
          </w:rPr>
          <w:instrText xml:space="preserve"> PAGEREF _Toc531502255 \h </w:instrText>
        </w:r>
      </w:ins>
      <w:r>
        <w:rPr>
          <w:noProof/>
        </w:rPr>
      </w:r>
      <w:r>
        <w:rPr>
          <w:noProof/>
        </w:rPr>
        <w:fldChar w:fldCharType="separate"/>
      </w:r>
      <w:ins w:id="387" w:author="phuong vu" w:date="2018-12-02T08:21:00Z">
        <w:r>
          <w:rPr>
            <w:noProof/>
          </w:rPr>
          <w:t>24</w:t>
        </w:r>
        <w:r>
          <w:rPr>
            <w:noProof/>
          </w:rPr>
          <w:fldChar w:fldCharType="end"/>
        </w:r>
      </w:ins>
    </w:p>
    <w:p w14:paraId="276969EE" w14:textId="2983302A" w:rsidR="00D24C07" w:rsidRDefault="00D24C07">
      <w:pPr>
        <w:pStyle w:val="TOC2"/>
        <w:tabs>
          <w:tab w:val="left" w:pos="880"/>
          <w:tab w:val="right" w:leader="dot" w:pos="8777"/>
        </w:tabs>
        <w:rPr>
          <w:ins w:id="388" w:author="phuong vu" w:date="2018-12-02T08:21:00Z"/>
          <w:rFonts w:asciiTheme="minorHAnsi" w:eastAsiaTheme="minorEastAsia" w:hAnsiTheme="minorHAnsi" w:cstheme="minorBidi"/>
          <w:noProof/>
          <w:sz w:val="22"/>
          <w:szCs w:val="22"/>
          <w:lang w:val="en-US"/>
        </w:rPr>
      </w:pPr>
      <w:ins w:id="389" w:author="phuong vu" w:date="2018-12-02T08:21:00Z">
        <w:r w:rsidRPr="003827C1">
          <w:rPr>
            <w:noProof/>
            <w:lang w:val="en-US"/>
          </w:rPr>
          <w:t>2.8</w:t>
        </w:r>
        <w:r>
          <w:rPr>
            <w:rFonts w:asciiTheme="minorHAnsi" w:eastAsiaTheme="minorEastAsia" w:hAnsiTheme="minorHAnsi" w:cstheme="minorBidi"/>
            <w:noProof/>
            <w:sz w:val="22"/>
            <w:szCs w:val="22"/>
            <w:lang w:val="en-US"/>
          </w:rPr>
          <w:tab/>
        </w:r>
        <w:r w:rsidRPr="003827C1">
          <w:rPr>
            <w:noProof/>
            <w:lang w:val="en-US"/>
          </w:rPr>
          <w:t>Hàng đợi nhiều trạm phục vụ</w:t>
        </w:r>
        <w:r>
          <w:rPr>
            <w:noProof/>
          </w:rPr>
          <w:tab/>
        </w:r>
        <w:r>
          <w:rPr>
            <w:noProof/>
          </w:rPr>
          <w:fldChar w:fldCharType="begin"/>
        </w:r>
        <w:r>
          <w:rPr>
            <w:noProof/>
          </w:rPr>
          <w:instrText xml:space="preserve"> PAGEREF _Toc531502256 \h </w:instrText>
        </w:r>
      </w:ins>
      <w:r>
        <w:rPr>
          <w:noProof/>
        </w:rPr>
      </w:r>
      <w:r>
        <w:rPr>
          <w:noProof/>
        </w:rPr>
        <w:fldChar w:fldCharType="separate"/>
      </w:r>
      <w:ins w:id="390" w:author="phuong vu" w:date="2018-12-02T08:21:00Z">
        <w:r>
          <w:rPr>
            <w:noProof/>
          </w:rPr>
          <w:t>25</w:t>
        </w:r>
        <w:r>
          <w:rPr>
            <w:noProof/>
          </w:rPr>
          <w:fldChar w:fldCharType="end"/>
        </w:r>
      </w:ins>
    </w:p>
    <w:p w14:paraId="12118629" w14:textId="55B6A9C8" w:rsidR="00D24C07" w:rsidRDefault="00D24C07">
      <w:pPr>
        <w:pStyle w:val="TOC1"/>
        <w:tabs>
          <w:tab w:val="left" w:pos="1540"/>
        </w:tabs>
        <w:rPr>
          <w:ins w:id="391" w:author="phuong vu" w:date="2018-12-02T08:21:00Z"/>
          <w:rFonts w:asciiTheme="minorHAnsi" w:eastAsiaTheme="minorEastAsia" w:hAnsiTheme="minorHAnsi" w:cstheme="minorBidi"/>
          <w:noProof/>
          <w:sz w:val="22"/>
          <w:szCs w:val="22"/>
          <w:lang w:val="en-US"/>
        </w:rPr>
      </w:pPr>
      <w:ins w:id="392" w:author="phuong vu" w:date="2018-12-02T08:21:00Z">
        <w:r w:rsidRPr="003827C1">
          <w:rPr>
            <w:noProof/>
          </w:rPr>
          <w:t>CHƯƠNG 3 -</w:t>
        </w:r>
        <w:r>
          <w:rPr>
            <w:rFonts w:asciiTheme="minorHAnsi" w:eastAsiaTheme="minorEastAsia" w:hAnsiTheme="minorHAnsi" w:cstheme="minorBidi"/>
            <w:noProof/>
            <w:sz w:val="22"/>
            <w:szCs w:val="22"/>
            <w:lang w:val="en-US"/>
          </w:rPr>
          <w:tab/>
        </w:r>
        <w:r w:rsidRPr="003827C1">
          <w:rPr>
            <w:noProof/>
          </w:rPr>
          <w:t>THIẾT KẾ VÀ CÀI ĐẶT</w:t>
        </w:r>
        <w:r>
          <w:rPr>
            <w:noProof/>
          </w:rPr>
          <w:tab/>
        </w:r>
        <w:r>
          <w:rPr>
            <w:noProof/>
          </w:rPr>
          <w:fldChar w:fldCharType="begin"/>
        </w:r>
        <w:r>
          <w:rPr>
            <w:noProof/>
          </w:rPr>
          <w:instrText xml:space="preserve"> PAGEREF _Toc531502257 \h </w:instrText>
        </w:r>
      </w:ins>
      <w:r>
        <w:rPr>
          <w:noProof/>
        </w:rPr>
      </w:r>
      <w:r>
        <w:rPr>
          <w:noProof/>
        </w:rPr>
        <w:fldChar w:fldCharType="separate"/>
      </w:r>
      <w:ins w:id="393" w:author="phuong vu" w:date="2018-12-02T08:21:00Z">
        <w:r>
          <w:rPr>
            <w:noProof/>
          </w:rPr>
          <w:t>27</w:t>
        </w:r>
        <w:r>
          <w:rPr>
            <w:noProof/>
          </w:rPr>
          <w:fldChar w:fldCharType="end"/>
        </w:r>
      </w:ins>
    </w:p>
    <w:p w14:paraId="45549D4C" w14:textId="262581F5" w:rsidR="00D24C07" w:rsidRDefault="00D24C07">
      <w:pPr>
        <w:pStyle w:val="TOC3"/>
        <w:tabs>
          <w:tab w:val="left" w:pos="1320"/>
          <w:tab w:val="right" w:leader="dot" w:pos="8777"/>
        </w:tabs>
        <w:rPr>
          <w:ins w:id="394" w:author="phuong vu" w:date="2018-12-02T08:21:00Z"/>
          <w:rFonts w:asciiTheme="minorHAnsi" w:eastAsiaTheme="minorEastAsia" w:hAnsiTheme="minorHAnsi" w:cstheme="minorBidi"/>
          <w:noProof/>
          <w:sz w:val="22"/>
          <w:szCs w:val="22"/>
          <w:lang w:val="en-US"/>
        </w:rPr>
      </w:pPr>
      <w:ins w:id="395" w:author="phuong vu" w:date="2018-12-02T08:21: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_Toc531502258 \h </w:instrText>
        </w:r>
      </w:ins>
      <w:r>
        <w:rPr>
          <w:noProof/>
        </w:rPr>
      </w:r>
      <w:r>
        <w:rPr>
          <w:noProof/>
        </w:rPr>
        <w:fldChar w:fldCharType="separate"/>
      </w:r>
      <w:ins w:id="396" w:author="phuong vu" w:date="2018-12-02T08:21:00Z">
        <w:r>
          <w:rPr>
            <w:noProof/>
          </w:rPr>
          <w:t>27</w:t>
        </w:r>
        <w:r>
          <w:rPr>
            <w:noProof/>
          </w:rPr>
          <w:fldChar w:fldCharType="end"/>
        </w:r>
      </w:ins>
    </w:p>
    <w:p w14:paraId="5A23549C" w14:textId="67BEB336" w:rsidR="00D24C07" w:rsidRDefault="00D24C07">
      <w:pPr>
        <w:pStyle w:val="TOC3"/>
        <w:tabs>
          <w:tab w:val="left" w:pos="1320"/>
          <w:tab w:val="right" w:leader="dot" w:pos="8777"/>
        </w:tabs>
        <w:rPr>
          <w:ins w:id="397" w:author="phuong vu" w:date="2018-12-02T08:21:00Z"/>
          <w:rFonts w:asciiTheme="minorHAnsi" w:eastAsiaTheme="minorEastAsia" w:hAnsiTheme="minorHAnsi" w:cstheme="minorBidi"/>
          <w:noProof/>
          <w:sz w:val="22"/>
          <w:szCs w:val="22"/>
          <w:lang w:val="en-US"/>
        </w:rPr>
      </w:pPr>
      <w:ins w:id="398" w:author="phuong vu" w:date="2018-12-02T08:21: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_Toc531502259 \h </w:instrText>
        </w:r>
      </w:ins>
      <w:r>
        <w:rPr>
          <w:noProof/>
        </w:rPr>
      </w:r>
      <w:r>
        <w:rPr>
          <w:noProof/>
        </w:rPr>
        <w:fldChar w:fldCharType="separate"/>
      </w:r>
      <w:ins w:id="399" w:author="phuong vu" w:date="2018-12-02T08:21:00Z">
        <w:r>
          <w:rPr>
            <w:noProof/>
          </w:rPr>
          <w:t>28</w:t>
        </w:r>
        <w:r>
          <w:rPr>
            <w:noProof/>
          </w:rPr>
          <w:fldChar w:fldCharType="end"/>
        </w:r>
      </w:ins>
    </w:p>
    <w:p w14:paraId="1871C302" w14:textId="3961A372" w:rsidR="00D24C07" w:rsidRDefault="00D24C07">
      <w:pPr>
        <w:pStyle w:val="TOC3"/>
        <w:tabs>
          <w:tab w:val="left" w:pos="1320"/>
          <w:tab w:val="right" w:leader="dot" w:pos="8777"/>
        </w:tabs>
        <w:rPr>
          <w:ins w:id="400" w:author="phuong vu" w:date="2018-12-02T08:21:00Z"/>
          <w:rFonts w:asciiTheme="minorHAnsi" w:eastAsiaTheme="minorEastAsia" w:hAnsiTheme="minorHAnsi" w:cstheme="minorBidi"/>
          <w:noProof/>
          <w:sz w:val="22"/>
          <w:szCs w:val="22"/>
          <w:lang w:val="en-US"/>
        </w:rPr>
      </w:pPr>
      <w:ins w:id="401" w:author="phuong vu" w:date="2018-12-02T08:21: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_Toc531502260 \h </w:instrText>
        </w:r>
      </w:ins>
      <w:r>
        <w:rPr>
          <w:noProof/>
        </w:rPr>
      </w:r>
      <w:r>
        <w:rPr>
          <w:noProof/>
        </w:rPr>
        <w:fldChar w:fldCharType="separate"/>
      </w:r>
      <w:ins w:id="402" w:author="phuong vu" w:date="2018-12-02T08:21:00Z">
        <w:r>
          <w:rPr>
            <w:noProof/>
          </w:rPr>
          <w:t>29</w:t>
        </w:r>
        <w:r>
          <w:rPr>
            <w:noProof/>
          </w:rPr>
          <w:fldChar w:fldCharType="end"/>
        </w:r>
      </w:ins>
    </w:p>
    <w:p w14:paraId="5F52F180" w14:textId="592BD661" w:rsidR="00D24C07" w:rsidRDefault="00D24C07">
      <w:pPr>
        <w:pStyle w:val="TOC3"/>
        <w:tabs>
          <w:tab w:val="left" w:pos="1320"/>
          <w:tab w:val="right" w:leader="dot" w:pos="8777"/>
        </w:tabs>
        <w:rPr>
          <w:ins w:id="403" w:author="phuong vu" w:date="2018-12-02T08:21:00Z"/>
          <w:rFonts w:asciiTheme="minorHAnsi" w:eastAsiaTheme="minorEastAsia" w:hAnsiTheme="minorHAnsi" w:cstheme="minorBidi"/>
          <w:noProof/>
          <w:sz w:val="22"/>
          <w:szCs w:val="22"/>
          <w:lang w:val="en-US"/>
        </w:rPr>
      </w:pPr>
      <w:ins w:id="404" w:author="phuong vu" w:date="2018-12-02T08:21: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_Toc531502261 \h </w:instrText>
        </w:r>
      </w:ins>
      <w:r>
        <w:rPr>
          <w:noProof/>
        </w:rPr>
      </w:r>
      <w:r>
        <w:rPr>
          <w:noProof/>
        </w:rPr>
        <w:fldChar w:fldCharType="separate"/>
      </w:r>
      <w:ins w:id="405" w:author="phuong vu" w:date="2018-12-02T08:21:00Z">
        <w:r>
          <w:rPr>
            <w:noProof/>
          </w:rPr>
          <w:t>30</w:t>
        </w:r>
        <w:r>
          <w:rPr>
            <w:noProof/>
          </w:rPr>
          <w:fldChar w:fldCharType="end"/>
        </w:r>
      </w:ins>
    </w:p>
    <w:p w14:paraId="0C07AA2C" w14:textId="40157DE3" w:rsidR="00D24C07" w:rsidRDefault="00D24C07">
      <w:pPr>
        <w:pStyle w:val="TOC3"/>
        <w:tabs>
          <w:tab w:val="left" w:pos="1320"/>
          <w:tab w:val="right" w:leader="dot" w:pos="8777"/>
        </w:tabs>
        <w:rPr>
          <w:ins w:id="406" w:author="phuong vu" w:date="2018-12-02T08:21:00Z"/>
          <w:rFonts w:asciiTheme="minorHAnsi" w:eastAsiaTheme="minorEastAsia" w:hAnsiTheme="minorHAnsi" w:cstheme="minorBidi"/>
          <w:noProof/>
          <w:sz w:val="22"/>
          <w:szCs w:val="22"/>
          <w:lang w:val="en-US"/>
        </w:rPr>
      </w:pPr>
      <w:ins w:id="407" w:author="phuong vu" w:date="2018-12-02T08:21: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_Toc531502262 \h </w:instrText>
        </w:r>
      </w:ins>
      <w:r>
        <w:rPr>
          <w:noProof/>
        </w:rPr>
      </w:r>
      <w:r>
        <w:rPr>
          <w:noProof/>
        </w:rPr>
        <w:fldChar w:fldCharType="separate"/>
      </w:r>
      <w:ins w:id="408" w:author="phuong vu" w:date="2018-12-02T08:21:00Z">
        <w:r>
          <w:rPr>
            <w:noProof/>
          </w:rPr>
          <w:t>31</w:t>
        </w:r>
        <w:r>
          <w:rPr>
            <w:noProof/>
          </w:rPr>
          <w:fldChar w:fldCharType="end"/>
        </w:r>
      </w:ins>
    </w:p>
    <w:p w14:paraId="1D181854" w14:textId="3389ABF8" w:rsidR="00D24C07" w:rsidRDefault="00D24C07">
      <w:pPr>
        <w:pStyle w:val="TOC3"/>
        <w:tabs>
          <w:tab w:val="left" w:pos="1320"/>
          <w:tab w:val="right" w:leader="dot" w:pos="8777"/>
        </w:tabs>
        <w:rPr>
          <w:ins w:id="409" w:author="phuong vu" w:date="2018-12-02T08:21:00Z"/>
          <w:rFonts w:asciiTheme="minorHAnsi" w:eastAsiaTheme="minorEastAsia" w:hAnsiTheme="minorHAnsi" w:cstheme="minorBidi"/>
          <w:noProof/>
          <w:sz w:val="22"/>
          <w:szCs w:val="22"/>
          <w:lang w:val="en-US"/>
        </w:rPr>
      </w:pPr>
      <w:ins w:id="410" w:author="phuong vu" w:date="2018-12-02T08:21: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_Toc531502263 \h </w:instrText>
        </w:r>
      </w:ins>
      <w:r>
        <w:rPr>
          <w:noProof/>
        </w:rPr>
      </w:r>
      <w:r>
        <w:rPr>
          <w:noProof/>
        </w:rPr>
        <w:fldChar w:fldCharType="separate"/>
      </w:r>
      <w:ins w:id="411" w:author="phuong vu" w:date="2018-12-02T08:21:00Z">
        <w:r>
          <w:rPr>
            <w:noProof/>
          </w:rPr>
          <w:t>32</w:t>
        </w:r>
        <w:r>
          <w:rPr>
            <w:noProof/>
          </w:rPr>
          <w:fldChar w:fldCharType="end"/>
        </w:r>
      </w:ins>
    </w:p>
    <w:p w14:paraId="406A06C9" w14:textId="6731A0C4" w:rsidR="00D24C07" w:rsidRDefault="00D24C07">
      <w:pPr>
        <w:pStyle w:val="TOC4"/>
        <w:tabs>
          <w:tab w:val="left" w:pos="1760"/>
          <w:tab w:val="right" w:leader="dot" w:pos="8777"/>
        </w:tabs>
        <w:rPr>
          <w:ins w:id="412" w:author="phuong vu" w:date="2018-12-02T08:21:00Z"/>
          <w:rFonts w:asciiTheme="minorHAnsi" w:eastAsiaTheme="minorEastAsia" w:hAnsiTheme="minorHAnsi" w:cstheme="minorBidi"/>
          <w:noProof/>
          <w:sz w:val="22"/>
          <w:szCs w:val="22"/>
          <w:lang w:val="en-US"/>
        </w:rPr>
      </w:pPr>
      <w:ins w:id="413" w:author="phuong vu" w:date="2018-12-02T08:21:00Z">
        <w:r w:rsidRPr="003827C1">
          <w:rPr>
            <w:noProof/>
            <w:lang w:val="en-US"/>
          </w:rPr>
          <w:lastRenderedPageBreak/>
          <w:t>3.1.6.1</w:t>
        </w:r>
        <w:r>
          <w:rPr>
            <w:rFonts w:asciiTheme="minorHAnsi" w:eastAsiaTheme="minorEastAsia" w:hAnsiTheme="minorHAnsi" w:cstheme="minorBidi"/>
            <w:noProof/>
            <w:sz w:val="22"/>
            <w:szCs w:val="22"/>
            <w:lang w:val="en-US"/>
          </w:rPr>
          <w:tab/>
        </w:r>
        <w:r w:rsidRPr="003827C1">
          <w:rPr>
            <w:noProof/>
            <w:lang w:val="en-US"/>
          </w:rPr>
          <w:t>Quản lí đơn hàng</w:t>
        </w:r>
        <w:r>
          <w:rPr>
            <w:noProof/>
          </w:rPr>
          <w:tab/>
        </w:r>
        <w:r>
          <w:rPr>
            <w:noProof/>
          </w:rPr>
          <w:fldChar w:fldCharType="begin"/>
        </w:r>
        <w:r>
          <w:rPr>
            <w:noProof/>
          </w:rPr>
          <w:instrText xml:space="preserve"> PAGEREF _Toc531502264 \h </w:instrText>
        </w:r>
      </w:ins>
      <w:r>
        <w:rPr>
          <w:noProof/>
        </w:rPr>
      </w:r>
      <w:r>
        <w:rPr>
          <w:noProof/>
        </w:rPr>
        <w:fldChar w:fldCharType="separate"/>
      </w:r>
      <w:ins w:id="414" w:author="phuong vu" w:date="2018-12-02T08:21:00Z">
        <w:r>
          <w:rPr>
            <w:noProof/>
          </w:rPr>
          <w:t>32</w:t>
        </w:r>
        <w:r>
          <w:rPr>
            <w:noProof/>
          </w:rPr>
          <w:fldChar w:fldCharType="end"/>
        </w:r>
      </w:ins>
    </w:p>
    <w:p w14:paraId="3E9336AB" w14:textId="1512D0D0" w:rsidR="00D24C07" w:rsidRDefault="00D24C07">
      <w:pPr>
        <w:pStyle w:val="TOC4"/>
        <w:tabs>
          <w:tab w:val="left" w:pos="1760"/>
          <w:tab w:val="right" w:leader="dot" w:pos="8777"/>
        </w:tabs>
        <w:rPr>
          <w:ins w:id="415" w:author="phuong vu" w:date="2018-12-02T08:21:00Z"/>
          <w:rFonts w:asciiTheme="minorHAnsi" w:eastAsiaTheme="minorEastAsia" w:hAnsiTheme="minorHAnsi" w:cstheme="minorBidi"/>
          <w:noProof/>
          <w:sz w:val="22"/>
          <w:szCs w:val="22"/>
          <w:lang w:val="en-US"/>
        </w:rPr>
      </w:pPr>
      <w:ins w:id="416" w:author="phuong vu" w:date="2018-12-02T08:21:00Z">
        <w:r w:rsidRPr="003827C1">
          <w:rPr>
            <w:noProof/>
            <w:lang w:val="en-US"/>
          </w:rPr>
          <w:t>3.1.6.2</w:t>
        </w:r>
        <w:r>
          <w:rPr>
            <w:rFonts w:asciiTheme="minorHAnsi" w:eastAsiaTheme="minorEastAsia" w:hAnsiTheme="minorHAnsi" w:cstheme="minorBidi"/>
            <w:noProof/>
            <w:sz w:val="22"/>
            <w:szCs w:val="22"/>
            <w:lang w:val="en-US"/>
          </w:rPr>
          <w:tab/>
        </w:r>
        <w:r w:rsidRPr="003827C1">
          <w:rPr>
            <w:noProof/>
            <w:lang w:val="en-US"/>
          </w:rPr>
          <w:t>Quản lí biên nhận</w:t>
        </w:r>
        <w:r>
          <w:rPr>
            <w:noProof/>
          </w:rPr>
          <w:tab/>
        </w:r>
        <w:r>
          <w:rPr>
            <w:noProof/>
          </w:rPr>
          <w:fldChar w:fldCharType="begin"/>
        </w:r>
        <w:r>
          <w:rPr>
            <w:noProof/>
          </w:rPr>
          <w:instrText xml:space="preserve"> PAGEREF _Toc531502265 \h </w:instrText>
        </w:r>
      </w:ins>
      <w:r>
        <w:rPr>
          <w:noProof/>
        </w:rPr>
      </w:r>
      <w:r>
        <w:rPr>
          <w:noProof/>
        </w:rPr>
        <w:fldChar w:fldCharType="separate"/>
      </w:r>
      <w:ins w:id="417" w:author="phuong vu" w:date="2018-12-02T08:21:00Z">
        <w:r>
          <w:rPr>
            <w:noProof/>
          </w:rPr>
          <w:t>46</w:t>
        </w:r>
        <w:r>
          <w:rPr>
            <w:noProof/>
          </w:rPr>
          <w:fldChar w:fldCharType="end"/>
        </w:r>
      </w:ins>
    </w:p>
    <w:p w14:paraId="30A51C4F" w14:textId="4F16B884" w:rsidR="00D24C07" w:rsidRDefault="00D24C07">
      <w:pPr>
        <w:pStyle w:val="TOC4"/>
        <w:tabs>
          <w:tab w:val="left" w:pos="1760"/>
          <w:tab w:val="right" w:leader="dot" w:pos="8777"/>
        </w:tabs>
        <w:rPr>
          <w:ins w:id="418" w:author="phuong vu" w:date="2018-12-02T08:21:00Z"/>
          <w:rFonts w:asciiTheme="minorHAnsi" w:eastAsiaTheme="minorEastAsia" w:hAnsiTheme="minorHAnsi" w:cstheme="minorBidi"/>
          <w:noProof/>
          <w:sz w:val="22"/>
          <w:szCs w:val="22"/>
          <w:lang w:val="en-US"/>
        </w:rPr>
      </w:pPr>
      <w:ins w:id="419" w:author="phuong vu" w:date="2018-12-02T08:21:00Z">
        <w:r w:rsidRPr="003827C1">
          <w:rPr>
            <w:noProof/>
            <w:lang w:val="en-US"/>
          </w:rPr>
          <w:t>3.1.6.3</w:t>
        </w:r>
        <w:r>
          <w:rPr>
            <w:rFonts w:asciiTheme="minorHAnsi" w:eastAsiaTheme="minorEastAsia" w:hAnsiTheme="minorHAnsi" w:cstheme="minorBidi"/>
            <w:noProof/>
            <w:sz w:val="22"/>
            <w:szCs w:val="22"/>
            <w:lang w:val="en-US"/>
          </w:rPr>
          <w:tab/>
        </w:r>
        <w:r w:rsidRPr="003827C1">
          <w:rPr>
            <w:noProof/>
            <w:lang w:val="en-US"/>
          </w:rPr>
          <w:t>Quản lí phân công xử lí đơn hàng</w:t>
        </w:r>
        <w:r>
          <w:rPr>
            <w:noProof/>
          </w:rPr>
          <w:tab/>
        </w:r>
        <w:r>
          <w:rPr>
            <w:noProof/>
          </w:rPr>
          <w:fldChar w:fldCharType="begin"/>
        </w:r>
        <w:r>
          <w:rPr>
            <w:noProof/>
          </w:rPr>
          <w:instrText xml:space="preserve"> PAGEREF _Toc531502266 \h </w:instrText>
        </w:r>
      </w:ins>
      <w:r>
        <w:rPr>
          <w:noProof/>
        </w:rPr>
      </w:r>
      <w:r>
        <w:rPr>
          <w:noProof/>
        </w:rPr>
        <w:fldChar w:fldCharType="separate"/>
      </w:r>
      <w:ins w:id="420" w:author="phuong vu" w:date="2018-12-02T08:21:00Z">
        <w:r>
          <w:rPr>
            <w:noProof/>
          </w:rPr>
          <w:t>57</w:t>
        </w:r>
        <w:r>
          <w:rPr>
            <w:noProof/>
          </w:rPr>
          <w:fldChar w:fldCharType="end"/>
        </w:r>
      </w:ins>
    </w:p>
    <w:p w14:paraId="493BC28A" w14:textId="30AA8536" w:rsidR="00D24C07" w:rsidRDefault="00D24C07">
      <w:pPr>
        <w:pStyle w:val="TOC4"/>
        <w:tabs>
          <w:tab w:val="left" w:pos="1760"/>
          <w:tab w:val="right" w:leader="dot" w:pos="8777"/>
        </w:tabs>
        <w:rPr>
          <w:ins w:id="421" w:author="phuong vu" w:date="2018-12-02T08:21:00Z"/>
          <w:rFonts w:asciiTheme="minorHAnsi" w:eastAsiaTheme="minorEastAsia" w:hAnsiTheme="minorHAnsi" w:cstheme="minorBidi"/>
          <w:noProof/>
          <w:sz w:val="22"/>
          <w:szCs w:val="22"/>
          <w:lang w:val="en-US"/>
        </w:rPr>
      </w:pPr>
      <w:ins w:id="422" w:author="phuong vu" w:date="2018-12-02T08:21:00Z">
        <w:r w:rsidRPr="003827C1">
          <w:rPr>
            <w:noProof/>
            <w:lang w:val="en-US"/>
          </w:rPr>
          <w:t>3.1.6.4</w:t>
        </w:r>
        <w:r>
          <w:rPr>
            <w:rFonts w:asciiTheme="minorHAnsi" w:eastAsiaTheme="minorEastAsia" w:hAnsiTheme="minorHAnsi" w:cstheme="minorBidi"/>
            <w:noProof/>
            <w:sz w:val="22"/>
            <w:szCs w:val="22"/>
            <w:lang w:val="en-US"/>
          </w:rPr>
          <w:tab/>
        </w:r>
        <w:r w:rsidRPr="003827C1">
          <w:rPr>
            <w:noProof/>
            <w:lang w:val="en-US"/>
          </w:rPr>
          <w:t>Quản lí trạng thái máy giặt</w:t>
        </w:r>
        <w:r>
          <w:rPr>
            <w:noProof/>
          </w:rPr>
          <w:tab/>
        </w:r>
        <w:r>
          <w:rPr>
            <w:noProof/>
          </w:rPr>
          <w:fldChar w:fldCharType="begin"/>
        </w:r>
        <w:r>
          <w:rPr>
            <w:noProof/>
          </w:rPr>
          <w:instrText xml:space="preserve"> PAGEREF _Toc531502267 \h </w:instrText>
        </w:r>
      </w:ins>
      <w:r>
        <w:rPr>
          <w:noProof/>
        </w:rPr>
      </w:r>
      <w:r>
        <w:rPr>
          <w:noProof/>
        </w:rPr>
        <w:fldChar w:fldCharType="separate"/>
      </w:r>
      <w:ins w:id="423" w:author="phuong vu" w:date="2018-12-02T08:21:00Z">
        <w:r>
          <w:rPr>
            <w:noProof/>
          </w:rPr>
          <w:t>61</w:t>
        </w:r>
        <w:r>
          <w:rPr>
            <w:noProof/>
          </w:rPr>
          <w:fldChar w:fldCharType="end"/>
        </w:r>
      </w:ins>
    </w:p>
    <w:p w14:paraId="14A2F8AF" w14:textId="7ACD6D41" w:rsidR="00D24C07" w:rsidRDefault="00D24C07">
      <w:pPr>
        <w:pStyle w:val="TOC4"/>
        <w:tabs>
          <w:tab w:val="left" w:pos="1760"/>
          <w:tab w:val="right" w:leader="dot" w:pos="8777"/>
        </w:tabs>
        <w:rPr>
          <w:ins w:id="424" w:author="phuong vu" w:date="2018-12-02T08:21:00Z"/>
          <w:rFonts w:asciiTheme="minorHAnsi" w:eastAsiaTheme="minorEastAsia" w:hAnsiTheme="minorHAnsi" w:cstheme="minorBidi"/>
          <w:noProof/>
          <w:sz w:val="22"/>
          <w:szCs w:val="22"/>
          <w:lang w:val="en-US"/>
        </w:rPr>
      </w:pPr>
      <w:ins w:id="425" w:author="phuong vu" w:date="2018-12-02T08:21:00Z">
        <w:r w:rsidRPr="003827C1">
          <w:rPr>
            <w:noProof/>
          </w:rPr>
          <w:t>3.1.6.5</w:t>
        </w:r>
        <w:r>
          <w:rPr>
            <w:rFonts w:asciiTheme="minorHAnsi" w:eastAsiaTheme="minorEastAsia" w:hAnsiTheme="minorHAnsi" w:cstheme="minorBidi"/>
            <w:noProof/>
            <w:sz w:val="22"/>
            <w:szCs w:val="22"/>
            <w:lang w:val="en-US"/>
          </w:rPr>
          <w:tab/>
        </w:r>
        <w:r w:rsidRPr="003827C1">
          <w:rPr>
            <w:noProof/>
          </w:rPr>
          <w:t>Tìm kiếm đơn hàng</w:t>
        </w:r>
        <w:r>
          <w:rPr>
            <w:noProof/>
          </w:rPr>
          <w:tab/>
        </w:r>
        <w:r>
          <w:rPr>
            <w:noProof/>
          </w:rPr>
          <w:fldChar w:fldCharType="begin"/>
        </w:r>
        <w:r>
          <w:rPr>
            <w:noProof/>
          </w:rPr>
          <w:instrText xml:space="preserve"> PAGEREF _Toc531502268 \h </w:instrText>
        </w:r>
      </w:ins>
      <w:r>
        <w:rPr>
          <w:noProof/>
        </w:rPr>
      </w:r>
      <w:r>
        <w:rPr>
          <w:noProof/>
        </w:rPr>
        <w:fldChar w:fldCharType="separate"/>
      </w:r>
      <w:ins w:id="426" w:author="phuong vu" w:date="2018-12-02T08:21:00Z">
        <w:r>
          <w:rPr>
            <w:noProof/>
          </w:rPr>
          <w:t>63</w:t>
        </w:r>
        <w:r>
          <w:rPr>
            <w:noProof/>
          </w:rPr>
          <w:fldChar w:fldCharType="end"/>
        </w:r>
      </w:ins>
    </w:p>
    <w:p w14:paraId="4B2B0F2A" w14:textId="2D799653" w:rsidR="00D24C07" w:rsidRDefault="00D24C07">
      <w:pPr>
        <w:pStyle w:val="TOC4"/>
        <w:tabs>
          <w:tab w:val="left" w:pos="1760"/>
          <w:tab w:val="right" w:leader="dot" w:pos="8777"/>
        </w:tabs>
        <w:rPr>
          <w:ins w:id="427" w:author="phuong vu" w:date="2018-12-02T08:21:00Z"/>
          <w:rFonts w:asciiTheme="minorHAnsi" w:eastAsiaTheme="minorEastAsia" w:hAnsiTheme="minorHAnsi" w:cstheme="minorBidi"/>
          <w:noProof/>
          <w:sz w:val="22"/>
          <w:szCs w:val="22"/>
          <w:lang w:val="en-US"/>
        </w:rPr>
      </w:pPr>
      <w:ins w:id="428" w:author="phuong vu" w:date="2018-12-02T08:21:00Z">
        <w:r w:rsidRPr="003827C1">
          <w:rPr>
            <w:noProof/>
            <w:lang w:val="en-US"/>
          </w:rPr>
          <w:t>3.1.6.6</w:t>
        </w:r>
        <w:r>
          <w:rPr>
            <w:rFonts w:asciiTheme="minorHAnsi" w:eastAsiaTheme="minorEastAsia" w:hAnsiTheme="minorHAnsi" w:cstheme="minorBidi"/>
            <w:noProof/>
            <w:sz w:val="22"/>
            <w:szCs w:val="22"/>
            <w:lang w:val="en-US"/>
          </w:rPr>
          <w:tab/>
        </w:r>
        <w:r w:rsidRPr="003827C1">
          <w:rPr>
            <w:noProof/>
          </w:rPr>
          <w:t>Đăng nhập</w:t>
        </w:r>
        <w:r w:rsidRPr="003827C1">
          <w:rPr>
            <w:noProof/>
            <w:lang w:val="en-US"/>
          </w:rPr>
          <w:t xml:space="preserve"> hệ thống</w:t>
        </w:r>
        <w:r>
          <w:rPr>
            <w:noProof/>
          </w:rPr>
          <w:tab/>
        </w:r>
        <w:r>
          <w:rPr>
            <w:noProof/>
          </w:rPr>
          <w:fldChar w:fldCharType="begin"/>
        </w:r>
        <w:r>
          <w:rPr>
            <w:noProof/>
          </w:rPr>
          <w:instrText xml:space="preserve"> PAGEREF _Toc531502269 \h </w:instrText>
        </w:r>
      </w:ins>
      <w:r>
        <w:rPr>
          <w:noProof/>
        </w:rPr>
      </w:r>
      <w:r>
        <w:rPr>
          <w:noProof/>
        </w:rPr>
        <w:fldChar w:fldCharType="separate"/>
      </w:r>
      <w:ins w:id="429" w:author="phuong vu" w:date="2018-12-02T08:21:00Z">
        <w:r>
          <w:rPr>
            <w:noProof/>
          </w:rPr>
          <w:t>66</w:t>
        </w:r>
        <w:r>
          <w:rPr>
            <w:noProof/>
          </w:rPr>
          <w:fldChar w:fldCharType="end"/>
        </w:r>
      </w:ins>
    </w:p>
    <w:p w14:paraId="4DF1A3EF" w14:textId="13209955" w:rsidR="00D24C07" w:rsidRDefault="00D24C07">
      <w:pPr>
        <w:pStyle w:val="TOC4"/>
        <w:tabs>
          <w:tab w:val="left" w:pos="1760"/>
          <w:tab w:val="right" w:leader="dot" w:pos="8777"/>
        </w:tabs>
        <w:rPr>
          <w:ins w:id="430" w:author="phuong vu" w:date="2018-12-02T08:21:00Z"/>
          <w:rFonts w:asciiTheme="minorHAnsi" w:eastAsiaTheme="minorEastAsia" w:hAnsiTheme="minorHAnsi" w:cstheme="minorBidi"/>
          <w:noProof/>
          <w:sz w:val="22"/>
          <w:szCs w:val="22"/>
          <w:lang w:val="en-US"/>
        </w:rPr>
      </w:pPr>
      <w:ins w:id="431" w:author="phuong vu" w:date="2018-12-02T08:21:00Z">
        <w:r w:rsidRPr="003827C1">
          <w:rPr>
            <w:noProof/>
          </w:rPr>
          <w:t>3.1.6.7</w:t>
        </w:r>
        <w:r>
          <w:rPr>
            <w:rFonts w:asciiTheme="minorHAnsi" w:eastAsiaTheme="minorEastAsia" w:hAnsiTheme="minorHAnsi" w:cstheme="minorBidi"/>
            <w:noProof/>
            <w:sz w:val="22"/>
            <w:szCs w:val="22"/>
            <w:lang w:val="en-US"/>
          </w:rPr>
          <w:tab/>
        </w:r>
        <w:r w:rsidRPr="003827C1">
          <w:rPr>
            <w:noProof/>
            <w:lang w:val="en-US"/>
          </w:rPr>
          <w:t>Đ</w:t>
        </w:r>
        <w:r w:rsidRPr="003827C1">
          <w:rPr>
            <w:noProof/>
          </w:rPr>
          <w:t>ăng xuất hệ thống</w:t>
        </w:r>
        <w:r>
          <w:rPr>
            <w:noProof/>
          </w:rPr>
          <w:tab/>
        </w:r>
        <w:r>
          <w:rPr>
            <w:noProof/>
          </w:rPr>
          <w:fldChar w:fldCharType="begin"/>
        </w:r>
        <w:r>
          <w:rPr>
            <w:noProof/>
          </w:rPr>
          <w:instrText xml:space="preserve"> PAGEREF _Toc531502270 \h </w:instrText>
        </w:r>
      </w:ins>
      <w:r>
        <w:rPr>
          <w:noProof/>
        </w:rPr>
      </w:r>
      <w:r>
        <w:rPr>
          <w:noProof/>
        </w:rPr>
        <w:fldChar w:fldCharType="separate"/>
      </w:r>
      <w:ins w:id="432" w:author="phuong vu" w:date="2018-12-02T08:21:00Z">
        <w:r>
          <w:rPr>
            <w:noProof/>
          </w:rPr>
          <w:t>68</w:t>
        </w:r>
        <w:r>
          <w:rPr>
            <w:noProof/>
          </w:rPr>
          <w:fldChar w:fldCharType="end"/>
        </w:r>
      </w:ins>
    </w:p>
    <w:p w14:paraId="4A2AF452" w14:textId="5B8EE371" w:rsidR="00D24C07" w:rsidRDefault="00D24C07">
      <w:pPr>
        <w:pStyle w:val="TOC1"/>
        <w:tabs>
          <w:tab w:val="left" w:pos="1540"/>
        </w:tabs>
        <w:rPr>
          <w:ins w:id="433" w:author="phuong vu" w:date="2018-12-02T08:21:00Z"/>
          <w:rFonts w:asciiTheme="minorHAnsi" w:eastAsiaTheme="minorEastAsia" w:hAnsiTheme="minorHAnsi" w:cstheme="minorBidi"/>
          <w:noProof/>
          <w:sz w:val="22"/>
          <w:szCs w:val="22"/>
          <w:lang w:val="en-US"/>
        </w:rPr>
      </w:pPr>
      <w:ins w:id="434" w:author="phuong vu" w:date="2018-12-02T08:21:00Z">
        <w:r w:rsidRPr="003827C1">
          <w:rPr>
            <w:noProof/>
          </w:rPr>
          <w:t>CHƯƠNG 4 -</w:t>
        </w:r>
        <w:r>
          <w:rPr>
            <w:rFonts w:asciiTheme="minorHAnsi" w:eastAsiaTheme="minorEastAsia" w:hAnsiTheme="minorHAnsi" w:cstheme="minorBidi"/>
            <w:noProof/>
            <w:sz w:val="22"/>
            <w:szCs w:val="22"/>
            <w:lang w:val="en-US"/>
          </w:rPr>
          <w:tab/>
        </w:r>
        <w:r w:rsidRPr="003827C1">
          <w:rPr>
            <w:noProof/>
          </w:rPr>
          <w:t>KIỂM THỬ</w:t>
        </w:r>
        <w:r>
          <w:rPr>
            <w:noProof/>
          </w:rPr>
          <w:tab/>
        </w:r>
        <w:r>
          <w:rPr>
            <w:noProof/>
          </w:rPr>
          <w:fldChar w:fldCharType="begin"/>
        </w:r>
        <w:r>
          <w:rPr>
            <w:noProof/>
          </w:rPr>
          <w:instrText xml:space="preserve"> PAGEREF _Toc531502271 \h </w:instrText>
        </w:r>
      </w:ins>
      <w:r>
        <w:rPr>
          <w:noProof/>
        </w:rPr>
      </w:r>
      <w:r>
        <w:rPr>
          <w:noProof/>
        </w:rPr>
        <w:fldChar w:fldCharType="separate"/>
      </w:r>
      <w:ins w:id="435" w:author="phuong vu" w:date="2018-12-02T08:21:00Z">
        <w:r>
          <w:rPr>
            <w:noProof/>
          </w:rPr>
          <w:t>69</w:t>
        </w:r>
        <w:r>
          <w:rPr>
            <w:noProof/>
          </w:rPr>
          <w:fldChar w:fldCharType="end"/>
        </w:r>
      </w:ins>
    </w:p>
    <w:p w14:paraId="6CEBC83A" w14:textId="2A321D68" w:rsidR="00D24C07" w:rsidRDefault="00D24C07">
      <w:pPr>
        <w:pStyle w:val="TOC2"/>
        <w:tabs>
          <w:tab w:val="left" w:pos="880"/>
          <w:tab w:val="right" w:leader="dot" w:pos="8777"/>
        </w:tabs>
        <w:rPr>
          <w:ins w:id="436" w:author="phuong vu" w:date="2018-12-02T08:21:00Z"/>
          <w:rFonts w:asciiTheme="minorHAnsi" w:eastAsiaTheme="minorEastAsia" w:hAnsiTheme="minorHAnsi" w:cstheme="minorBidi"/>
          <w:noProof/>
          <w:sz w:val="22"/>
          <w:szCs w:val="22"/>
          <w:lang w:val="en-US"/>
        </w:rPr>
      </w:pPr>
      <w:ins w:id="437" w:author="phuong vu" w:date="2018-12-02T08:21:00Z">
        <w:r w:rsidRPr="003827C1">
          <w:rPr>
            <w:noProof/>
          </w:rPr>
          <w:t>4.1</w:t>
        </w:r>
        <w:r>
          <w:rPr>
            <w:rFonts w:asciiTheme="minorHAnsi" w:eastAsiaTheme="minorEastAsia" w:hAnsiTheme="minorHAnsi" w:cstheme="minorBidi"/>
            <w:noProof/>
            <w:sz w:val="22"/>
            <w:szCs w:val="22"/>
            <w:lang w:val="en-US"/>
          </w:rPr>
          <w:tab/>
        </w:r>
        <w:r w:rsidRPr="003827C1">
          <w:rPr>
            <w:noProof/>
          </w:rPr>
          <w:t>Giới thiệu</w:t>
        </w:r>
        <w:r>
          <w:rPr>
            <w:noProof/>
          </w:rPr>
          <w:tab/>
        </w:r>
        <w:r>
          <w:rPr>
            <w:noProof/>
          </w:rPr>
          <w:fldChar w:fldCharType="begin"/>
        </w:r>
        <w:r>
          <w:rPr>
            <w:noProof/>
          </w:rPr>
          <w:instrText xml:space="preserve"> PAGEREF _Toc531502272 \h </w:instrText>
        </w:r>
      </w:ins>
      <w:r>
        <w:rPr>
          <w:noProof/>
        </w:rPr>
      </w:r>
      <w:r>
        <w:rPr>
          <w:noProof/>
        </w:rPr>
        <w:fldChar w:fldCharType="separate"/>
      </w:r>
      <w:ins w:id="438" w:author="phuong vu" w:date="2018-12-02T08:21:00Z">
        <w:r>
          <w:rPr>
            <w:noProof/>
          </w:rPr>
          <w:t>69</w:t>
        </w:r>
        <w:r>
          <w:rPr>
            <w:noProof/>
          </w:rPr>
          <w:fldChar w:fldCharType="end"/>
        </w:r>
      </w:ins>
    </w:p>
    <w:p w14:paraId="2C6D3C21" w14:textId="64FF4429" w:rsidR="00D24C07" w:rsidRDefault="00D24C07">
      <w:pPr>
        <w:pStyle w:val="TOC3"/>
        <w:tabs>
          <w:tab w:val="left" w:pos="1320"/>
          <w:tab w:val="right" w:leader="dot" w:pos="8777"/>
        </w:tabs>
        <w:rPr>
          <w:ins w:id="439" w:author="phuong vu" w:date="2018-12-02T08:21:00Z"/>
          <w:rFonts w:asciiTheme="minorHAnsi" w:eastAsiaTheme="minorEastAsia" w:hAnsiTheme="minorHAnsi" w:cstheme="minorBidi"/>
          <w:noProof/>
          <w:sz w:val="22"/>
          <w:szCs w:val="22"/>
          <w:lang w:val="en-US"/>
        </w:rPr>
      </w:pPr>
      <w:ins w:id="440" w:author="phuong vu" w:date="2018-12-02T08:21: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_Toc531502273 \h </w:instrText>
        </w:r>
      </w:ins>
      <w:r>
        <w:rPr>
          <w:noProof/>
        </w:rPr>
      </w:r>
      <w:r>
        <w:rPr>
          <w:noProof/>
        </w:rPr>
        <w:fldChar w:fldCharType="separate"/>
      </w:r>
      <w:ins w:id="441" w:author="phuong vu" w:date="2018-12-02T08:21:00Z">
        <w:r>
          <w:rPr>
            <w:noProof/>
          </w:rPr>
          <w:t>69</w:t>
        </w:r>
        <w:r>
          <w:rPr>
            <w:noProof/>
          </w:rPr>
          <w:fldChar w:fldCharType="end"/>
        </w:r>
      </w:ins>
    </w:p>
    <w:p w14:paraId="75A8768E" w14:textId="1099927F" w:rsidR="00D24C07" w:rsidRDefault="00D24C07">
      <w:pPr>
        <w:pStyle w:val="TOC3"/>
        <w:tabs>
          <w:tab w:val="left" w:pos="1320"/>
          <w:tab w:val="right" w:leader="dot" w:pos="8777"/>
        </w:tabs>
        <w:rPr>
          <w:ins w:id="442" w:author="phuong vu" w:date="2018-12-02T08:21:00Z"/>
          <w:rFonts w:asciiTheme="minorHAnsi" w:eastAsiaTheme="minorEastAsia" w:hAnsiTheme="minorHAnsi" w:cstheme="minorBidi"/>
          <w:noProof/>
          <w:sz w:val="22"/>
          <w:szCs w:val="22"/>
          <w:lang w:val="en-US"/>
        </w:rPr>
      </w:pPr>
      <w:ins w:id="443" w:author="phuong vu" w:date="2018-12-02T08:21: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_Toc531502274 \h </w:instrText>
        </w:r>
      </w:ins>
      <w:r>
        <w:rPr>
          <w:noProof/>
        </w:rPr>
      </w:r>
      <w:r>
        <w:rPr>
          <w:noProof/>
        </w:rPr>
        <w:fldChar w:fldCharType="separate"/>
      </w:r>
      <w:ins w:id="444" w:author="phuong vu" w:date="2018-12-02T08:21:00Z">
        <w:r>
          <w:rPr>
            <w:noProof/>
          </w:rPr>
          <w:t>69</w:t>
        </w:r>
        <w:r>
          <w:rPr>
            <w:noProof/>
          </w:rPr>
          <w:fldChar w:fldCharType="end"/>
        </w:r>
      </w:ins>
    </w:p>
    <w:p w14:paraId="5AD92B1B" w14:textId="3F3C652D" w:rsidR="00D24C07" w:rsidRDefault="00D24C07">
      <w:pPr>
        <w:pStyle w:val="TOC2"/>
        <w:tabs>
          <w:tab w:val="left" w:pos="880"/>
          <w:tab w:val="right" w:leader="dot" w:pos="8777"/>
        </w:tabs>
        <w:rPr>
          <w:ins w:id="445" w:author="phuong vu" w:date="2018-12-02T08:21:00Z"/>
          <w:rFonts w:asciiTheme="minorHAnsi" w:eastAsiaTheme="minorEastAsia" w:hAnsiTheme="minorHAnsi" w:cstheme="minorBidi"/>
          <w:noProof/>
          <w:sz w:val="22"/>
          <w:szCs w:val="22"/>
          <w:lang w:val="en-US"/>
        </w:rPr>
      </w:pPr>
      <w:ins w:id="446" w:author="phuong vu" w:date="2018-12-02T08:21:00Z">
        <w:r w:rsidRPr="003827C1">
          <w:rPr>
            <w:noProof/>
          </w:rPr>
          <w:t>4.2</w:t>
        </w:r>
        <w:r>
          <w:rPr>
            <w:rFonts w:asciiTheme="minorHAnsi" w:eastAsiaTheme="minorEastAsia" w:hAnsiTheme="minorHAnsi" w:cstheme="minorBidi"/>
            <w:noProof/>
            <w:sz w:val="22"/>
            <w:szCs w:val="22"/>
            <w:lang w:val="en-US"/>
          </w:rPr>
          <w:tab/>
        </w:r>
        <w:r w:rsidRPr="003827C1">
          <w:rPr>
            <w:noProof/>
          </w:rPr>
          <w:t>Chi tiết kế hoạch kiểm thử</w:t>
        </w:r>
        <w:r>
          <w:rPr>
            <w:noProof/>
          </w:rPr>
          <w:tab/>
        </w:r>
        <w:r>
          <w:rPr>
            <w:noProof/>
          </w:rPr>
          <w:fldChar w:fldCharType="begin"/>
        </w:r>
        <w:r>
          <w:rPr>
            <w:noProof/>
          </w:rPr>
          <w:instrText xml:space="preserve"> PAGEREF _Toc531502275 \h </w:instrText>
        </w:r>
      </w:ins>
      <w:r>
        <w:rPr>
          <w:noProof/>
        </w:rPr>
      </w:r>
      <w:r>
        <w:rPr>
          <w:noProof/>
        </w:rPr>
        <w:fldChar w:fldCharType="separate"/>
      </w:r>
      <w:ins w:id="447" w:author="phuong vu" w:date="2018-12-02T08:21:00Z">
        <w:r>
          <w:rPr>
            <w:noProof/>
          </w:rPr>
          <w:t>69</w:t>
        </w:r>
        <w:r>
          <w:rPr>
            <w:noProof/>
          </w:rPr>
          <w:fldChar w:fldCharType="end"/>
        </w:r>
      </w:ins>
    </w:p>
    <w:p w14:paraId="58579F05" w14:textId="7C7DE91A" w:rsidR="00D24C07" w:rsidRDefault="00D24C07">
      <w:pPr>
        <w:pStyle w:val="TOC3"/>
        <w:tabs>
          <w:tab w:val="left" w:pos="1320"/>
          <w:tab w:val="right" w:leader="dot" w:pos="8777"/>
        </w:tabs>
        <w:rPr>
          <w:ins w:id="448" w:author="phuong vu" w:date="2018-12-02T08:21:00Z"/>
          <w:rFonts w:asciiTheme="minorHAnsi" w:eastAsiaTheme="minorEastAsia" w:hAnsiTheme="minorHAnsi" w:cstheme="minorBidi"/>
          <w:noProof/>
          <w:sz w:val="22"/>
          <w:szCs w:val="22"/>
          <w:lang w:val="en-US"/>
        </w:rPr>
      </w:pPr>
      <w:ins w:id="449" w:author="phuong vu" w:date="2018-12-02T08:21: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_Toc531502276 \h </w:instrText>
        </w:r>
      </w:ins>
      <w:r>
        <w:rPr>
          <w:noProof/>
        </w:rPr>
      </w:r>
      <w:r>
        <w:rPr>
          <w:noProof/>
        </w:rPr>
        <w:fldChar w:fldCharType="separate"/>
      </w:r>
      <w:ins w:id="450" w:author="phuong vu" w:date="2018-12-02T08:21:00Z">
        <w:r>
          <w:rPr>
            <w:noProof/>
          </w:rPr>
          <w:t>69</w:t>
        </w:r>
        <w:r>
          <w:rPr>
            <w:noProof/>
          </w:rPr>
          <w:fldChar w:fldCharType="end"/>
        </w:r>
      </w:ins>
    </w:p>
    <w:p w14:paraId="347C7874" w14:textId="274BCDC5" w:rsidR="00D24C07" w:rsidRDefault="00D24C07">
      <w:pPr>
        <w:pStyle w:val="TOC3"/>
        <w:tabs>
          <w:tab w:val="left" w:pos="1320"/>
          <w:tab w:val="right" w:leader="dot" w:pos="8777"/>
        </w:tabs>
        <w:rPr>
          <w:ins w:id="451" w:author="phuong vu" w:date="2018-12-02T08:21:00Z"/>
          <w:rFonts w:asciiTheme="minorHAnsi" w:eastAsiaTheme="minorEastAsia" w:hAnsiTheme="minorHAnsi" w:cstheme="minorBidi"/>
          <w:noProof/>
          <w:sz w:val="22"/>
          <w:szCs w:val="22"/>
          <w:lang w:val="en-US"/>
        </w:rPr>
      </w:pPr>
      <w:ins w:id="452" w:author="phuong vu" w:date="2018-12-02T08:21: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_Toc531502277 \h </w:instrText>
        </w:r>
      </w:ins>
      <w:r>
        <w:rPr>
          <w:noProof/>
        </w:rPr>
      </w:r>
      <w:r>
        <w:rPr>
          <w:noProof/>
        </w:rPr>
        <w:fldChar w:fldCharType="separate"/>
      </w:r>
      <w:ins w:id="453" w:author="phuong vu" w:date="2018-12-02T08:21:00Z">
        <w:r>
          <w:rPr>
            <w:noProof/>
          </w:rPr>
          <w:t>69</w:t>
        </w:r>
        <w:r>
          <w:rPr>
            <w:noProof/>
          </w:rPr>
          <w:fldChar w:fldCharType="end"/>
        </w:r>
      </w:ins>
    </w:p>
    <w:p w14:paraId="2625DABA" w14:textId="5C0F06B6" w:rsidR="00D24C07" w:rsidRDefault="00D24C07">
      <w:pPr>
        <w:pStyle w:val="TOC2"/>
        <w:tabs>
          <w:tab w:val="left" w:pos="880"/>
          <w:tab w:val="right" w:leader="dot" w:pos="8777"/>
        </w:tabs>
        <w:rPr>
          <w:ins w:id="454" w:author="phuong vu" w:date="2018-12-02T08:21:00Z"/>
          <w:rFonts w:asciiTheme="minorHAnsi" w:eastAsiaTheme="minorEastAsia" w:hAnsiTheme="minorHAnsi" w:cstheme="minorBidi"/>
          <w:noProof/>
          <w:sz w:val="22"/>
          <w:szCs w:val="22"/>
          <w:lang w:val="en-US"/>
        </w:rPr>
      </w:pPr>
      <w:ins w:id="455"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Quản lí kiểm thử</w:t>
        </w:r>
        <w:r>
          <w:rPr>
            <w:noProof/>
          </w:rPr>
          <w:tab/>
        </w:r>
        <w:r>
          <w:rPr>
            <w:noProof/>
          </w:rPr>
          <w:fldChar w:fldCharType="begin"/>
        </w:r>
        <w:r>
          <w:rPr>
            <w:noProof/>
          </w:rPr>
          <w:instrText xml:space="preserve"> PAGEREF _Toc531502278 \h </w:instrText>
        </w:r>
      </w:ins>
      <w:r>
        <w:rPr>
          <w:noProof/>
        </w:rPr>
      </w:r>
      <w:r>
        <w:rPr>
          <w:noProof/>
        </w:rPr>
        <w:fldChar w:fldCharType="separate"/>
      </w:r>
      <w:ins w:id="456" w:author="phuong vu" w:date="2018-12-02T08:21:00Z">
        <w:r>
          <w:rPr>
            <w:noProof/>
          </w:rPr>
          <w:t>70</w:t>
        </w:r>
        <w:r>
          <w:rPr>
            <w:noProof/>
          </w:rPr>
          <w:fldChar w:fldCharType="end"/>
        </w:r>
      </w:ins>
    </w:p>
    <w:p w14:paraId="1544CA38" w14:textId="752EFF21" w:rsidR="00D24C07" w:rsidRDefault="00D24C07">
      <w:pPr>
        <w:pStyle w:val="TOC3"/>
        <w:tabs>
          <w:tab w:val="left" w:pos="1320"/>
          <w:tab w:val="right" w:leader="dot" w:pos="8777"/>
        </w:tabs>
        <w:rPr>
          <w:ins w:id="457" w:author="phuong vu" w:date="2018-12-02T08:21:00Z"/>
          <w:rFonts w:asciiTheme="minorHAnsi" w:eastAsiaTheme="minorEastAsia" w:hAnsiTheme="minorHAnsi" w:cstheme="minorBidi"/>
          <w:noProof/>
          <w:sz w:val="22"/>
          <w:szCs w:val="22"/>
          <w:lang w:val="en-US"/>
        </w:rPr>
      </w:pPr>
      <w:ins w:id="458" w:author="phuong vu" w:date="2018-12-02T08:21: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_Toc531502279 \h </w:instrText>
        </w:r>
      </w:ins>
      <w:r>
        <w:rPr>
          <w:noProof/>
        </w:rPr>
      </w:r>
      <w:r>
        <w:rPr>
          <w:noProof/>
        </w:rPr>
        <w:fldChar w:fldCharType="separate"/>
      </w:r>
      <w:ins w:id="459" w:author="phuong vu" w:date="2018-12-02T08:21:00Z">
        <w:r>
          <w:rPr>
            <w:noProof/>
          </w:rPr>
          <w:t>70</w:t>
        </w:r>
        <w:r>
          <w:rPr>
            <w:noProof/>
          </w:rPr>
          <w:fldChar w:fldCharType="end"/>
        </w:r>
      </w:ins>
    </w:p>
    <w:p w14:paraId="0B0E861C" w14:textId="3261A3A0" w:rsidR="00D24C07" w:rsidRDefault="00D24C07">
      <w:pPr>
        <w:pStyle w:val="TOC3"/>
        <w:tabs>
          <w:tab w:val="left" w:pos="1320"/>
          <w:tab w:val="right" w:leader="dot" w:pos="8777"/>
        </w:tabs>
        <w:rPr>
          <w:ins w:id="460" w:author="phuong vu" w:date="2018-12-02T08:21:00Z"/>
          <w:rFonts w:asciiTheme="minorHAnsi" w:eastAsiaTheme="minorEastAsia" w:hAnsiTheme="minorHAnsi" w:cstheme="minorBidi"/>
          <w:noProof/>
          <w:sz w:val="22"/>
          <w:szCs w:val="22"/>
          <w:lang w:val="en-US"/>
        </w:rPr>
      </w:pPr>
      <w:ins w:id="461" w:author="phuong vu" w:date="2018-12-02T08:21: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_Toc531502280 \h </w:instrText>
        </w:r>
      </w:ins>
      <w:r>
        <w:rPr>
          <w:noProof/>
        </w:rPr>
      </w:r>
      <w:r>
        <w:rPr>
          <w:noProof/>
        </w:rPr>
        <w:fldChar w:fldCharType="separate"/>
      </w:r>
      <w:ins w:id="462" w:author="phuong vu" w:date="2018-12-02T08:21:00Z">
        <w:r>
          <w:rPr>
            <w:noProof/>
          </w:rPr>
          <w:t>70</w:t>
        </w:r>
        <w:r>
          <w:rPr>
            <w:noProof/>
          </w:rPr>
          <w:fldChar w:fldCharType="end"/>
        </w:r>
      </w:ins>
    </w:p>
    <w:p w14:paraId="473BA9C0" w14:textId="12C126CC" w:rsidR="00D24C07" w:rsidRDefault="00D24C07">
      <w:pPr>
        <w:pStyle w:val="TOC3"/>
        <w:tabs>
          <w:tab w:val="left" w:pos="1320"/>
          <w:tab w:val="right" w:leader="dot" w:pos="8777"/>
        </w:tabs>
        <w:rPr>
          <w:ins w:id="463" w:author="phuong vu" w:date="2018-12-02T08:21:00Z"/>
          <w:rFonts w:asciiTheme="minorHAnsi" w:eastAsiaTheme="minorEastAsia" w:hAnsiTheme="minorHAnsi" w:cstheme="minorBidi"/>
          <w:noProof/>
          <w:sz w:val="22"/>
          <w:szCs w:val="22"/>
          <w:lang w:val="en-US"/>
        </w:rPr>
      </w:pPr>
      <w:ins w:id="464" w:author="phuong vu" w:date="2018-12-02T08:21: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_Toc531502281 \h </w:instrText>
        </w:r>
      </w:ins>
      <w:r>
        <w:rPr>
          <w:noProof/>
        </w:rPr>
      </w:r>
      <w:r>
        <w:rPr>
          <w:noProof/>
        </w:rPr>
        <w:fldChar w:fldCharType="separate"/>
      </w:r>
      <w:ins w:id="465" w:author="phuong vu" w:date="2018-12-02T08:21:00Z">
        <w:r>
          <w:rPr>
            <w:noProof/>
          </w:rPr>
          <w:t>70</w:t>
        </w:r>
        <w:r>
          <w:rPr>
            <w:noProof/>
          </w:rPr>
          <w:fldChar w:fldCharType="end"/>
        </w:r>
      </w:ins>
    </w:p>
    <w:p w14:paraId="56EC12D3" w14:textId="4224DD9D" w:rsidR="00D24C07" w:rsidRDefault="00D24C07">
      <w:pPr>
        <w:pStyle w:val="TOC3"/>
        <w:tabs>
          <w:tab w:val="left" w:pos="1320"/>
          <w:tab w:val="right" w:leader="dot" w:pos="8777"/>
        </w:tabs>
        <w:rPr>
          <w:ins w:id="466" w:author="phuong vu" w:date="2018-12-02T08:21:00Z"/>
          <w:rFonts w:asciiTheme="minorHAnsi" w:eastAsiaTheme="minorEastAsia" w:hAnsiTheme="minorHAnsi" w:cstheme="minorBidi"/>
          <w:noProof/>
          <w:sz w:val="22"/>
          <w:szCs w:val="22"/>
          <w:lang w:val="en-US"/>
        </w:rPr>
      </w:pPr>
      <w:ins w:id="467" w:author="phuong vu" w:date="2018-12-02T08:21: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_Toc531502282 \h </w:instrText>
        </w:r>
      </w:ins>
      <w:r>
        <w:rPr>
          <w:noProof/>
        </w:rPr>
      </w:r>
      <w:r>
        <w:rPr>
          <w:noProof/>
        </w:rPr>
        <w:fldChar w:fldCharType="separate"/>
      </w:r>
      <w:ins w:id="468" w:author="phuong vu" w:date="2018-12-02T08:21:00Z">
        <w:r>
          <w:rPr>
            <w:noProof/>
          </w:rPr>
          <w:t>70</w:t>
        </w:r>
        <w:r>
          <w:rPr>
            <w:noProof/>
          </w:rPr>
          <w:fldChar w:fldCharType="end"/>
        </w:r>
      </w:ins>
    </w:p>
    <w:p w14:paraId="399B0DF5" w14:textId="0C40D276" w:rsidR="00D24C07" w:rsidRDefault="00D24C07">
      <w:pPr>
        <w:pStyle w:val="TOC2"/>
        <w:tabs>
          <w:tab w:val="left" w:pos="880"/>
          <w:tab w:val="right" w:leader="dot" w:pos="8777"/>
        </w:tabs>
        <w:rPr>
          <w:ins w:id="469" w:author="phuong vu" w:date="2018-12-02T08:21:00Z"/>
          <w:rFonts w:asciiTheme="minorHAnsi" w:eastAsiaTheme="minorEastAsia" w:hAnsiTheme="minorHAnsi" w:cstheme="minorBidi"/>
          <w:noProof/>
          <w:sz w:val="22"/>
          <w:szCs w:val="22"/>
          <w:lang w:val="en-US"/>
        </w:rPr>
      </w:pPr>
      <w:ins w:id="470" w:author="phuong vu" w:date="2018-12-02T08:21:00Z">
        <w:r>
          <w:rPr>
            <w:noProof/>
          </w:rPr>
          <w:t>4.4</w:t>
        </w:r>
        <w:r>
          <w:rPr>
            <w:rFonts w:asciiTheme="minorHAnsi" w:eastAsiaTheme="minorEastAsia" w:hAnsiTheme="minorHAnsi" w:cstheme="minorBidi"/>
            <w:noProof/>
            <w:sz w:val="22"/>
            <w:szCs w:val="22"/>
            <w:lang w:val="en-US"/>
          </w:rPr>
          <w:tab/>
        </w:r>
        <w:r w:rsidRPr="003827C1">
          <w:rPr>
            <w:noProof/>
          </w:rPr>
          <w:t>Các trường hợp kiểm thử</w:t>
        </w:r>
        <w:r>
          <w:rPr>
            <w:noProof/>
          </w:rPr>
          <w:tab/>
        </w:r>
        <w:r>
          <w:rPr>
            <w:noProof/>
          </w:rPr>
          <w:fldChar w:fldCharType="begin"/>
        </w:r>
        <w:r>
          <w:rPr>
            <w:noProof/>
          </w:rPr>
          <w:instrText xml:space="preserve"> PAGEREF _Toc531502283 \h </w:instrText>
        </w:r>
      </w:ins>
      <w:r>
        <w:rPr>
          <w:noProof/>
        </w:rPr>
      </w:r>
      <w:r>
        <w:rPr>
          <w:noProof/>
        </w:rPr>
        <w:fldChar w:fldCharType="separate"/>
      </w:r>
      <w:ins w:id="471" w:author="phuong vu" w:date="2018-12-02T08:21:00Z">
        <w:r>
          <w:rPr>
            <w:noProof/>
          </w:rPr>
          <w:t>70</w:t>
        </w:r>
        <w:r>
          <w:rPr>
            <w:noProof/>
          </w:rPr>
          <w:fldChar w:fldCharType="end"/>
        </w:r>
      </w:ins>
    </w:p>
    <w:p w14:paraId="0C7339A9" w14:textId="3D50A886" w:rsidR="00D24C07" w:rsidRDefault="00D24C07">
      <w:pPr>
        <w:pStyle w:val="TOC3"/>
        <w:tabs>
          <w:tab w:val="left" w:pos="1320"/>
          <w:tab w:val="right" w:leader="dot" w:pos="8777"/>
        </w:tabs>
        <w:rPr>
          <w:ins w:id="472" w:author="phuong vu" w:date="2018-12-02T08:21:00Z"/>
          <w:rFonts w:asciiTheme="minorHAnsi" w:eastAsiaTheme="minorEastAsia" w:hAnsiTheme="minorHAnsi" w:cstheme="minorBidi"/>
          <w:noProof/>
          <w:sz w:val="22"/>
          <w:szCs w:val="22"/>
          <w:lang w:val="en-US"/>
        </w:rPr>
      </w:pPr>
      <w:ins w:id="473" w:author="phuong vu" w:date="2018-12-02T08:21: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_Toc531502284 \h </w:instrText>
        </w:r>
      </w:ins>
      <w:r>
        <w:rPr>
          <w:noProof/>
        </w:rPr>
      </w:r>
      <w:r>
        <w:rPr>
          <w:noProof/>
        </w:rPr>
        <w:fldChar w:fldCharType="separate"/>
      </w:r>
      <w:ins w:id="474" w:author="phuong vu" w:date="2018-12-02T08:21:00Z">
        <w:r>
          <w:rPr>
            <w:noProof/>
          </w:rPr>
          <w:t>70</w:t>
        </w:r>
        <w:r>
          <w:rPr>
            <w:noProof/>
          </w:rPr>
          <w:fldChar w:fldCharType="end"/>
        </w:r>
      </w:ins>
    </w:p>
    <w:p w14:paraId="3B77D113" w14:textId="6BBDBBFD" w:rsidR="00D24C07" w:rsidRDefault="00D24C07">
      <w:pPr>
        <w:pStyle w:val="TOC4"/>
        <w:tabs>
          <w:tab w:val="left" w:pos="1760"/>
          <w:tab w:val="right" w:leader="dot" w:pos="8777"/>
        </w:tabs>
        <w:rPr>
          <w:ins w:id="475" w:author="phuong vu" w:date="2018-12-02T08:21:00Z"/>
          <w:rFonts w:asciiTheme="minorHAnsi" w:eastAsiaTheme="minorEastAsia" w:hAnsiTheme="minorHAnsi" w:cstheme="minorBidi"/>
          <w:noProof/>
          <w:sz w:val="22"/>
          <w:szCs w:val="22"/>
          <w:lang w:val="en-US"/>
        </w:rPr>
      </w:pPr>
      <w:ins w:id="476" w:author="phuong vu" w:date="2018-12-02T08:21:00Z">
        <w:r w:rsidRPr="003827C1">
          <w:rPr>
            <w:noProof/>
            <w:lang w:val="en-US"/>
          </w:rPr>
          <w:t>4.4.1.1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_Toc531502285 \h </w:instrText>
        </w:r>
      </w:ins>
      <w:r>
        <w:rPr>
          <w:noProof/>
        </w:rPr>
      </w:r>
      <w:r>
        <w:rPr>
          <w:noProof/>
        </w:rPr>
        <w:fldChar w:fldCharType="separate"/>
      </w:r>
      <w:ins w:id="477" w:author="phuong vu" w:date="2018-12-02T08:21:00Z">
        <w:r>
          <w:rPr>
            <w:noProof/>
          </w:rPr>
          <w:t>70</w:t>
        </w:r>
        <w:r>
          <w:rPr>
            <w:noProof/>
          </w:rPr>
          <w:fldChar w:fldCharType="end"/>
        </w:r>
      </w:ins>
    </w:p>
    <w:p w14:paraId="7E9CA715" w14:textId="5924B706" w:rsidR="00D24C07" w:rsidRDefault="00D24C07">
      <w:pPr>
        <w:pStyle w:val="TOC4"/>
        <w:tabs>
          <w:tab w:val="left" w:pos="1760"/>
          <w:tab w:val="right" w:leader="dot" w:pos="8777"/>
        </w:tabs>
        <w:rPr>
          <w:ins w:id="478" w:author="phuong vu" w:date="2018-12-02T08:21:00Z"/>
          <w:rFonts w:asciiTheme="minorHAnsi" w:eastAsiaTheme="minorEastAsia" w:hAnsiTheme="minorHAnsi" w:cstheme="minorBidi"/>
          <w:noProof/>
          <w:sz w:val="22"/>
          <w:szCs w:val="22"/>
          <w:lang w:val="en-US"/>
        </w:rPr>
      </w:pPr>
      <w:ins w:id="479" w:author="phuong vu" w:date="2018-12-02T08:21:00Z">
        <w:r>
          <w:rPr>
            <w:noProof/>
          </w:rPr>
          <w:t>4.4.1.2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_Toc531502286 \h </w:instrText>
        </w:r>
      </w:ins>
      <w:r>
        <w:rPr>
          <w:noProof/>
        </w:rPr>
      </w:r>
      <w:r>
        <w:rPr>
          <w:noProof/>
        </w:rPr>
        <w:fldChar w:fldCharType="separate"/>
      </w:r>
      <w:ins w:id="480" w:author="phuong vu" w:date="2018-12-02T08:21:00Z">
        <w:r>
          <w:rPr>
            <w:noProof/>
          </w:rPr>
          <w:t>71</w:t>
        </w:r>
        <w:r>
          <w:rPr>
            <w:noProof/>
          </w:rPr>
          <w:fldChar w:fldCharType="end"/>
        </w:r>
      </w:ins>
    </w:p>
    <w:p w14:paraId="5AC2C105" w14:textId="15F43EB5" w:rsidR="00D24C07" w:rsidRDefault="00D24C07">
      <w:pPr>
        <w:pStyle w:val="TOC4"/>
        <w:tabs>
          <w:tab w:val="left" w:pos="1760"/>
          <w:tab w:val="right" w:leader="dot" w:pos="8777"/>
        </w:tabs>
        <w:rPr>
          <w:ins w:id="481" w:author="phuong vu" w:date="2018-12-02T08:21:00Z"/>
          <w:rFonts w:asciiTheme="minorHAnsi" w:eastAsiaTheme="minorEastAsia" w:hAnsiTheme="minorHAnsi" w:cstheme="minorBidi"/>
          <w:noProof/>
          <w:sz w:val="22"/>
          <w:szCs w:val="22"/>
          <w:lang w:val="en-US"/>
        </w:rPr>
      </w:pPr>
      <w:ins w:id="482" w:author="phuong vu" w:date="2018-12-02T08:21:00Z">
        <w:r w:rsidRPr="003827C1">
          <w:rPr>
            <w:noProof/>
            <w:lang w:val="en-US"/>
          </w:rPr>
          <w:t>4.4.1.3</w:t>
        </w:r>
        <w:r>
          <w:rPr>
            <w:rFonts w:asciiTheme="minorHAnsi" w:eastAsiaTheme="minorEastAsia" w:hAnsiTheme="minorHAnsi" w:cstheme="minorBidi"/>
            <w:noProof/>
            <w:sz w:val="22"/>
            <w:szCs w:val="22"/>
            <w:lang w:val="en-US"/>
          </w:rPr>
          <w:tab/>
        </w:r>
        <w:r w:rsidRPr="003827C1">
          <w:rPr>
            <w:noProof/>
            <w:lang w:val="en-US"/>
          </w:rPr>
          <w:t>Thay đổi trạng thái đơn hàng</w:t>
        </w:r>
        <w:r>
          <w:rPr>
            <w:noProof/>
          </w:rPr>
          <w:tab/>
        </w:r>
        <w:r>
          <w:rPr>
            <w:noProof/>
          </w:rPr>
          <w:fldChar w:fldCharType="begin"/>
        </w:r>
        <w:r>
          <w:rPr>
            <w:noProof/>
          </w:rPr>
          <w:instrText xml:space="preserve"> PAGEREF _Toc531502287 \h </w:instrText>
        </w:r>
      </w:ins>
      <w:r>
        <w:rPr>
          <w:noProof/>
        </w:rPr>
      </w:r>
      <w:r>
        <w:rPr>
          <w:noProof/>
        </w:rPr>
        <w:fldChar w:fldCharType="separate"/>
      </w:r>
      <w:ins w:id="483" w:author="phuong vu" w:date="2018-12-02T08:21:00Z">
        <w:r>
          <w:rPr>
            <w:noProof/>
          </w:rPr>
          <w:t>72</w:t>
        </w:r>
        <w:r>
          <w:rPr>
            <w:noProof/>
          </w:rPr>
          <w:fldChar w:fldCharType="end"/>
        </w:r>
      </w:ins>
    </w:p>
    <w:p w14:paraId="7C73C856" w14:textId="213427B0" w:rsidR="00D24C07" w:rsidRDefault="00D24C07">
      <w:pPr>
        <w:pStyle w:val="TOC4"/>
        <w:tabs>
          <w:tab w:val="left" w:pos="1760"/>
          <w:tab w:val="right" w:leader="dot" w:pos="8777"/>
        </w:tabs>
        <w:rPr>
          <w:ins w:id="484" w:author="phuong vu" w:date="2018-12-02T08:21:00Z"/>
          <w:rFonts w:asciiTheme="minorHAnsi" w:eastAsiaTheme="minorEastAsia" w:hAnsiTheme="minorHAnsi" w:cstheme="minorBidi"/>
          <w:noProof/>
          <w:sz w:val="22"/>
          <w:szCs w:val="22"/>
          <w:lang w:val="en-US"/>
        </w:rPr>
      </w:pPr>
      <w:ins w:id="485" w:author="phuong vu" w:date="2018-12-02T08:21:00Z">
        <w:r w:rsidRPr="003827C1">
          <w:rPr>
            <w:noProof/>
            <w:lang w:val="en-US"/>
          </w:rPr>
          <w:t>4.4.1.4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_Toc531502288 \h </w:instrText>
        </w:r>
      </w:ins>
      <w:r>
        <w:rPr>
          <w:noProof/>
        </w:rPr>
      </w:r>
      <w:r>
        <w:rPr>
          <w:noProof/>
        </w:rPr>
        <w:fldChar w:fldCharType="separate"/>
      </w:r>
      <w:ins w:id="486" w:author="phuong vu" w:date="2018-12-02T08:21:00Z">
        <w:r>
          <w:rPr>
            <w:noProof/>
          </w:rPr>
          <w:t>75</w:t>
        </w:r>
        <w:r>
          <w:rPr>
            <w:noProof/>
          </w:rPr>
          <w:fldChar w:fldCharType="end"/>
        </w:r>
      </w:ins>
    </w:p>
    <w:p w14:paraId="00D97E30" w14:textId="356EA17D" w:rsidR="00D24C07" w:rsidRDefault="00D24C07">
      <w:pPr>
        <w:pStyle w:val="TOC4"/>
        <w:tabs>
          <w:tab w:val="left" w:pos="1760"/>
          <w:tab w:val="right" w:leader="dot" w:pos="8777"/>
        </w:tabs>
        <w:rPr>
          <w:ins w:id="487" w:author="phuong vu" w:date="2018-12-02T08:21:00Z"/>
          <w:rFonts w:asciiTheme="minorHAnsi" w:eastAsiaTheme="minorEastAsia" w:hAnsiTheme="minorHAnsi" w:cstheme="minorBidi"/>
          <w:noProof/>
          <w:sz w:val="22"/>
          <w:szCs w:val="22"/>
          <w:lang w:val="en-US"/>
        </w:rPr>
      </w:pPr>
      <w:ins w:id="488" w:author="phuong vu" w:date="2018-12-02T08:21:00Z">
        <w:r w:rsidRPr="003827C1">
          <w:rPr>
            <w:noProof/>
            <w:lang w:val="en-US"/>
          </w:rPr>
          <w:t>4.4.1.5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_Toc531502289 \h </w:instrText>
        </w:r>
      </w:ins>
      <w:r>
        <w:rPr>
          <w:noProof/>
        </w:rPr>
      </w:r>
      <w:r>
        <w:rPr>
          <w:noProof/>
        </w:rPr>
        <w:fldChar w:fldCharType="separate"/>
      </w:r>
      <w:ins w:id="489" w:author="phuong vu" w:date="2018-12-02T08:21:00Z">
        <w:r>
          <w:rPr>
            <w:noProof/>
          </w:rPr>
          <w:t>76</w:t>
        </w:r>
        <w:r>
          <w:rPr>
            <w:noProof/>
          </w:rPr>
          <w:fldChar w:fldCharType="end"/>
        </w:r>
      </w:ins>
    </w:p>
    <w:p w14:paraId="32CA9D21" w14:textId="4DBE2CD5" w:rsidR="00D24C07" w:rsidRDefault="00D24C07">
      <w:pPr>
        <w:pStyle w:val="TOC3"/>
        <w:tabs>
          <w:tab w:val="left" w:pos="1320"/>
          <w:tab w:val="right" w:leader="dot" w:pos="8777"/>
        </w:tabs>
        <w:rPr>
          <w:ins w:id="490" w:author="phuong vu" w:date="2018-12-02T08:21:00Z"/>
          <w:rFonts w:asciiTheme="minorHAnsi" w:eastAsiaTheme="minorEastAsia" w:hAnsiTheme="minorHAnsi" w:cstheme="minorBidi"/>
          <w:noProof/>
          <w:sz w:val="22"/>
          <w:szCs w:val="22"/>
          <w:lang w:val="en-US"/>
        </w:rPr>
      </w:pPr>
      <w:ins w:id="491" w:author="phuong vu" w:date="2018-12-02T08:21: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_Toc531502290 \h </w:instrText>
        </w:r>
      </w:ins>
      <w:r>
        <w:rPr>
          <w:noProof/>
        </w:rPr>
      </w:r>
      <w:r>
        <w:rPr>
          <w:noProof/>
        </w:rPr>
        <w:fldChar w:fldCharType="separate"/>
      </w:r>
      <w:ins w:id="492" w:author="phuong vu" w:date="2018-12-02T08:21:00Z">
        <w:r>
          <w:rPr>
            <w:noProof/>
          </w:rPr>
          <w:t>77</w:t>
        </w:r>
        <w:r>
          <w:rPr>
            <w:noProof/>
          </w:rPr>
          <w:fldChar w:fldCharType="end"/>
        </w:r>
      </w:ins>
    </w:p>
    <w:p w14:paraId="21FABC7B" w14:textId="187A0F64" w:rsidR="00D24C07" w:rsidRDefault="00D24C07">
      <w:pPr>
        <w:pStyle w:val="TOC4"/>
        <w:tabs>
          <w:tab w:val="left" w:pos="1760"/>
          <w:tab w:val="right" w:leader="dot" w:pos="8777"/>
        </w:tabs>
        <w:rPr>
          <w:ins w:id="493" w:author="phuong vu" w:date="2018-12-02T08:21:00Z"/>
          <w:rFonts w:asciiTheme="minorHAnsi" w:eastAsiaTheme="minorEastAsia" w:hAnsiTheme="minorHAnsi" w:cstheme="minorBidi"/>
          <w:noProof/>
          <w:sz w:val="22"/>
          <w:szCs w:val="22"/>
          <w:lang w:val="en-US"/>
        </w:rPr>
      </w:pPr>
      <w:ins w:id="494" w:author="phuong vu" w:date="2018-12-02T08:21:00Z">
        <w:r>
          <w:rPr>
            <w:noProof/>
          </w:rPr>
          <w:t>4.4.2.1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_Toc531502291 \h </w:instrText>
        </w:r>
      </w:ins>
      <w:r>
        <w:rPr>
          <w:noProof/>
        </w:rPr>
      </w:r>
      <w:r>
        <w:rPr>
          <w:noProof/>
        </w:rPr>
        <w:fldChar w:fldCharType="separate"/>
      </w:r>
      <w:ins w:id="495" w:author="phuong vu" w:date="2018-12-02T08:21:00Z">
        <w:r>
          <w:rPr>
            <w:noProof/>
          </w:rPr>
          <w:t>77</w:t>
        </w:r>
        <w:r>
          <w:rPr>
            <w:noProof/>
          </w:rPr>
          <w:fldChar w:fldCharType="end"/>
        </w:r>
      </w:ins>
    </w:p>
    <w:p w14:paraId="2B1D7039" w14:textId="1E75ED4E" w:rsidR="00D24C07" w:rsidRDefault="00D24C07">
      <w:pPr>
        <w:pStyle w:val="TOC4"/>
        <w:tabs>
          <w:tab w:val="left" w:pos="1760"/>
          <w:tab w:val="right" w:leader="dot" w:pos="8777"/>
        </w:tabs>
        <w:rPr>
          <w:ins w:id="496" w:author="phuong vu" w:date="2018-12-02T08:21:00Z"/>
          <w:rFonts w:asciiTheme="minorHAnsi" w:eastAsiaTheme="minorEastAsia" w:hAnsiTheme="minorHAnsi" w:cstheme="minorBidi"/>
          <w:noProof/>
          <w:sz w:val="22"/>
          <w:szCs w:val="22"/>
          <w:lang w:val="en-US"/>
        </w:rPr>
      </w:pPr>
      <w:ins w:id="497" w:author="phuong vu" w:date="2018-12-02T08:21:00Z">
        <w:r w:rsidRPr="003827C1">
          <w:rPr>
            <w:noProof/>
            <w:lang w:val="en-US"/>
          </w:rPr>
          <w:t>4.4.2.2</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_Toc531502292 \h </w:instrText>
        </w:r>
      </w:ins>
      <w:r>
        <w:rPr>
          <w:noProof/>
        </w:rPr>
      </w:r>
      <w:r>
        <w:rPr>
          <w:noProof/>
        </w:rPr>
        <w:fldChar w:fldCharType="separate"/>
      </w:r>
      <w:ins w:id="498" w:author="phuong vu" w:date="2018-12-02T08:21:00Z">
        <w:r>
          <w:rPr>
            <w:noProof/>
          </w:rPr>
          <w:t>78</w:t>
        </w:r>
        <w:r>
          <w:rPr>
            <w:noProof/>
          </w:rPr>
          <w:fldChar w:fldCharType="end"/>
        </w:r>
      </w:ins>
    </w:p>
    <w:p w14:paraId="2366F903" w14:textId="57039897" w:rsidR="00D24C07" w:rsidRDefault="00D24C07">
      <w:pPr>
        <w:pStyle w:val="TOC4"/>
        <w:tabs>
          <w:tab w:val="left" w:pos="1760"/>
          <w:tab w:val="right" w:leader="dot" w:pos="8777"/>
        </w:tabs>
        <w:rPr>
          <w:ins w:id="499" w:author="phuong vu" w:date="2018-12-02T08:21:00Z"/>
          <w:rFonts w:asciiTheme="minorHAnsi" w:eastAsiaTheme="minorEastAsia" w:hAnsiTheme="minorHAnsi" w:cstheme="minorBidi"/>
          <w:noProof/>
          <w:sz w:val="22"/>
          <w:szCs w:val="22"/>
          <w:lang w:val="en-US"/>
        </w:rPr>
      </w:pPr>
      <w:ins w:id="500" w:author="phuong vu" w:date="2018-12-02T08:21:00Z">
        <w:r w:rsidRPr="003827C1">
          <w:rPr>
            <w:noProof/>
            <w:lang w:val="en-US"/>
          </w:rPr>
          <w:t>4.4.2.3</w:t>
        </w:r>
        <w:r>
          <w:rPr>
            <w:rFonts w:asciiTheme="minorHAnsi" w:eastAsiaTheme="minorEastAsia" w:hAnsiTheme="minorHAnsi" w:cstheme="minorBidi"/>
            <w:noProof/>
            <w:sz w:val="22"/>
            <w:szCs w:val="22"/>
            <w:lang w:val="en-US"/>
          </w:rPr>
          <w:tab/>
        </w:r>
        <w:r w:rsidRPr="003827C1">
          <w:rPr>
            <w:noProof/>
            <w:lang w:val="en-US"/>
          </w:rPr>
          <w:t>Cập nhật biên nhận</w:t>
        </w:r>
        <w:r>
          <w:rPr>
            <w:noProof/>
          </w:rPr>
          <w:tab/>
        </w:r>
        <w:r>
          <w:rPr>
            <w:noProof/>
          </w:rPr>
          <w:fldChar w:fldCharType="begin"/>
        </w:r>
        <w:r>
          <w:rPr>
            <w:noProof/>
          </w:rPr>
          <w:instrText xml:space="preserve"> PAGEREF _Toc531502293 \h </w:instrText>
        </w:r>
      </w:ins>
      <w:r>
        <w:rPr>
          <w:noProof/>
        </w:rPr>
      </w:r>
      <w:r>
        <w:rPr>
          <w:noProof/>
        </w:rPr>
        <w:fldChar w:fldCharType="separate"/>
      </w:r>
      <w:ins w:id="501" w:author="phuong vu" w:date="2018-12-02T08:21:00Z">
        <w:r>
          <w:rPr>
            <w:noProof/>
          </w:rPr>
          <w:t>79</w:t>
        </w:r>
        <w:r>
          <w:rPr>
            <w:noProof/>
          </w:rPr>
          <w:fldChar w:fldCharType="end"/>
        </w:r>
      </w:ins>
    </w:p>
    <w:p w14:paraId="406BB00F" w14:textId="5D443D8D" w:rsidR="00D24C07" w:rsidRDefault="00D24C07">
      <w:pPr>
        <w:pStyle w:val="TOC3"/>
        <w:tabs>
          <w:tab w:val="left" w:pos="1320"/>
          <w:tab w:val="right" w:leader="dot" w:pos="8777"/>
        </w:tabs>
        <w:rPr>
          <w:ins w:id="502" w:author="phuong vu" w:date="2018-12-02T08:21:00Z"/>
          <w:rFonts w:asciiTheme="minorHAnsi" w:eastAsiaTheme="minorEastAsia" w:hAnsiTheme="minorHAnsi" w:cstheme="minorBidi"/>
          <w:noProof/>
          <w:sz w:val="22"/>
          <w:szCs w:val="22"/>
          <w:lang w:val="en-US"/>
        </w:rPr>
      </w:pPr>
      <w:ins w:id="503" w:author="phuong vu" w:date="2018-12-02T08:21: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_Toc531502294 \h </w:instrText>
        </w:r>
      </w:ins>
      <w:r>
        <w:rPr>
          <w:noProof/>
        </w:rPr>
      </w:r>
      <w:r>
        <w:rPr>
          <w:noProof/>
        </w:rPr>
        <w:fldChar w:fldCharType="separate"/>
      </w:r>
      <w:ins w:id="504" w:author="phuong vu" w:date="2018-12-02T08:21:00Z">
        <w:r>
          <w:rPr>
            <w:noProof/>
          </w:rPr>
          <w:t>80</w:t>
        </w:r>
        <w:r>
          <w:rPr>
            <w:noProof/>
          </w:rPr>
          <w:fldChar w:fldCharType="end"/>
        </w:r>
      </w:ins>
    </w:p>
    <w:p w14:paraId="7E4E07F9" w14:textId="728814EE" w:rsidR="00D24C07" w:rsidRDefault="00D24C07">
      <w:pPr>
        <w:pStyle w:val="TOC3"/>
        <w:tabs>
          <w:tab w:val="left" w:pos="1320"/>
          <w:tab w:val="right" w:leader="dot" w:pos="8777"/>
        </w:tabs>
        <w:rPr>
          <w:ins w:id="505" w:author="phuong vu" w:date="2018-12-02T08:21:00Z"/>
          <w:rFonts w:asciiTheme="minorHAnsi" w:eastAsiaTheme="minorEastAsia" w:hAnsiTheme="minorHAnsi" w:cstheme="minorBidi"/>
          <w:noProof/>
          <w:sz w:val="22"/>
          <w:szCs w:val="22"/>
          <w:lang w:val="en-US"/>
        </w:rPr>
      </w:pPr>
      <w:ins w:id="506" w:author="phuong vu" w:date="2018-12-02T08:21: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_Toc531502295 \h </w:instrText>
        </w:r>
      </w:ins>
      <w:r>
        <w:rPr>
          <w:noProof/>
        </w:rPr>
      </w:r>
      <w:r>
        <w:rPr>
          <w:noProof/>
        </w:rPr>
        <w:fldChar w:fldCharType="separate"/>
      </w:r>
      <w:ins w:id="507" w:author="phuong vu" w:date="2018-12-02T08:21:00Z">
        <w:r>
          <w:rPr>
            <w:noProof/>
          </w:rPr>
          <w:t>81</w:t>
        </w:r>
        <w:r>
          <w:rPr>
            <w:noProof/>
          </w:rPr>
          <w:fldChar w:fldCharType="end"/>
        </w:r>
      </w:ins>
    </w:p>
    <w:p w14:paraId="1294DFC9" w14:textId="4AC0E296" w:rsidR="00D24C07" w:rsidRDefault="00D24C07">
      <w:pPr>
        <w:pStyle w:val="TOC3"/>
        <w:tabs>
          <w:tab w:val="left" w:pos="1320"/>
          <w:tab w:val="right" w:leader="dot" w:pos="8777"/>
        </w:tabs>
        <w:rPr>
          <w:ins w:id="508" w:author="phuong vu" w:date="2018-12-02T08:21:00Z"/>
          <w:rFonts w:asciiTheme="minorHAnsi" w:eastAsiaTheme="minorEastAsia" w:hAnsiTheme="minorHAnsi" w:cstheme="minorBidi"/>
          <w:noProof/>
          <w:sz w:val="22"/>
          <w:szCs w:val="22"/>
          <w:lang w:val="en-US"/>
        </w:rPr>
      </w:pPr>
      <w:ins w:id="509" w:author="phuong vu" w:date="2018-12-02T08:21: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_Toc531502296 \h </w:instrText>
        </w:r>
      </w:ins>
      <w:r>
        <w:rPr>
          <w:noProof/>
        </w:rPr>
      </w:r>
      <w:r>
        <w:rPr>
          <w:noProof/>
        </w:rPr>
        <w:fldChar w:fldCharType="separate"/>
      </w:r>
      <w:ins w:id="510" w:author="phuong vu" w:date="2018-12-02T08:21:00Z">
        <w:r>
          <w:rPr>
            <w:noProof/>
          </w:rPr>
          <w:t>82</w:t>
        </w:r>
        <w:r>
          <w:rPr>
            <w:noProof/>
          </w:rPr>
          <w:fldChar w:fldCharType="end"/>
        </w:r>
      </w:ins>
    </w:p>
    <w:p w14:paraId="7459CD1A" w14:textId="65F007A9" w:rsidR="00D24C07" w:rsidRDefault="00D24C07">
      <w:pPr>
        <w:pStyle w:val="TOC3"/>
        <w:tabs>
          <w:tab w:val="left" w:pos="1320"/>
          <w:tab w:val="right" w:leader="dot" w:pos="8777"/>
        </w:tabs>
        <w:rPr>
          <w:ins w:id="511" w:author="phuong vu" w:date="2018-12-02T08:21:00Z"/>
          <w:rFonts w:asciiTheme="minorHAnsi" w:eastAsiaTheme="minorEastAsia" w:hAnsiTheme="minorHAnsi" w:cstheme="minorBidi"/>
          <w:noProof/>
          <w:sz w:val="22"/>
          <w:szCs w:val="22"/>
          <w:lang w:val="en-US"/>
        </w:rPr>
      </w:pPr>
      <w:ins w:id="512" w:author="phuong vu" w:date="2018-12-02T08:21:00Z">
        <w:r>
          <w:rPr>
            <w:noProof/>
          </w:rPr>
          <w:lastRenderedPageBreak/>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_Toc531502297 \h </w:instrText>
        </w:r>
      </w:ins>
      <w:r>
        <w:rPr>
          <w:noProof/>
        </w:rPr>
      </w:r>
      <w:r>
        <w:rPr>
          <w:noProof/>
        </w:rPr>
        <w:fldChar w:fldCharType="separate"/>
      </w:r>
      <w:ins w:id="513" w:author="phuong vu" w:date="2018-12-02T08:21:00Z">
        <w:r>
          <w:rPr>
            <w:noProof/>
          </w:rPr>
          <w:t>83</w:t>
        </w:r>
        <w:r>
          <w:rPr>
            <w:noProof/>
          </w:rPr>
          <w:fldChar w:fldCharType="end"/>
        </w:r>
      </w:ins>
    </w:p>
    <w:p w14:paraId="341E494B" w14:textId="2CD7FD90" w:rsidR="00D24C07" w:rsidRDefault="00D24C07">
      <w:pPr>
        <w:pStyle w:val="TOC1"/>
        <w:rPr>
          <w:ins w:id="514" w:author="phuong vu" w:date="2018-12-02T08:21:00Z"/>
          <w:rFonts w:asciiTheme="minorHAnsi" w:eastAsiaTheme="minorEastAsia" w:hAnsiTheme="minorHAnsi" w:cstheme="minorBidi"/>
          <w:noProof/>
          <w:sz w:val="22"/>
          <w:szCs w:val="22"/>
          <w:lang w:val="en-US"/>
        </w:rPr>
      </w:pPr>
      <w:ins w:id="515" w:author="phuong vu" w:date="2018-12-02T08:21:00Z">
        <w:r>
          <w:rPr>
            <w:noProof/>
          </w:rPr>
          <w:t>PHẦN KẾT LUẬN</w:t>
        </w:r>
        <w:r>
          <w:rPr>
            <w:noProof/>
          </w:rPr>
          <w:tab/>
        </w:r>
        <w:r>
          <w:rPr>
            <w:noProof/>
          </w:rPr>
          <w:fldChar w:fldCharType="begin"/>
        </w:r>
        <w:r>
          <w:rPr>
            <w:noProof/>
          </w:rPr>
          <w:instrText xml:space="preserve"> PAGEREF _Toc531502298 \h </w:instrText>
        </w:r>
      </w:ins>
      <w:r>
        <w:rPr>
          <w:noProof/>
        </w:rPr>
      </w:r>
      <w:r>
        <w:rPr>
          <w:noProof/>
        </w:rPr>
        <w:fldChar w:fldCharType="separate"/>
      </w:r>
      <w:ins w:id="516" w:author="phuong vu" w:date="2018-12-02T08:21:00Z">
        <w:r>
          <w:rPr>
            <w:noProof/>
          </w:rPr>
          <w:t>85</w:t>
        </w:r>
        <w:r>
          <w:rPr>
            <w:noProof/>
          </w:rPr>
          <w:fldChar w:fldCharType="end"/>
        </w:r>
      </w:ins>
    </w:p>
    <w:p w14:paraId="08EE9CFD" w14:textId="5BD1FC53" w:rsidR="00D24C07" w:rsidRDefault="00D24C07">
      <w:pPr>
        <w:pStyle w:val="TOC2"/>
        <w:tabs>
          <w:tab w:val="left" w:pos="880"/>
          <w:tab w:val="right" w:leader="dot" w:pos="8777"/>
        </w:tabs>
        <w:rPr>
          <w:ins w:id="517" w:author="phuong vu" w:date="2018-12-02T08:21:00Z"/>
          <w:rFonts w:asciiTheme="minorHAnsi" w:eastAsiaTheme="minorEastAsia" w:hAnsiTheme="minorHAnsi" w:cstheme="minorBidi"/>
          <w:noProof/>
          <w:sz w:val="22"/>
          <w:szCs w:val="22"/>
          <w:lang w:val="en-US"/>
        </w:rPr>
      </w:pPr>
      <w:ins w:id="518" w:author="phuong vu" w:date="2018-12-02T08:21:00Z">
        <w:r>
          <w:rPr>
            <w:noProof/>
          </w:rPr>
          <w:t>4.1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_Toc531502299 \h </w:instrText>
        </w:r>
      </w:ins>
      <w:r>
        <w:rPr>
          <w:noProof/>
        </w:rPr>
      </w:r>
      <w:r>
        <w:rPr>
          <w:noProof/>
        </w:rPr>
        <w:fldChar w:fldCharType="separate"/>
      </w:r>
      <w:ins w:id="519" w:author="phuong vu" w:date="2018-12-02T08:21:00Z">
        <w:r>
          <w:rPr>
            <w:noProof/>
          </w:rPr>
          <w:t>85</w:t>
        </w:r>
        <w:r>
          <w:rPr>
            <w:noProof/>
          </w:rPr>
          <w:fldChar w:fldCharType="end"/>
        </w:r>
      </w:ins>
    </w:p>
    <w:p w14:paraId="4509481D" w14:textId="6ACE45CF" w:rsidR="00D24C07" w:rsidRDefault="00D24C07">
      <w:pPr>
        <w:pStyle w:val="TOC3"/>
        <w:tabs>
          <w:tab w:val="left" w:pos="1320"/>
          <w:tab w:val="right" w:leader="dot" w:pos="8777"/>
        </w:tabs>
        <w:rPr>
          <w:ins w:id="520" w:author="phuong vu" w:date="2018-12-02T08:21:00Z"/>
          <w:rFonts w:asciiTheme="minorHAnsi" w:eastAsiaTheme="minorEastAsia" w:hAnsiTheme="minorHAnsi" w:cstheme="minorBidi"/>
          <w:noProof/>
          <w:sz w:val="22"/>
          <w:szCs w:val="22"/>
          <w:lang w:val="en-US"/>
        </w:rPr>
      </w:pPr>
      <w:ins w:id="521" w:author="phuong vu" w:date="2018-12-02T08:21:00Z">
        <w:r>
          <w:rPr>
            <w:noProof/>
          </w:rPr>
          <w:t>4.1.1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_Toc531502300 \h </w:instrText>
        </w:r>
      </w:ins>
      <w:r>
        <w:rPr>
          <w:noProof/>
        </w:rPr>
      </w:r>
      <w:r>
        <w:rPr>
          <w:noProof/>
        </w:rPr>
        <w:fldChar w:fldCharType="separate"/>
      </w:r>
      <w:ins w:id="522" w:author="phuong vu" w:date="2018-12-02T08:21:00Z">
        <w:r>
          <w:rPr>
            <w:noProof/>
          </w:rPr>
          <w:t>85</w:t>
        </w:r>
        <w:r>
          <w:rPr>
            <w:noProof/>
          </w:rPr>
          <w:fldChar w:fldCharType="end"/>
        </w:r>
      </w:ins>
    </w:p>
    <w:p w14:paraId="10204ED7" w14:textId="0EEB6A30" w:rsidR="00D24C07" w:rsidRDefault="00D24C07">
      <w:pPr>
        <w:pStyle w:val="TOC3"/>
        <w:tabs>
          <w:tab w:val="left" w:pos="1320"/>
          <w:tab w:val="right" w:leader="dot" w:pos="8777"/>
        </w:tabs>
        <w:rPr>
          <w:ins w:id="523" w:author="phuong vu" w:date="2018-12-02T08:21:00Z"/>
          <w:rFonts w:asciiTheme="minorHAnsi" w:eastAsiaTheme="minorEastAsia" w:hAnsiTheme="minorHAnsi" w:cstheme="minorBidi"/>
          <w:noProof/>
          <w:sz w:val="22"/>
          <w:szCs w:val="22"/>
          <w:lang w:val="en-US"/>
        </w:rPr>
      </w:pPr>
      <w:ins w:id="524" w:author="phuong vu" w:date="2018-12-02T08:21:00Z">
        <w:r>
          <w:rPr>
            <w:noProof/>
          </w:rPr>
          <w:t>4.1.2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_Toc531502301 \h </w:instrText>
        </w:r>
      </w:ins>
      <w:r>
        <w:rPr>
          <w:noProof/>
        </w:rPr>
      </w:r>
      <w:r>
        <w:rPr>
          <w:noProof/>
        </w:rPr>
        <w:fldChar w:fldCharType="separate"/>
      </w:r>
      <w:ins w:id="525" w:author="phuong vu" w:date="2018-12-02T08:21:00Z">
        <w:r>
          <w:rPr>
            <w:noProof/>
          </w:rPr>
          <w:t>85</w:t>
        </w:r>
        <w:r>
          <w:rPr>
            <w:noProof/>
          </w:rPr>
          <w:fldChar w:fldCharType="end"/>
        </w:r>
      </w:ins>
    </w:p>
    <w:p w14:paraId="427D3A77" w14:textId="5BE648D1" w:rsidR="00D24C07" w:rsidRDefault="00D24C07">
      <w:pPr>
        <w:pStyle w:val="TOC2"/>
        <w:tabs>
          <w:tab w:val="left" w:pos="880"/>
          <w:tab w:val="right" w:leader="dot" w:pos="8777"/>
        </w:tabs>
        <w:rPr>
          <w:ins w:id="526" w:author="phuong vu" w:date="2018-12-02T08:21:00Z"/>
          <w:rFonts w:asciiTheme="minorHAnsi" w:eastAsiaTheme="minorEastAsia" w:hAnsiTheme="minorHAnsi" w:cstheme="minorBidi"/>
          <w:noProof/>
          <w:sz w:val="22"/>
          <w:szCs w:val="22"/>
          <w:lang w:val="en-US"/>
        </w:rPr>
      </w:pPr>
      <w:ins w:id="527" w:author="phuong vu" w:date="2018-12-02T08:21:00Z">
        <w:r w:rsidRPr="003827C1">
          <w:rPr>
            <w:noProof/>
          </w:rPr>
          <w:t>4.2</w:t>
        </w:r>
        <w:r>
          <w:rPr>
            <w:rFonts w:asciiTheme="minorHAnsi" w:eastAsiaTheme="minorEastAsia" w:hAnsiTheme="minorHAnsi" w:cstheme="minorBidi"/>
            <w:noProof/>
            <w:sz w:val="22"/>
            <w:szCs w:val="22"/>
            <w:lang w:val="en-US"/>
          </w:rPr>
          <w:tab/>
        </w:r>
        <w:r w:rsidRPr="003827C1">
          <w:rPr>
            <w:noProof/>
          </w:rPr>
          <w:t>Hạn chế</w:t>
        </w:r>
        <w:r>
          <w:rPr>
            <w:noProof/>
          </w:rPr>
          <w:tab/>
        </w:r>
        <w:r>
          <w:rPr>
            <w:noProof/>
          </w:rPr>
          <w:fldChar w:fldCharType="begin"/>
        </w:r>
        <w:r>
          <w:rPr>
            <w:noProof/>
          </w:rPr>
          <w:instrText xml:space="preserve"> PAGEREF _Toc531502302 \h </w:instrText>
        </w:r>
      </w:ins>
      <w:r>
        <w:rPr>
          <w:noProof/>
        </w:rPr>
      </w:r>
      <w:r>
        <w:rPr>
          <w:noProof/>
        </w:rPr>
        <w:fldChar w:fldCharType="separate"/>
      </w:r>
      <w:ins w:id="528" w:author="phuong vu" w:date="2018-12-02T08:21:00Z">
        <w:r>
          <w:rPr>
            <w:noProof/>
          </w:rPr>
          <w:t>85</w:t>
        </w:r>
        <w:r>
          <w:rPr>
            <w:noProof/>
          </w:rPr>
          <w:fldChar w:fldCharType="end"/>
        </w:r>
      </w:ins>
    </w:p>
    <w:p w14:paraId="5938AF16" w14:textId="3685F7B7" w:rsidR="00D24C07" w:rsidRDefault="00D24C07">
      <w:pPr>
        <w:pStyle w:val="TOC2"/>
        <w:tabs>
          <w:tab w:val="left" w:pos="880"/>
          <w:tab w:val="right" w:leader="dot" w:pos="8777"/>
        </w:tabs>
        <w:rPr>
          <w:ins w:id="529" w:author="phuong vu" w:date="2018-12-02T08:21:00Z"/>
          <w:rFonts w:asciiTheme="minorHAnsi" w:eastAsiaTheme="minorEastAsia" w:hAnsiTheme="minorHAnsi" w:cstheme="minorBidi"/>
          <w:noProof/>
          <w:sz w:val="22"/>
          <w:szCs w:val="22"/>
          <w:lang w:val="en-US"/>
        </w:rPr>
      </w:pPr>
      <w:ins w:id="530"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Hướng phát triển</w:t>
        </w:r>
        <w:r>
          <w:rPr>
            <w:noProof/>
          </w:rPr>
          <w:tab/>
        </w:r>
        <w:r>
          <w:rPr>
            <w:noProof/>
          </w:rPr>
          <w:fldChar w:fldCharType="begin"/>
        </w:r>
        <w:r>
          <w:rPr>
            <w:noProof/>
          </w:rPr>
          <w:instrText xml:space="preserve"> PAGEREF _Toc531502303 \h </w:instrText>
        </w:r>
      </w:ins>
      <w:r>
        <w:rPr>
          <w:noProof/>
        </w:rPr>
      </w:r>
      <w:r>
        <w:rPr>
          <w:noProof/>
        </w:rPr>
        <w:fldChar w:fldCharType="separate"/>
      </w:r>
      <w:ins w:id="531" w:author="phuong vu" w:date="2018-12-02T08:21:00Z">
        <w:r>
          <w:rPr>
            <w:noProof/>
          </w:rPr>
          <w:t>85</w:t>
        </w:r>
        <w:r>
          <w:rPr>
            <w:noProof/>
          </w:rPr>
          <w:fldChar w:fldCharType="end"/>
        </w:r>
      </w:ins>
    </w:p>
    <w:p w14:paraId="6EA1C03F" w14:textId="4DE2CECA" w:rsidR="00D24C07" w:rsidRDefault="00D24C07">
      <w:pPr>
        <w:pStyle w:val="TOC1"/>
        <w:rPr>
          <w:ins w:id="532" w:author="phuong vu" w:date="2018-12-02T08:21:00Z"/>
          <w:rFonts w:asciiTheme="minorHAnsi" w:eastAsiaTheme="minorEastAsia" w:hAnsiTheme="minorHAnsi" w:cstheme="minorBidi"/>
          <w:noProof/>
          <w:sz w:val="22"/>
          <w:szCs w:val="22"/>
          <w:lang w:val="en-US"/>
        </w:rPr>
      </w:pPr>
      <w:ins w:id="533" w:author="phuong vu" w:date="2018-12-02T08:21:00Z">
        <w:r w:rsidRPr="003827C1">
          <w:rPr>
            <w:noProof/>
          </w:rPr>
          <w:t>PHỤ LỤC</w:t>
        </w:r>
        <w:r>
          <w:rPr>
            <w:noProof/>
          </w:rPr>
          <w:tab/>
        </w:r>
        <w:r>
          <w:rPr>
            <w:noProof/>
          </w:rPr>
          <w:fldChar w:fldCharType="begin"/>
        </w:r>
        <w:r>
          <w:rPr>
            <w:noProof/>
          </w:rPr>
          <w:instrText xml:space="preserve"> PAGEREF _Toc531502304 \h </w:instrText>
        </w:r>
      </w:ins>
      <w:r>
        <w:rPr>
          <w:noProof/>
        </w:rPr>
      </w:r>
      <w:r>
        <w:rPr>
          <w:noProof/>
        </w:rPr>
        <w:fldChar w:fldCharType="separate"/>
      </w:r>
      <w:ins w:id="534" w:author="phuong vu" w:date="2018-12-02T08:21:00Z">
        <w:r>
          <w:rPr>
            <w:noProof/>
          </w:rPr>
          <w:t>86</w:t>
        </w:r>
        <w:r>
          <w:rPr>
            <w:noProof/>
          </w:rPr>
          <w:fldChar w:fldCharType="end"/>
        </w:r>
      </w:ins>
    </w:p>
    <w:p w14:paraId="4E59283F" w14:textId="4409E122" w:rsidR="00D24C07" w:rsidRDefault="00D24C07">
      <w:pPr>
        <w:pStyle w:val="TOC2"/>
        <w:tabs>
          <w:tab w:val="left" w:pos="660"/>
          <w:tab w:val="right" w:leader="dot" w:pos="8777"/>
        </w:tabs>
        <w:rPr>
          <w:ins w:id="535" w:author="phuong vu" w:date="2018-12-02T08:21:00Z"/>
          <w:rFonts w:asciiTheme="minorHAnsi" w:eastAsiaTheme="minorEastAsia" w:hAnsiTheme="minorHAnsi" w:cstheme="minorBidi"/>
          <w:noProof/>
          <w:sz w:val="22"/>
          <w:szCs w:val="22"/>
          <w:lang w:val="en-US"/>
        </w:rPr>
      </w:pPr>
      <w:ins w:id="536" w:author="phuong vu" w:date="2018-12-02T08:21: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_Toc531502305 \h </w:instrText>
        </w:r>
      </w:ins>
      <w:r>
        <w:rPr>
          <w:noProof/>
        </w:rPr>
      </w:r>
      <w:r>
        <w:rPr>
          <w:noProof/>
        </w:rPr>
        <w:fldChar w:fldCharType="separate"/>
      </w:r>
      <w:ins w:id="537" w:author="phuong vu" w:date="2018-12-02T08:21:00Z">
        <w:r>
          <w:rPr>
            <w:noProof/>
          </w:rPr>
          <w:t>86</w:t>
        </w:r>
        <w:r>
          <w:rPr>
            <w:noProof/>
          </w:rPr>
          <w:fldChar w:fldCharType="end"/>
        </w:r>
      </w:ins>
    </w:p>
    <w:p w14:paraId="4D69E05D" w14:textId="6FD2EDCA" w:rsidR="00D24C07" w:rsidRDefault="00D24C07">
      <w:pPr>
        <w:pStyle w:val="TOC2"/>
        <w:tabs>
          <w:tab w:val="left" w:pos="660"/>
          <w:tab w:val="right" w:leader="dot" w:pos="8777"/>
        </w:tabs>
        <w:rPr>
          <w:ins w:id="538" w:author="phuong vu" w:date="2018-12-02T08:21:00Z"/>
          <w:rFonts w:asciiTheme="minorHAnsi" w:eastAsiaTheme="minorEastAsia" w:hAnsiTheme="minorHAnsi" w:cstheme="minorBidi"/>
          <w:noProof/>
          <w:sz w:val="22"/>
          <w:szCs w:val="22"/>
          <w:lang w:val="en-US"/>
        </w:rPr>
      </w:pPr>
      <w:ins w:id="539" w:author="phuong vu" w:date="2018-12-02T08:21:00Z">
        <w:r w:rsidRPr="003827C1">
          <w:rPr>
            <w:noProof/>
          </w:rPr>
          <w:t>2.</w:t>
        </w:r>
        <w:r>
          <w:rPr>
            <w:rFonts w:asciiTheme="minorHAnsi" w:eastAsiaTheme="minorEastAsia" w:hAnsiTheme="minorHAnsi" w:cstheme="minorBidi"/>
            <w:noProof/>
            <w:sz w:val="22"/>
            <w:szCs w:val="22"/>
            <w:lang w:val="en-US"/>
          </w:rPr>
          <w:tab/>
        </w:r>
        <w:r w:rsidRPr="003827C1">
          <w:rPr>
            <w:noProof/>
          </w:rPr>
          <w:t>Dữ liệu hiển thị danh sách đơn hàng</w:t>
        </w:r>
        <w:r>
          <w:rPr>
            <w:noProof/>
          </w:rPr>
          <w:tab/>
        </w:r>
        <w:r>
          <w:rPr>
            <w:noProof/>
          </w:rPr>
          <w:fldChar w:fldCharType="begin"/>
        </w:r>
        <w:r>
          <w:rPr>
            <w:noProof/>
          </w:rPr>
          <w:instrText xml:space="preserve"> PAGEREF _Toc531502306 \h </w:instrText>
        </w:r>
      </w:ins>
      <w:r>
        <w:rPr>
          <w:noProof/>
        </w:rPr>
      </w:r>
      <w:r>
        <w:rPr>
          <w:noProof/>
        </w:rPr>
        <w:fldChar w:fldCharType="separate"/>
      </w:r>
      <w:ins w:id="540" w:author="phuong vu" w:date="2018-12-02T08:21:00Z">
        <w:r>
          <w:rPr>
            <w:noProof/>
          </w:rPr>
          <w:t>97</w:t>
        </w:r>
        <w:r>
          <w:rPr>
            <w:noProof/>
          </w:rPr>
          <w:fldChar w:fldCharType="end"/>
        </w:r>
      </w:ins>
    </w:p>
    <w:p w14:paraId="71D123B4" w14:textId="573A21BC" w:rsidR="00D24C07" w:rsidRDefault="00D24C07">
      <w:pPr>
        <w:pStyle w:val="TOC1"/>
        <w:rPr>
          <w:ins w:id="541" w:author="phuong vu" w:date="2018-12-02T08:21:00Z"/>
          <w:rFonts w:asciiTheme="minorHAnsi" w:eastAsiaTheme="minorEastAsia" w:hAnsiTheme="minorHAnsi" w:cstheme="minorBidi"/>
          <w:noProof/>
          <w:sz w:val="22"/>
          <w:szCs w:val="22"/>
          <w:lang w:val="en-US"/>
        </w:rPr>
      </w:pPr>
      <w:ins w:id="542" w:author="phuong vu" w:date="2018-12-02T08:21:00Z">
        <w:r w:rsidRPr="003827C1">
          <w:rPr>
            <w:noProof/>
          </w:rPr>
          <w:t>TÀI LIỆU THAM KHẢO</w:t>
        </w:r>
        <w:r>
          <w:rPr>
            <w:noProof/>
          </w:rPr>
          <w:tab/>
        </w:r>
        <w:r>
          <w:rPr>
            <w:noProof/>
          </w:rPr>
          <w:fldChar w:fldCharType="begin"/>
        </w:r>
        <w:r>
          <w:rPr>
            <w:noProof/>
          </w:rPr>
          <w:instrText xml:space="preserve"> PAGEREF _Toc531502307 \h </w:instrText>
        </w:r>
      </w:ins>
      <w:r>
        <w:rPr>
          <w:noProof/>
        </w:rPr>
      </w:r>
      <w:r>
        <w:rPr>
          <w:noProof/>
        </w:rPr>
        <w:fldChar w:fldCharType="separate"/>
      </w:r>
      <w:ins w:id="543" w:author="phuong vu" w:date="2018-12-02T08:21:00Z">
        <w:r>
          <w:rPr>
            <w:noProof/>
          </w:rPr>
          <w:t>98</w:t>
        </w:r>
        <w:r>
          <w:rPr>
            <w:noProof/>
          </w:rPr>
          <w:fldChar w:fldCharType="end"/>
        </w:r>
      </w:ins>
    </w:p>
    <w:p w14:paraId="2E2017D4" w14:textId="77777777" w:rsidR="00D24C07" w:rsidDel="00D24C07" w:rsidRDefault="00D24C07" w:rsidP="00D24C07">
      <w:pPr>
        <w:pStyle w:val="TOC1"/>
        <w:rPr>
          <w:del w:id="544" w:author="phuong vu" w:date="2018-12-02T08:21:00Z"/>
          <w:noProof/>
        </w:rPr>
      </w:pPr>
    </w:p>
    <w:p w14:paraId="06D7A2ED" w14:textId="1FA8E9DA" w:rsidR="00E913F0" w:rsidRPr="00920004" w:rsidRDefault="00D24C07">
      <w:pPr>
        <w:pStyle w:val="TOC1"/>
        <w:pPrChange w:id="545" w:author="phuong vu" w:date="2018-12-02T08:21:00Z">
          <w:pPr>
            <w:spacing w:before="240" w:line="0" w:lineRule="atLeast"/>
          </w:pPr>
        </w:pPrChange>
      </w:pPr>
      <w:ins w:id="546" w:author="phuong vu" w:date="2018-12-02T08:21:00Z">
        <w:r>
          <w:fldChar w:fldCharType="end"/>
        </w:r>
      </w:ins>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43C6718E" w:rsidR="00E913F0" w:rsidRPr="00CF739D" w:rsidRDefault="00E913F0" w:rsidP="00CF739D">
      <w:pPr>
        <w:pStyle w:val="Style1"/>
      </w:pPr>
      <w:bookmarkStart w:id="547" w:name="_Toc531502203"/>
      <w:r w:rsidRPr="00CF739D">
        <w:lastRenderedPageBreak/>
        <w:t>KÍ HIỆU VÀ VIẾT TẮT</w:t>
      </w:r>
      <w:bookmarkEnd w:id="547"/>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548" w:name="_Toc531502204"/>
      <w:r w:rsidRPr="00CF739D">
        <w:lastRenderedPageBreak/>
        <w:t xml:space="preserve">DANH </w:t>
      </w:r>
      <w:r w:rsidR="00D33C95" w:rsidRPr="00CF739D">
        <w:t>MỤC</w:t>
      </w:r>
      <w:r w:rsidRPr="00CF739D">
        <w:t xml:space="preserve"> HÌNH</w:t>
      </w:r>
      <w:bookmarkEnd w:id="548"/>
    </w:p>
    <w:p w14:paraId="4003CC98" w14:textId="488AFD0F" w:rsidR="00E35500" w:rsidRPr="0092000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380470" w:history="1">
        <w:r w:rsidR="00E35500" w:rsidRPr="00920004">
          <w:rPr>
            <w:rStyle w:val="Hyperlink"/>
            <w:noProof/>
          </w:rPr>
          <w:t>Hình 1.1 Các bước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_Toc531380470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6CCCAAB3" w14:textId="369B63C9"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1" w:history="1">
        <w:r w:rsidR="00E35500" w:rsidRPr="00920004">
          <w:rPr>
            <w:rStyle w:val="Hyperlink"/>
            <w:noProof/>
          </w:rPr>
          <w:t>Hình 1.2 Các bước 1 đơn hàng được</w:t>
        </w:r>
        <w:r w:rsidR="00E35500" w:rsidRPr="00920004">
          <w:rPr>
            <w:rStyle w:val="Hyperlink"/>
            <w:noProof/>
            <w:lang w:val="en-US"/>
          </w:rPr>
          <w:t xml:space="preserve"> xử lí</w:t>
        </w:r>
        <w:r w:rsidR="00E35500" w:rsidRPr="00920004">
          <w:rPr>
            <w:rStyle w:val="Hyperlink"/>
            <w:noProof/>
          </w:rPr>
          <w:t xml:space="preserve"> trong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_Toc531380471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02BD79CF" w14:textId="0341350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2" w:history="1">
        <w:r w:rsidR="00E35500" w:rsidRPr="00920004">
          <w:rPr>
            <w:rStyle w:val="Hyperlink"/>
            <w:noProof/>
          </w:rPr>
          <w:t>Hình 1.3 Giới thiệu chức năng tương ứng với bốn loại người dùng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_Toc531380472 \h </w:instrText>
        </w:r>
        <w:r w:rsidR="00E35500" w:rsidRPr="00CF739D">
          <w:rPr>
            <w:noProof/>
            <w:webHidden/>
          </w:rPr>
        </w:r>
        <w:r w:rsidR="00E35500" w:rsidRPr="00CF739D">
          <w:rPr>
            <w:noProof/>
            <w:webHidden/>
          </w:rPr>
          <w:fldChar w:fldCharType="separate"/>
        </w:r>
        <w:r w:rsidR="00E35500" w:rsidRPr="00920004">
          <w:rPr>
            <w:noProof/>
            <w:webHidden/>
          </w:rPr>
          <w:t>8</w:t>
        </w:r>
        <w:r w:rsidR="00E35500" w:rsidRPr="00CF739D">
          <w:rPr>
            <w:noProof/>
            <w:webHidden/>
          </w:rPr>
          <w:fldChar w:fldCharType="end"/>
        </w:r>
      </w:hyperlink>
    </w:p>
    <w:p w14:paraId="39F6B984" w14:textId="1D8F36E5"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3" w:history="1">
        <w:r w:rsidR="00E35500" w:rsidRPr="00920004">
          <w:rPr>
            <w:rStyle w:val="Hyperlink"/>
            <w:noProof/>
          </w:rPr>
          <w:t>Hình 2.1</w:t>
        </w:r>
        <w:r w:rsidR="00E35500" w:rsidRPr="00920004">
          <w:rPr>
            <w:rStyle w:val="Hyperlink"/>
            <w:noProof/>
            <w:lang w:val="en-US"/>
          </w:rPr>
          <w:t xml:space="preserve"> </w:t>
        </w:r>
        <w:r w:rsidR="00E35500" w:rsidRPr="00920004">
          <w:rPr>
            <w:rStyle w:val="Hyperlink"/>
            <w:noProof/>
          </w:rPr>
          <w:t>Giao diện Android 7.0 Nougat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_Toc531380473 \h </w:instrText>
        </w:r>
        <w:r w:rsidR="00E35500" w:rsidRPr="00CF739D">
          <w:rPr>
            <w:noProof/>
            <w:webHidden/>
          </w:rPr>
        </w:r>
        <w:r w:rsidR="00E35500" w:rsidRPr="00CF739D">
          <w:rPr>
            <w:noProof/>
            <w:webHidden/>
          </w:rPr>
          <w:fldChar w:fldCharType="separate"/>
        </w:r>
        <w:r w:rsidR="00E35500" w:rsidRPr="00920004">
          <w:rPr>
            <w:noProof/>
            <w:webHidden/>
          </w:rPr>
          <w:t>20</w:t>
        </w:r>
        <w:r w:rsidR="00E35500" w:rsidRPr="00CF739D">
          <w:rPr>
            <w:noProof/>
            <w:webHidden/>
          </w:rPr>
          <w:fldChar w:fldCharType="end"/>
        </w:r>
      </w:hyperlink>
    </w:p>
    <w:p w14:paraId="4937C317" w14:textId="367FC12B"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4" w:history="1">
        <w:r w:rsidR="00E35500" w:rsidRPr="00920004">
          <w:rPr>
            <w:rStyle w:val="Hyperlink"/>
            <w:noProof/>
          </w:rPr>
          <w:t>Hình 2.2 Ví dụ về truy vấn dữ liệu</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_Toc531380474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B44146E" w14:textId="0F7BBA8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5" w:history="1">
        <w:r w:rsidR="00E35500" w:rsidRPr="00920004">
          <w:rPr>
            <w:rStyle w:val="Hyperlink"/>
            <w:noProof/>
          </w:rPr>
          <w:t>Hình 2.3 Ví dụ về gọi một mutation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_Toc531380475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DD0C04F" w14:textId="00169287"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6" w:history="1">
        <w:r w:rsidR="00E35500" w:rsidRPr="00920004">
          <w:rPr>
            <w:rStyle w:val="Hyperlink"/>
            <w:noProof/>
          </w:rPr>
          <w:t>Hình 2.4</w:t>
        </w:r>
        <w:r w:rsidR="00E35500" w:rsidRPr="00920004">
          <w:rPr>
            <w:rStyle w:val="Hyperlink"/>
            <w:noProof/>
            <w:lang w:val="en-US"/>
          </w:rPr>
          <w:t xml:space="preserve"> Các thành phần JWT cần có</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_Toc531380476 \h </w:instrText>
        </w:r>
        <w:r w:rsidR="00E35500" w:rsidRPr="00CF739D">
          <w:rPr>
            <w:noProof/>
            <w:webHidden/>
          </w:rPr>
        </w:r>
        <w:r w:rsidR="00E35500" w:rsidRPr="00CF739D">
          <w:rPr>
            <w:noProof/>
            <w:webHidden/>
          </w:rPr>
          <w:fldChar w:fldCharType="separate"/>
        </w:r>
        <w:r w:rsidR="00E35500" w:rsidRPr="00920004">
          <w:rPr>
            <w:noProof/>
            <w:webHidden/>
          </w:rPr>
          <w:t>23</w:t>
        </w:r>
        <w:r w:rsidR="00E35500" w:rsidRPr="00CF739D">
          <w:rPr>
            <w:noProof/>
            <w:webHidden/>
          </w:rPr>
          <w:fldChar w:fldCharType="end"/>
        </w:r>
      </w:hyperlink>
    </w:p>
    <w:p w14:paraId="4C6E9CBF" w14:textId="630B5B0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7" w:history="1">
        <w:r w:rsidR="00E35500" w:rsidRPr="00920004">
          <w:rPr>
            <w:rStyle w:val="Hyperlink"/>
            <w:noProof/>
          </w:rPr>
          <w:t>Hình 2.5 Mô phỏng hàng đợi nhiều trạm phục vụ</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_Toc531380477 \h </w:instrText>
        </w:r>
        <w:r w:rsidR="00E35500" w:rsidRPr="00CF739D">
          <w:rPr>
            <w:noProof/>
            <w:webHidden/>
          </w:rPr>
        </w:r>
        <w:r w:rsidR="00E35500" w:rsidRPr="00CF739D">
          <w:rPr>
            <w:noProof/>
            <w:webHidden/>
          </w:rPr>
          <w:fldChar w:fldCharType="separate"/>
        </w:r>
        <w:r w:rsidR="00E35500" w:rsidRPr="00920004">
          <w:rPr>
            <w:noProof/>
            <w:webHidden/>
          </w:rPr>
          <w:t>25</w:t>
        </w:r>
        <w:r w:rsidR="00E35500" w:rsidRPr="00CF739D">
          <w:rPr>
            <w:noProof/>
            <w:webHidden/>
          </w:rPr>
          <w:fldChar w:fldCharType="end"/>
        </w:r>
      </w:hyperlink>
    </w:p>
    <w:p w14:paraId="4A802394" w14:textId="5E7395A9"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78" w:history="1">
        <w:r w:rsidR="00E35500" w:rsidRPr="00920004">
          <w:rPr>
            <w:rStyle w:val="Hyperlink"/>
            <w:noProof/>
          </w:rPr>
          <w:t>Hình 3.1: Các thành phần xây dựng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_Toc531380478 \h </w:instrText>
        </w:r>
        <w:r w:rsidR="00E35500" w:rsidRPr="00CF739D">
          <w:rPr>
            <w:noProof/>
            <w:webHidden/>
          </w:rPr>
        </w:r>
        <w:r w:rsidR="00E35500" w:rsidRPr="00CF739D">
          <w:rPr>
            <w:noProof/>
            <w:webHidden/>
          </w:rPr>
          <w:fldChar w:fldCharType="separate"/>
        </w:r>
        <w:r w:rsidR="00E35500" w:rsidRPr="00920004">
          <w:rPr>
            <w:noProof/>
            <w:webHidden/>
          </w:rPr>
          <w:t>27</w:t>
        </w:r>
        <w:r w:rsidR="00E35500" w:rsidRPr="00CF739D">
          <w:rPr>
            <w:noProof/>
            <w:webHidden/>
          </w:rPr>
          <w:fldChar w:fldCharType="end"/>
        </w:r>
      </w:hyperlink>
    </w:p>
    <w:p w14:paraId="30E1B697" w14:textId="3E1836FE"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3" w:anchor="_Toc531380479" w:history="1">
        <w:r w:rsidR="00E35500" w:rsidRPr="00920004">
          <w:rPr>
            <w:rStyle w:val="Hyperlink"/>
            <w:noProof/>
          </w:rPr>
          <w:t>Hình 3.2</w:t>
        </w:r>
        <w:r w:rsidR="00E35500" w:rsidRPr="00920004">
          <w:rPr>
            <w:rStyle w:val="Hyperlink"/>
            <w:noProof/>
            <w:lang w:val="en-US"/>
          </w:rPr>
          <w:t xml:space="preserve"> Sơ đồ chức năng của hệ thống giặt ủi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_Toc531380479 \h </w:instrText>
        </w:r>
        <w:r w:rsidR="00E35500" w:rsidRPr="00CF739D">
          <w:rPr>
            <w:noProof/>
            <w:webHidden/>
          </w:rPr>
        </w:r>
        <w:r w:rsidR="00E35500" w:rsidRPr="00CF739D">
          <w:rPr>
            <w:noProof/>
            <w:webHidden/>
          </w:rPr>
          <w:fldChar w:fldCharType="separate"/>
        </w:r>
        <w:r w:rsidR="00E35500" w:rsidRPr="00920004">
          <w:rPr>
            <w:noProof/>
            <w:webHidden/>
          </w:rPr>
          <w:t>28</w:t>
        </w:r>
        <w:r w:rsidR="00E35500" w:rsidRPr="00CF739D">
          <w:rPr>
            <w:noProof/>
            <w:webHidden/>
          </w:rPr>
          <w:fldChar w:fldCharType="end"/>
        </w:r>
      </w:hyperlink>
    </w:p>
    <w:p w14:paraId="5E267FD1" w14:textId="01AEFCF6"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0" w:history="1">
        <w:r w:rsidR="00E35500" w:rsidRPr="00920004">
          <w:rPr>
            <w:rStyle w:val="Hyperlink"/>
            <w:noProof/>
          </w:rPr>
          <w:t xml:space="preserve">Hình 3.3 </w:t>
        </w:r>
        <w:r w:rsidR="00E35500" w:rsidRPr="00920004">
          <w:rPr>
            <w:rStyle w:val="Hyperlink"/>
            <w:noProof/>
            <w:lang w:val="en-US"/>
          </w:rPr>
          <w:t>Giới thiệu sơ đồ CDM của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_Toc531380480 \h </w:instrText>
        </w:r>
        <w:r w:rsidR="00E35500" w:rsidRPr="00CF739D">
          <w:rPr>
            <w:noProof/>
            <w:webHidden/>
          </w:rPr>
        </w:r>
        <w:r w:rsidR="00E35500" w:rsidRPr="00CF739D">
          <w:rPr>
            <w:noProof/>
            <w:webHidden/>
          </w:rPr>
          <w:fldChar w:fldCharType="separate"/>
        </w:r>
        <w:r w:rsidR="00E35500" w:rsidRPr="00920004">
          <w:rPr>
            <w:noProof/>
            <w:webHidden/>
          </w:rPr>
          <w:t>29</w:t>
        </w:r>
        <w:r w:rsidR="00E35500" w:rsidRPr="00CF739D">
          <w:rPr>
            <w:noProof/>
            <w:webHidden/>
          </w:rPr>
          <w:fldChar w:fldCharType="end"/>
        </w:r>
      </w:hyperlink>
    </w:p>
    <w:p w14:paraId="06026147" w14:textId="079E969A"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1" w:history="1">
        <w:r w:rsidR="00E35500" w:rsidRPr="00920004">
          <w:rPr>
            <w:rStyle w:val="Hyperlink"/>
            <w:noProof/>
          </w:rPr>
          <w:t>Hình 3.4 Giao diện xem danh sách đơn hàng trạng thái "hoàn tất"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_Toc531380481 \h </w:instrText>
        </w:r>
        <w:r w:rsidR="00E35500" w:rsidRPr="00CF739D">
          <w:rPr>
            <w:noProof/>
            <w:webHidden/>
          </w:rPr>
        </w:r>
        <w:r w:rsidR="00E35500" w:rsidRPr="00CF739D">
          <w:rPr>
            <w:noProof/>
            <w:webHidden/>
          </w:rPr>
          <w:fldChar w:fldCharType="separate"/>
        </w:r>
        <w:r w:rsidR="00E35500" w:rsidRPr="00920004">
          <w:rPr>
            <w:noProof/>
            <w:webHidden/>
          </w:rPr>
          <w:t>32</w:t>
        </w:r>
        <w:r w:rsidR="00E35500" w:rsidRPr="00CF739D">
          <w:rPr>
            <w:noProof/>
            <w:webHidden/>
          </w:rPr>
          <w:fldChar w:fldCharType="end"/>
        </w:r>
      </w:hyperlink>
    </w:p>
    <w:p w14:paraId="245A86EF" w14:textId="15248411"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2" w:history="1">
        <w:r w:rsidR="00E35500" w:rsidRPr="00920004">
          <w:rPr>
            <w:rStyle w:val="Hyperlink"/>
            <w:noProof/>
          </w:rPr>
          <w:t>Hình 3.5 Giao diện xem danh sách đơn hàng khi dữ liệu rỗng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_Toc531380482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3FF743C2" w14:textId="1896CB46"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3" w:history="1">
        <w:r w:rsidR="00E35500" w:rsidRPr="00920004">
          <w:rPr>
            <w:rStyle w:val="Hyperlink"/>
            <w:noProof/>
          </w:rPr>
          <w:t>Hình 3.6 Giao diện xem danh sách đơn hàng đang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_Toc531380483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0BEF4784" w14:textId="0F542B94"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4" w:history="1">
        <w:r w:rsidR="00E35500" w:rsidRPr="00920004">
          <w:rPr>
            <w:rStyle w:val="Hyperlink"/>
            <w:noProof/>
          </w:rPr>
          <w:t>Hình 3.7</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_Toc531380484 \h </w:instrText>
        </w:r>
        <w:r w:rsidR="00E35500" w:rsidRPr="00CF739D">
          <w:rPr>
            <w:noProof/>
            <w:webHidden/>
          </w:rPr>
        </w:r>
        <w:r w:rsidR="00E35500" w:rsidRPr="00CF739D">
          <w:rPr>
            <w:noProof/>
            <w:webHidden/>
          </w:rPr>
          <w:fldChar w:fldCharType="separate"/>
        </w:r>
        <w:r w:rsidR="00E35500" w:rsidRPr="00920004">
          <w:rPr>
            <w:noProof/>
            <w:webHidden/>
          </w:rPr>
          <w:t>34</w:t>
        </w:r>
        <w:r w:rsidR="00E35500" w:rsidRPr="00CF739D">
          <w:rPr>
            <w:noProof/>
            <w:webHidden/>
          </w:rPr>
          <w:fldChar w:fldCharType="end"/>
        </w:r>
      </w:hyperlink>
    </w:p>
    <w:p w14:paraId="759744DA" w14:textId="530571B1"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5" w:history="1">
        <w:r w:rsidR="00E35500" w:rsidRPr="00920004">
          <w:rPr>
            <w:rStyle w:val="Hyperlink"/>
            <w:noProof/>
          </w:rPr>
          <w:t>Hình 3.8 Giao diện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_Toc531380485 \h </w:instrText>
        </w:r>
        <w:r w:rsidR="00E35500" w:rsidRPr="00CF739D">
          <w:rPr>
            <w:noProof/>
            <w:webHidden/>
          </w:rPr>
        </w:r>
        <w:r w:rsidR="00E35500" w:rsidRPr="00CF739D">
          <w:rPr>
            <w:noProof/>
            <w:webHidden/>
          </w:rPr>
          <w:fldChar w:fldCharType="separate"/>
        </w:r>
        <w:r w:rsidR="00E35500" w:rsidRPr="00920004">
          <w:rPr>
            <w:noProof/>
            <w:webHidden/>
          </w:rPr>
          <w:t>35</w:t>
        </w:r>
        <w:r w:rsidR="00E35500" w:rsidRPr="00CF739D">
          <w:rPr>
            <w:noProof/>
            <w:webHidden/>
          </w:rPr>
          <w:fldChar w:fldCharType="end"/>
        </w:r>
      </w:hyperlink>
    </w:p>
    <w:p w14:paraId="47395E59" w14:textId="55AED477"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6" w:history="1">
        <w:r w:rsidR="00E35500" w:rsidRPr="00920004">
          <w:rPr>
            <w:rStyle w:val="Hyperlink"/>
            <w:noProof/>
          </w:rPr>
          <w:t>Hình 3.9</w:t>
        </w:r>
        <w:r w:rsidR="00E35500" w:rsidRPr="00920004">
          <w:rPr>
            <w:rStyle w:val="Hyperlink"/>
            <w:noProof/>
            <w:lang w:val="en-US"/>
          </w:rPr>
          <w:t xml:space="preserve"> Sơ đồ xử lí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_Toc531380486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7EE55F9C" w14:textId="55D90070"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7" w:history="1">
        <w:r w:rsidR="00E35500" w:rsidRPr="00920004">
          <w:rPr>
            <w:rStyle w:val="Hyperlink"/>
            <w:noProof/>
          </w:rPr>
          <w:t>Hình 3.10 Giao diện các chức năng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_Toc531380487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4091D75D" w14:textId="49D01174"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8" w:history="1">
        <w:r w:rsidR="00E35500" w:rsidRPr="00920004">
          <w:rPr>
            <w:rStyle w:val="Hyperlink"/>
            <w:noProof/>
          </w:rPr>
          <w:t>Hình 3.11 Giao diện các chức năng với trạng thái "đang chờ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_Toc531380488 \h </w:instrText>
        </w:r>
        <w:r w:rsidR="00E35500" w:rsidRPr="00CF739D">
          <w:rPr>
            <w:noProof/>
            <w:webHidden/>
          </w:rPr>
        </w:r>
        <w:r w:rsidR="00E35500" w:rsidRPr="00CF739D">
          <w:rPr>
            <w:noProof/>
            <w:webHidden/>
          </w:rPr>
          <w:fldChar w:fldCharType="separate"/>
        </w:r>
        <w:r w:rsidR="00E35500" w:rsidRPr="00920004">
          <w:rPr>
            <w:noProof/>
            <w:webHidden/>
          </w:rPr>
          <w:t>38</w:t>
        </w:r>
        <w:r w:rsidR="00E35500" w:rsidRPr="00CF739D">
          <w:rPr>
            <w:noProof/>
            <w:webHidden/>
          </w:rPr>
          <w:fldChar w:fldCharType="end"/>
        </w:r>
      </w:hyperlink>
    </w:p>
    <w:p w14:paraId="35FFCFA5" w14:textId="574624C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89" w:history="1">
        <w:r w:rsidR="00E35500" w:rsidRPr="00920004">
          <w:rPr>
            <w:rStyle w:val="Hyperlink"/>
            <w:noProof/>
          </w:rPr>
          <w:t>Hình 3.12</w:t>
        </w:r>
        <w:r w:rsidR="00E35500" w:rsidRPr="00920004">
          <w:rPr>
            <w:rStyle w:val="Hyperlink"/>
            <w:noProof/>
            <w:lang w:val="en-US"/>
          </w:rPr>
          <w:t xml:space="preserve"> Sơ đồ xử lí thay đổi trạng thái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_Toc531380489 \h </w:instrText>
        </w:r>
        <w:r w:rsidR="00E35500" w:rsidRPr="00CF739D">
          <w:rPr>
            <w:noProof/>
            <w:webHidden/>
          </w:rPr>
        </w:r>
        <w:r w:rsidR="00E35500" w:rsidRPr="00CF739D">
          <w:rPr>
            <w:noProof/>
            <w:webHidden/>
          </w:rPr>
          <w:fldChar w:fldCharType="separate"/>
        </w:r>
        <w:r w:rsidR="00E35500" w:rsidRPr="00920004">
          <w:rPr>
            <w:noProof/>
            <w:webHidden/>
          </w:rPr>
          <w:t>39</w:t>
        </w:r>
        <w:r w:rsidR="00E35500" w:rsidRPr="00CF739D">
          <w:rPr>
            <w:noProof/>
            <w:webHidden/>
          </w:rPr>
          <w:fldChar w:fldCharType="end"/>
        </w:r>
      </w:hyperlink>
    </w:p>
    <w:p w14:paraId="31CDC402" w14:textId="10475BE5"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0" w:history="1">
        <w:r w:rsidR="00E35500" w:rsidRPr="00920004">
          <w:rPr>
            <w:rStyle w:val="Hyperlink"/>
            <w:noProof/>
          </w:rPr>
          <w:t>Hình 3.13 Giao diện thực hiện chức năng tạo hóa đơn cho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_Toc531380490 \h </w:instrText>
        </w:r>
        <w:r w:rsidR="00E35500" w:rsidRPr="00CF739D">
          <w:rPr>
            <w:noProof/>
            <w:webHidden/>
          </w:rPr>
        </w:r>
        <w:r w:rsidR="00E35500" w:rsidRPr="00CF739D">
          <w:rPr>
            <w:noProof/>
            <w:webHidden/>
          </w:rPr>
          <w:fldChar w:fldCharType="separate"/>
        </w:r>
        <w:r w:rsidR="00E35500" w:rsidRPr="00920004">
          <w:rPr>
            <w:noProof/>
            <w:webHidden/>
          </w:rPr>
          <w:t>40</w:t>
        </w:r>
        <w:r w:rsidR="00E35500" w:rsidRPr="00CF739D">
          <w:rPr>
            <w:noProof/>
            <w:webHidden/>
          </w:rPr>
          <w:fldChar w:fldCharType="end"/>
        </w:r>
      </w:hyperlink>
    </w:p>
    <w:p w14:paraId="3DE55D1D" w14:textId="17DCE900"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1" w:history="1">
        <w:r w:rsidR="00E35500" w:rsidRPr="00920004">
          <w:rPr>
            <w:rStyle w:val="Hyperlink"/>
            <w:noProof/>
          </w:rPr>
          <w:t>Hình 3.14 Giao diện xem hóa đơn của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_Toc531380491 \h </w:instrText>
        </w:r>
        <w:r w:rsidR="00E35500" w:rsidRPr="00CF739D">
          <w:rPr>
            <w:noProof/>
            <w:webHidden/>
          </w:rPr>
        </w:r>
        <w:r w:rsidR="00E35500" w:rsidRPr="00CF739D">
          <w:rPr>
            <w:noProof/>
            <w:webHidden/>
          </w:rPr>
          <w:fldChar w:fldCharType="separate"/>
        </w:r>
        <w:r w:rsidR="00E35500" w:rsidRPr="00920004">
          <w:rPr>
            <w:noProof/>
            <w:webHidden/>
          </w:rPr>
          <w:t>41</w:t>
        </w:r>
        <w:r w:rsidR="00E35500" w:rsidRPr="00CF739D">
          <w:rPr>
            <w:noProof/>
            <w:webHidden/>
          </w:rPr>
          <w:fldChar w:fldCharType="end"/>
        </w:r>
      </w:hyperlink>
    </w:p>
    <w:p w14:paraId="2331F9F4" w14:textId="38941BBC"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2" w:history="1">
        <w:r w:rsidR="00E35500" w:rsidRPr="00920004">
          <w:rPr>
            <w:rStyle w:val="Hyperlink"/>
            <w:noProof/>
          </w:rPr>
          <w:t>Hình 3.15</w:t>
        </w:r>
        <w:r w:rsidR="00E35500" w:rsidRPr="00920004">
          <w:rPr>
            <w:rStyle w:val="Hyperlink"/>
            <w:noProof/>
            <w:lang w:val="en-US"/>
          </w:rPr>
          <w:t xml:space="preserve"> Sơ đồ xử lí tạo hóa đơn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_Toc531380492 \h </w:instrText>
        </w:r>
        <w:r w:rsidR="00E35500" w:rsidRPr="00CF739D">
          <w:rPr>
            <w:noProof/>
            <w:webHidden/>
          </w:rPr>
        </w:r>
        <w:r w:rsidR="00E35500" w:rsidRPr="00CF739D">
          <w:rPr>
            <w:noProof/>
            <w:webHidden/>
          </w:rPr>
          <w:fldChar w:fldCharType="separate"/>
        </w:r>
        <w:r w:rsidR="00E35500" w:rsidRPr="00920004">
          <w:rPr>
            <w:noProof/>
            <w:webHidden/>
          </w:rPr>
          <w:t>42</w:t>
        </w:r>
        <w:r w:rsidR="00E35500" w:rsidRPr="00CF739D">
          <w:rPr>
            <w:noProof/>
            <w:webHidden/>
          </w:rPr>
          <w:fldChar w:fldCharType="end"/>
        </w:r>
      </w:hyperlink>
    </w:p>
    <w:p w14:paraId="4F4EC601" w14:textId="57F960D2"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3" w:history="1">
        <w:r w:rsidR="00E35500" w:rsidRPr="00920004">
          <w:rPr>
            <w:rStyle w:val="Hyperlink"/>
            <w:noProof/>
          </w:rPr>
          <w:t>Hình 3.16 Giao diện cập nhật thông tin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_Toc531380493 \h </w:instrText>
        </w:r>
        <w:r w:rsidR="00E35500" w:rsidRPr="00CF739D">
          <w:rPr>
            <w:noProof/>
            <w:webHidden/>
          </w:rPr>
        </w:r>
        <w:r w:rsidR="00E35500" w:rsidRPr="00CF739D">
          <w:rPr>
            <w:noProof/>
            <w:webHidden/>
          </w:rPr>
          <w:fldChar w:fldCharType="separate"/>
        </w:r>
        <w:r w:rsidR="00E35500" w:rsidRPr="00920004">
          <w:rPr>
            <w:noProof/>
            <w:webHidden/>
          </w:rPr>
          <w:t>43</w:t>
        </w:r>
        <w:r w:rsidR="00E35500" w:rsidRPr="00CF739D">
          <w:rPr>
            <w:noProof/>
            <w:webHidden/>
          </w:rPr>
          <w:fldChar w:fldCharType="end"/>
        </w:r>
      </w:hyperlink>
    </w:p>
    <w:p w14:paraId="1C0EEF54" w14:textId="4EB861B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4" w:history="1">
        <w:r w:rsidR="00E35500" w:rsidRPr="00920004">
          <w:rPr>
            <w:rStyle w:val="Hyperlink"/>
            <w:noProof/>
          </w:rPr>
          <w:t>Hình 3.17</w:t>
        </w:r>
        <w:r w:rsidR="00E35500" w:rsidRPr="00920004">
          <w:rPr>
            <w:rStyle w:val="Hyperlink"/>
            <w:noProof/>
            <w:lang w:val="en-US"/>
          </w:rPr>
          <w:t xml:space="preserve"> Sơ đồ xử lí cập nhật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_Toc531380494 \h </w:instrText>
        </w:r>
        <w:r w:rsidR="00E35500" w:rsidRPr="00CF739D">
          <w:rPr>
            <w:noProof/>
            <w:webHidden/>
          </w:rPr>
        </w:r>
        <w:r w:rsidR="00E35500" w:rsidRPr="00CF739D">
          <w:rPr>
            <w:noProof/>
            <w:webHidden/>
          </w:rPr>
          <w:fldChar w:fldCharType="separate"/>
        </w:r>
        <w:r w:rsidR="00E35500" w:rsidRPr="00920004">
          <w:rPr>
            <w:noProof/>
            <w:webHidden/>
          </w:rPr>
          <w:t>44</w:t>
        </w:r>
        <w:r w:rsidR="00E35500" w:rsidRPr="00CF739D">
          <w:rPr>
            <w:noProof/>
            <w:webHidden/>
          </w:rPr>
          <w:fldChar w:fldCharType="end"/>
        </w:r>
      </w:hyperlink>
    </w:p>
    <w:p w14:paraId="040030A0" w14:textId="063D8740"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5" w:history="1">
        <w:r w:rsidR="00E35500" w:rsidRPr="00920004">
          <w:rPr>
            <w:rStyle w:val="Hyperlink"/>
            <w:noProof/>
          </w:rPr>
          <w:t>Hình 3.18 Giao diện xem danh sách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_Toc531380495 \h </w:instrText>
        </w:r>
        <w:r w:rsidR="00E35500" w:rsidRPr="00CF739D">
          <w:rPr>
            <w:noProof/>
            <w:webHidden/>
          </w:rPr>
        </w:r>
        <w:r w:rsidR="00E35500" w:rsidRPr="00CF739D">
          <w:rPr>
            <w:noProof/>
            <w:webHidden/>
          </w:rPr>
          <w:fldChar w:fldCharType="separate"/>
        </w:r>
        <w:r w:rsidR="00E35500" w:rsidRPr="00920004">
          <w:rPr>
            <w:noProof/>
            <w:webHidden/>
          </w:rPr>
          <w:t>45</w:t>
        </w:r>
        <w:r w:rsidR="00E35500" w:rsidRPr="00CF739D">
          <w:rPr>
            <w:noProof/>
            <w:webHidden/>
          </w:rPr>
          <w:fldChar w:fldCharType="end"/>
        </w:r>
      </w:hyperlink>
    </w:p>
    <w:p w14:paraId="16562C11" w14:textId="273F9D7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6" w:history="1">
        <w:r w:rsidR="00E35500" w:rsidRPr="00920004">
          <w:rPr>
            <w:rStyle w:val="Hyperlink"/>
            <w:noProof/>
          </w:rPr>
          <w:t>Hình 3.19</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_Toc531380496 \h </w:instrText>
        </w:r>
        <w:r w:rsidR="00E35500" w:rsidRPr="00CF739D">
          <w:rPr>
            <w:noProof/>
            <w:webHidden/>
          </w:rPr>
        </w:r>
        <w:r w:rsidR="00E35500" w:rsidRPr="00CF739D">
          <w:rPr>
            <w:noProof/>
            <w:webHidden/>
          </w:rPr>
          <w:fldChar w:fldCharType="separate"/>
        </w:r>
        <w:r w:rsidR="00E35500" w:rsidRPr="00920004">
          <w:rPr>
            <w:noProof/>
            <w:webHidden/>
          </w:rPr>
          <w:t>46</w:t>
        </w:r>
        <w:r w:rsidR="00E35500" w:rsidRPr="00CF739D">
          <w:rPr>
            <w:noProof/>
            <w:webHidden/>
          </w:rPr>
          <w:fldChar w:fldCharType="end"/>
        </w:r>
      </w:hyperlink>
    </w:p>
    <w:p w14:paraId="02E535A9" w14:textId="11BA58E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7" w:history="1">
        <w:r w:rsidR="00E35500" w:rsidRPr="00920004">
          <w:rPr>
            <w:rStyle w:val="Hyperlink"/>
            <w:noProof/>
          </w:rPr>
          <w:t>Hình 3.21 Giao diện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_Toc531380497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E4851B0" w14:textId="02258BBC"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4" w:anchor="_Toc531380498" w:history="1">
        <w:r w:rsidR="00E35500" w:rsidRPr="00920004">
          <w:rPr>
            <w:rStyle w:val="Hyperlink"/>
            <w:noProof/>
          </w:rPr>
          <w:t>Hình 3.20</w:t>
        </w:r>
        <w:r w:rsidR="00E35500" w:rsidRPr="00920004">
          <w:rPr>
            <w:rStyle w:val="Hyperlink"/>
            <w:noProof/>
            <w:lang w:val="en-US"/>
          </w:rPr>
          <w:t xml:space="preserve"> Các chức năng ứng với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_Toc531380498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77296BF" w14:textId="676737D2"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499" w:history="1">
        <w:r w:rsidR="00E35500" w:rsidRPr="00920004">
          <w:rPr>
            <w:rStyle w:val="Hyperlink"/>
            <w:noProof/>
          </w:rPr>
          <w:t>Hình 3.22</w:t>
        </w:r>
        <w:r w:rsidR="00E35500" w:rsidRPr="00920004">
          <w:rPr>
            <w:rStyle w:val="Hyperlink"/>
            <w:noProof/>
            <w:lang w:val="en-US"/>
          </w:rPr>
          <w:t xml:space="preserve"> Sơ đồ xử lí xem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_Toc531380499 \h </w:instrText>
        </w:r>
        <w:r w:rsidR="00E35500" w:rsidRPr="00CF739D">
          <w:rPr>
            <w:noProof/>
            <w:webHidden/>
          </w:rPr>
        </w:r>
        <w:r w:rsidR="00E35500" w:rsidRPr="00CF739D">
          <w:rPr>
            <w:noProof/>
            <w:webHidden/>
          </w:rPr>
          <w:fldChar w:fldCharType="separate"/>
        </w:r>
        <w:r w:rsidR="00E35500" w:rsidRPr="00920004">
          <w:rPr>
            <w:noProof/>
            <w:webHidden/>
          </w:rPr>
          <w:t>49</w:t>
        </w:r>
        <w:r w:rsidR="00E35500" w:rsidRPr="00CF739D">
          <w:rPr>
            <w:noProof/>
            <w:webHidden/>
          </w:rPr>
          <w:fldChar w:fldCharType="end"/>
        </w:r>
      </w:hyperlink>
    </w:p>
    <w:p w14:paraId="720DE4A4" w14:textId="2296263B"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0" w:history="1">
        <w:r w:rsidR="00E35500" w:rsidRPr="00920004">
          <w:rPr>
            <w:rStyle w:val="Hyperlink"/>
            <w:noProof/>
          </w:rPr>
          <w:t>Hình 3.23 Giao diện thay đổi trạng thái biên nhận khi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_Toc531380500 \h </w:instrText>
        </w:r>
        <w:r w:rsidR="00E35500" w:rsidRPr="00CF739D">
          <w:rPr>
            <w:noProof/>
            <w:webHidden/>
          </w:rPr>
        </w:r>
        <w:r w:rsidR="00E35500" w:rsidRPr="00CF739D">
          <w:rPr>
            <w:noProof/>
            <w:webHidden/>
          </w:rPr>
          <w:fldChar w:fldCharType="separate"/>
        </w:r>
        <w:r w:rsidR="00E35500" w:rsidRPr="00920004">
          <w:rPr>
            <w:noProof/>
            <w:webHidden/>
          </w:rPr>
          <w:t>50</w:t>
        </w:r>
        <w:r w:rsidR="00E35500" w:rsidRPr="00CF739D">
          <w:rPr>
            <w:noProof/>
            <w:webHidden/>
          </w:rPr>
          <w:fldChar w:fldCharType="end"/>
        </w:r>
      </w:hyperlink>
    </w:p>
    <w:p w14:paraId="1A095DD1" w14:textId="18312F9A"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1" w:history="1">
        <w:r w:rsidR="00E35500" w:rsidRPr="00920004">
          <w:rPr>
            <w:rStyle w:val="Hyperlink"/>
            <w:noProof/>
          </w:rPr>
          <w:t>Hình 3.24 Giao diện thay đổi trạng thái biên nhận khi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_Toc531380501 \h </w:instrText>
        </w:r>
        <w:r w:rsidR="00E35500" w:rsidRPr="00CF739D">
          <w:rPr>
            <w:noProof/>
            <w:webHidden/>
          </w:rPr>
        </w:r>
        <w:r w:rsidR="00E35500" w:rsidRPr="00CF739D">
          <w:rPr>
            <w:noProof/>
            <w:webHidden/>
          </w:rPr>
          <w:fldChar w:fldCharType="separate"/>
        </w:r>
        <w:r w:rsidR="00E35500" w:rsidRPr="00920004">
          <w:rPr>
            <w:noProof/>
            <w:webHidden/>
          </w:rPr>
          <w:t>51</w:t>
        </w:r>
        <w:r w:rsidR="00E35500" w:rsidRPr="00CF739D">
          <w:rPr>
            <w:noProof/>
            <w:webHidden/>
          </w:rPr>
          <w:fldChar w:fldCharType="end"/>
        </w:r>
      </w:hyperlink>
    </w:p>
    <w:p w14:paraId="7460E6AD" w14:textId="56861E9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2" w:history="1">
        <w:r w:rsidR="00E35500" w:rsidRPr="00920004">
          <w:rPr>
            <w:rStyle w:val="Hyperlink"/>
            <w:noProof/>
          </w:rPr>
          <w:t>Hình 3.25</w:t>
        </w:r>
        <w:r w:rsidR="00E35500" w:rsidRPr="00920004">
          <w:rPr>
            <w:rStyle w:val="Hyperlink"/>
            <w:noProof/>
            <w:lang w:val="en-US"/>
          </w:rPr>
          <w:t xml:space="preserve"> Sơ đồ xử lí thay đổi trạng thái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_Toc531380502 \h </w:instrText>
        </w:r>
        <w:r w:rsidR="00E35500" w:rsidRPr="00CF739D">
          <w:rPr>
            <w:noProof/>
            <w:webHidden/>
          </w:rPr>
        </w:r>
        <w:r w:rsidR="00E35500" w:rsidRPr="00CF739D">
          <w:rPr>
            <w:noProof/>
            <w:webHidden/>
          </w:rPr>
          <w:fldChar w:fldCharType="separate"/>
        </w:r>
        <w:r w:rsidR="00E35500" w:rsidRPr="00920004">
          <w:rPr>
            <w:noProof/>
            <w:webHidden/>
          </w:rPr>
          <w:t>52</w:t>
        </w:r>
        <w:r w:rsidR="00E35500" w:rsidRPr="00CF739D">
          <w:rPr>
            <w:noProof/>
            <w:webHidden/>
          </w:rPr>
          <w:fldChar w:fldCharType="end"/>
        </w:r>
      </w:hyperlink>
    </w:p>
    <w:p w14:paraId="447E6D30" w14:textId="5271DEDF"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3" w:history="1">
        <w:r w:rsidR="00E35500" w:rsidRPr="00920004">
          <w:rPr>
            <w:rStyle w:val="Hyperlink"/>
            <w:noProof/>
          </w:rPr>
          <w:t>Hình 3.26 Giao diện cập nhật thông tin biên nhận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_Toc531380503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412FAB78" w14:textId="4F5342F1"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4" w:history="1">
        <w:r w:rsidR="00E35500" w:rsidRPr="00920004">
          <w:rPr>
            <w:rStyle w:val="Hyperlink"/>
            <w:noProof/>
          </w:rPr>
          <w:t>Hình 3.27 Giao diện cập nhật thông tin biên nhận với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_Toc531380504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5CD1FD0C" w14:textId="6B938964"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5" w:history="1">
        <w:r w:rsidR="00E35500" w:rsidRPr="00920004">
          <w:rPr>
            <w:rStyle w:val="Hyperlink"/>
            <w:noProof/>
          </w:rPr>
          <w:t>Hình 3.28</w:t>
        </w:r>
        <w:r w:rsidR="00E35500" w:rsidRPr="00920004">
          <w:rPr>
            <w:rStyle w:val="Hyperlink"/>
            <w:noProof/>
            <w:lang w:val="en-US"/>
          </w:rPr>
          <w:t xml:space="preserve"> Sơ đồ xử lí cập nhật thông tin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_Toc531380505 \h </w:instrText>
        </w:r>
        <w:r w:rsidR="00E35500" w:rsidRPr="00CF739D">
          <w:rPr>
            <w:noProof/>
            <w:webHidden/>
          </w:rPr>
        </w:r>
        <w:r w:rsidR="00E35500" w:rsidRPr="00CF739D">
          <w:rPr>
            <w:noProof/>
            <w:webHidden/>
          </w:rPr>
          <w:fldChar w:fldCharType="separate"/>
        </w:r>
        <w:r w:rsidR="00E35500" w:rsidRPr="00920004">
          <w:rPr>
            <w:noProof/>
            <w:webHidden/>
          </w:rPr>
          <w:t>55</w:t>
        </w:r>
        <w:r w:rsidR="00E35500" w:rsidRPr="00CF739D">
          <w:rPr>
            <w:noProof/>
            <w:webHidden/>
          </w:rPr>
          <w:fldChar w:fldCharType="end"/>
        </w:r>
      </w:hyperlink>
    </w:p>
    <w:p w14:paraId="7EE5A91F" w14:textId="1821729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6" w:history="1">
        <w:r w:rsidR="00E35500" w:rsidRPr="00920004">
          <w:rPr>
            <w:rStyle w:val="Hyperlink"/>
            <w:noProof/>
          </w:rPr>
          <w:t>Hình 3.29 Tổng quan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_Toc531380506 \h </w:instrText>
        </w:r>
        <w:r w:rsidR="00E35500" w:rsidRPr="00CF739D">
          <w:rPr>
            <w:noProof/>
            <w:webHidden/>
          </w:rPr>
        </w:r>
        <w:r w:rsidR="00E35500" w:rsidRPr="00CF739D">
          <w:rPr>
            <w:noProof/>
            <w:webHidden/>
          </w:rPr>
          <w:fldChar w:fldCharType="separate"/>
        </w:r>
        <w:r w:rsidR="00E35500" w:rsidRPr="00920004">
          <w:rPr>
            <w:noProof/>
            <w:webHidden/>
          </w:rPr>
          <w:t>56</w:t>
        </w:r>
        <w:r w:rsidR="00E35500" w:rsidRPr="00CF739D">
          <w:rPr>
            <w:noProof/>
            <w:webHidden/>
          </w:rPr>
          <w:fldChar w:fldCharType="end"/>
        </w:r>
      </w:hyperlink>
    </w:p>
    <w:p w14:paraId="4B95FC74" w14:textId="3733ECB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7" w:history="1">
        <w:r w:rsidR="00E35500" w:rsidRPr="00920004">
          <w:rPr>
            <w:rStyle w:val="Hyperlink"/>
            <w:noProof/>
          </w:rPr>
          <w:t>Hình 3.30 Giao diện phân công đơn hàng vào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_Toc531380507 \h </w:instrText>
        </w:r>
        <w:r w:rsidR="00E35500" w:rsidRPr="00CF739D">
          <w:rPr>
            <w:noProof/>
            <w:webHidden/>
          </w:rPr>
        </w:r>
        <w:r w:rsidR="00E35500" w:rsidRPr="00CF739D">
          <w:rPr>
            <w:noProof/>
            <w:webHidden/>
          </w:rPr>
          <w:fldChar w:fldCharType="separate"/>
        </w:r>
        <w:r w:rsidR="00E35500" w:rsidRPr="00920004">
          <w:rPr>
            <w:noProof/>
            <w:webHidden/>
          </w:rPr>
          <w:t>57</w:t>
        </w:r>
        <w:r w:rsidR="00E35500" w:rsidRPr="00CF739D">
          <w:rPr>
            <w:noProof/>
            <w:webHidden/>
          </w:rPr>
          <w:fldChar w:fldCharType="end"/>
        </w:r>
      </w:hyperlink>
    </w:p>
    <w:p w14:paraId="5402C116" w14:textId="745DF4E6"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8" w:history="1">
        <w:r w:rsidR="00E35500" w:rsidRPr="00920004">
          <w:rPr>
            <w:rStyle w:val="Hyperlink"/>
            <w:noProof/>
          </w:rPr>
          <w:t>Hình 3.31</w:t>
        </w:r>
        <w:r w:rsidR="00E35500" w:rsidRPr="00920004">
          <w:rPr>
            <w:rStyle w:val="Hyperlink"/>
            <w:noProof/>
            <w:lang w:val="en-US"/>
          </w:rPr>
          <w:t xml:space="preserve"> Sơ đồ xử lí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_Toc531380508 \h </w:instrText>
        </w:r>
        <w:r w:rsidR="00E35500" w:rsidRPr="00CF739D">
          <w:rPr>
            <w:noProof/>
            <w:webHidden/>
          </w:rPr>
        </w:r>
        <w:r w:rsidR="00E35500" w:rsidRPr="00CF739D">
          <w:rPr>
            <w:noProof/>
            <w:webHidden/>
          </w:rPr>
          <w:fldChar w:fldCharType="separate"/>
        </w:r>
        <w:r w:rsidR="00E35500" w:rsidRPr="00920004">
          <w:rPr>
            <w:noProof/>
            <w:webHidden/>
          </w:rPr>
          <w:t>59</w:t>
        </w:r>
        <w:r w:rsidR="00E35500" w:rsidRPr="00CF739D">
          <w:rPr>
            <w:noProof/>
            <w:webHidden/>
          </w:rPr>
          <w:fldChar w:fldCharType="end"/>
        </w:r>
      </w:hyperlink>
    </w:p>
    <w:p w14:paraId="08B645C2" w14:textId="59F63A1D"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09" w:history="1">
        <w:r w:rsidR="00E35500" w:rsidRPr="00920004">
          <w:rPr>
            <w:rStyle w:val="Hyperlink"/>
            <w:noProof/>
          </w:rPr>
          <w:t>Hình 3.32</w:t>
        </w:r>
        <w:r w:rsidR="00E35500" w:rsidRPr="00920004">
          <w:rPr>
            <w:rStyle w:val="Hyperlink"/>
            <w:noProof/>
            <w:lang w:val="en-US"/>
          </w:rPr>
          <w:t xml:space="preserve"> Giao diện chức năng quản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_Toc531380509 \h </w:instrText>
        </w:r>
        <w:r w:rsidR="00E35500" w:rsidRPr="00CF739D">
          <w:rPr>
            <w:noProof/>
            <w:webHidden/>
          </w:rPr>
        </w:r>
        <w:r w:rsidR="00E35500" w:rsidRPr="00CF739D">
          <w:rPr>
            <w:noProof/>
            <w:webHidden/>
          </w:rPr>
          <w:fldChar w:fldCharType="separate"/>
        </w:r>
        <w:r w:rsidR="00E35500" w:rsidRPr="00920004">
          <w:rPr>
            <w:noProof/>
            <w:webHidden/>
          </w:rPr>
          <w:t>60</w:t>
        </w:r>
        <w:r w:rsidR="00E35500" w:rsidRPr="00CF739D">
          <w:rPr>
            <w:noProof/>
            <w:webHidden/>
          </w:rPr>
          <w:fldChar w:fldCharType="end"/>
        </w:r>
      </w:hyperlink>
    </w:p>
    <w:p w14:paraId="539ED202" w14:textId="7BD8E1A0"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0" w:history="1">
        <w:r w:rsidR="00E35500" w:rsidRPr="00920004">
          <w:rPr>
            <w:rStyle w:val="Hyperlink"/>
            <w:noProof/>
          </w:rPr>
          <w:t>Hình 3.33</w:t>
        </w:r>
        <w:r w:rsidR="00E35500" w:rsidRPr="00920004">
          <w:rPr>
            <w:rStyle w:val="Hyperlink"/>
            <w:noProof/>
            <w:lang w:val="en-US"/>
          </w:rPr>
          <w:t xml:space="preserve"> Sơ đồ xử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_Toc531380510 \h </w:instrText>
        </w:r>
        <w:r w:rsidR="00E35500" w:rsidRPr="00CF739D">
          <w:rPr>
            <w:noProof/>
            <w:webHidden/>
          </w:rPr>
        </w:r>
        <w:r w:rsidR="00E35500" w:rsidRPr="00CF739D">
          <w:rPr>
            <w:noProof/>
            <w:webHidden/>
          </w:rPr>
          <w:fldChar w:fldCharType="separate"/>
        </w:r>
        <w:r w:rsidR="00E35500" w:rsidRPr="00920004">
          <w:rPr>
            <w:noProof/>
            <w:webHidden/>
          </w:rPr>
          <w:t>61</w:t>
        </w:r>
        <w:r w:rsidR="00E35500" w:rsidRPr="00CF739D">
          <w:rPr>
            <w:noProof/>
            <w:webHidden/>
          </w:rPr>
          <w:fldChar w:fldCharType="end"/>
        </w:r>
      </w:hyperlink>
    </w:p>
    <w:p w14:paraId="0EEB68DA" w14:textId="6FAB1968"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1" w:history="1">
        <w:r w:rsidR="00E35500" w:rsidRPr="00920004">
          <w:rPr>
            <w:rStyle w:val="Hyperlink"/>
            <w:noProof/>
          </w:rPr>
          <w:t>Hình 3.34 Giao diện tìm kiếm</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_Toc531380511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782229AA" w14:textId="2C5F4069"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2" w:history="1">
        <w:r w:rsidR="00E35500" w:rsidRPr="00920004">
          <w:rPr>
            <w:rStyle w:val="Hyperlink"/>
            <w:noProof/>
          </w:rPr>
          <w:t>Hình 3.35 Giao diện tìm kiếm đơn hàng khi có kêt quả</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_Toc531380512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51A560FC" w14:textId="633502BB"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3" w:history="1">
        <w:r w:rsidR="00E35500" w:rsidRPr="00920004">
          <w:rPr>
            <w:rStyle w:val="Hyperlink"/>
            <w:noProof/>
          </w:rPr>
          <w:t>Hình 3.36 Giao diện tìm kiếm khi QR Code được bật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_Toc531380513 \h </w:instrText>
        </w:r>
        <w:r w:rsidR="00E35500" w:rsidRPr="00CF739D">
          <w:rPr>
            <w:noProof/>
            <w:webHidden/>
          </w:rPr>
        </w:r>
        <w:r w:rsidR="00E35500" w:rsidRPr="00CF739D">
          <w:rPr>
            <w:noProof/>
            <w:webHidden/>
          </w:rPr>
          <w:fldChar w:fldCharType="separate"/>
        </w:r>
        <w:r w:rsidR="00E35500" w:rsidRPr="00920004">
          <w:rPr>
            <w:noProof/>
            <w:webHidden/>
          </w:rPr>
          <w:t>63</w:t>
        </w:r>
        <w:r w:rsidR="00E35500" w:rsidRPr="00CF739D">
          <w:rPr>
            <w:noProof/>
            <w:webHidden/>
          </w:rPr>
          <w:fldChar w:fldCharType="end"/>
        </w:r>
      </w:hyperlink>
    </w:p>
    <w:p w14:paraId="508671B2" w14:textId="0632D21A"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4" w:history="1">
        <w:r w:rsidR="00E35500" w:rsidRPr="00920004">
          <w:rPr>
            <w:rStyle w:val="Hyperlink"/>
            <w:noProof/>
          </w:rPr>
          <w:t>Hình 3.37 Sơ đồ cách xử lí tìm kiếm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_Toc531380514 \h </w:instrText>
        </w:r>
        <w:r w:rsidR="00E35500" w:rsidRPr="00CF739D">
          <w:rPr>
            <w:noProof/>
            <w:webHidden/>
          </w:rPr>
        </w:r>
        <w:r w:rsidR="00E35500" w:rsidRPr="00CF739D">
          <w:rPr>
            <w:noProof/>
            <w:webHidden/>
          </w:rPr>
          <w:fldChar w:fldCharType="separate"/>
        </w:r>
        <w:r w:rsidR="00E35500" w:rsidRPr="00920004">
          <w:rPr>
            <w:noProof/>
            <w:webHidden/>
          </w:rPr>
          <w:t>64</w:t>
        </w:r>
        <w:r w:rsidR="00E35500" w:rsidRPr="00CF739D">
          <w:rPr>
            <w:noProof/>
            <w:webHidden/>
          </w:rPr>
          <w:fldChar w:fldCharType="end"/>
        </w:r>
      </w:hyperlink>
    </w:p>
    <w:p w14:paraId="50C4A4D0" w14:textId="43BE5A17"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5" w:anchor="_Toc531380515" w:history="1">
        <w:r w:rsidR="00E35500" w:rsidRPr="00920004">
          <w:rPr>
            <w:rStyle w:val="Hyperlink"/>
            <w:noProof/>
          </w:rPr>
          <w:t>Hình 3.38</w:t>
        </w:r>
        <w:r w:rsidR="00E35500" w:rsidRPr="00920004">
          <w:rPr>
            <w:rStyle w:val="Hyperlink"/>
            <w:noProof/>
            <w:lang w:val="en-US"/>
          </w:rPr>
          <w:t xml:space="preserve"> Giao diện đăng nhập trên web</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_Toc531380515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22F38FAA" w14:textId="2E4F2BD0"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6" w:anchor="_Toc531380516" w:history="1">
        <w:r w:rsidR="00E35500" w:rsidRPr="00920004">
          <w:rPr>
            <w:rStyle w:val="Hyperlink"/>
            <w:noProof/>
          </w:rPr>
          <w:t>Hình 3.39</w:t>
        </w:r>
        <w:r w:rsidR="00E35500" w:rsidRPr="00920004">
          <w:rPr>
            <w:rStyle w:val="Hyperlink"/>
            <w:noProof/>
            <w:lang w:val="en-US"/>
          </w:rPr>
          <w:t xml:space="preserve"> Giao diện form đăng nhập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_Toc531380516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74DB26E6" w14:textId="7DA6AEBF"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7" w:history="1">
        <w:r w:rsidR="00E35500" w:rsidRPr="00920004">
          <w:rPr>
            <w:rStyle w:val="Hyperlink"/>
            <w:noProof/>
          </w:rPr>
          <w:t>Hình 3.40 Sơ đồ xử lí đăng nhập</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_Toc531380517 \h </w:instrText>
        </w:r>
        <w:r w:rsidR="00E35500" w:rsidRPr="00CF739D">
          <w:rPr>
            <w:noProof/>
            <w:webHidden/>
          </w:rPr>
        </w:r>
        <w:r w:rsidR="00E35500" w:rsidRPr="00CF739D">
          <w:rPr>
            <w:noProof/>
            <w:webHidden/>
          </w:rPr>
          <w:fldChar w:fldCharType="separate"/>
        </w:r>
        <w:r w:rsidR="00E35500" w:rsidRPr="00920004">
          <w:rPr>
            <w:noProof/>
            <w:webHidden/>
          </w:rPr>
          <w:t>66</w:t>
        </w:r>
        <w:r w:rsidR="00E35500" w:rsidRPr="00CF739D">
          <w:rPr>
            <w:noProof/>
            <w:webHidden/>
          </w:rPr>
          <w:fldChar w:fldCharType="end"/>
        </w:r>
      </w:hyperlink>
    </w:p>
    <w:p w14:paraId="167043F6" w14:textId="40CBBCA4"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7" w:anchor="_Toc531380518" w:history="1">
        <w:r w:rsidR="00E35500" w:rsidRPr="00920004">
          <w:rPr>
            <w:rStyle w:val="Hyperlink"/>
            <w:noProof/>
          </w:rPr>
          <w:t>Hình 3.41</w:t>
        </w:r>
        <w:r w:rsidR="00E35500" w:rsidRPr="00920004">
          <w:rPr>
            <w:rStyle w:val="Hyperlink"/>
            <w:noProof/>
            <w:lang w:val="en-US"/>
          </w:rPr>
          <w:t xml:space="preserve"> Giao diện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_Toc531380518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6BEBF853" w14:textId="5097A2A3"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w:anchor="_Toc531380519" w:history="1">
        <w:r w:rsidR="00E35500" w:rsidRPr="00920004">
          <w:rPr>
            <w:rStyle w:val="Hyperlink"/>
            <w:noProof/>
          </w:rPr>
          <w:t>Hình 3.42 Sơ đồ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_Toc531380519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56A27EB0" w14:textId="5B8E886A" w:rsidR="00E35500" w:rsidRPr="00920004" w:rsidRDefault="00317713">
      <w:pPr>
        <w:pStyle w:val="TableofFigures"/>
        <w:tabs>
          <w:tab w:val="right" w:leader="dot" w:pos="8777"/>
        </w:tabs>
        <w:rPr>
          <w:rFonts w:asciiTheme="minorHAnsi" w:eastAsiaTheme="minorEastAsia" w:hAnsiTheme="minorHAnsi" w:cstheme="minorBidi"/>
          <w:noProof/>
          <w:sz w:val="22"/>
          <w:szCs w:val="22"/>
          <w:lang w:val="en-US"/>
        </w:rPr>
      </w:pPr>
      <w:hyperlink r:id="rId28" w:anchor="_Toc531380520" w:history="1">
        <w:r w:rsidR="00E35500" w:rsidRPr="00920004">
          <w:rPr>
            <w:rStyle w:val="Hyperlink"/>
            <w:noProof/>
          </w:rPr>
          <w:t>Hình 1.1</w:t>
        </w:r>
        <w:r w:rsidR="00E35500" w:rsidRPr="00920004">
          <w:rPr>
            <w:rStyle w:val="Hyperlink"/>
            <w:noProof/>
            <w:lang w:val="en-US"/>
          </w:rPr>
          <w:t xml:space="preserve"> Giao diện đăng kí và cập nhật thông tin tài khoản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_Toc531380520 \h </w:instrText>
        </w:r>
        <w:r w:rsidR="00E35500" w:rsidRPr="00CF739D">
          <w:rPr>
            <w:noProof/>
            <w:webHidden/>
          </w:rPr>
        </w:r>
        <w:r w:rsidR="00E35500" w:rsidRPr="00CF739D">
          <w:rPr>
            <w:noProof/>
            <w:webHidden/>
          </w:rPr>
          <w:fldChar w:fldCharType="separate"/>
        </w:r>
        <w:r w:rsidR="00E35500" w:rsidRPr="00920004">
          <w:rPr>
            <w:noProof/>
            <w:webHidden/>
          </w:rPr>
          <w:t>68</w:t>
        </w:r>
        <w:r w:rsidR="00E35500" w:rsidRPr="00CF739D">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549" w:name="_Toc531502205"/>
      <w:r w:rsidRPr="00CF739D">
        <w:lastRenderedPageBreak/>
        <w:t>DANH MỤC BẢNG</w:t>
      </w:r>
      <w:bookmarkEnd w:id="549"/>
    </w:p>
    <w:p w14:paraId="34BFD2C8" w14:textId="5B8924C6" w:rsidR="002A009A" w:rsidRDefault="006A2C8A">
      <w:pPr>
        <w:pStyle w:val="TableofFigures"/>
        <w:tabs>
          <w:tab w:val="right" w:leader="dot" w:pos="8777"/>
        </w:tabs>
        <w:rPr>
          <w:ins w:id="550" w:author="phuong vu" w:date="2018-12-02T09:00: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551" w:author="phuong vu" w:date="2018-12-02T09:00:00Z">
        <w:r w:rsidR="002A009A" w:rsidRPr="00ED481C">
          <w:rPr>
            <w:rStyle w:val="Hyperlink"/>
            <w:noProof/>
          </w:rPr>
          <w:fldChar w:fldCharType="begin"/>
        </w:r>
        <w:r w:rsidR="002A009A" w:rsidRPr="00ED481C">
          <w:rPr>
            <w:rStyle w:val="Hyperlink"/>
            <w:noProof/>
          </w:rPr>
          <w:instrText xml:space="preserve"> </w:instrText>
        </w:r>
        <w:r w:rsidR="002A009A">
          <w:rPr>
            <w:noProof/>
          </w:rPr>
          <w:instrText>HYPERLINK \l "_Toc531504547"</w:instrText>
        </w:r>
        <w:r w:rsidR="002A009A" w:rsidRPr="00ED481C">
          <w:rPr>
            <w:rStyle w:val="Hyperlink"/>
            <w:noProof/>
          </w:rPr>
          <w:instrText xml:space="preserve"> </w:instrText>
        </w:r>
        <w:r w:rsidR="002A009A" w:rsidRPr="00ED481C">
          <w:rPr>
            <w:rStyle w:val="Hyperlink"/>
            <w:noProof/>
          </w:rPr>
          <w:fldChar w:fldCharType="separate"/>
        </w:r>
        <w:r w:rsidR="002A009A" w:rsidRPr="00ED481C">
          <w:rPr>
            <w:rStyle w:val="Hyperlink"/>
            <w:noProof/>
          </w:rPr>
          <w:t>Bảng 1.1 Các chức năng hệ thống</w:t>
        </w:r>
        <w:r w:rsidR="002A009A">
          <w:rPr>
            <w:noProof/>
            <w:webHidden/>
          </w:rPr>
          <w:tab/>
        </w:r>
        <w:r w:rsidR="002A009A">
          <w:rPr>
            <w:noProof/>
            <w:webHidden/>
          </w:rPr>
          <w:fldChar w:fldCharType="begin"/>
        </w:r>
        <w:r w:rsidR="002A009A">
          <w:rPr>
            <w:noProof/>
            <w:webHidden/>
          </w:rPr>
          <w:instrText xml:space="preserve"> PAGEREF _Toc531504547 \h </w:instrText>
        </w:r>
      </w:ins>
      <w:r w:rsidR="002A009A">
        <w:rPr>
          <w:noProof/>
          <w:webHidden/>
        </w:rPr>
      </w:r>
      <w:r w:rsidR="002A009A">
        <w:rPr>
          <w:noProof/>
          <w:webHidden/>
        </w:rPr>
        <w:fldChar w:fldCharType="separate"/>
      </w:r>
      <w:ins w:id="552" w:author="phuong vu" w:date="2018-12-02T09:00:00Z">
        <w:r w:rsidR="002A009A">
          <w:rPr>
            <w:noProof/>
            <w:webHidden/>
          </w:rPr>
          <w:t>7</w:t>
        </w:r>
        <w:r w:rsidR="002A009A">
          <w:rPr>
            <w:noProof/>
            <w:webHidden/>
          </w:rPr>
          <w:fldChar w:fldCharType="end"/>
        </w:r>
        <w:r w:rsidR="002A009A" w:rsidRPr="00ED481C">
          <w:rPr>
            <w:rStyle w:val="Hyperlink"/>
            <w:noProof/>
          </w:rPr>
          <w:fldChar w:fldCharType="end"/>
        </w:r>
      </w:ins>
    </w:p>
    <w:p w14:paraId="3E060BA3" w14:textId="324D5C97" w:rsidR="002A009A" w:rsidRDefault="002A009A">
      <w:pPr>
        <w:pStyle w:val="TableofFigures"/>
        <w:tabs>
          <w:tab w:val="right" w:leader="dot" w:pos="8777"/>
        </w:tabs>
        <w:rPr>
          <w:ins w:id="553" w:author="phuong vu" w:date="2018-12-02T09:00:00Z"/>
          <w:rFonts w:asciiTheme="minorHAnsi" w:eastAsiaTheme="minorEastAsia" w:hAnsiTheme="minorHAnsi" w:cstheme="minorBidi"/>
          <w:noProof/>
          <w:sz w:val="22"/>
          <w:szCs w:val="22"/>
          <w:lang w:val="en-US"/>
        </w:rPr>
      </w:pPr>
      <w:ins w:id="55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1.2</w:t>
        </w:r>
        <w:r w:rsidRPr="00ED481C">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_Toc531504548 \h </w:instrText>
        </w:r>
      </w:ins>
      <w:r>
        <w:rPr>
          <w:noProof/>
          <w:webHidden/>
        </w:rPr>
      </w:r>
      <w:r>
        <w:rPr>
          <w:noProof/>
          <w:webHidden/>
        </w:rPr>
        <w:fldChar w:fldCharType="separate"/>
      </w:r>
      <w:ins w:id="555" w:author="phuong vu" w:date="2018-12-02T09:00:00Z">
        <w:r>
          <w:rPr>
            <w:noProof/>
            <w:webHidden/>
          </w:rPr>
          <w:t>10</w:t>
        </w:r>
        <w:r>
          <w:rPr>
            <w:noProof/>
            <w:webHidden/>
          </w:rPr>
          <w:fldChar w:fldCharType="end"/>
        </w:r>
        <w:r w:rsidRPr="00ED481C">
          <w:rPr>
            <w:rStyle w:val="Hyperlink"/>
            <w:noProof/>
          </w:rPr>
          <w:fldChar w:fldCharType="end"/>
        </w:r>
      </w:ins>
    </w:p>
    <w:p w14:paraId="08F942E9" w14:textId="44660AF8" w:rsidR="002A009A" w:rsidRDefault="002A009A">
      <w:pPr>
        <w:pStyle w:val="TableofFigures"/>
        <w:tabs>
          <w:tab w:val="right" w:leader="dot" w:pos="8777"/>
        </w:tabs>
        <w:rPr>
          <w:ins w:id="556" w:author="phuong vu" w:date="2018-12-02T09:00:00Z"/>
          <w:rFonts w:asciiTheme="minorHAnsi" w:eastAsiaTheme="minorEastAsia" w:hAnsiTheme="minorHAnsi" w:cstheme="minorBidi"/>
          <w:noProof/>
          <w:sz w:val="22"/>
          <w:szCs w:val="22"/>
          <w:lang w:val="en-US"/>
        </w:rPr>
      </w:pPr>
      <w:ins w:id="55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1.3</w:t>
        </w:r>
        <w:r w:rsidRPr="00ED481C">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_Toc531504549 \h </w:instrText>
        </w:r>
      </w:ins>
      <w:r>
        <w:rPr>
          <w:noProof/>
          <w:webHidden/>
        </w:rPr>
      </w:r>
      <w:r>
        <w:rPr>
          <w:noProof/>
          <w:webHidden/>
        </w:rPr>
        <w:fldChar w:fldCharType="separate"/>
      </w:r>
      <w:ins w:id="558" w:author="phuong vu" w:date="2018-12-02T09:00:00Z">
        <w:r>
          <w:rPr>
            <w:noProof/>
            <w:webHidden/>
          </w:rPr>
          <w:t>11</w:t>
        </w:r>
        <w:r>
          <w:rPr>
            <w:noProof/>
            <w:webHidden/>
          </w:rPr>
          <w:fldChar w:fldCharType="end"/>
        </w:r>
        <w:r w:rsidRPr="00ED481C">
          <w:rPr>
            <w:rStyle w:val="Hyperlink"/>
            <w:noProof/>
          </w:rPr>
          <w:fldChar w:fldCharType="end"/>
        </w:r>
      </w:ins>
    </w:p>
    <w:p w14:paraId="5D889E30" w14:textId="5059DEE0" w:rsidR="002A009A" w:rsidRDefault="002A009A">
      <w:pPr>
        <w:pStyle w:val="TableofFigures"/>
        <w:tabs>
          <w:tab w:val="right" w:leader="dot" w:pos="8777"/>
        </w:tabs>
        <w:rPr>
          <w:ins w:id="559" w:author="phuong vu" w:date="2018-12-02T09:00:00Z"/>
          <w:rFonts w:asciiTheme="minorHAnsi" w:eastAsiaTheme="minorEastAsia" w:hAnsiTheme="minorHAnsi" w:cstheme="minorBidi"/>
          <w:noProof/>
          <w:sz w:val="22"/>
          <w:szCs w:val="22"/>
          <w:lang w:val="en-US"/>
        </w:rPr>
      </w:pPr>
      <w:ins w:id="56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_Toc531504550 \h </w:instrText>
        </w:r>
      </w:ins>
      <w:r>
        <w:rPr>
          <w:noProof/>
          <w:webHidden/>
        </w:rPr>
      </w:r>
      <w:r>
        <w:rPr>
          <w:noProof/>
          <w:webHidden/>
        </w:rPr>
        <w:fldChar w:fldCharType="separate"/>
      </w:r>
      <w:ins w:id="561" w:author="phuong vu" w:date="2018-12-02T09:00:00Z">
        <w:r>
          <w:rPr>
            <w:noProof/>
            <w:webHidden/>
          </w:rPr>
          <w:t>12</w:t>
        </w:r>
        <w:r>
          <w:rPr>
            <w:noProof/>
            <w:webHidden/>
          </w:rPr>
          <w:fldChar w:fldCharType="end"/>
        </w:r>
        <w:r w:rsidRPr="00ED481C">
          <w:rPr>
            <w:rStyle w:val="Hyperlink"/>
            <w:noProof/>
          </w:rPr>
          <w:fldChar w:fldCharType="end"/>
        </w:r>
      </w:ins>
    </w:p>
    <w:p w14:paraId="5D298475" w14:textId="2FA0AEB4" w:rsidR="002A009A" w:rsidRDefault="002A009A">
      <w:pPr>
        <w:pStyle w:val="TableofFigures"/>
        <w:tabs>
          <w:tab w:val="right" w:leader="dot" w:pos="8777"/>
        </w:tabs>
        <w:rPr>
          <w:ins w:id="562" w:author="phuong vu" w:date="2018-12-02T09:00:00Z"/>
          <w:rFonts w:asciiTheme="minorHAnsi" w:eastAsiaTheme="minorEastAsia" w:hAnsiTheme="minorHAnsi" w:cstheme="minorBidi"/>
          <w:noProof/>
          <w:sz w:val="22"/>
          <w:szCs w:val="22"/>
          <w:lang w:val="en-US"/>
        </w:rPr>
      </w:pPr>
      <w:ins w:id="56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1.5</w:t>
        </w:r>
        <w:r w:rsidRPr="00ED481C">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_Toc531504551 \h </w:instrText>
        </w:r>
      </w:ins>
      <w:r>
        <w:rPr>
          <w:noProof/>
          <w:webHidden/>
        </w:rPr>
      </w:r>
      <w:r>
        <w:rPr>
          <w:noProof/>
          <w:webHidden/>
        </w:rPr>
        <w:fldChar w:fldCharType="separate"/>
      </w:r>
      <w:ins w:id="564" w:author="phuong vu" w:date="2018-12-02T09:00:00Z">
        <w:r>
          <w:rPr>
            <w:noProof/>
            <w:webHidden/>
          </w:rPr>
          <w:t>12</w:t>
        </w:r>
        <w:r>
          <w:rPr>
            <w:noProof/>
            <w:webHidden/>
          </w:rPr>
          <w:fldChar w:fldCharType="end"/>
        </w:r>
        <w:r w:rsidRPr="00ED481C">
          <w:rPr>
            <w:rStyle w:val="Hyperlink"/>
            <w:noProof/>
          </w:rPr>
          <w:fldChar w:fldCharType="end"/>
        </w:r>
      </w:ins>
    </w:p>
    <w:p w14:paraId="1CCB615C" w14:textId="0956E1E5" w:rsidR="002A009A" w:rsidRDefault="002A009A">
      <w:pPr>
        <w:pStyle w:val="TableofFigures"/>
        <w:tabs>
          <w:tab w:val="right" w:leader="dot" w:pos="8777"/>
        </w:tabs>
        <w:rPr>
          <w:ins w:id="565" w:author="phuong vu" w:date="2018-12-02T09:00:00Z"/>
          <w:rFonts w:asciiTheme="minorHAnsi" w:eastAsiaTheme="minorEastAsia" w:hAnsiTheme="minorHAnsi" w:cstheme="minorBidi"/>
          <w:noProof/>
          <w:sz w:val="22"/>
          <w:szCs w:val="22"/>
          <w:lang w:val="en-US"/>
        </w:rPr>
      </w:pPr>
      <w:ins w:id="56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1.6</w:t>
        </w:r>
        <w:r w:rsidRPr="00ED481C">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_Toc531504552 \h </w:instrText>
        </w:r>
      </w:ins>
      <w:r>
        <w:rPr>
          <w:noProof/>
          <w:webHidden/>
        </w:rPr>
      </w:r>
      <w:r>
        <w:rPr>
          <w:noProof/>
          <w:webHidden/>
        </w:rPr>
        <w:fldChar w:fldCharType="separate"/>
      </w:r>
      <w:ins w:id="567" w:author="phuong vu" w:date="2018-12-02T09:00:00Z">
        <w:r>
          <w:rPr>
            <w:noProof/>
            <w:webHidden/>
          </w:rPr>
          <w:t>13</w:t>
        </w:r>
        <w:r>
          <w:rPr>
            <w:noProof/>
            <w:webHidden/>
          </w:rPr>
          <w:fldChar w:fldCharType="end"/>
        </w:r>
        <w:r w:rsidRPr="00ED481C">
          <w:rPr>
            <w:rStyle w:val="Hyperlink"/>
            <w:noProof/>
          </w:rPr>
          <w:fldChar w:fldCharType="end"/>
        </w:r>
      </w:ins>
    </w:p>
    <w:p w14:paraId="4162CCA1" w14:textId="255720B1" w:rsidR="002A009A" w:rsidRDefault="002A009A">
      <w:pPr>
        <w:pStyle w:val="TableofFigures"/>
        <w:tabs>
          <w:tab w:val="right" w:leader="dot" w:pos="8777"/>
        </w:tabs>
        <w:rPr>
          <w:ins w:id="568" w:author="phuong vu" w:date="2018-12-02T09:00:00Z"/>
          <w:rFonts w:asciiTheme="minorHAnsi" w:eastAsiaTheme="minorEastAsia" w:hAnsiTheme="minorHAnsi" w:cstheme="minorBidi"/>
          <w:noProof/>
          <w:sz w:val="22"/>
          <w:szCs w:val="22"/>
          <w:lang w:val="en-US"/>
        </w:rPr>
      </w:pPr>
      <w:ins w:id="56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1.7</w:t>
        </w:r>
        <w:r w:rsidRPr="00ED481C">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_Toc531504553 \h </w:instrText>
        </w:r>
      </w:ins>
      <w:r>
        <w:rPr>
          <w:noProof/>
          <w:webHidden/>
        </w:rPr>
      </w:r>
      <w:r>
        <w:rPr>
          <w:noProof/>
          <w:webHidden/>
        </w:rPr>
        <w:fldChar w:fldCharType="separate"/>
      </w:r>
      <w:ins w:id="570" w:author="phuong vu" w:date="2018-12-02T09:00:00Z">
        <w:r>
          <w:rPr>
            <w:noProof/>
            <w:webHidden/>
          </w:rPr>
          <w:t>13</w:t>
        </w:r>
        <w:r>
          <w:rPr>
            <w:noProof/>
            <w:webHidden/>
          </w:rPr>
          <w:fldChar w:fldCharType="end"/>
        </w:r>
        <w:r w:rsidRPr="00ED481C">
          <w:rPr>
            <w:rStyle w:val="Hyperlink"/>
            <w:noProof/>
          </w:rPr>
          <w:fldChar w:fldCharType="end"/>
        </w:r>
      </w:ins>
    </w:p>
    <w:p w14:paraId="06511DE6" w14:textId="23A6E799" w:rsidR="002A009A" w:rsidRDefault="002A009A">
      <w:pPr>
        <w:pStyle w:val="TableofFigures"/>
        <w:tabs>
          <w:tab w:val="right" w:leader="dot" w:pos="8777"/>
        </w:tabs>
        <w:rPr>
          <w:ins w:id="571" w:author="phuong vu" w:date="2018-12-02T09:00:00Z"/>
          <w:rFonts w:asciiTheme="minorHAnsi" w:eastAsiaTheme="minorEastAsia" w:hAnsiTheme="minorHAnsi" w:cstheme="minorBidi"/>
          <w:noProof/>
          <w:sz w:val="22"/>
          <w:szCs w:val="22"/>
          <w:lang w:val="en-US"/>
        </w:rPr>
      </w:pPr>
      <w:ins w:id="57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1.8</w:t>
        </w:r>
        <w:r w:rsidRPr="00ED481C">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_Toc531504554 \h </w:instrText>
        </w:r>
      </w:ins>
      <w:r>
        <w:rPr>
          <w:noProof/>
          <w:webHidden/>
        </w:rPr>
      </w:r>
      <w:r>
        <w:rPr>
          <w:noProof/>
          <w:webHidden/>
        </w:rPr>
        <w:fldChar w:fldCharType="separate"/>
      </w:r>
      <w:ins w:id="573" w:author="phuong vu" w:date="2018-12-02T09:00:00Z">
        <w:r>
          <w:rPr>
            <w:noProof/>
            <w:webHidden/>
          </w:rPr>
          <w:t>14</w:t>
        </w:r>
        <w:r>
          <w:rPr>
            <w:noProof/>
            <w:webHidden/>
          </w:rPr>
          <w:fldChar w:fldCharType="end"/>
        </w:r>
        <w:r w:rsidRPr="00ED481C">
          <w:rPr>
            <w:rStyle w:val="Hyperlink"/>
            <w:noProof/>
          </w:rPr>
          <w:fldChar w:fldCharType="end"/>
        </w:r>
      </w:ins>
    </w:p>
    <w:p w14:paraId="70F4B91F" w14:textId="7687F9B8" w:rsidR="002A009A" w:rsidRDefault="002A009A">
      <w:pPr>
        <w:pStyle w:val="TableofFigures"/>
        <w:tabs>
          <w:tab w:val="right" w:leader="dot" w:pos="8777"/>
        </w:tabs>
        <w:rPr>
          <w:ins w:id="574" w:author="phuong vu" w:date="2018-12-02T09:00:00Z"/>
          <w:rFonts w:asciiTheme="minorHAnsi" w:eastAsiaTheme="minorEastAsia" w:hAnsiTheme="minorHAnsi" w:cstheme="minorBidi"/>
          <w:noProof/>
          <w:sz w:val="22"/>
          <w:szCs w:val="22"/>
          <w:lang w:val="en-US"/>
        </w:rPr>
      </w:pPr>
      <w:ins w:id="57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1.9</w:t>
        </w:r>
        <w:r w:rsidRPr="00ED481C">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_Toc531504555 \h </w:instrText>
        </w:r>
      </w:ins>
      <w:r>
        <w:rPr>
          <w:noProof/>
          <w:webHidden/>
        </w:rPr>
      </w:r>
      <w:r>
        <w:rPr>
          <w:noProof/>
          <w:webHidden/>
        </w:rPr>
        <w:fldChar w:fldCharType="separate"/>
      </w:r>
      <w:ins w:id="576" w:author="phuong vu" w:date="2018-12-02T09:00:00Z">
        <w:r>
          <w:rPr>
            <w:noProof/>
            <w:webHidden/>
          </w:rPr>
          <w:t>15</w:t>
        </w:r>
        <w:r>
          <w:rPr>
            <w:noProof/>
            <w:webHidden/>
          </w:rPr>
          <w:fldChar w:fldCharType="end"/>
        </w:r>
        <w:r w:rsidRPr="00ED481C">
          <w:rPr>
            <w:rStyle w:val="Hyperlink"/>
            <w:noProof/>
          </w:rPr>
          <w:fldChar w:fldCharType="end"/>
        </w:r>
      </w:ins>
    </w:p>
    <w:p w14:paraId="776EDFC8" w14:textId="09DB0505" w:rsidR="002A009A" w:rsidRDefault="002A009A">
      <w:pPr>
        <w:pStyle w:val="TableofFigures"/>
        <w:tabs>
          <w:tab w:val="right" w:leader="dot" w:pos="8777"/>
        </w:tabs>
        <w:rPr>
          <w:ins w:id="577" w:author="phuong vu" w:date="2018-12-02T09:00:00Z"/>
          <w:rFonts w:asciiTheme="minorHAnsi" w:eastAsiaTheme="minorEastAsia" w:hAnsiTheme="minorHAnsi" w:cstheme="minorBidi"/>
          <w:noProof/>
          <w:sz w:val="22"/>
          <w:szCs w:val="22"/>
          <w:lang w:val="en-US"/>
        </w:rPr>
      </w:pPr>
      <w:ins w:id="57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1.10</w:t>
        </w:r>
        <w:r w:rsidRPr="00ED481C">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_Toc531504556 \h </w:instrText>
        </w:r>
      </w:ins>
      <w:r>
        <w:rPr>
          <w:noProof/>
          <w:webHidden/>
        </w:rPr>
      </w:r>
      <w:r>
        <w:rPr>
          <w:noProof/>
          <w:webHidden/>
        </w:rPr>
        <w:fldChar w:fldCharType="separate"/>
      </w:r>
      <w:ins w:id="579" w:author="phuong vu" w:date="2018-12-02T09:00:00Z">
        <w:r>
          <w:rPr>
            <w:noProof/>
            <w:webHidden/>
          </w:rPr>
          <w:t>15</w:t>
        </w:r>
        <w:r>
          <w:rPr>
            <w:noProof/>
            <w:webHidden/>
          </w:rPr>
          <w:fldChar w:fldCharType="end"/>
        </w:r>
        <w:r w:rsidRPr="00ED481C">
          <w:rPr>
            <w:rStyle w:val="Hyperlink"/>
            <w:noProof/>
          </w:rPr>
          <w:fldChar w:fldCharType="end"/>
        </w:r>
      </w:ins>
    </w:p>
    <w:p w14:paraId="738BEFDE" w14:textId="14E3D3BC" w:rsidR="002A009A" w:rsidRDefault="002A009A">
      <w:pPr>
        <w:pStyle w:val="TableofFigures"/>
        <w:tabs>
          <w:tab w:val="right" w:leader="dot" w:pos="8777"/>
        </w:tabs>
        <w:rPr>
          <w:ins w:id="580" w:author="phuong vu" w:date="2018-12-02T09:00:00Z"/>
          <w:rFonts w:asciiTheme="minorHAnsi" w:eastAsiaTheme="minorEastAsia" w:hAnsiTheme="minorHAnsi" w:cstheme="minorBidi"/>
          <w:noProof/>
          <w:sz w:val="22"/>
          <w:szCs w:val="22"/>
          <w:lang w:val="en-US"/>
        </w:rPr>
      </w:pPr>
      <w:ins w:id="58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1.11</w:t>
        </w:r>
        <w:r w:rsidRPr="00ED481C">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_Toc531504557 \h </w:instrText>
        </w:r>
      </w:ins>
      <w:r>
        <w:rPr>
          <w:noProof/>
          <w:webHidden/>
        </w:rPr>
      </w:r>
      <w:r>
        <w:rPr>
          <w:noProof/>
          <w:webHidden/>
        </w:rPr>
        <w:fldChar w:fldCharType="separate"/>
      </w:r>
      <w:ins w:id="582" w:author="phuong vu" w:date="2018-12-02T09:00:00Z">
        <w:r>
          <w:rPr>
            <w:noProof/>
            <w:webHidden/>
          </w:rPr>
          <w:t>16</w:t>
        </w:r>
        <w:r>
          <w:rPr>
            <w:noProof/>
            <w:webHidden/>
          </w:rPr>
          <w:fldChar w:fldCharType="end"/>
        </w:r>
        <w:r w:rsidRPr="00ED481C">
          <w:rPr>
            <w:rStyle w:val="Hyperlink"/>
            <w:noProof/>
          </w:rPr>
          <w:fldChar w:fldCharType="end"/>
        </w:r>
      </w:ins>
    </w:p>
    <w:p w14:paraId="5A7E0D5C" w14:textId="2B3C54BE" w:rsidR="002A009A" w:rsidRDefault="002A009A">
      <w:pPr>
        <w:pStyle w:val="TableofFigures"/>
        <w:tabs>
          <w:tab w:val="right" w:leader="dot" w:pos="8777"/>
        </w:tabs>
        <w:rPr>
          <w:ins w:id="583" w:author="phuong vu" w:date="2018-12-02T09:00:00Z"/>
          <w:rFonts w:asciiTheme="minorHAnsi" w:eastAsiaTheme="minorEastAsia" w:hAnsiTheme="minorHAnsi" w:cstheme="minorBidi"/>
          <w:noProof/>
          <w:sz w:val="22"/>
          <w:szCs w:val="22"/>
          <w:lang w:val="en-US"/>
        </w:rPr>
      </w:pPr>
      <w:ins w:id="58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1.13</w:t>
        </w:r>
        <w:r w:rsidRPr="00ED481C">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_Toc531504558 \h </w:instrText>
        </w:r>
      </w:ins>
      <w:r>
        <w:rPr>
          <w:noProof/>
          <w:webHidden/>
        </w:rPr>
      </w:r>
      <w:r>
        <w:rPr>
          <w:noProof/>
          <w:webHidden/>
        </w:rPr>
        <w:fldChar w:fldCharType="separate"/>
      </w:r>
      <w:ins w:id="585" w:author="phuong vu" w:date="2018-12-02T09:00:00Z">
        <w:r>
          <w:rPr>
            <w:noProof/>
            <w:webHidden/>
          </w:rPr>
          <w:t>17</w:t>
        </w:r>
        <w:r>
          <w:rPr>
            <w:noProof/>
            <w:webHidden/>
          </w:rPr>
          <w:fldChar w:fldCharType="end"/>
        </w:r>
        <w:r w:rsidRPr="00ED481C">
          <w:rPr>
            <w:rStyle w:val="Hyperlink"/>
            <w:noProof/>
          </w:rPr>
          <w:fldChar w:fldCharType="end"/>
        </w:r>
      </w:ins>
    </w:p>
    <w:p w14:paraId="30D36A0D" w14:textId="6661B811" w:rsidR="002A009A" w:rsidRDefault="002A009A">
      <w:pPr>
        <w:pStyle w:val="TableofFigures"/>
        <w:tabs>
          <w:tab w:val="right" w:leader="dot" w:pos="8777"/>
        </w:tabs>
        <w:rPr>
          <w:ins w:id="586" w:author="phuong vu" w:date="2018-12-02T09:00:00Z"/>
          <w:rFonts w:asciiTheme="minorHAnsi" w:eastAsiaTheme="minorEastAsia" w:hAnsiTheme="minorHAnsi" w:cstheme="minorBidi"/>
          <w:noProof/>
          <w:sz w:val="22"/>
          <w:szCs w:val="22"/>
          <w:lang w:val="en-US"/>
        </w:rPr>
      </w:pPr>
      <w:ins w:id="58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1.14</w:t>
        </w:r>
        <w:r w:rsidRPr="00ED481C">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_Toc531504559 \h </w:instrText>
        </w:r>
      </w:ins>
      <w:r>
        <w:rPr>
          <w:noProof/>
          <w:webHidden/>
        </w:rPr>
      </w:r>
      <w:r>
        <w:rPr>
          <w:noProof/>
          <w:webHidden/>
        </w:rPr>
        <w:fldChar w:fldCharType="separate"/>
      </w:r>
      <w:ins w:id="588" w:author="phuong vu" w:date="2018-12-02T09:00:00Z">
        <w:r>
          <w:rPr>
            <w:noProof/>
            <w:webHidden/>
          </w:rPr>
          <w:t>17</w:t>
        </w:r>
        <w:r>
          <w:rPr>
            <w:noProof/>
            <w:webHidden/>
          </w:rPr>
          <w:fldChar w:fldCharType="end"/>
        </w:r>
        <w:r w:rsidRPr="00ED481C">
          <w:rPr>
            <w:rStyle w:val="Hyperlink"/>
            <w:noProof/>
          </w:rPr>
          <w:fldChar w:fldCharType="end"/>
        </w:r>
      </w:ins>
    </w:p>
    <w:p w14:paraId="39983037" w14:textId="75A7956B" w:rsidR="002A009A" w:rsidRDefault="002A009A">
      <w:pPr>
        <w:pStyle w:val="TableofFigures"/>
        <w:tabs>
          <w:tab w:val="right" w:leader="dot" w:pos="8777"/>
        </w:tabs>
        <w:rPr>
          <w:ins w:id="589" w:author="phuong vu" w:date="2018-12-02T09:00:00Z"/>
          <w:rFonts w:asciiTheme="minorHAnsi" w:eastAsiaTheme="minorEastAsia" w:hAnsiTheme="minorHAnsi" w:cstheme="minorBidi"/>
          <w:noProof/>
          <w:sz w:val="22"/>
          <w:szCs w:val="22"/>
          <w:lang w:val="en-US"/>
        </w:rPr>
      </w:pPr>
      <w:ins w:id="59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1.15</w:t>
        </w:r>
        <w:r w:rsidRPr="00ED481C">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_Toc531504560 \h </w:instrText>
        </w:r>
      </w:ins>
      <w:r>
        <w:rPr>
          <w:noProof/>
          <w:webHidden/>
        </w:rPr>
      </w:r>
      <w:r>
        <w:rPr>
          <w:noProof/>
          <w:webHidden/>
        </w:rPr>
        <w:fldChar w:fldCharType="separate"/>
      </w:r>
      <w:ins w:id="591" w:author="phuong vu" w:date="2018-12-02T09:00:00Z">
        <w:r>
          <w:rPr>
            <w:noProof/>
            <w:webHidden/>
          </w:rPr>
          <w:t>18</w:t>
        </w:r>
        <w:r>
          <w:rPr>
            <w:noProof/>
            <w:webHidden/>
          </w:rPr>
          <w:fldChar w:fldCharType="end"/>
        </w:r>
        <w:r w:rsidRPr="00ED481C">
          <w:rPr>
            <w:rStyle w:val="Hyperlink"/>
            <w:noProof/>
          </w:rPr>
          <w:fldChar w:fldCharType="end"/>
        </w:r>
      </w:ins>
    </w:p>
    <w:p w14:paraId="1E7E905D" w14:textId="7BF6B5D6" w:rsidR="002A009A" w:rsidRDefault="002A009A">
      <w:pPr>
        <w:pStyle w:val="TableofFigures"/>
        <w:tabs>
          <w:tab w:val="right" w:leader="dot" w:pos="8777"/>
        </w:tabs>
        <w:rPr>
          <w:ins w:id="592" w:author="phuong vu" w:date="2018-12-02T09:00:00Z"/>
          <w:rFonts w:asciiTheme="minorHAnsi" w:eastAsiaTheme="minorEastAsia" w:hAnsiTheme="minorHAnsi" w:cstheme="minorBidi"/>
          <w:noProof/>
          <w:sz w:val="22"/>
          <w:szCs w:val="22"/>
          <w:lang w:val="en-US"/>
        </w:rPr>
      </w:pPr>
      <w:ins w:id="59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1.16</w:t>
        </w:r>
        <w:r w:rsidRPr="00ED481C">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_Toc531504561 \h </w:instrText>
        </w:r>
      </w:ins>
      <w:r>
        <w:rPr>
          <w:noProof/>
          <w:webHidden/>
        </w:rPr>
      </w:r>
      <w:r>
        <w:rPr>
          <w:noProof/>
          <w:webHidden/>
        </w:rPr>
        <w:fldChar w:fldCharType="separate"/>
      </w:r>
      <w:ins w:id="594" w:author="phuong vu" w:date="2018-12-02T09:00:00Z">
        <w:r>
          <w:rPr>
            <w:noProof/>
            <w:webHidden/>
          </w:rPr>
          <w:t>19</w:t>
        </w:r>
        <w:r>
          <w:rPr>
            <w:noProof/>
            <w:webHidden/>
          </w:rPr>
          <w:fldChar w:fldCharType="end"/>
        </w:r>
        <w:r w:rsidRPr="00ED481C">
          <w:rPr>
            <w:rStyle w:val="Hyperlink"/>
            <w:noProof/>
          </w:rPr>
          <w:fldChar w:fldCharType="end"/>
        </w:r>
      </w:ins>
    </w:p>
    <w:p w14:paraId="78750637" w14:textId="2BE1F3A9" w:rsidR="002A009A" w:rsidRDefault="002A009A">
      <w:pPr>
        <w:pStyle w:val="TableofFigures"/>
        <w:tabs>
          <w:tab w:val="right" w:leader="dot" w:pos="8777"/>
        </w:tabs>
        <w:rPr>
          <w:ins w:id="595" w:author="phuong vu" w:date="2018-12-02T09:00:00Z"/>
          <w:rFonts w:asciiTheme="minorHAnsi" w:eastAsiaTheme="minorEastAsia" w:hAnsiTheme="minorHAnsi" w:cstheme="minorBidi"/>
          <w:noProof/>
          <w:sz w:val="22"/>
          <w:szCs w:val="22"/>
          <w:lang w:val="en-US"/>
        </w:rPr>
      </w:pPr>
      <w:ins w:id="59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_Toc531504562 \h </w:instrText>
        </w:r>
      </w:ins>
      <w:r>
        <w:rPr>
          <w:noProof/>
          <w:webHidden/>
        </w:rPr>
      </w:r>
      <w:r>
        <w:rPr>
          <w:noProof/>
          <w:webHidden/>
        </w:rPr>
        <w:fldChar w:fldCharType="separate"/>
      </w:r>
      <w:ins w:id="597" w:author="phuong vu" w:date="2018-12-02T09:00:00Z">
        <w:r>
          <w:rPr>
            <w:noProof/>
            <w:webHidden/>
          </w:rPr>
          <w:t>31</w:t>
        </w:r>
        <w:r>
          <w:rPr>
            <w:noProof/>
            <w:webHidden/>
          </w:rPr>
          <w:fldChar w:fldCharType="end"/>
        </w:r>
        <w:r w:rsidRPr="00ED481C">
          <w:rPr>
            <w:rStyle w:val="Hyperlink"/>
            <w:noProof/>
          </w:rPr>
          <w:fldChar w:fldCharType="end"/>
        </w:r>
      </w:ins>
    </w:p>
    <w:p w14:paraId="3C7C624B" w14:textId="31AF735C" w:rsidR="002A009A" w:rsidRDefault="002A009A">
      <w:pPr>
        <w:pStyle w:val="TableofFigures"/>
        <w:tabs>
          <w:tab w:val="right" w:leader="dot" w:pos="8777"/>
        </w:tabs>
        <w:rPr>
          <w:ins w:id="598" w:author="phuong vu" w:date="2018-12-02T09:00:00Z"/>
          <w:rFonts w:asciiTheme="minorHAnsi" w:eastAsiaTheme="minorEastAsia" w:hAnsiTheme="minorHAnsi" w:cstheme="minorBidi"/>
          <w:noProof/>
          <w:sz w:val="22"/>
          <w:szCs w:val="22"/>
          <w:lang w:val="en-US"/>
        </w:rPr>
      </w:pPr>
      <w:ins w:id="59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w:t>
        </w:r>
        <w:r w:rsidRPr="00ED481C">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_Toc531504563 \h </w:instrText>
        </w:r>
      </w:ins>
      <w:r>
        <w:rPr>
          <w:noProof/>
          <w:webHidden/>
        </w:rPr>
      </w:r>
      <w:r>
        <w:rPr>
          <w:noProof/>
          <w:webHidden/>
        </w:rPr>
        <w:fldChar w:fldCharType="separate"/>
      </w:r>
      <w:ins w:id="600" w:author="phuong vu" w:date="2018-12-02T09:00:00Z">
        <w:r>
          <w:rPr>
            <w:noProof/>
            <w:webHidden/>
          </w:rPr>
          <w:t>32</w:t>
        </w:r>
        <w:r>
          <w:rPr>
            <w:noProof/>
            <w:webHidden/>
          </w:rPr>
          <w:fldChar w:fldCharType="end"/>
        </w:r>
        <w:r w:rsidRPr="00ED481C">
          <w:rPr>
            <w:rStyle w:val="Hyperlink"/>
            <w:noProof/>
          </w:rPr>
          <w:fldChar w:fldCharType="end"/>
        </w:r>
      </w:ins>
    </w:p>
    <w:p w14:paraId="0AD3A9E5" w14:textId="223F28CB" w:rsidR="002A009A" w:rsidRDefault="002A009A">
      <w:pPr>
        <w:pStyle w:val="TableofFigures"/>
        <w:tabs>
          <w:tab w:val="right" w:leader="dot" w:pos="8777"/>
        </w:tabs>
        <w:rPr>
          <w:ins w:id="601" w:author="phuong vu" w:date="2018-12-02T09:00:00Z"/>
          <w:rFonts w:asciiTheme="minorHAnsi" w:eastAsiaTheme="minorEastAsia" w:hAnsiTheme="minorHAnsi" w:cstheme="minorBidi"/>
          <w:noProof/>
          <w:sz w:val="22"/>
          <w:szCs w:val="22"/>
          <w:lang w:val="en-US"/>
        </w:rPr>
      </w:pPr>
      <w:ins w:id="60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3.3</w:t>
        </w:r>
        <w:r w:rsidRPr="00ED481C">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_Toc531504564 \h </w:instrText>
        </w:r>
      </w:ins>
      <w:r>
        <w:rPr>
          <w:noProof/>
          <w:webHidden/>
        </w:rPr>
      </w:r>
      <w:r>
        <w:rPr>
          <w:noProof/>
          <w:webHidden/>
        </w:rPr>
        <w:fldChar w:fldCharType="separate"/>
      </w:r>
      <w:ins w:id="603" w:author="phuong vu" w:date="2018-12-02T09:00:00Z">
        <w:r>
          <w:rPr>
            <w:noProof/>
            <w:webHidden/>
          </w:rPr>
          <w:t>33</w:t>
        </w:r>
        <w:r>
          <w:rPr>
            <w:noProof/>
            <w:webHidden/>
          </w:rPr>
          <w:fldChar w:fldCharType="end"/>
        </w:r>
        <w:r w:rsidRPr="00ED481C">
          <w:rPr>
            <w:rStyle w:val="Hyperlink"/>
            <w:noProof/>
          </w:rPr>
          <w:fldChar w:fldCharType="end"/>
        </w:r>
      </w:ins>
    </w:p>
    <w:p w14:paraId="75297714" w14:textId="01AD0E00" w:rsidR="002A009A" w:rsidRDefault="002A009A">
      <w:pPr>
        <w:pStyle w:val="TableofFigures"/>
        <w:tabs>
          <w:tab w:val="right" w:leader="dot" w:pos="8777"/>
        </w:tabs>
        <w:rPr>
          <w:ins w:id="604" w:author="phuong vu" w:date="2018-12-02T09:00:00Z"/>
          <w:rFonts w:asciiTheme="minorHAnsi" w:eastAsiaTheme="minorEastAsia" w:hAnsiTheme="minorHAnsi" w:cstheme="minorBidi"/>
          <w:noProof/>
          <w:sz w:val="22"/>
          <w:szCs w:val="22"/>
          <w:lang w:val="en-US"/>
        </w:rPr>
      </w:pPr>
      <w:ins w:id="60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3.4</w:t>
        </w:r>
        <w:r w:rsidRPr="00ED481C">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_Toc531504565 \h </w:instrText>
        </w:r>
      </w:ins>
      <w:r>
        <w:rPr>
          <w:noProof/>
          <w:webHidden/>
        </w:rPr>
      </w:r>
      <w:r>
        <w:rPr>
          <w:noProof/>
          <w:webHidden/>
        </w:rPr>
        <w:fldChar w:fldCharType="separate"/>
      </w:r>
      <w:ins w:id="606" w:author="phuong vu" w:date="2018-12-02T09:00:00Z">
        <w:r>
          <w:rPr>
            <w:noProof/>
            <w:webHidden/>
          </w:rPr>
          <w:t>36</w:t>
        </w:r>
        <w:r>
          <w:rPr>
            <w:noProof/>
            <w:webHidden/>
          </w:rPr>
          <w:fldChar w:fldCharType="end"/>
        </w:r>
        <w:r w:rsidRPr="00ED481C">
          <w:rPr>
            <w:rStyle w:val="Hyperlink"/>
            <w:noProof/>
          </w:rPr>
          <w:fldChar w:fldCharType="end"/>
        </w:r>
      </w:ins>
    </w:p>
    <w:p w14:paraId="52CA1FA5" w14:textId="7AAE7CC2" w:rsidR="002A009A" w:rsidRDefault="002A009A">
      <w:pPr>
        <w:pStyle w:val="TableofFigures"/>
        <w:tabs>
          <w:tab w:val="right" w:leader="dot" w:pos="8777"/>
        </w:tabs>
        <w:rPr>
          <w:ins w:id="607" w:author="phuong vu" w:date="2018-12-02T09:00:00Z"/>
          <w:rFonts w:asciiTheme="minorHAnsi" w:eastAsiaTheme="minorEastAsia" w:hAnsiTheme="minorHAnsi" w:cstheme="minorBidi"/>
          <w:noProof/>
          <w:sz w:val="22"/>
          <w:szCs w:val="22"/>
          <w:lang w:val="en-US"/>
        </w:rPr>
      </w:pPr>
      <w:ins w:id="60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3.5</w:t>
        </w:r>
        <w:r w:rsidRPr="00ED481C">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_Toc531504566 \h </w:instrText>
        </w:r>
      </w:ins>
      <w:r>
        <w:rPr>
          <w:noProof/>
          <w:webHidden/>
        </w:rPr>
      </w:r>
      <w:r>
        <w:rPr>
          <w:noProof/>
          <w:webHidden/>
        </w:rPr>
        <w:fldChar w:fldCharType="separate"/>
      </w:r>
      <w:ins w:id="609" w:author="phuong vu" w:date="2018-12-02T09:00:00Z">
        <w:r>
          <w:rPr>
            <w:noProof/>
            <w:webHidden/>
          </w:rPr>
          <w:t>36</w:t>
        </w:r>
        <w:r>
          <w:rPr>
            <w:noProof/>
            <w:webHidden/>
          </w:rPr>
          <w:fldChar w:fldCharType="end"/>
        </w:r>
        <w:r w:rsidRPr="00ED481C">
          <w:rPr>
            <w:rStyle w:val="Hyperlink"/>
            <w:noProof/>
          </w:rPr>
          <w:fldChar w:fldCharType="end"/>
        </w:r>
      </w:ins>
    </w:p>
    <w:p w14:paraId="2F2CCDA4" w14:textId="6991A21F" w:rsidR="002A009A" w:rsidRDefault="002A009A">
      <w:pPr>
        <w:pStyle w:val="TableofFigures"/>
        <w:tabs>
          <w:tab w:val="right" w:leader="dot" w:pos="8777"/>
        </w:tabs>
        <w:rPr>
          <w:ins w:id="610" w:author="phuong vu" w:date="2018-12-02T09:00:00Z"/>
          <w:rFonts w:asciiTheme="minorHAnsi" w:eastAsiaTheme="minorEastAsia" w:hAnsiTheme="minorHAnsi" w:cstheme="minorBidi"/>
          <w:noProof/>
          <w:sz w:val="22"/>
          <w:szCs w:val="22"/>
          <w:lang w:val="en-US"/>
        </w:rPr>
      </w:pPr>
      <w:ins w:id="61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3.6</w:t>
        </w:r>
        <w:r w:rsidRPr="00ED481C">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_Toc531504567 \h </w:instrText>
        </w:r>
      </w:ins>
      <w:r>
        <w:rPr>
          <w:noProof/>
          <w:webHidden/>
        </w:rPr>
      </w:r>
      <w:r>
        <w:rPr>
          <w:noProof/>
          <w:webHidden/>
        </w:rPr>
        <w:fldChar w:fldCharType="separate"/>
      </w:r>
      <w:ins w:id="612" w:author="phuong vu" w:date="2018-12-02T09:00:00Z">
        <w:r>
          <w:rPr>
            <w:noProof/>
            <w:webHidden/>
          </w:rPr>
          <w:t>38</w:t>
        </w:r>
        <w:r>
          <w:rPr>
            <w:noProof/>
            <w:webHidden/>
          </w:rPr>
          <w:fldChar w:fldCharType="end"/>
        </w:r>
        <w:r w:rsidRPr="00ED481C">
          <w:rPr>
            <w:rStyle w:val="Hyperlink"/>
            <w:noProof/>
          </w:rPr>
          <w:fldChar w:fldCharType="end"/>
        </w:r>
      </w:ins>
    </w:p>
    <w:p w14:paraId="64D9D81B" w14:textId="7EB1F638" w:rsidR="002A009A" w:rsidRDefault="002A009A">
      <w:pPr>
        <w:pStyle w:val="TableofFigures"/>
        <w:tabs>
          <w:tab w:val="right" w:leader="dot" w:pos="8777"/>
        </w:tabs>
        <w:rPr>
          <w:ins w:id="613" w:author="phuong vu" w:date="2018-12-02T09:00:00Z"/>
          <w:rFonts w:asciiTheme="minorHAnsi" w:eastAsiaTheme="minorEastAsia" w:hAnsiTheme="minorHAnsi" w:cstheme="minorBidi"/>
          <w:noProof/>
          <w:sz w:val="22"/>
          <w:szCs w:val="22"/>
          <w:lang w:val="en-US"/>
        </w:rPr>
      </w:pPr>
      <w:ins w:id="61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3.7</w:t>
        </w:r>
        <w:r w:rsidRPr="00ED481C">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_Toc531504568 \h </w:instrText>
        </w:r>
      </w:ins>
      <w:r>
        <w:rPr>
          <w:noProof/>
          <w:webHidden/>
        </w:rPr>
      </w:r>
      <w:r>
        <w:rPr>
          <w:noProof/>
          <w:webHidden/>
        </w:rPr>
        <w:fldChar w:fldCharType="separate"/>
      </w:r>
      <w:ins w:id="615" w:author="phuong vu" w:date="2018-12-02T09:00:00Z">
        <w:r>
          <w:rPr>
            <w:noProof/>
            <w:webHidden/>
          </w:rPr>
          <w:t>38</w:t>
        </w:r>
        <w:r>
          <w:rPr>
            <w:noProof/>
            <w:webHidden/>
          </w:rPr>
          <w:fldChar w:fldCharType="end"/>
        </w:r>
        <w:r w:rsidRPr="00ED481C">
          <w:rPr>
            <w:rStyle w:val="Hyperlink"/>
            <w:noProof/>
          </w:rPr>
          <w:fldChar w:fldCharType="end"/>
        </w:r>
      </w:ins>
    </w:p>
    <w:p w14:paraId="1444613F" w14:textId="3426FB0F" w:rsidR="002A009A" w:rsidRDefault="002A009A">
      <w:pPr>
        <w:pStyle w:val="TableofFigures"/>
        <w:tabs>
          <w:tab w:val="right" w:leader="dot" w:pos="8777"/>
        </w:tabs>
        <w:rPr>
          <w:ins w:id="616" w:author="phuong vu" w:date="2018-12-02T09:00:00Z"/>
          <w:rFonts w:asciiTheme="minorHAnsi" w:eastAsiaTheme="minorEastAsia" w:hAnsiTheme="minorHAnsi" w:cstheme="minorBidi"/>
          <w:noProof/>
          <w:sz w:val="22"/>
          <w:szCs w:val="22"/>
          <w:lang w:val="en-US"/>
        </w:rPr>
      </w:pPr>
      <w:ins w:id="61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3.8</w:t>
        </w:r>
        <w:r w:rsidRPr="00ED481C">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_Toc531504569 \h </w:instrText>
        </w:r>
      </w:ins>
      <w:r>
        <w:rPr>
          <w:noProof/>
          <w:webHidden/>
        </w:rPr>
      </w:r>
      <w:r>
        <w:rPr>
          <w:noProof/>
          <w:webHidden/>
        </w:rPr>
        <w:fldChar w:fldCharType="separate"/>
      </w:r>
      <w:ins w:id="618" w:author="phuong vu" w:date="2018-12-02T09:00:00Z">
        <w:r>
          <w:rPr>
            <w:noProof/>
            <w:webHidden/>
          </w:rPr>
          <w:t>41</w:t>
        </w:r>
        <w:r>
          <w:rPr>
            <w:noProof/>
            <w:webHidden/>
          </w:rPr>
          <w:fldChar w:fldCharType="end"/>
        </w:r>
        <w:r w:rsidRPr="00ED481C">
          <w:rPr>
            <w:rStyle w:val="Hyperlink"/>
            <w:noProof/>
          </w:rPr>
          <w:fldChar w:fldCharType="end"/>
        </w:r>
      </w:ins>
    </w:p>
    <w:p w14:paraId="1E5374C5" w14:textId="69EA18DD" w:rsidR="002A009A" w:rsidRDefault="002A009A">
      <w:pPr>
        <w:pStyle w:val="TableofFigures"/>
        <w:tabs>
          <w:tab w:val="right" w:leader="dot" w:pos="8777"/>
        </w:tabs>
        <w:rPr>
          <w:ins w:id="619" w:author="phuong vu" w:date="2018-12-02T09:00:00Z"/>
          <w:rFonts w:asciiTheme="minorHAnsi" w:eastAsiaTheme="minorEastAsia" w:hAnsiTheme="minorHAnsi" w:cstheme="minorBidi"/>
          <w:noProof/>
          <w:sz w:val="22"/>
          <w:szCs w:val="22"/>
          <w:lang w:val="en-US"/>
        </w:rPr>
      </w:pPr>
      <w:ins w:id="62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3.9</w:t>
        </w:r>
        <w:r w:rsidRPr="00ED481C">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_Toc531504570 \h </w:instrText>
        </w:r>
      </w:ins>
      <w:r>
        <w:rPr>
          <w:noProof/>
          <w:webHidden/>
        </w:rPr>
      </w:r>
      <w:r>
        <w:rPr>
          <w:noProof/>
          <w:webHidden/>
        </w:rPr>
        <w:fldChar w:fldCharType="separate"/>
      </w:r>
      <w:ins w:id="621" w:author="phuong vu" w:date="2018-12-02T09:00:00Z">
        <w:r>
          <w:rPr>
            <w:noProof/>
            <w:webHidden/>
          </w:rPr>
          <w:t>42</w:t>
        </w:r>
        <w:r>
          <w:rPr>
            <w:noProof/>
            <w:webHidden/>
          </w:rPr>
          <w:fldChar w:fldCharType="end"/>
        </w:r>
        <w:r w:rsidRPr="00ED481C">
          <w:rPr>
            <w:rStyle w:val="Hyperlink"/>
            <w:noProof/>
          </w:rPr>
          <w:fldChar w:fldCharType="end"/>
        </w:r>
      </w:ins>
    </w:p>
    <w:p w14:paraId="02B37CF7" w14:textId="7C563EDB" w:rsidR="002A009A" w:rsidRDefault="002A009A">
      <w:pPr>
        <w:pStyle w:val="TableofFigures"/>
        <w:tabs>
          <w:tab w:val="right" w:leader="dot" w:pos="8777"/>
        </w:tabs>
        <w:rPr>
          <w:ins w:id="622" w:author="phuong vu" w:date="2018-12-02T09:00:00Z"/>
          <w:rFonts w:asciiTheme="minorHAnsi" w:eastAsiaTheme="minorEastAsia" w:hAnsiTheme="minorHAnsi" w:cstheme="minorBidi"/>
          <w:noProof/>
          <w:sz w:val="22"/>
          <w:szCs w:val="22"/>
          <w:lang w:val="en-US"/>
        </w:rPr>
      </w:pPr>
      <w:ins w:id="62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3.10</w:t>
        </w:r>
        <w:r w:rsidRPr="00ED481C">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_Toc531504571 \h </w:instrText>
        </w:r>
      </w:ins>
      <w:r>
        <w:rPr>
          <w:noProof/>
          <w:webHidden/>
        </w:rPr>
      </w:r>
      <w:r>
        <w:rPr>
          <w:noProof/>
          <w:webHidden/>
        </w:rPr>
        <w:fldChar w:fldCharType="separate"/>
      </w:r>
      <w:ins w:id="624" w:author="phuong vu" w:date="2018-12-02T09:00:00Z">
        <w:r>
          <w:rPr>
            <w:noProof/>
            <w:webHidden/>
          </w:rPr>
          <w:t>43</w:t>
        </w:r>
        <w:r>
          <w:rPr>
            <w:noProof/>
            <w:webHidden/>
          </w:rPr>
          <w:fldChar w:fldCharType="end"/>
        </w:r>
        <w:r w:rsidRPr="00ED481C">
          <w:rPr>
            <w:rStyle w:val="Hyperlink"/>
            <w:noProof/>
          </w:rPr>
          <w:fldChar w:fldCharType="end"/>
        </w:r>
      </w:ins>
    </w:p>
    <w:p w14:paraId="3ACDC993" w14:textId="3A26D8C8" w:rsidR="002A009A" w:rsidRDefault="002A009A">
      <w:pPr>
        <w:pStyle w:val="TableofFigures"/>
        <w:tabs>
          <w:tab w:val="right" w:leader="dot" w:pos="8777"/>
        </w:tabs>
        <w:rPr>
          <w:ins w:id="625" w:author="phuong vu" w:date="2018-12-02T09:00:00Z"/>
          <w:rFonts w:asciiTheme="minorHAnsi" w:eastAsiaTheme="minorEastAsia" w:hAnsiTheme="minorHAnsi" w:cstheme="minorBidi"/>
          <w:noProof/>
          <w:sz w:val="22"/>
          <w:szCs w:val="22"/>
          <w:lang w:val="en-US"/>
        </w:rPr>
      </w:pPr>
      <w:ins w:id="62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3.11</w:t>
        </w:r>
        <w:r w:rsidRPr="00ED481C">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_Toc531504572 \h </w:instrText>
        </w:r>
      </w:ins>
      <w:r>
        <w:rPr>
          <w:noProof/>
          <w:webHidden/>
        </w:rPr>
      </w:r>
      <w:r>
        <w:rPr>
          <w:noProof/>
          <w:webHidden/>
        </w:rPr>
        <w:fldChar w:fldCharType="separate"/>
      </w:r>
      <w:ins w:id="627" w:author="phuong vu" w:date="2018-12-02T09:00:00Z">
        <w:r>
          <w:rPr>
            <w:noProof/>
            <w:webHidden/>
          </w:rPr>
          <w:t>43</w:t>
        </w:r>
        <w:r>
          <w:rPr>
            <w:noProof/>
            <w:webHidden/>
          </w:rPr>
          <w:fldChar w:fldCharType="end"/>
        </w:r>
        <w:r w:rsidRPr="00ED481C">
          <w:rPr>
            <w:rStyle w:val="Hyperlink"/>
            <w:noProof/>
          </w:rPr>
          <w:fldChar w:fldCharType="end"/>
        </w:r>
      </w:ins>
    </w:p>
    <w:p w14:paraId="03BAEEF0" w14:textId="26694E06" w:rsidR="002A009A" w:rsidRDefault="002A009A">
      <w:pPr>
        <w:pStyle w:val="TableofFigures"/>
        <w:tabs>
          <w:tab w:val="right" w:leader="dot" w:pos="8777"/>
        </w:tabs>
        <w:rPr>
          <w:ins w:id="628" w:author="phuong vu" w:date="2018-12-02T09:00:00Z"/>
          <w:rFonts w:asciiTheme="minorHAnsi" w:eastAsiaTheme="minorEastAsia" w:hAnsiTheme="minorHAnsi" w:cstheme="minorBidi"/>
          <w:noProof/>
          <w:sz w:val="22"/>
          <w:szCs w:val="22"/>
          <w:lang w:val="en-US"/>
        </w:rPr>
      </w:pPr>
      <w:ins w:id="62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3.12</w:t>
        </w:r>
        <w:r w:rsidRPr="00ED481C">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_Toc531504573 \h </w:instrText>
        </w:r>
      </w:ins>
      <w:r>
        <w:rPr>
          <w:noProof/>
          <w:webHidden/>
        </w:rPr>
      </w:r>
      <w:r>
        <w:rPr>
          <w:noProof/>
          <w:webHidden/>
        </w:rPr>
        <w:fldChar w:fldCharType="separate"/>
      </w:r>
      <w:ins w:id="630" w:author="phuong vu" w:date="2018-12-02T09:00:00Z">
        <w:r>
          <w:rPr>
            <w:noProof/>
            <w:webHidden/>
          </w:rPr>
          <w:t>45</w:t>
        </w:r>
        <w:r>
          <w:rPr>
            <w:noProof/>
            <w:webHidden/>
          </w:rPr>
          <w:fldChar w:fldCharType="end"/>
        </w:r>
        <w:r w:rsidRPr="00ED481C">
          <w:rPr>
            <w:rStyle w:val="Hyperlink"/>
            <w:noProof/>
          </w:rPr>
          <w:fldChar w:fldCharType="end"/>
        </w:r>
      </w:ins>
    </w:p>
    <w:p w14:paraId="356D3233" w14:textId="45C58F98" w:rsidR="002A009A" w:rsidRDefault="002A009A">
      <w:pPr>
        <w:pStyle w:val="TableofFigures"/>
        <w:tabs>
          <w:tab w:val="right" w:leader="dot" w:pos="8777"/>
        </w:tabs>
        <w:rPr>
          <w:ins w:id="631" w:author="phuong vu" w:date="2018-12-02T09:00:00Z"/>
          <w:rFonts w:asciiTheme="minorHAnsi" w:eastAsiaTheme="minorEastAsia" w:hAnsiTheme="minorHAnsi" w:cstheme="minorBidi"/>
          <w:noProof/>
          <w:sz w:val="22"/>
          <w:szCs w:val="22"/>
          <w:lang w:val="en-US"/>
        </w:rPr>
      </w:pPr>
      <w:ins w:id="63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3.13</w:t>
        </w:r>
        <w:r w:rsidRPr="00ED481C">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_Toc531504574 \h </w:instrText>
        </w:r>
      </w:ins>
      <w:r>
        <w:rPr>
          <w:noProof/>
          <w:webHidden/>
        </w:rPr>
      </w:r>
      <w:r>
        <w:rPr>
          <w:noProof/>
          <w:webHidden/>
        </w:rPr>
        <w:fldChar w:fldCharType="separate"/>
      </w:r>
      <w:ins w:id="633" w:author="phuong vu" w:date="2018-12-02T09:00:00Z">
        <w:r>
          <w:rPr>
            <w:noProof/>
            <w:webHidden/>
          </w:rPr>
          <w:t>46</w:t>
        </w:r>
        <w:r>
          <w:rPr>
            <w:noProof/>
            <w:webHidden/>
          </w:rPr>
          <w:fldChar w:fldCharType="end"/>
        </w:r>
        <w:r w:rsidRPr="00ED481C">
          <w:rPr>
            <w:rStyle w:val="Hyperlink"/>
            <w:noProof/>
          </w:rPr>
          <w:fldChar w:fldCharType="end"/>
        </w:r>
      </w:ins>
    </w:p>
    <w:p w14:paraId="392B8D2B" w14:textId="36B70F8F" w:rsidR="002A009A" w:rsidRDefault="002A009A">
      <w:pPr>
        <w:pStyle w:val="TableofFigures"/>
        <w:tabs>
          <w:tab w:val="right" w:leader="dot" w:pos="8777"/>
        </w:tabs>
        <w:rPr>
          <w:ins w:id="634" w:author="phuong vu" w:date="2018-12-02T09:00:00Z"/>
          <w:rFonts w:asciiTheme="minorHAnsi" w:eastAsiaTheme="minorEastAsia" w:hAnsiTheme="minorHAnsi" w:cstheme="minorBidi"/>
          <w:noProof/>
          <w:sz w:val="22"/>
          <w:szCs w:val="22"/>
          <w:lang w:val="en-US"/>
        </w:rPr>
      </w:pPr>
      <w:ins w:id="63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3.14</w:t>
        </w:r>
        <w:r w:rsidRPr="00ED481C">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_Toc531504575 \h </w:instrText>
        </w:r>
      </w:ins>
      <w:r>
        <w:rPr>
          <w:noProof/>
          <w:webHidden/>
        </w:rPr>
      </w:r>
      <w:r>
        <w:rPr>
          <w:noProof/>
          <w:webHidden/>
        </w:rPr>
        <w:fldChar w:fldCharType="separate"/>
      </w:r>
      <w:ins w:id="636" w:author="phuong vu" w:date="2018-12-02T09:00:00Z">
        <w:r>
          <w:rPr>
            <w:noProof/>
            <w:webHidden/>
          </w:rPr>
          <w:t>49</w:t>
        </w:r>
        <w:r>
          <w:rPr>
            <w:noProof/>
            <w:webHidden/>
          </w:rPr>
          <w:fldChar w:fldCharType="end"/>
        </w:r>
        <w:r w:rsidRPr="00ED481C">
          <w:rPr>
            <w:rStyle w:val="Hyperlink"/>
            <w:noProof/>
          </w:rPr>
          <w:fldChar w:fldCharType="end"/>
        </w:r>
      </w:ins>
    </w:p>
    <w:p w14:paraId="56D37EC4" w14:textId="27C1A66E" w:rsidR="002A009A" w:rsidRDefault="002A009A">
      <w:pPr>
        <w:pStyle w:val="TableofFigures"/>
        <w:tabs>
          <w:tab w:val="right" w:leader="dot" w:pos="8777"/>
        </w:tabs>
        <w:rPr>
          <w:ins w:id="637" w:author="phuong vu" w:date="2018-12-02T09:00:00Z"/>
          <w:rFonts w:asciiTheme="minorHAnsi" w:eastAsiaTheme="minorEastAsia" w:hAnsiTheme="minorHAnsi" w:cstheme="minorBidi"/>
          <w:noProof/>
          <w:sz w:val="22"/>
          <w:szCs w:val="22"/>
          <w:lang w:val="en-US"/>
        </w:rPr>
      </w:pPr>
      <w:ins w:id="63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3.15</w:t>
        </w:r>
        <w:r w:rsidRPr="00ED481C">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_Toc531504576 \h </w:instrText>
        </w:r>
      </w:ins>
      <w:r>
        <w:rPr>
          <w:noProof/>
          <w:webHidden/>
        </w:rPr>
      </w:r>
      <w:r>
        <w:rPr>
          <w:noProof/>
          <w:webHidden/>
        </w:rPr>
        <w:fldChar w:fldCharType="separate"/>
      </w:r>
      <w:ins w:id="639" w:author="phuong vu" w:date="2018-12-02T09:00:00Z">
        <w:r>
          <w:rPr>
            <w:noProof/>
            <w:webHidden/>
          </w:rPr>
          <w:t>49</w:t>
        </w:r>
        <w:r>
          <w:rPr>
            <w:noProof/>
            <w:webHidden/>
          </w:rPr>
          <w:fldChar w:fldCharType="end"/>
        </w:r>
        <w:r w:rsidRPr="00ED481C">
          <w:rPr>
            <w:rStyle w:val="Hyperlink"/>
            <w:noProof/>
          </w:rPr>
          <w:fldChar w:fldCharType="end"/>
        </w:r>
      </w:ins>
    </w:p>
    <w:p w14:paraId="0AB2FE5F" w14:textId="34E44D7D" w:rsidR="002A009A" w:rsidRDefault="002A009A">
      <w:pPr>
        <w:pStyle w:val="TableofFigures"/>
        <w:tabs>
          <w:tab w:val="right" w:leader="dot" w:pos="8777"/>
        </w:tabs>
        <w:rPr>
          <w:ins w:id="640" w:author="phuong vu" w:date="2018-12-02T09:00:00Z"/>
          <w:rFonts w:asciiTheme="minorHAnsi" w:eastAsiaTheme="minorEastAsia" w:hAnsiTheme="minorHAnsi" w:cstheme="minorBidi"/>
          <w:noProof/>
          <w:sz w:val="22"/>
          <w:szCs w:val="22"/>
          <w:lang w:val="en-US"/>
        </w:rPr>
      </w:pPr>
      <w:ins w:id="64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3.16</w:t>
        </w:r>
        <w:r w:rsidRPr="00ED481C">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_Toc531504577 \h </w:instrText>
        </w:r>
      </w:ins>
      <w:r>
        <w:rPr>
          <w:noProof/>
          <w:webHidden/>
        </w:rPr>
      </w:r>
      <w:r>
        <w:rPr>
          <w:noProof/>
          <w:webHidden/>
        </w:rPr>
        <w:fldChar w:fldCharType="separate"/>
      </w:r>
      <w:ins w:id="642" w:author="phuong vu" w:date="2018-12-02T09:00:00Z">
        <w:r>
          <w:rPr>
            <w:noProof/>
            <w:webHidden/>
          </w:rPr>
          <w:t>51</w:t>
        </w:r>
        <w:r>
          <w:rPr>
            <w:noProof/>
            <w:webHidden/>
          </w:rPr>
          <w:fldChar w:fldCharType="end"/>
        </w:r>
        <w:r w:rsidRPr="00ED481C">
          <w:rPr>
            <w:rStyle w:val="Hyperlink"/>
            <w:noProof/>
          </w:rPr>
          <w:fldChar w:fldCharType="end"/>
        </w:r>
      </w:ins>
    </w:p>
    <w:p w14:paraId="0FD53BD6" w14:textId="41A3A31C" w:rsidR="002A009A" w:rsidRDefault="002A009A">
      <w:pPr>
        <w:pStyle w:val="TableofFigures"/>
        <w:tabs>
          <w:tab w:val="right" w:leader="dot" w:pos="8777"/>
        </w:tabs>
        <w:rPr>
          <w:ins w:id="643" w:author="phuong vu" w:date="2018-12-02T09:00:00Z"/>
          <w:rFonts w:asciiTheme="minorHAnsi" w:eastAsiaTheme="minorEastAsia" w:hAnsiTheme="minorHAnsi" w:cstheme="minorBidi"/>
          <w:noProof/>
          <w:sz w:val="22"/>
          <w:szCs w:val="22"/>
          <w:lang w:val="en-US"/>
        </w:rPr>
      </w:pPr>
      <w:ins w:id="64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3.17</w:t>
        </w:r>
        <w:r w:rsidRPr="00ED481C">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_Toc531504578 \h </w:instrText>
        </w:r>
      </w:ins>
      <w:r>
        <w:rPr>
          <w:noProof/>
          <w:webHidden/>
        </w:rPr>
      </w:r>
      <w:r>
        <w:rPr>
          <w:noProof/>
          <w:webHidden/>
        </w:rPr>
        <w:fldChar w:fldCharType="separate"/>
      </w:r>
      <w:ins w:id="645" w:author="phuong vu" w:date="2018-12-02T09:00:00Z">
        <w:r>
          <w:rPr>
            <w:noProof/>
            <w:webHidden/>
          </w:rPr>
          <w:t>52</w:t>
        </w:r>
        <w:r>
          <w:rPr>
            <w:noProof/>
            <w:webHidden/>
          </w:rPr>
          <w:fldChar w:fldCharType="end"/>
        </w:r>
        <w:r w:rsidRPr="00ED481C">
          <w:rPr>
            <w:rStyle w:val="Hyperlink"/>
            <w:noProof/>
          </w:rPr>
          <w:fldChar w:fldCharType="end"/>
        </w:r>
      </w:ins>
    </w:p>
    <w:p w14:paraId="02653280" w14:textId="266AC7C2" w:rsidR="002A009A" w:rsidRDefault="002A009A">
      <w:pPr>
        <w:pStyle w:val="TableofFigures"/>
        <w:tabs>
          <w:tab w:val="right" w:leader="dot" w:pos="8777"/>
        </w:tabs>
        <w:rPr>
          <w:ins w:id="646" w:author="phuong vu" w:date="2018-12-02T09:00:00Z"/>
          <w:rFonts w:asciiTheme="minorHAnsi" w:eastAsiaTheme="minorEastAsia" w:hAnsiTheme="minorHAnsi" w:cstheme="minorBidi"/>
          <w:noProof/>
          <w:sz w:val="22"/>
          <w:szCs w:val="22"/>
          <w:lang w:val="en-US"/>
        </w:rPr>
      </w:pPr>
      <w:ins w:id="64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3.18</w:t>
        </w:r>
        <w:r w:rsidRPr="00ED481C">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_Toc531504579 \h </w:instrText>
        </w:r>
      </w:ins>
      <w:r>
        <w:rPr>
          <w:noProof/>
          <w:webHidden/>
        </w:rPr>
      </w:r>
      <w:r>
        <w:rPr>
          <w:noProof/>
          <w:webHidden/>
        </w:rPr>
        <w:fldChar w:fldCharType="separate"/>
      </w:r>
      <w:ins w:id="648" w:author="phuong vu" w:date="2018-12-02T09:00:00Z">
        <w:r>
          <w:rPr>
            <w:noProof/>
            <w:webHidden/>
          </w:rPr>
          <w:t>54</w:t>
        </w:r>
        <w:r>
          <w:rPr>
            <w:noProof/>
            <w:webHidden/>
          </w:rPr>
          <w:fldChar w:fldCharType="end"/>
        </w:r>
        <w:r w:rsidRPr="00ED481C">
          <w:rPr>
            <w:rStyle w:val="Hyperlink"/>
            <w:noProof/>
          </w:rPr>
          <w:fldChar w:fldCharType="end"/>
        </w:r>
      </w:ins>
    </w:p>
    <w:p w14:paraId="7F4EFCFD" w14:textId="00972E66" w:rsidR="002A009A" w:rsidRDefault="002A009A">
      <w:pPr>
        <w:pStyle w:val="TableofFigures"/>
        <w:tabs>
          <w:tab w:val="right" w:leader="dot" w:pos="8777"/>
        </w:tabs>
        <w:rPr>
          <w:ins w:id="649" w:author="phuong vu" w:date="2018-12-02T09:00:00Z"/>
          <w:rFonts w:asciiTheme="minorHAnsi" w:eastAsiaTheme="minorEastAsia" w:hAnsiTheme="minorHAnsi" w:cstheme="minorBidi"/>
          <w:noProof/>
          <w:sz w:val="22"/>
          <w:szCs w:val="22"/>
          <w:lang w:val="en-US"/>
        </w:rPr>
      </w:pPr>
      <w:ins w:id="65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3.19</w:t>
        </w:r>
        <w:r w:rsidRPr="00ED481C">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_Toc531504580 \h </w:instrText>
        </w:r>
      </w:ins>
      <w:r>
        <w:rPr>
          <w:noProof/>
          <w:webHidden/>
        </w:rPr>
      </w:r>
      <w:r>
        <w:rPr>
          <w:noProof/>
          <w:webHidden/>
        </w:rPr>
        <w:fldChar w:fldCharType="separate"/>
      </w:r>
      <w:ins w:id="651" w:author="phuong vu" w:date="2018-12-02T09:00:00Z">
        <w:r>
          <w:rPr>
            <w:noProof/>
            <w:webHidden/>
          </w:rPr>
          <w:t>54</w:t>
        </w:r>
        <w:r>
          <w:rPr>
            <w:noProof/>
            <w:webHidden/>
          </w:rPr>
          <w:fldChar w:fldCharType="end"/>
        </w:r>
        <w:r w:rsidRPr="00ED481C">
          <w:rPr>
            <w:rStyle w:val="Hyperlink"/>
            <w:noProof/>
          </w:rPr>
          <w:fldChar w:fldCharType="end"/>
        </w:r>
      </w:ins>
    </w:p>
    <w:p w14:paraId="144C615D" w14:textId="10044927" w:rsidR="002A009A" w:rsidRDefault="002A009A">
      <w:pPr>
        <w:pStyle w:val="TableofFigures"/>
        <w:tabs>
          <w:tab w:val="right" w:leader="dot" w:pos="8777"/>
        </w:tabs>
        <w:rPr>
          <w:ins w:id="652" w:author="phuong vu" w:date="2018-12-02T09:00:00Z"/>
          <w:rFonts w:asciiTheme="minorHAnsi" w:eastAsiaTheme="minorEastAsia" w:hAnsiTheme="minorHAnsi" w:cstheme="minorBidi"/>
          <w:noProof/>
          <w:sz w:val="22"/>
          <w:szCs w:val="22"/>
          <w:lang w:val="en-US"/>
        </w:rPr>
      </w:pPr>
      <w:ins w:id="65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3.20</w:t>
        </w:r>
        <w:r w:rsidRPr="00ED481C">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_Toc531504581 \h </w:instrText>
        </w:r>
      </w:ins>
      <w:r>
        <w:rPr>
          <w:noProof/>
          <w:webHidden/>
        </w:rPr>
      </w:r>
      <w:r>
        <w:rPr>
          <w:noProof/>
          <w:webHidden/>
        </w:rPr>
        <w:fldChar w:fldCharType="separate"/>
      </w:r>
      <w:ins w:id="654" w:author="phuong vu" w:date="2018-12-02T09:00:00Z">
        <w:r>
          <w:rPr>
            <w:noProof/>
            <w:webHidden/>
          </w:rPr>
          <w:t>57</w:t>
        </w:r>
        <w:r>
          <w:rPr>
            <w:noProof/>
            <w:webHidden/>
          </w:rPr>
          <w:fldChar w:fldCharType="end"/>
        </w:r>
        <w:r w:rsidRPr="00ED481C">
          <w:rPr>
            <w:rStyle w:val="Hyperlink"/>
            <w:noProof/>
          </w:rPr>
          <w:fldChar w:fldCharType="end"/>
        </w:r>
      </w:ins>
    </w:p>
    <w:p w14:paraId="513FE31C" w14:textId="23310817" w:rsidR="002A009A" w:rsidRDefault="002A009A">
      <w:pPr>
        <w:pStyle w:val="TableofFigures"/>
        <w:tabs>
          <w:tab w:val="right" w:leader="dot" w:pos="8777"/>
        </w:tabs>
        <w:rPr>
          <w:ins w:id="655" w:author="phuong vu" w:date="2018-12-02T09:00:00Z"/>
          <w:rFonts w:asciiTheme="minorHAnsi" w:eastAsiaTheme="minorEastAsia" w:hAnsiTheme="minorHAnsi" w:cstheme="minorBidi"/>
          <w:noProof/>
          <w:sz w:val="22"/>
          <w:szCs w:val="22"/>
          <w:lang w:val="en-US"/>
        </w:rPr>
      </w:pPr>
      <w:ins w:id="656"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"_Toc531504582"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3.21</w:t>
        </w:r>
        <w:r w:rsidRPr="00ED481C">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_Toc531504582 \h </w:instrText>
        </w:r>
      </w:ins>
      <w:r>
        <w:rPr>
          <w:noProof/>
          <w:webHidden/>
        </w:rPr>
      </w:r>
      <w:r>
        <w:rPr>
          <w:noProof/>
          <w:webHidden/>
        </w:rPr>
        <w:fldChar w:fldCharType="separate"/>
      </w:r>
      <w:ins w:id="657" w:author="phuong vu" w:date="2018-12-02T09:00:00Z">
        <w:r>
          <w:rPr>
            <w:noProof/>
            <w:webHidden/>
          </w:rPr>
          <w:t>58</w:t>
        </w:r>
        <w:r>
          <w:rPr>
            <w:noProof/>
            <w:webHidden/>
          </w:rPr>
          <w:fldChar w:fldCharType="end"/>
        </w:r>
        <w:r w:rsidRPr="00ED481C">
          <w:rPr>
            <w:rStyle w:val="Hyperlink"/>
            <w:noProof/>
          </w:rPr>
          <w:fldChar w:fldCharType="end"/>
        </w:r>
      </w:ins>
    </w:p>
    <w:p w14:paraId="1AF8771A" w14:textId="4BCE99DD" w:rsidR="002A009A" w:rsidRDefault="002A009A">
      <w:pPr>
        <w:pStyle w:val="TableofFigures"/>
        <w:tabs>
          <w:tab w:val="right" w:leader="dot" w:pos="8777"/>
        </w:tabs>
        <w:rPr>
          <w:ins w:id="658" w:author="phuong vu" w:date="2018-12-02T09:00:00Z"/>
          <w:rFonts w:asciiTheme="minorHAnsi" w:eastAsiaTheme="minorEastAsia" w:hAnsiTheme="minorHAnsi" w:cstheme="minorBidi"/>
          <w:noProof/>
          <w:sz w:val="22"/>
          <w:szCs w:val="22"/>
          <w:lang w:val="en-US"/>
        </w:rPr>
      </w:pPr>
      <w:ins w:id="65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3.22</w:t>
        </w:r>
        <w:r w:rsidRPr="00ED481C">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_Toc531504583 \h </w:instrText>
        </w:r>
      </w:ins>
      <w:r>
        <w:rPr>
          <w:noProof/>
          <w:webHidden/>
        </w:rPr>
      </w:r>
      <w:r>
        <w:rPr>
          <w:noProof/>
          <w:webHidden/>
        </w:rPr>
        <w:fldChar w:fldCharType="separate"/>
      </w:r>
      <w:ins w:id="660" w:author="phuong vu" w:date="2018-12-02T09:00:00Z">
        <w:r>
          <w:rPr>
            <w:noProof/>
            <w:webHidden/>
          </w:rPr>
          <w:t>60</w:t>
        </w:r>
        <w:r>
          <w:rPr>
            <w:noProof/>
            <w:webHidden/>
          </w:rPr>
          <w:fldChar w:fldCharType="end"/>
        </w:r>
        <w:r w:rsidRPr="00ED481C">
          <w:rPr>
            <w:rStyle w:val="Hyperlink"/>
            <w:noProof/>
          </w:rPr>
          <w:fldChar w:fldCharType="end"/>
        </w:r>
      </w:ins>
    </w:p>
    <w:p w14:paraId="48FDD053" w14:textId="03AB21C4" w:rsidR="002A009A" w:rsidRDefault="002A009A">
      <w:pPr>
        <w:pStyle w:val="TableofFigures"/>
        <w:tabs>
          <w:tab w:val="right" w:leader="dot" w:pos="8777"/>
        </w:tabs>
        <w:rPr>
          <w:ins w:id="661" w:author="phuong vu" w:date="2018-12-02T09:00:00Z"/>
          <w:rFonts w:asciiTheme="minorHAnsi" w:eastAsiaTheme="minorEastAsia" w:hAnsiTheme="minorHAnsi" w:cstheme="minorBidi"/>
          <w:noProof/>
          <w:sz w:val="22"/>
          <w:szCs w:val="22"/>
          <w:lang w:val="en-US"/>
        </w:rPr>
      </w:pPr>
      <w:ins w:id="66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3.23</w:t>
        </w:r>
        <w:r w:rsidRPr="00ED481C">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_Toc531504584 \h </w:instrText>
        </w:r>
      </w:ins>
      <w:r>
        <w:rPr>
          <w:noProof/>
          <w:webHidden/>
        </w:rPr>
      </w:r>
      <w:r>
        <w:rPr>
          <w:noProof/>
          <w:webHidden/>
        </w:rPr>
        <w:fldChar w:fldCharType="separate"/>
      </w:r>
      <w:ins w:id="663" w:author="phuong vu" w:date="2018-12-02T09:00:00Z">
        <w:r>
          <w:rPr>
            <w:noProof/>
            <w:webHidden/>
          </w:rPr>
          <w:t>60</w:t>
        </w:r>
        <w:r>
          <w:rPr>
            <w:noProof/>
            <w:webHidden/>
          </w:rPr>
          <w:fldChar w:fldCharType="end"/>
        </w:r>
        <w:r w:rsidRPr="00ED481C">
          <w:rPr>
            <w:rStyle w:val="Hyperlink"/>
            <w:noProof/>
          </w:rPr>
          <w:fldChar w:fldCharType="end"/>
        </w:r>
      </w:ins>
    </w:p>
    <w:p w14:paraId="4C2DDC9D" w14:textId="1676E8E9" w:rsidR="002A009A" w:rsidRDefault="002A009A">
      <w:pPr>
        <w:pStyle w:val="TableofFigures"/>
        <w:tabs>
          <w:tab w:val="right" w:leader="dot" w:pos="8777"/>
        </w:tabs>
        <w:rPr>
          <w:ins w:id="664" w:author="phuong vu" w:date="2018-12-02T09:00:00Z"/>
          <w:rFonts w:asciiTheme="minorHAnsi" w:eastAsiaTheme="minorEastAsia" w:hAnsiTheme="minorHAnsi" w:cstheme="minorBidi"/>
          <w:noProof/>
          <w:sz w:val="22"/>
          <w:szCs w:val="22"/>
          <w:lang w:val="en-US"/>
        </w:rPr>
      </w:pPr>
      <w:ins w:id="66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3.24</w:t>
        </w:r>
        <w:r w:rsidRPr="00ED481C">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_Toc531504585 \h </w:instrText>
        </w:r>
      </w:ins>
      <w:r>
        <w:rPr>
          <w:noProof/>
          <w:webHidden/>
        </w:rPr>
      </w:r>
      <w:r>
        <w:rPr>
          <w:noProof/>
          <w:webHidden/>
        </w:rPr>
        <w:fldChar w:fldCharType="separate"/>
      </w:r>
      <w:ins w:id="666" w:author="phuong vu" w:date="2018-12-02T09:00:00Z">
        <w:r>
          <w:rPr>
            <w:noProof/>
            <w:webHidden/>
          </w:rPr>
          <w:t>63</w:t>
        </w:r>
        <w:r>
          <w:rPr>
            <w:noProof/>
            <w:webHidden/>
          </w:rPr>
          <w:fldChar w:fldCharType="end"/>
        </w:r>
        <w:r w:rsidRPr="00ED481C">
          <w:rPr>
            <w:rStyle w:val="Hyperlink"/>
            <w:noProof/>
          </w:rPr>
          <w:fldChar w:fldCharType="end"/>
        </w:r>
      </w:ins>
    </w:p>
    <w:p w14:paraId="1675526C" w14:textId="50F34E69" w:rsidR="002A009A" w:rsidRDefault="002A009A">
      <w:pPr>
        <w:pStyle w:val="TableofFigures"/>
        <w:tabs>
          <w:tab w:val="right" w:leader="dot" w:pos="8777"/>
        </w:tabs>
        <w:rPr>
          <w:ins w:id="667" w:author="phuong vu" w:date="2018-12-02T09:00:00Z"/>
          <w:rFonts w:asciiTheme="minorHAnsi" w:eastAsiaTheme="minorEastAsia" w:hAnsiTheme="minorHAnsi" w:cstheme="minorBidi"/>
          <w:noProof/>
          <w:sz w:val="22"/>
          <w:szCs w:val="22"/>
          <w:lang w:val="en-US"/>
        </w:rPr>
      </w:pPr>
      <w:ins w:id="66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3.25</w:t>
        </w:r>
        <w:r w:rsidRPr="00ED481C">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_Toc531504586 \h </w:instrText>
        </w:r>
      </w:ins>
      <w:r>
        <w:rPr>
          <w:noProof/>
          <w:webHidden/>
        </w:rPr>
      </w:r>
      <w:r>
        <w:rPr>
          <w:noProof/>
          <w:webHidden/>
        </w:rPr>
        <w:fldChar w:fldCharType="separate"/>
      </w:r>
      <w:ins w:id="669" w:author="phuong vu" w:date="2018-12-02T09:00:00Z">
        <w:r>
          <w:rPr>
            <w:noProof/>
            <w:webHidden/>
          </w:rPr>
          <w:t>63</w:t>
        </w:r>
        <w:r>
          <w:rPr>
            <w:noProof/>
            <w:webHidden/>
          </w:rPr>
          <w:fldChar w:fldCharType="end"/>
        </w:r>
        <w:r w:rsidRPr="00ED481C">
          <w:rPr>
            <w:rStyle w:val="Hyperlink"/>
            <w:noProof/>
          </w:rPr>
          <w:fldChar w:fldCharType="end"/>
        </w:r>
      </w:ins>
    </w:p>
    <w:p w14:paraId="2DE7B57A" w14:textId="2A26368C" w:rsidR="002A009A" w:rsidRDefault="002A009A">
      <w:pPr>
        <w:pStyle w:val="TableofFigures"/>
        <w:tabs>
          <w:tab w:val="right" w:leader="dot" w:pos="8777"/>
        </w:tabs>
        <w:rPr>
          <w:ins w:id="670" w:author="phuong vu" w:date="2018-12-02T09:00:00Z"/>
          <w:rFonts w:asciiTheme="minorHAnsi" w:eastAsiaTheme="minorEastAsia" w:hAnsiTheme="minorHAnsi" w:cstheme="minorBidi"/>
          <w:noProof/>
          <w:sz w:val="22"/>
          <w:szCs w:val="22"/>
          <w:lang w:val="en-US"/>
        </w:rPr>
      </w:pPr>
      <w:ins w:id="67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3.26</w:t>
        </w:r>
        <w:r w:rsidRPr="00ED481C">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_Toc531504587 \h </w:instrText>
        </w:r>
      </w:ins>
      <w:r>
        <w:rPr>
          <w:noProof/>
          <w:webHidden/>
        </w:rPr>
      </w:r>
      <w:r>
        <w:rPr>
          <w:noProof/>
          <w:webHidden/>
        </w:rPr>
        <w:fldChar w:fldCharType="separate"/>
      </w:r>
      <w:ins w:id="672" w:author="phuong vu" w:date="2018-12-02T09:00:00Z">
        <w:r>
          <w:rPr>
            <w:noProof/>
            <w:webHidden/>
          </w:rPr>
          <w:t>65</w:t>
        </w:r>
        <w:r>
          <w:rPr>
            <w:noProof/>
            <w:webHidden/>
          </w:rPr>
          <w:fldChar w:fldCharType="end"/>
        </w:r>
        <w:r w:rsidRPr="00ED481C">
          <w:rPr>
            <w:rStyle w:val="Hyperlink"/>
            <w:noProof/>
          </w:rPr>
          <w:fldChar w:fldCharType="end"/>
        </w:r>
      </w:ins>
    </w:p>
    <w:p w14:paraId="2D29E4A9" w14:textId="0D3E7C38" w:rsidR="002A009A" w:rsidRDefault="002A009A">
      <w:pPr>
        <w:pStyle w:val="TableofFigures"/>
        <w:tabs>
          <w:tab w:val="right" w:leader="dot" w:pos="8777"/>
        </w:tabs>
        <w:rPr>
          <w:ins w:id="673" w:author="phuong vu" w:date="2018-12-02T09:00:00Z"/>
          <w:rFonts w:asciiTheme="minorHAnsi" w:eastAsiaTheme="minorEastAsia" w:hAnsiTheme="minorHAnsi" w:cstheme="minorBidi"/>
          <w:noProof/>
          <w:sz w:val="22"/>
          <w:szCs w:val="22"/>
          <w:lang w:val="en-US"/>
        </w:rPr>
      </w:pPr>
      <w:ins w:id="67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3.27</w:t>
        </w:r>
        <w:r w:rsidRPr="00ED481C">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_Toc531504588 \h </w:instrText>
        </w:r>
      </w:ins>
      <w:r>
        <w:rPr>
          <w:noProof/>
          <w:webHidden/>
        </w:rPr>
      </w:r>
      <w:r>
        <w:rPr>
          <w:noProof/>
          <w:webHidden/>
        </w:rPr>
        <w:fldChar w:fldCharType="separate"/>
      </w:r>
      <w:ins w:id="675" w:author="phuong vu" w:date="2018-12-02T09:00:00Z">
        <w:r>
          <w:rPr>
            <w:noProof/>
            <w:webHidden/>
          </w:rPr>
          <w:t>65</w:t>
        </w:r>
        <w:r>
          <w:rPr>
            <w:noProof/>
            <w:webHidden/>
          </w:rPr>
          <w:fldChar w:fldCharType="end"/>
        </w:r>
        <w:r w:rsidRPr="00ED481C">
          <w:rPr>
            <w:rStyle w:val="Hyperlink"/>
            <w:noProof/>
          </w:rPr>
          <w:fldChar w:fldCharType="end"/>
        </w:r>
      </w:ins>
    </w:p>
    <w:p w14:paraId="3B35EAFB" w14:textId="4DBCC5D9" w:rsidR="002A009A" w:rsidRDefault="002A009A">
      <w:pPr>
        <w:pStyle w:val="TableofFigures"/>
        <w:tabs>
          <w:tab w:val="right" w:leader="dot" w:pos="8777"/>
        </w:tabs>
        <w:rPr>
          <w:ins w:id="676" w:author="phuong vu" w:date="2018-12-02T09:00:00Z"/>
          <w:rFonts w:asciiTheme="minorHAnsi" w:eastAsiaTheme="minorEastAsia" w:hAnsiTheme="minorHAnsi" w:cstheme="minorBidi"/>
          <w:noProof/>
          <w:sz w:val="22"/>
          <w:szCs w:val="22"/>
          <w:lang w:val="en-US"/>
        </w:rPr>
      </w:pPr>
      <w:ins w:id="67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3.28</w:t>
        </w:r>
        <w:r w:rsidRPr="00ED481C">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_Toc531504589 \h </w:instrText>
        </w:r>
      </w:ins>
      <w:r>
        <w:rPr>
          <w:noProof/>
          <w:webHidden/>
        </w:rPr>
      </w:r>
      <w:r>
        <w:rPr>
          <w:noProof/>
          <w:webHidden/>
        </w:rPr>
        <w:fldChar w:fldCharType="separate"/>
      </w:r>
      <w:ins w:id="678" w:author="phuong vu" w:date="2018-12-02T09:00:00Z">
        <w:r>
          <w:rPr>
            <w:noProof/>
            <w:webHidden/>
          </w:rPr>
          <w:t>67</w:t>
        </w:r>
        <w:r>
          <w:rPr>
            <w:noProof/>
            <w:webHidden/>
          </w:rPr>
          <w:fldChar w:fldCharType="end"/>
        </w:r>
        <w:r w:rsidRPr="00ED481C">
          <w:rPr>
            <w:rStyle w:val="Hyperlink"/>
            <w:noProof/>
          </w:rPr>
          <w:fldChar w:fldCharType="end"/>
        </w:r>
      </w:ins>
    </w:p>
    <w:p w14:paraId="1E8472E2" w14:textId="3D319411" w:rsidR="002A009A" w:rsidRDefault="002A009A">
      <w:pPr>
        <w:pStyle w:val="TableofFigures"/>
        <w:tabs>
          <w:tab w:val="right" w:leader="dot" w:pos="8777"/>
        </w:tabs>
        <w:rPr>
          <w:ins w:id="679" w:author="phuong vu" w:date="2018-12-02T09:00:00Z"/>
          <w:rFonts w:asciiTheme="minorHAnsi" w:eastAsiaTheme="minorEastAsia" w:hAnsiTheme="minorHAnsi" w:cstheme="minorBidi"/>
          <w:noProof/>
          <w:sz w:val="22"/>
          <w:szCs w:val="22"/>
          <w:lang w:val="en-US"/>
        </w:rPr>
      </w:pPr>
      <w:ins w:id="68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3.29</w:t>
        </w:r>
        <w:r w:rsidRPr="00ED481C">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_Toc531504590 \h </w:instrText>
        </w:r>
      </w:ins>
      <w:r>
        <w:rPr>
          <w:noProof/>
          <w:webHidden/>
        </w:rPr>
      </w:r>
      <w:r>
        <w:rPr>
          <w:noProof/>
          <w:webHidden/>
        </w:rPr>
        <w:fldChar w:fldCharType="separate"/>
      </w:r>
      <w:ins w:id="681" w:author="phuong vu" w:date="2018-12-02T09:00:00Z">
        <w:r>
          <w:rPr>
            <w:noProof/>
            <w:webHidden/>
          </w:rPr>
          <w:t>67</w:t>
        </w:r>
        <w:r>
          <w:rPr>
            <w:noProof/>
            <w:webHidden/>
          </w:rPr>
          <w:fldChar w:fldCharType="end"/>
        </w:r>
        <w:r w:rsidRPr="00ED481C">
          <w:rPr>
            <w:rStyle w:val="Hyperlink"/>
            <w:noProof/>
          </w:rPr>
          <w:fldChar w:fldCharType="end"/>
        </w:r>
      </w:ins>
    </w:p>
    <w:p w14:paraId="5A37F774" w14:textId="2E48F766" w:rsidR="002A009A" w:rsidRDefault="002A009A">
      <w:pPr>
        <w:pStyle w:val="TableofFigures"/>
        <w:tabs>
          <w:tab w:val="right" w:leader="dot" w:pos="8777"/>
        </w:tabs>
        <w:rPr>
          <w:ins w:id="682" w:author="phuong vu" w:date="2018-12-02T09:00:00Z"/>
          <w:rFonts w:asciiTheme="minorHAnsi" w:eastAsiaTheme="minorEastAsia" w:hAnsiTheme="minorHAnsi" w:cstheme="minorBidi"/>
          <w:noProof/>
          <w:sz w:val="22"/>
          <w:szCs w:val="22"/>
          <w:lang w:val="en-US"/>
        </w:rPr>
      </w:pPr>
      <w:ins w:id="68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 Các chức năng được kiểm thử</w:t>
        </w:r>
        <w:r>
          <w:rPr>
            <w:noProof/>
            <w:webHidden/>
          </w:rPr>
          <w:tab/>
        </w:r>
        <w:r>
          <w:rPr>
            <w:noProof/>
            <w:webHidden/>
          </w:rPr>
          <w:fldChar w:fldCharType="begin"/>
        </w:r>
        <w:r>
          <w:rPr>
            <w:noProof/>
            <w:webHidden/>
          </w:rPr>
          <w:instrText xml:space="preserve"> PAGEREF _Toc531504591 \h </w:instrText>
        </w:r>
      </w:ins>
      <w:r>
        <w:rPr>
          <w:noProof/>
          <w:webHidden/>
        </w:rPr>
      </w:r>
      <w:r>
        <w:rPr>
          <w:noProof/>
          <w:webHidden/>
        </w:rPr>
        <w:fldChar w:fldCharType="separate"/>
      </w:r>
      <w:ins w:id="684" w:author="phuong vu" w:date="2018-12-02T09:00:00Z">
        <w:r>
          <w:rPr>
            <w:noProof/>
            <w:webHidden/>
          </w:rPr>
          <w:t>68</w:t>
        </w:r>
        <w:r>
          <w:rPr>
            <w:noProof/>
            <w:webHidden/>
          </w:rPr>
          <w:fldChar w:fldCharType="end"/>
        </w:r>
        <w:r w:rsidRPr="00ED481C">
          <w:rPr>
            <w:rStyle w:val="Hyperlink"/>
            <w:noProof/>
          </w:rPr>
          <w:fldChar w:fldCharType="end"/>
        </w:r>
      </w:ins>
    </w:p>
    <w:p w14:paraId="301D158D" w14:textId="76F01373" w:rsidR="002A009A" w:rsidRDefault="002A009A">
      <w:pPr>
        <w:pStyle w:val="TableofFigures"/>
        <w:tabs>
          <w:tab w:val="right" w:leader="dot" w:pos="8777"/>
        </w:tabs>
        <w:rPr>
          <w:ins w:id="685" w:author="phuong vu" w:date="2018-12-02T09:00:00Z"/>
          <w:rFonts w:asciiTheme="minorHAnsi" w:eastAsiaTheme="minorEastAsia" w:hAnsiTheme="minorHAnsi" w:cstheme="minorBidi"/>
          <w:noProof/>
          <w:sz w:val="22"/>
          <w:szCs w:val="22"/>
          <w:lang w:val="en-US"/>
        </w:rPr>
      </w:pPr>
      <w:ins w:id="68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_Toc531504592 \h </w:instrText>
        </w:r>
      </w:ins>
      <w:r>
        <w:rPr>
          <w:noProof/>
          <w:webHidden/>
        </w:rPr>
      </w:r>
      <w:r>
        <w:rPr>
          <w:noProof/>
          <w:webHidden/>
        </w:rPr>
        <w:fldChar w:fldCharType="separate"/>
      </w:r>
      <w:ins w:id="687" w:author="phuong vu" w:date="2018-12-02T09:00:00Z">
        <w:r>
          <w:rPr>
            <w:noProof/>
            <w:webHidden/>
          </w:rPr>
          <w:t>69</w:t>
        </w:r>
        <w:r>
          <w:rPr>
            <w:noProof/>
            <w:webHidden/>
          </w:rPr>
          <w:fldChar w:fldCharType="end"/>
        </w:r>
        <w:r w:rsidRPr="00ED481C">
          <w:rPr>
            <w:rStyle w:val="Hyperlink"/>
            <w:noProof/>
          </w:rPr>
          <w:fldChar w:fldCharType="end"/>
        </w:r>
      </w:ins>
    </w:p>
    <w:p w14:paraId="66D09817" w14:textId="66C55C45" w:rsidR="002A009A" w:rsidRDefault="002A009A">
      <w:pPr>
        <w:pStyle w:val="TableofFigures"/>
        <w:tabs>
          <w:tab w:val="right" w:leader="dot" w:pos="8777"/>
        </w:tabs>
        <w:rPr>
          <w:ins w:id="688" w:author="phuong vu" w:date="2018-12-02T09:00:00Z"/>
          <w:rFonts w:asciiTheme="minorHAnsi" w:eastAsiaTheme="minorEastAsia" w:hAnsiTheme="minorHAnsi" w:cstheme="minorBidi"/>
          <w:noProof/>
          <w:sz w:val="22"/>
          <w:szCs w:val="22"/>
          <w:lang w:val="en-US"/>
        </w:rPr>
      </w:pPr>
      <w:ins w:id="68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w:t>
        </w:r>
        <w:r w:rsidRPr="00ED481C">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_Toc531504593 \h </w:instrText>
        </w:r>
      </w:ins>
      <w:r>
        <w:rPr>
          <w:noProof/>
          <w:webHidden/>
        </w:rPr>
      </w:r>
      <w:r>
        <w:rPr>
          <w:noProof/>
          <w:webHidden/>
        </w:rPr>
        <w:fldChar w:fldCharType="separate"/>
      </w:r>
      <w:ins w:id="690" w:author="phuong vu" w:date="2018-12-02T09:00:00Z">
        <w:r>
          <w:rPr>
            <w:noProof/>
            <w:webHidden/>
          </w:rPr>
          <w:t>70</w:t>
        </w:r>
        <w:r>
          <w:rPr>
            <w:noProof/>
            <w:webHidden/>
          </w:rPr>
          <w:fldChar w:fldCharType="end"/>
        </w:r>
        <w:r w:rsidRPr="00ED481C">
          <w:rPr>
            <w:rStyle w:val="Hyperlink"/>
            <w:noProof/>
          </w:rPr>
          <w:fldChar w:fldCharType="end"/>
        </w:r>
      </w:ins>
    </w:p>
    <w:p w14:paraId="6B678A56" w14:textId="0399264D" w:rsidR="002A009A" w:rsidRDefault="002A009A">
      <w:pPr>
        <w:pStyle w:val="TableofFigures"/>
        <w:tabs>
          <w:tab w:val="right" w:leader="dot" w:pos="8777"/>
        </w:tabs>
        <w:rPr>
          <w:ins w:id="691" w:author="phuong vu" w:date="2018-12-02T09:00:00Z"/>
          <w:rFonts w:asciiTheme="minorHAnsi" w:eastAsiaTheme="minorEastAsia" w:hAnsiTheme="minorHAnsi" w:cstheme="minorBidi"/>
          <w:noProof/>
          <w:sz w:val="22"/>
          <w:szCs w:val="22"/>
          <w:lang w:val="en-US"/>
        </w:rPr>
      </w:pPr>
      <w:ins w:id="69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w:t>
        </w:r>
        <w:r w:rsidRPr="00ED481C">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_Toc531504594 \h </w:instrText>
        </w:r>
      </w:ins>
      <w:r>
        <w:rPr>
          <w:noProof/>
          <w:webHidden/>
        </w:rPr>
      </w:r>
      <w:r>
        <w:rPr>
          <w:noProof/>
          <w:webHidden/>
        </w:rPr>
        <w:fldChar w:fldCharType="separate"/>
      </w:r>
      <w:ins w:id="693" w:author="phuong vu" w:date="2018-12-02T09:00:00Z">
        <w:r>
          <w:rPr>
            <w:noProof/>
            <w:webHidden/>
          </w:rPr>
          <w:t>71</w:t>
        </w:r>
        <w:r>
          <w:rPr>
            <w:noProof/>
            <w:webHidden/>
          </w:rPr>
          <w:fldChar w:fldCharType="end"/>
        </w:r>
        <w:r w:rsidRPr="00ED481C">
          <w:rPr>
            <w:rStyle w:val="Hyperlink"/>
            <w:noProof/>
          </w:rPr>
          <w:fldChar w:fldCharType="end"/>
        </w:r>
      </w:ins>
    </w:p>
    <w:p w14:paraId="7E32F93A" w14:textId="7E102E61" w:rsidR="002A009A" w:rsidRDefault="002A009A">
      <w:pPr>
        <w:pStyle w:val="TableofFigures"/>
        <w:tabs>
          <w:tab w:val="right" w:leader="dot" w:pos="8777"/>
        </w:tabs>
        <w:rPr>
          <w:ins w:id="694" w:author="phuong vu" w:date="2018-12-02T09:00:00Z"/>
          <w:rFonts w:asciiTheme="minorHAnsi" w:eastAsiaTheme="minorEastAsia" w:hAnsiTheme="minorHAnsi" w:cstheme="minorBidi"/>
          <w:noProof/>
          <w:sz w:val="22"/>
          <w:szCs w:val="22"/>
          <w:lang w:val="en-US"/>
        </w:rPr>
      </w:pPr>
      <w:ins w:id="69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4.5</w:t>
        </w:r>
        <w:r w:rsidRPr="00ED481C">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_Toc531504595 \h </w:instrText>
        </w:r>
      </w:ins>
      <w:r>
        <w:rPr>
          <w:noProof/>
          <w:webHidden/>
        </w:rPr>
      </w:r>
      <w:r>
        <w:rPr>
          <w:noProof/>
          <w:webHidden/>
        </w:rPr>
        <w:fldChar w:fldCharType="separate"/>
      </w:r>
      <w:ins w:id="696" w:author="phuong vu" w:date="2018-12-02T09:00:00Z">
        <w:r>
          <w:rPr>
            <w:noProof/>
            <w:webHidden/>
          </w:rPr>
          <w:t>73</w:t>
        </w:r>
        <w:r>
          <w:rPr>
            <w:noProof/>
            <w:webHidden/>
          </w:rPr>
          <w:fldChar w:fldCharType="end"/>
        </w:r>
        <w:r w:rsidRPr="00ED481C">
          <w:rPr>
            <w:rStyle w:val="Hyperlink"/>
            <w:noProof/>
          </w:rPr>
          <w:fldChar w:fldCharType="end"/>
        </w:r>
      </w:ins>
    </w:p>
    <w:p w14:paraId="04902D2C" w14:textId="15D49352" w:rsidR="002A009A" w:rsidRDefault="002A009A">
      <w:pPr>
        <w:pStyle w:val="TableofFigures"/>
        <w:tabs>
          <w:tab w:val="right" w:leader="dot" w:pos="8777"/>
        </w:tabs>
        <w:rPr>
          <w:ins w:id="697" w:author="phuong vu" w:date="2018-12-02T09:00:00Z"/>
          <w:rFonts w:asciiTheme="minorHAnsi" w:eastAsiaTheme="minorEastAsia" w:hAnsiTheme="minorHAnsi" w:cstheme="minorBidi"/>
          <w:noProof/>
          <w:sz w:val="22"/>
          <w:szCs w:val="22"/>
          <w:lang w:val="en-US"/>
        </w:rPr>
      </w:pPr>
      <w:ins w:id="69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4.6</w:t>
        </w:r>
        <w:r w:rsidRPr="00ED481C">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_Toc531504596 \h </w:instrText>
        </w:r>
      </w:ins>
      <w:r>
        <w:rPr>
          <w:noProof/>
          <w:webHidden/>
        </w:rPr>
      </w:r>
      <w:r>
        <w:rPr>
          <w:noProof/>
          <w:webHidden/>
        </w:rPr>
        <w:fldChar w:fldCharType="separate"/>
      </w:r>
      <w:ins w:id="699" w:author="phuong vu" w:date="2018-12-02T09:00:00Z">
        <w:r>
          <w:rPr>
            <w:noProof/>
            <w:webHidden/>
          </w:rPr>
          <w:t>74</w:t>
        </w:r>
        <w:r>
          <w:rPr>
            <w:noProof/>
            <w:webHidden/>
          </w:rPr>
          <w:fldChar w:fldCharType="end"/>
        </w:r>
        <w:r w:rsidRPr="00ED481C">
          <w:rPr>
            <w:rStyle w:val="Hyperlink"/>
            <w:noProof/>
          </w:rPr>
          <w:fldChar w:fldCharType="end"/>
        </w:r>
      </w:ins>
    </w:p>
    <w:p w14:paraId="2A219148" w14:textId="071ADB39" w:rsidR="002A009A" w:rsidRDefault="002A009A">
      <w:pPr>
        <w:pStyle w:val="TableofFigures"/>
        <w:tabs>
          <w:tab w:val="right" w:leader="dot" w:pos="8777"/>
        </w:tabs>
        <w:rPr>
          <w:ins w:id="700" w:author="phuong vu" w:date="2018-12-02T09:00:00Z"/>
          <w:rFonts w:asciiTheme="minorHAnsi" w:eastAsiaTheme="minorEastAsia" w:hAnsiTheme="minorHAnsi" w:cstheme="minorBidi"/>
          <w:noProof/>
          <w:sz w:val="22"/>
          <w:szCs w:val="22"/>
          <w:lang w:val="en-US"/>
        </w:rPr>
      </w:pPr>
      <w:ins w:id="70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4.7</w:t>
        </w:r>
        <w:r w:rsidRPr="00ED481C">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_Toc531504597 \h </w:instrText>
        </w:r>
      </w:ins>
      <w:r>
        <w:rPr>
          <w:noProof/>
          <w:webHidden/>
        </w:rPr>
      </w:r>
      <w:r>
        <w:rPr>
          <w:noProof/>
          <w:webHidden/>
        </w:rPr>
        <w:fldChar w:fldCharType="separate"/>
      </w:r>
      <w:ins w:id="702" w:author="phuong vu" w:date="2018-12-02T09:00:00Z">
        <w:r>
          <w:rPr>
            <w:noProof/>
            <w:webHidden/>
          </w:rPr>
          <w:t>75</w:t>
        </w:r>
        <w:r>
          <w:rPr>
            <w:noProof/>
            <w:webHidden/>
          </w:rPr>
          <w:fldChar w:fldCharType="end"/>
        </w:r>
        <w:r w:rsidRPr="00ED481C">
          <w:rPr>
            <w:rStyle w:val="Hyperlink"/>
            <w:noProof/>
          </w:rPr>
          <w:fldChar w:fldCharType="end"/>
        </w:r>
      </w:ins>
    </w:p>
    <w:p w14:paraId="64CF35A5" w14:textId="7ED9694F" w:rsidR="002A009A" w:rsidRDefault="002A009A">
      <w:pPr>
        <w:pStyle w:val="TableofFigures"/>
        <w:tabs>
          <w:tab w:val="right" w:leader="dot" w:pos="8777"/>
        </w:tabs>
        <w:rPr>
          <w:ins w:id="703" w:author="phuong vu" w:date="2018-12-02T09:00:00Z"/>
          <w:rFonts w:asciiTheme="minorHAnsi" w:eastAsiaTheme="minorEastAsia" w:hAnsiTheme="minorHAnsi" w:cstheme="minorBidi"/>
          <w:noProof/>
          <w:sz w:val="22"/>
          <w:szCs w:val="22"/>
          <w:lang w:val="en-US"/>
        </w:rPr>
      </w:pPr>
      <w:ins w:id="70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4.8</w:t>
        </w:r>
        <w:r w:rsidRPr="00ED481C">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_Toc531504598 \h </w:instrText>
        </w:r>
      </w:ins>
      <w:r>
        <w:rPr>
          <w:noProof/>
          <w:webHidden/>
        </w:rPr>
      </w:r>
      <w:r>
        <w:rPr>
          <w:noProof/>
          <w:webHidden/>
        </w:rPr>
        <w:fldChar w:fldCharType="separate"/>
      </w:r>
      <w:ins w:id="705" w:author="phuong vu" w:date="2018-12-02T09:00:00Z">
        <w:r>
          <w:rPr>
            <w:noProof/>
            <w:webHidden/>
          </w:rPr>
          <w:t>77</w:t>
        </w:r>
        <w:r>
          <w:rPr>
            <w:noProof/>
            <w:webHidden/>
          </w:rPr>
          <w:fldChar w:fldCharType="end"/>
        </w:r>
        <w:r w:rsidRPr="00ED481C">
          <w:rPr>
            <w:rStyle w:val="Hyperlink"/>
            <w:noProof/>
          </w:rPr>
          <w:fldChar w:fldCharType="end"/>
        </w:r>
      </w:ins>
    </w:p>
    <w:p w14:paraId="7C49E782" w14:textId="50FB6BF8" w:rsidR="002A009A" w:rsidRDefault="002A009A">
      <w:pPr>
        <w:pStyle w:val="TableofFigures"/>
        <w:tabs>
          <w:tab w:val="right" w:leader="dot" w:pos="8777"/>
        </w:tabs>
        <w:rPr>
          <w:ins w:id="706" w:author="phuong vu" w:date="2018-12-02T09:00:00Z"/>
          <w:rFonts w:asciiTheme="minorHAnsi" w:eastAsiaTheme="minorEastAsia" w:hAnsiTheme="minorHAnsi" w:cstheme="minorBidi"/>
          <w:noProof/>
          <w:sz w:val="22"/>
          <w:szCs w:val="22"/>
          <w:lang w:val="en-US"/>
        </w:rPr>
      </w:pPr>
      <w:ins w:id="70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4.9</w:t>
        </w:r>
        <w:r w:rsidRPr="00ED481C">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_Toc531504599 \h </w:instrText>
        </w:r>
      </w:ins>
      <w:r>
        <w:rPr>
          <w:noProof/>
          <w:webHidden/>
        </w:rPr>
      </w:r>
      <w:r>
        <w:rPr>
          <w:noProof/>
          <w:webHidden/>
        </w:rPr>
        <w:fldChar w:fldCharType="separate"/>
      </w:r>
      <w:ins w:id="708" w:author="phuong vu" w:date="2018-12-02T09:00:00Z">
        <w:r>
          <w:rPr>
            <w:noProof/>
            <w:webHidden/>
          </w:rPr>
          <w:t>78</w:t>
        </w:r>
        <w:r>
          <w:rPr>
            <w:noProof/>
            <w:webHidden/>
          </w:rPr>
          <w:fldChar w:fldCharType="end"/>
        </w:r>
        <w:r w:rsidRPr="00ED481C">
          <w:rPr>
            <w:rStyle w:val="Hyperlink"/>
            <w:noProof/>
          </w:rPr>
          <w:fldChar w:fldCharType="end"/>
        </w:r>
      </w:ins>
    </w:p>
    <w:p w14:paraId="3A436DFF" w14:textId="7546F334" w:rsidR="002A009A" w:rsidRDefault="002A009A">
      <w:pPr>
        <w:pStyle w:val="TableofFigures"/>
        <w:tabs>
          <w:tab w:val="right" w:leader="dot" w:pos="8777"/>
        </w:tabs>
        <w:rPr>
          <w:ins w:id="709" w:author="phuong vu" w:date="2018-12-02T09:00:00Z"/>
          <w:rFonts w:asciiTheme="minorHAnsi" w:eastAsiaTheme="minorEastAsia" w:hAnsiTheme="minorHAnsi" w:cstheme="minorBidi"/>
          <w:noProof/>
          <w:sz w:val="22"/>
          <w:szCs w:val="22"/>
          <w:lang w:val="en-US"/>
        </w:rPr>
      </w:pPr>
      <w:ins w:id="71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_Toc531504600 \h </w:instrText>
        </w:r>
      </w:ins>
      <w:r>
        <w:rPr>
          <w:noProof/>
          <w:webHidden/>
        </w:rPr>
      </w:r>
      <w:r>
        <w:rPr>
          <w:noProof/>
          <w:webHidden/>
        </w:rPr>
        <w:fldChar w:fldCharType="separate"/>
      </w:r>
      <w:ins w:id="711" w:author="phuong vu" w:date="2018-12-02T09:00:00Z">
        <w:r>
          <w:rPr>
            <w:noProof/>
            <w:webHidden/>
          </w:rPr>
          <w:t>79</w:t>
        </w:r>
        <w:r>
          <w:rPr>
            <w:noProof/>
            <w:webHidden/>
          </w:rPr>
          <w:fldChar w:fldCharType="end"/>
        </w:r>
        <w:r w:rsidRPr="00ED481C">
          <w:rPr>
            <w:rStyle w:val="Hyperlink"/>
            <w:noProof/>
          </w:rPr>
          <w:fldChar w:fldCharType="end"/>
        </w:r>
      </w:ins>
    </w:p>
    <w:p w14:paraId="47DFAE92" w14:textId="138D9959" w:rsidR="002A009A" w:rsidRDefault="002A009A">
      <w:pPr>
        <w:pStyle w:val="TableofFigures"/>
        <w:tabs>
          <w:tab w:val="right" w:leader="dot" w:pos="8777"/>
        </w:tabs>
        <w:rPr>
          <w:ins w:id="712" w:author="phuong vu" w:date="2018-12-02T09:00:00Z"/>
          <w:rFonts w:asciiTheme="minorHAnsi" w:eastAsiaTheme="minorEastAsia" w:hAnsiTheme="minorHAnsi" w:cstheme="minorBidi"/>
          <w:noProof/>
          <w:sz w:val="22"/>
          <w:szCs w:val="22"/>
          <w:lang w:val="en-US"/>
        </w:rPr>
      </w:pPr>
      <w:ins w:id="71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_Toc531504601 \h </w:instrText>
        </w:r>
      </w:ins>
      <w:r>
        <w:rPr>
          <w:noProof/>
          <w:webHidden/>
        </w:rPr>
      </w:r>
      <w:r>
        <w:rPr>
          <w:noProof/>
          <w:webHidden/>
        </w:rPr>
        <w:fldChar w:fldCharType="separate"/>
      </w:r>
      <w:ins w:id="714" w:author="phuong vu" w:date="2018-12-02T09:00:00Z">
        <w:r>
          <w:rPr>
            <w:noProof/>
            <w:webHidden/>
          </w:rPr>
          <w:t>80</w:t>
        </w:r>
        <w:r>
          <w:rPr>
            <w:noProof/>
            <w:webHidden/>
          </w:rPr>
          <w:fldChar w:fldCharType="end"/>
        </w:r>
        <w:r w:rsidRPr="00ED481C">
          <w:rPr>
            <w:rStyle w:val="Hyperlink"/>
            <w:noProof/>
          </w:rPr>
          <w:fldChar w:fldCharType="end"/>
        </w:r>
      </w:ins>
    </w:p>
    <w:p w14:paraId="6B38F632" w14:textId="7081C1CC" w:rsidR="002A009A" w:rsidRDefault="002A009A">
      <w:pPr>
        <w:pStyle w:val="TableofFigures"/>
        <w:tabs>
          <w:tab w:val="right" w:leader="dot" w:pos="8777"/>
        </w:tabs>
        <w:rPr>
          <w:ins w:id="715" w:author="phuong vu" w:date="2018-12-02T09:00:00Z"/>
          <w:rFonts w:asciiTheme="minorHAnsi" w:eastAsiaTheme="minorEastAsia" w:hAnsiTheme="minorHAnsi" w:cstheme="minorBidi"/>
          <w:noProof/>
          <w:sz w:val="22"/>
          <w:szCs w:val="22"/>
          <w:lang w:val="en-US"/>
        </w:rPr>
      </w:pPr>
      <w:ins w:id="71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4.12</w:t>
        </w:r>
        <w:r w:rsidRPr="00ED481C">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_Toc531504602 \h </w:instrText>
        </w:r>
      </w:ins>
      <w:r>
        <w:rPr>
          <w:noProof/>
          <w:webHidden/>
        </w:rPr>
      </w:r>
      <w:r>
        <w:rPr>
          <w:noProof/>
          <w:webHidden/>
        </w:rPr>
        <w:fldChar w:fldCharType="separate"/>
      </w:r>
      <w:ins w:id="717" w:author="phuong vu" w:date="2018-12-02T09:00:00Z">
        <w:r>
          <w:rPr>
            <w:noProof/>
            <w:webHidden/>
          </w:rPr>
          <w:t>81</w:t>
        </w:r>
        <w:r>
          <w:rPr>
            <w:noProof/>
            <w:webHidden/>
          </w:rPr>
          <w:fldChar w:fldCharType="end"/>
        </w:r>
        <w:r w:rsidRPr="00ED481C">
          <w:rPr>
            <w:rStyle w:val="Hyperlink"/>
            <w:noProof/>
          </w:rPr>
          <w:fldChar w:fldCharType="end"/>
        </w:r>
      </w:ins>
    </w:p>
    <w:p w14:paraId="0349D03B" w14:textId="645CA216" w:rsidR="002A009A" w:rsidRDefault="002A009A">
      <w:pPr>
        <w:pStyle w:val="TableofFigures"/>
        <w:tabs>
          <w:tab w:val="right" w:leader="dot" w:pos="8777"/>
        </w:tabs>
        <w:rPr>
          <w:ins w:id="718" w:author="phuong vu" w:date="2018-12-02T09:00:00Z"/>
          <w:rFonts w:asciiTheme="minorHAnsi" w:eastAsiaTheme="minorEastAsia" w:hAnsiTheme="minorHAnsi" w:cstheme="minorBidi"/>
          <w:noProof/>
          <w:sz w:val="22"/>
          <w:szCs w:val="22"/>
          <w:lang w:val="en-US"/>
        </w:rPr>
      </w:pPr>
      <w:ins w:id="71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4.13</w:t>
        </w:r>
        <w:r w:rsidRPr="00ED481C">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_Toc531504603 \h </w:instrText>
        </w:r>
      </w:ins>
      <w:r>
        <w:rPr>
          <w:noProof/>
          <w:webHidden/>
        </w:rPr>
      </w:r>
      <w:r>
        <w:rPr>
          <w:noProof/>
          <w:webHidden/>
        </w:rPr>
        <w:fldChar w:fldCharType="separate"/>
      </w:r>
      <w:ins w:id="720" w:author="phuong vu" w:date="2018-12-02T09:00:00Z">
        <w:r>
          <w:rPr>
            <w:noProof/>
            <w:webHidden/>
          </w:rPr>
          <w:t>82</w:t>
        </w:r>
        <w:r>
          <w:rPr>
            <w:noProof/>
            <w:webHidden/>
          </w:rPr>
          <w:fldChar w:fldCharType="end"/>
        </w:r>
        <w:r w:rsidRPr="00ED481C">
          <w:rPr>
            <w:rStyle w:val="Hyperlink"/>
            <w:noProof/>
          </w:rPr>
          <w:fldChar w:fldCharType="end"/>
        </w:r>
      </w:ins>
    </w:p>
    <w:p w14:paraId="41C628D9" w14:textId="6779142D" w:rsidR="002A009A" w:rsidRDefault="002A009A">
      <w:pPr>
        <w:pStyle w:val="TableofFigures"/>
        <w:tabs>
          <w:tab w:val="right" w:leader="dot" w:pos="8777"/>
        </w:tabs>
        <w:rPr>
          <w:ins w:id="721" w:author="phuong vu" w:date="2018-12-02T09:00:00Z"/>
          <w:rFonts w:asciiTheme="minorHAnsi" w:eastAsiaTheme="minorEastAsia" w:hAnsiTheme="minorHAnsi" w:cstheme="minorBidi"/>
          <w:noProof/>
          <w:sz w:val="22"/>
          <w:szCs w:val="22"/>
          <w:lang w:val="en-US"/>
        </w:rPr>
      </w:pPr>
      <w:ins w:id="72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4.14</w:t>
        </w:r>
        <w:r w:rsidRPr="00ED481C">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_Toc531504604 \h </w:instrText>
        </w:r>
      </w:ins>
      <w:r>
        <w:rPr>
          <w:noProof/>
          <w:webHidden/>
        </w:rPr>
      </w:r>
      <w:r>
        <w:rPr>
          <w:noProof/>
          <w:webHidden/>
        </w:rPr>
        <w:fldChar w:fldCharType="separate"/>
      </w:r>
      <w:ins w:id="723" w:author="phuong vu" w:date="2018-12-02T09:00:00Z">
        <w:r>
          <w:rPr>
            <w:noProof/>
            <w:webHidden/>
          </w:rPr>
          <w:t>83</w:t>
        </w:r>
        <w:r>
          <w:rPr>
            <w:noProof/>
            <w:webHidden/>
          </w:rPr>
          <w:fldChar w:fldCharType="end"/>
        </w:r>
        <w:r w:rsidRPr="00ED481C">
          <w:rPr>
            <w:rStyle w:val="Hyperlink"/>
            <w:noProof/>
          </w:rPr>
          <w:fldChar w:fldCharType="end"/>
        </w:r>
      </w:ins>
    </w:p>
    <w:p w14:paraId="6A19D643" w14:textId="5CB3ABE8" w:rsidR="002A009A" w:rsidRDefault="002A009A">
      <w:pPr>
        <w:pStyle w:val="TableofFigures"/>
        <w:tabs>
          <w:tab w:val="right" w:leader="dot" w:pos="8777"/>
        </w:tabs>
        <w:rPr>
          <w:ins w:id="724" w:author="phuong vu" w:date="2018-12-02T09:00:00Z"/>
          <w:rFonts w:asciiTheme="minorHAnsi" w:eastAsiaTheme="minorEastAsia" w:hAnsiTheme="minorHAnsi" w:cstheme="minorBidi"/>
          <w:noProof/>
          <w:sz w:val="22"/>
          <w:szCs w:val="22"/>
          <w:lang w:val="en-US"/>
        </w:rPr>
      </w:pPr>
      <w:ins w:id="72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4.15 Bảng dữ liệu hóa đơn</w:t>
        </w:r>
        <w:r>
          <w:rPr>
            <w:noProof/>
            <w:webHidden/>
          </w:rPr>
          <w:tab/>
        </w:r>
        <w:r>
          <w:rPr>
            <w:noProof/>
            <w:webHidden/>
          </w:rPr>
          <w:fldChar w:fldCharType="begin"/>
        </w:r>
        <w:r>
          <w:rPr>
            <w:noProof/>
            <w:webHidden/>
          </w:rPr>
          <w:instrText xml:space="preserve"> PAGEREF _Toc531504605 \h </w:instrText>
        </w:r>
      </w:ins>
      <w:r>
        <w:rPr>
          <w:noProof/>
          <w:webHidden/>
        </w:rPr>
      </w:r>
      <w:r>
        <w:rPr>
          <w:noProof/>
          <w:webHidden/>
        </w:rPr>
        <w:fldChar w:fldCharType="separate"/>
      </w:r>
      <w:ins w:id="726" w:author="phuong vu" w:date="2018-12-02T09:00:00Z">
        <w:r>
          <w:rPr>
            <w:noProof/>
            <w:webHidden/>
          </w:rPr>
          <w:t>85</w:t>
        </w:r>
        <w:r>
          <w:rPr>
            <w:noProof/>
            <w:webHidden/>
          </w:rPr>
          <w:fldChar w:fldCharType="end"/>
        </w:r>
        <w:r w:rsidRPr="00ED481C">
          <w:rPr>
            <w:rStyle w:val="Hyperlink"/>
            <w:noProof/>
          </w:rPr>
          <w:fldChar w:fldCharType="end"/>
        </w:r>
      </w:ins>
    </w:p>
    <w:p w14:paraId="7C3DB97A" w14:textId="067CE2DE" w:rsidR="002A009A" w:rsidRDefault="002A009A">
      <w:pPr>
        <w:pStyle w:val="TableofFigures"/>
        <w:tabs>
          <w:tab w:val="right" w:leader="dot" w:pos="8777"/>
        </w:tabs>
        <w:rPr>
          <w:ins w:id="727" w:author="phuong vu" w:date="2018-12-02T09:00:00Z"/>
          <w:rFonts w:asciiTheme="minorHAnsi" w:eastAsiaTheme="minorEastAsia" w:hAnsiTheme="minorHAnsi" w:cstheme="minorBidi"/>
          <w:noProof/>
          <w:sz w:val="22"/>
          <w:szCs w:val="22"/>
          <w:lang w:val="en-US"/>
        </w:rPr>
      </w:pPr>
      <w:ins w:id="72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_Toc531504606 \h </w:instrText>
        </w:r>
      </w:ins>
      <w:r>
        <w:rPr>
          <w:noProof/>
          <w:webHidden/>
        </w:rPr>
      </w:r>
      <w:r>
        <w:rPr>
          <w:noProof/>
          <w:webHidden/>
        </w:rPr>
        <w:fldChar w:fldCharType="separate"/>
      </w:r>
      <w:ins w:id="729" w:author="phuong vu" w:date="2018-12-02T09:00:00Z">
        <w:r>
          <w:rPr>
            <w:noProof/>
            <w:webHidden/>
          </w:rPr>
          <w:t>86</w:t>
        </w:r>
        <w:r>
          <w:rPr>
            <w:noProof/>
            <w:webHidden/>
          </w:rPr>
          <w:fldChar w:fldCharType="end"/>
        </w:r>
        <w:r w:rsidRPr="00ED481C">
          <w:rPr>
            <w:rStyle w:val="Hyperlink"/>
            <w:noProof/>
          </w:rPr>
          <w:fldChar w:fldCharType="end"/>
        </w:r>
      </w:ins>
    </w:p>
    <w:p w14:paraId="67018829" w14:textId="4BE14730" w:rsidR="002A009A" w:rsidRDefault="002A009A">
      <w:pPr>
        <w:pStyle w:val="TableofFigures"/>
        <w:tabs>
          <w:tab w:val="right" w:leader="dot" w:pos="8777"/>
        </w:tabs>
        <w:rPr>
          <w:ins w:id="730" w:author="phuong vu" w:date="2018-12-02T09:00:00Z"/>
          <w:rFonts w:asciiTheme="minorHAnsi" w:eastAsiaTheme="minorEastAsia" w:hAnsiTheme="minorHAnsi" w:cstheme="minorBidi"/>
          <w:noProof/>
          <w:sz w:val="22"/>
          <w:szCs w:val="22"/>
          <w:lang w:val="en-US"/>
        </w:rPr>
      </w:pPr>
      <w:ins w:id="73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4.17 Bảng dữ liệu chi nhánh</w:t>
        </w:r>
        <w:r>
          <w:rPr>
            <w:noProof/>
            <w:webHidden/>
          </w:rPr>
          <w:tab/>
        </w:r>
        <w:r>
          <w:rPr>
            <w:noProof/>
            <w:webHidden/>
          </w:rPr>
          <w:fldChar w:fldCharType="begin"/>
        </w:r>
        <w:r>
          <w:rPr>
            <w:noProof/>
            <w:webHidden/>
          </w:rPr>
          <w:instrText xml:space="preserve"> PAGEREF _Toc531504607 \h </w:instrText>
        </w:r>
      </w:ins>
      <w:r>
        <w:rPr>
          <w:noProof/>
          <w:webHidden/>
        </w:rPr>
      </w:r>
      <w:r>
        <w:rPr>
          <w:noProof/>
          <w:webHidden/>
        </w:rPr>
        <w:fldChar w:fldCharType="separate"/>
      </w:r>
      <w:ins w:id="732" w:author="phuong vu" w:date="2018-12-02T09:00:00Z">
        <w:r>
          <w:rPr>
            <w:noProof/>
            <w:webHidden/>
          </w:rPr>
          <w:t>86</w:t>
        </w:r>
        <w:r>
          <w:rPr>
            <w:noProof/>
            <w:webHidden/>
          </w:rPr>
          <w:fldChar w:fldCharType="end"/>
        </w:r>
        <w:r w:rsidRPr="00ED481C">
          <w:rPr>
            <w:rStyle w:val="Hyperlink"/>
            <w:noProof/>
          </w:rPr>
          <w:fldChar w:fldCharType="end"/>
        </w:r>
      </w:ins>
    </w:p>
    <w:p w14:paraId="40D17D10" w14:textId="10F1351F" w:rsidR="002A009A" w:rsidRDefault="002A009A">
      <w:pPr>
        <w:pStyle w:val="TableofFigures"/>
        <w:tabs>
          <w:tab w:val="right" w:leader="dot" w:pos="8777"/>
        </w:tabs>
        <w:rPr>
          <w:ins w:id="733" w:author="phuong vu" w:date="2018-12-02T09:00:00Z"/>
          <w:rFonts w:asciiTheme="minorHAnsi" w:eastAsiaTheme="minorEastAsia" w:hAnsiTheme="minorHAnsi" w:cstheme="minorBidi"/>
          <w:noProof/>
          <w:sz w:val="22"/>
          <w:szCs w:val="22"/>
          <w:lang w:val="en-US"/>
        </w:rPr>
      </w:pPr>
      <w:ins w:id="73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4.18 Bảng dữ liệu màu sắc</w:t>
        </w:r>
        <w:r>
          <w:rPr>
            <w:noProof/>
            <w:webHidden/>
          </w:rPr>
          <w:tab/>
        </w:r>
        <w:r>
          <w:rPr>
            <w:noProof/>
            <w:webHidden/>
          </w:rPr>
          <w:fldChar w:fldCharType="begin"/>
        </w:r>
        <w:r>
          <w:rPr>
            <w:noProof/>
            <w:webHidden/>
          </w:rPr>
          <w:instrText xml:space="preserve"> PAGEREF _Toc531504608 \h </w:instrText>
        </w:r>
      </w:ins>
      <w:r>
        <w:rPr>
          <w:noProof/>
          <w:webHidden/>
        </w:rPr>
      </w:r>
      <w:r>
        <w:rPr>
          <w:noProof/>
          <w:webHidden/>
        </w:rPr>
        <w:fldChar w:fldCharType="separate"/>
      </w:r>
      <w:ins w:id="735" w:author="phuong vu" w:date="2018-12-02T09:00:00Z">
        <w:r>
          <w:rPr>
            <w:noProof/>
            <w:webHidden/>
          </w:rPr>
          <w:t>86</w:t>
        </w:r>
        <w:r>
          <w:rPr>
            <w:noProof/>
            <w:webHidden/>
          </w:rPr>
          <w:fldChar w:fldCharType="end"/>
        </w:r>
        <w:r w:rsidRPr="00ED481C">
          <w:rPr>
            <w:rStyle w:val="Hyperlink"/>
            <w:noProof/>
          </w:rPr>
          <w:fldChar w:fldCharType="end"/>
        </w:r>
      </w:ins>
    </w:p>
    <w:p w14:paraId="3FB7A56E" w14:textId="6886B4EB" w:rsidR="002A009A" w:rsidRDefault="002A009A">
      <w:pPr>
        <w:pStyle w:val="TableofFigures"/>
        <w:tabs>
          <w:tab w:val="right" w:leader="dot" w:pos="8777"/>
        </w:tabs>
        <w:rPr>
          <w:ins w:id="736" w:author="phuong vu" w:date="2018-12-02T09:00:00Z"/>
          <w:rFonts w:asciiTheme="minorHAnsi" w:eastAsiaTheme="minorEastAsia" w:hAnsiTheme="minorHAnsi" w:cstheme="minorBidi"/>
          <w:noProof/>
          <w:sz w:val="22"/>
          <w:szCs w:val="22"/>
          <w:lang w:val="en-US"/>
        </w:rPr>
      </w:pPr>
      <w:ins w:id="73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4.19 Bảng dữ liệu nhóm màu</w:t>
        </w:r>
        <w:r>
          <w:rPr>
            <w:noProof/>
            <w:webHidden/>
          </w:rPr>
          <w:tab/>
        </w:r>
        <w:r>
          <w:rPr>
            <w:noProof/>
            <w:webHidden/>
          </w:rPr>
          <w:fldChar w:fldCharType="begin"/>
        </w:r>
        <w:r>
          <w:rPr>
            <w:noProof/>
            <w:webHidden/>
          </w:rPr>
          <w:instrText xml:space="preserve"> PAGEREF _Toc531504609 \h </w:instrText>
        </w:r>
      </w:ins>
      <w:r>
        <w:rPr>
          <w:noProof/>
          <w:webHidden/>
        </w:rPr>
      </w:r>
      <w:r>
        <w:rPr>
          <w:noProof/>
          <w:webHidden/>
        </w:rPr>
        <w:fldChar w:fldCharType="separate"/>
      </w:r>
      <w:ins w:id="738" w:author="phuong vu" w:date="2018-12-02T09:00:00Z">
        <w:r>
          <w:rPr>
            <w:noProof/>
            <w:webHidden/>
          </w:rPr>
          <w:t>86</w:t>
        </w:r>
        <w:r>
          <w:rPr>
            <w:noProof/>
            <w:webHidden/>
          </w:rPr>
          <w:fldChar w:fldCharType="end"/>
        </w:r>
        <w:r w:rsidRPr="00ED481C">
          <w:rPr>
            <w:rStyle w:val="Hyperlink"/>
            <w:noProof/>
          </w:rPr>
          <w:fldChar w:fldCharType="end"/>
        </w:r>
      </w:ins>
    </w:p>
    <w:p w14:paraId="035245E8" w14:textId="56C641E5" w:rsidR="002A009A" w:rsidRDefault="002A009A">
      <w:pPr>
        <w:pStyle w:val="TableofFigures"/>
        <w:tabs>
          <w:tab w:val="right" w:leader="dot" w:pos="8777"/>
        </w:tabs>
        <w:rPr>
          <w:ins w:id="739" w:author="phuong vu" w:date="2018-12-02T09:00:00Z"/>
          <w:rFonts w:asciiTheme="minorHAnsi" w:eastAsiaTheme="minorEastAsia" w:hAnsiTheme="minorHAnsi" w:cstheme="minorBidi"/>
          <w:noProof/>
          <w:sz w:val="22"/>
          <w:szCs w:val="22"/>
          <w:lang w:val="en-US"/>
        </w:rPr>
      </w:pPr>
      <w:ins w:id="74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4.20 Bảng dữ liệu khách hàng</w:t>
        </w:r>
        <w:r>
          <w:rPr>
            <w:noProof/>
            <w:webHidden/>
          </w:rPr>
          <w:tab/>
        </w:r>
        <w:r>
          <w:rPr>
            <w:noProof/>
            <w:webHidden/>
          </w:rPr>
          <w:fldChar w:fldCharType="begin"/>
        </w:r>
        <w:r>
          <w:rPr>
            <w:noProof/>
            <w:webHidden/>
          </w:rPr>
          <w:instrText xml:space="preserve"> PAGEREF _Toc531504610 \h </w:instrText>
        </w:r>
      </w:ins>
      <w:r>
        <w:rPr>
          <w:noProof/>
          <w:webHidden/>
        </w:rPr>
      </w:r>
      <w:r>
        <w:rPr>
          <w:noProof/>
          <w:webHidden/>
        </w:rPr>
        <w:fldChar w:fldCharType="separate"/>
      </w:r>
      <w:ins w:id="741" w:author="phuong vu" w:date="2018-12-02T09:00:00Z">
        <w:r>
          <w:rPr>
            <w:noProof/>
            <w:webHidden/>
          </w:rPr>
          <w:t>87</w:t>
        </w:r>
        <w:r>
          <w:rPr>
            <w:noProof/>
            <w:webHidden/>
          </w:rPr>
          <w:fldChar w:fldCharType="end"/>
        </w:r>
        <w:r w:rsidRPr="00ED481C">
          <w:rPr>
            <w:rStyle w:val="Hyperlink"/>
            <w:noProof/>
          </w:rPr>
          <w:fldChar w:fldCharType="end"/>
        </w:r>
      </w:ins>
    </w:p>
    <w:p w14:paraId="065079B3" w14:textId="4EB81ECA" w:rsidR="002A009A" w:rsidRDefault="002A009A">
      <w:pPr>
        <w:pStyle w:val="TableofFigures"/>
        <w:tabs>
          <w:tab w:val="right" w:leader="dot" w:pos="8777"/>
        </w:tabs>
        <w:rPr>
          <w:ins w:id="742" w:author="phuong vu" w:date="2018-12-02T09:00:00Z"/>
          <w:rFonts w:asciiTheme="minorHAnsi" w:eastAsiaTheme="minorEastAsia" w:hAnsiTheme="minorHAnsi" w:cstheme="minorBidi"/>
          <w:noProof/>
          <w:sz w:val="22"/>
          <w:szCs w:val="22"/>
          <w:lang w:val="en-US"/>
        </w:rPr>
      </w:pPr>
      <w:ins w:id="74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4.21</w:t>
        </w:r>
        <w:r w:rsidRPr="00ED481C">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_Toc531504611 \h </w:instrText>
        </w:r>
      </w:ins>
      <w:r>
        <w:rPr>
          <w:noProof/>
          <w:webHidden/>
        </w:rPr>
      </w:r>
      <w:r>
        <w:rPr>
          <w:noProof/>
          <w:webHidden/>
        </w:rPr>
        <w:fldChar w:fldCharType="separate"/>
      </w:r>
      <w:ins w:id="744" w:author="phuong vu" w:date="2018-12-02T09:00:00Z">
        <w:r>
          <w:rPr>
            <w:noProof/>
            <w:webHidden/>
          </w:rPr>
          <w:t>88</w:t>
        </w:r>
        <w:r>
          <w:rPr>
            <w:noProof/>
            <w:webHidden/>
          </w:rPr>
          <w:fldChar w:fldCharType="end"/>
        </w:r>
        <w:r w:rsidRPr="00ED481C">
          <w:rPr>
            <w:rStyle w:val="Hyperlink"/>
            <w:noProof/>
          </w:rPr>
          <w:fldChar w:fldCharType="end"/>
        </w:r>
      </w:ins>
    </w:p>
    <w:p w14:paraId="58598625" w14:textId="2AFB3A04" w:rsidR="002A009A" w:rsidRDefault="002A009A">
      <w:pPr>
        <w:pStyle w:val="TableofFigures"/>
        <w:tabs>
          <w:tab w:val="right" w:leader="dot" w:pos="8777"/>
        </w:tabs>
        <w:rPr>
          <w:ins w:id="745" w:author="phuong vu" w:date="2018-12-02T09:00:00Z"/>
          <w:rFonts w:asciiTheme="minorHAnsi" w:eastAsiaTheme="minorEastAsia" w:hAnsiTheme="minorHAnsi" w:cstheme="minorBidi"/>
          <w:noProof/>
          <w:sz w:val="22"/>
          <w:szCs w:val="22"/>
          <w:lang w:val="en-US"/>
        </w:rPr>
      </w:pPr>
      <w:ins w:id="74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4.22 Bảng dữ liệu nh</w:t>
        </w:r>
        <w:r w:rsidRPr="00ED481C">
          <w:rPr>
            <w:rStyle w:val="Hyperlink"/>
            <w:noProof/>
            <w:lang w:val="en-US"/>
          </w:rPr>
          <w:t>ã</w:t>
        </w:r>
        <w:r w:rsidRPr="00ED481C">
          <w:rPr>
            <w:rStyle w:val="Hyperlink"/>
            <w:noProof/>
          </w:rPr>
          <w:t>n hiệu</w:t>
        </w:r>
        <w:r>
          <w:rPr>
            <w:noProof/>
            <w:webHidden/>
          </w:rPr>
          <w:tab/>
        </w:r>
        <w:r>
          <w:rPr>
            <w:noProof/>
            <w:webHidden/>
          </w:rPr>
          <w:fldChar w:fldCharType="begin"/>
        </w:r>
        <w:r>
          <w:rPr>
            <w:noProof/>
            <w:webHidden/>
          </w:rPr>
          <w:instrText xml:space="preserve"> PAGEREF _Toc531504612 \h </w:instrText>
        </w:r>
      </w:ins>
      <w:r>
        <w:rPr>
          <w:noProof/>
          <w:webHidden/>
        </w:rPr>
      </w:r>
      <w:r>
        <w:rPr>
          <w:noProof/>
          <w:webHidden/>
        </w:rPr>
        <w:fldChar w:fldCharType="separate"/>
      </w:r>
      <w:ins w:id="747" w:author="phuong vu" w:date="2018-12-02T09:00:00Z">
        <w:r>
          <w:rPr>
            <w:noProof/>
            <w:webHidden/>
          </w:rPr>
          <w:t>88</w:t>
        </w:r>
        <w:r>
          <w:rPr>
            <w:noProof/>
            <w:webHidden/>
          </w:rPr>
          <w:fldChar w:fldCharType="end"/>
        </w:r>
        <w:r w:rsidRPr="00ED481C">
          <w:rPr>
            <w:rStyle w:val="Hyperlink"/>
            <w:noProof/>
          </w:rPr>
          <w:fldChar w:fldCharType="end"/>
        </w:r>
      </w:ins>
    </w:p>
    <w:p w14:paraId="7D7C1A29" w14:textId="2EFC4065" w:rsidR="002A009A" w:rsidRDefault="002A009A">
      <w:pPr>
        <w:pStyle w:val="TableofFigures"/>
        <w:tabs>
          <w:tab w:val="right" w:leader="dot" w:pos="8777"/>
        </w:tabs>
        <w:rPr>
          <w:ins w:id="748" w:author="phuong vu" w:date="2018-12-02T09:00:00Z"/>
          <w:rFonts w:asciiTheme="minorHAnsi" w:eastAsiaTheme="minorEastAsia" w:hAnsiTheme="minorHAnsi" w:cstheme="minorBidi"/>
          <w:noProof/>
          <w:sz w:val="22"/>
          <w:szCs w:val="22"/>
          <w:lang w:val="en-US"/>
        </w:rPr>
      </w:pPr>
      <w:ins w:id="74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4.23 Bảng dữ liệu chất liệu</w:t>
        </w:r>
        <w:r>
          <w:rPr>
            <w:noProof/>
            <w:webHidden/>
          </w:rPr>
          <w:tab/>
        </w:r>
        <w:r>
          <w:rPr>
            <w:noProof/>
            <w:webHidden/>
          </w:rPr>
          <w:fldChar w:fldCharType="begin"/>
        </w:r>
        <w:r>
          <w:rPr>
            <w:noProof/>
            <w:webHidden/>
          </w:rPr>
          <w:instrText xml:space="preserve"> PAGEREF _Toc531504613 \h </w:instrText>
        </w:r>
      </w:ins>
      <w:r>
        <w:rPr>
          <w:noProof/>
          <w:webHidden/>
        </w:rPr>
      </w:r>
      <w:r>
        <w:rPr>
          <w:noProof/>
          <w:webHidden/>
        </w:rPr>
        <w:fldChar w:fldCharType="separate"/>
      </w:r>
      <w:ins w:id="750" w:author="phuong vu" w:date="2018-12-02T09:00:00Z">
        <w:r>
          <w:rPr>
            <w:noProof/>
            <w:webHidden/>
          </w:rPr>
          <w:t>88</w:t>
        </w:r>
        <w:r>
          <w:rPr>
            <w:noProof/>
            <w:webHidden/>
          </w:rPr>
          <w:fldChar w:fldCharType="end"/>
        </w:r>
        <w:r w:rsidRPr="00ED481C">
          <w:rPr>
            <w:rStyle w:val="Hyperlink"/>
            <w:noProof/>
          </w:rPr>
          <w:fldChar w:fldCharType="end"/>
        </w:r>
      </w:ins>
    </w:p>
    <w:p w14:paraId="1D049AEC" w14:textId="1B0B86B2" w:rsidR="002A009A" w:rsidRDefault="002A009A">
      <w:pPr>
        <w:pStyle w:val="TableofFigures"/>
        <w:tabs>
          <w:tab w:val="right" w:leader="dot" w:pos="8777"/>
        </w:tabs>
        <w:rPr>
          <w:ins w:id="751" w:author="phuong vu" w:date="2018-12-02T09:00:00Z"/>
          <w:rFonts w:asciiTheme="minorHAnsi" w:eastAsiaTheme="minorEastAsia" w:hAnsiTheme="minorHAnsi" w:cstheme="minorBidi"/>
          <w:noProof/>
          <w:sz w:val="22"/>
          <w:szCs w:val="22"/>
          <w:lang w:val="en-US"/>
        </w:rPr>
      </w:pPr>
      <w:ins w:id="75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4.24 Bảng dữ liệu hình ảnh</w:t>
        </w:r>
        <w:r>
          <w:rPr>
            <w:noProof/>
            <w:webHidden/>
          </w:rPr>
          <w:tab/>
        </w:r>
        <w:r>
          <w:rPr>
            <w:noProof/>
            <w:webHidden/>
          </w:rPr>
          <w:fldChar w:fldCharType="begin"/>
        </w:r>
        <w:r>
          <w:rPr>
            <w:noProof/>
            <w:webHidden/>
          </w:rPr>
          <w:instrText xml:space="preserve"> PAGEREF _Toc531504614 \h </w:instrText>
        </w:r>
      </w:ins>
      <w:r>
        <w:rPr>
          <w:noProof/>
          <w:webHidden/>
        </w:rPr>
      </w:r>
      <w:r>
        <w:rPr>
          <w:noProof/>
          <w:webHidden/>
        </w:rPr>
        <w:fldChar w:fldCharType="separate"/>
      </w:r>
      <w:ins w:id="753" w:author="phuong vu" w:date="2018-12-02T09:00:00Z">
        <w:r>
          <w:rPr>
            <w:noProof/>
            <w:webHidden/>
          </w:rPr>
          <w:t>88</w:t>
        </w:r>
        <w:r>
          <w:rPr>
            <w:noProof/>
            <w:webHidden/>
          </w:rPr>
          <w:fldChar w:fldCharType="end"/>
        </w:r>
        <w:r w:rsidRPr="00ED481C">
          <w:rPr>
            <w:rStyle w:val="Hyperlink"/>
            <w:noProof/>
          </w:rPr>
          <w:fldChar w:fldCharType="end"/>
        </w:r>
      </w:ins>
    </w:p>
    <w:p w14:paraId="54B8054F" w14:textId="483EB390" w:rsidR="002A009A" w:rsidRDefault="002A009A">
      <w:pPr>
        <w:pStyle w:val="TableofFigures"/>
        <w:tabs>
          <w:tab w:val="right" w:leader="dot" w:pos="8777"/>
        </w:tabs>
        <w:rPr>
          <w:ins w:id="754" w:author="phuong vu" w:date="2018-12-02T09:00:00Z"/>
          <w:rFonts w:asciiTheme="minorHAnsi" w:eastAsiaTheme="minorEastAsia" w:hAnsiTheme="minorHAnsi" w:cstheme="minorBidi"/>
          <w:noProof/>
          <w:sz w:val="22"/>
          <w:szCs w:val="22"/>
          <w:lang w:val="en-US"/>
        </w:rPr>
      </w:pPr>
      <w:ins w:id="75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_Toc531504615 \h </w:instrText>
        </w:r>
      </w:ins>
      <w:r>
        <w:rPr>
          <w:noProof/>
          <w:webHidden/>
        </w:rPr>
      </w:r>
      <w:r>
        <w:rPr>
          <w:noProof/>
          <w:webHidden/>
        </w:rPr>
        <w:fldChar w:fldCharType="separate"/>
      </w:r>
      <w:ins w:id="756" w:author="phuong vu" w:date="2018-12-02T09:00:00Z">
        <w:r>
          <w:rPr>
            <w:noProof/>
            <w:webHidden/>
          </w:rPr>
          <w:t>89</w:t>
        </w:r>
        <w:r>
          <w:rPr>
            <w:noProof/>
            <w:webHidden/>
          </w:rPr>
          <w:fldChar w:fldCharType="end"/>
        </w:r>
        <w:r w:rsidRPr="00ED481C">
          <w:rPr>
            <w:rStyle w:val="Hyperlink"/>
            <w:noProof/>
          </w:rPr>
          <w:fldChar w:fldCharType="end"/>
        </w:r>
      </w:ins>
    </w:p>
    <w:p w14:paraId="32B07CAB" w14:textId="3954CE28" w:rsidR="002A009A" w:rsidRDefault="002A009A">
      <w:pPr>
        <w:pStyle w:val="TableofFigures"/>
        <w:tabs>
          <w:tab w:val="right" w:leader="dot" w:pos="8777"/>
        </w:tabs>
        <w:rPr>
          <w:ins w:id="757" w:author="phuong vu" w:date="2018-12-02T09:00:00Z"/>
          <w:rFonts w:asciiTheme="minorHAnsi" w:eastAsiaTheme="minorEastAsia" w:hAnsiTheme="minorHAnsi" w:cstheme="minorBidi"/>
          <w:noProof/>
          <w:sz w:val="22"/>
          <w:szCs w:val="22"/>
          <w:lang w:val="en-US"/>
        </w:rPr>
      </w:pPr>
      <w:ins w:id="75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4.26 Bảng dữ liệu quần áo</w:t>
        </w:r>
        <w:r>
          <w:rPr>
            <w:noProof/>
            <w:webHidden/>
          </w:rPr>
          <w:tab/>
        </w:r>
        <w:r>
          <w:rPr>
            <w:noProof/>
            <w:webHidden/>
          </w:rPr>
          <w:fldChar w:fldCharType="begin"/>
        </w:r>
        <w:r>
          <w:rPr>
            <w:noProof/>
            <w:webHidden/>
          </w:rPr>
          <w:instrText xml:space="preserve"> PAGEREF _Toc531504616 \h </w:instrText>
        </w:r>
      </w:ins>
      <w:r>
        <w:rPr>
          <w:noProof/>
          <w:webHidden/>
        </w:rPr>
      </w:r>
      <w:r>
        <w:rPr>
          <w:noProof/>
          <w:webHidden/>
        </w:rPr>
        <w:fldChar w:fldCharType="separate"/>
      </w:r>
      <w:ins w:id="759" w:author="phuong vu" w:date="2018-12-02T09:00:00Z">
        <w:r>
          <w:rPr>
            <w:noProof/>
            <w:webHidden/>
          </w:rPr>
          <w:t>89</w:t>
        </w:r>
        <w:r>
          <w:rPr>
            <w:noProof/>
            <w:webHidden/>
          </w:rPr>
          <w:fldChar w:fldCharType="end"/>
        </w:r>
        <w:r w:rsidRPr="00ED481C">
          <w:rPr>
            <w:rStyle w:val="Hyperlink"/>
            <w:noProof/>
          </w:rPr>
          <w:fldChar w:fldCharType="end"/>
        </w:r>
      </w:ins>
    </w:p>
    <w:p w14:paraId="37AB8536" w14:textId="7D642C0B" w:rsidR="002A009A" w:rsidRDefault="002A009A">
      <w:pPr>
        <w:pStyle w:val="TableofFigures"/>
        <w:tabs>
          <w:tab w:val="right" w:leader="dot" w:pos="8777"/>
        </w:tabs>
        <w:rPr>
          <w:ins w:id="760" w:author="phuong vu" w:date="2018-12-02T09:00:00Z"/>
          <w:rFonts w:asciiTheme="minorHAnsi" w:eastAsiaTheme="minorEastAsia" w:hAnsiTheme="minorHAnsi" w:cstheme="minorBidi"/>
          <w:noProof/>
          <w:sz w:val="22"/>
          <w:szCs w:val="22"/>
          <w:lang w:val="en-US"/>
        </w:rPr>
      </w:pPr>
      <w:ins w:id="76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4.27 Bảng dữ liệu loại quần áo</w:t>
        </w:r>
        <w:r>
          <w:rPr>
            <w:noProof/>
            <w:webHidden/>
          </w:rPr>
          <w:tab/>
        </w:r>
        <w:r>
          <w:rPr>
            <w:noProof/>
            <w:webHidden/>
          </w:rPr>
          <w:fldChar w:fldCharType="begin"/>
        </w:r>
        <w:r>
          <w:rPr>
            <w:noProof/>
            <w:webHidden/>
          </w:rPr>
          <w:instrText xml:space="preserve"> PAGEREF _Toc531504617 \h </w:instrText>
        </w:r>
      </w:ins>
      <w:r>
        <w:rPr>
          <w:noProof/>
          <w:webHidden/>
        </w:rPr>
      </w:r>
      <w:r>
        <w:rPr>
          <w:noProof/>
          <w:webHidden/>
        </w:rPr>
        <w:fldChar w:fldCharType="separate"/>
      </w:r>
      <w:ins w:id="762" w:author="phuong vu" w:date="2018-12-02T09:00:00Z">
        <w:r>
          <w:rPr>
            <w:noProof/>
            <w:webHidden/>
          </w:rPr>
          <w:t>89</w:t>
        </w:r>
        <w:r>
          <w:rPr>
            <w:noProof/>
            <w:webHidden/>
          </w:rPr>
          <w:fldChar w:fldCharType="end"/>
        </w:r>
        <w:r w:rsidRPr="00ED481C">
          <w:rPr>
            <w:rStyle w:val="Hyperlink"/>
            <w:noProof/>
          </w:rPr>
          <w:fldChar w:fldCharType="end"/>
        </w:r>
      </w:ins>
    </w:p>
    <w:p w14:paraId="4A224155" w14:textId="092BFE47" w:rsidR="002A009A" w:rsidRDefault="002A009A">
      <w:pPr>
        <w:pStyle w:val="TableofFigures"/>
        <w:tabs>
          <w:tab w:val="right" w:leader="dot" w:pos="8777"/>
        </w:tabs>
        <w:rPr>
          <w:ins w:id="763" w:author="phuong vu" w:date="2018-12-02T09:00:00Z"/>
          <w:rFonts w:asciiTheme="minorHAnsi" w:eastAsiaTheme="minorEastAsia" w:hAnsiTheme="minorHAnsi" w:cstheme="minorBidi"/>
          <w:noProof/>
          <w:sz w:val="22"/>
          <w:szCs w:val="22"/>
          <w:lang w:val="en-US"/>
        </w:rPr>
      </w:pPr>
      <w:ins w:id="76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4.28 Bảng dữ liệu khuyến mãi</w:t>
        </w:r>
        <w:r>
          <w:rPr>
            <w:noProof/>
            <w:webHidden/>
          </w:rPr>
          <w:tab/>
        </w:r>
        <w:r>
          <w:rPr>
            <w:noProof/>
            <w:webHidden/>
          </w:rPr>
          <w:fldChar w:fldCharType="begin"/>
        </w:r>
        <w:r>
          <w:rPr>
            <w:noProof/>
            <w:webHidden/>
          </w:rPr>
          <w:instrText xml:space="preserve"> PAGEREF _Toc531504618 \h </w:instrText>
        </w:r>
      </w:ins>
      <w:r>
        <w:rPr>
          <w:noProof/>
          <w:webHidden/>
        </w:rPr>
      </w:r>
      <w:r>
        <w:rPr>
          <w:noProof/>
          <w:webHidden/>
        </w:rPr>
        <w:fldChar w:fldCharType="separate"/>
      </w:r>
      <w:ins w:id="765" w:author="phuong vu" w:date="2018-12-02T09:00:00Z">
        <w:r>
          <w:rPr>
            <w:noProof/>
            <w:webHidden/>
          </w:rPr>
          <w:t>90</w:t>
        </w:r>
        <w:r>
          <w:rPr>
            <w:noProof/>
            <w:webHidden/>
          </w:rPr>
          <w:fldChar w:fldCharType="end"/>
        </w:r>
        <w:r w:rsidRPr="00ED481C">
          <w:rPr>
            <w:rStyle w:val="Hyperlink"/>
            <w:noProof/>
          </w:rPr>
          <w:fldChar w:fldCharType="end"/>
        </w:r>
      </w:ins>
    </w:p>
    <w:p w14:paraId="1F31361E" w14:textId="3259DA22" w:rsidR="002A009A" w:rsidRDefault="002A009A">
      <w:pPr>
        <w:pStyle w:val="TableofFigures"/>
        <w:tabs>
          <w:tab w:val="right" w:leader="dot" w:pos="8777"/>
        </w:tabs>
        <w:rPr>
          <w:ins w:id="766" w:author="phuong vu" w:date="2018-12-02T09:00:00Z"/>
          <w:rFonts w:asciiTheme="minorHAnsi" w:eastAsiaTheme="minorEastAsia" w:hAnsiTheme="minorHAnsi" w:cstheme="minorBidi"/>
          <w:noProof/>
          <w:sz w:val="22"/>
          <w:szCs w:val="22"/>
          <w:lang w:val="en-US"/>
        </w:rPr>
      </w:pPr>
      <w:ins w:id="767"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"_Toc531504619"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4.29 Bảng dữ liệu theo chi nhánh</w:t>
        </w:r>
        <w:r>
          <w:rPr>
            <w:noProof/>
            <w:webHidden/>
          </w:rPr>
          <w:tab/>
        </w:r>
        <w:r>
          <w:rPr>
            <w:noProof/>
            <w:webHidden/>
          </w:rPr>
          <w:fldChar w:fldCharType="begin"/>
        </w:r>
        <w:r>
          <w:rPr>
            <w:noProof/>
            <w:webHidden/>
          </w:rPr>
          <w:instrText xml:space="preserve"> PAGEREF _Toc531504619 \h </w:instrText>
        </w:r>
      </w:ins>
      <w:r>
        <w:rPr>
          <w:noProof/>
          <w:webHidden/>
        </w:rPr>
      </w:r>
      <w:r>
        <w:rPr>
          <w:noProof/>
          <w:webHidden/>
        </w:rPr>
        <w:fldChar w:fldCharType="separate"/>
      </w:r>
      <w:ins w:id="768" w:author="phuong vu" w:date="2018-12-02T09:00:00Z">
        <w:r>
          <w:rPr>
            <w:noProof/>
            <w:webHidden/>
          </w:rPr>
          <w:t>90</w:t>
        </w:r>
        <w:r>
          <w:rPr>
            <w:noProof/>
            <w:webHidden/>
          </w:rPr>
          <w:fldChar w:fldCharType="end"/>
        </w:r>
        <w:r w:rsidRPr="00ED481C">
          <w:rPr>
            <w:rStyle w:val="Hyperlink"/>
            <w:noProof/>
          </w:rPr>
          <w:fldChar w:fldCharType="end"/>
        </w:r>
      </w:ins>
    </w:p>
    <w:p w14:paraId="3DF5E761" w14:textId="78B81653" w:rsidR="002A009A" w:rsidRDefault="002A009A">
      <w:pPr>
        <w:pStyle w:val="TableofFigures"/>
        <w:tabs>
          <w:tab w:val="right" w:leader="dot" w:pos="8777"/>
        </w:tabs>
        <w:rPr>
          <w:ins w:id="769" w:author="phuong vu" w:date="2018-12-02T09:00:00Z"/>
          <w:rFonts w:asciiTheme="minorHAnsi" w:eastAsiaTheme="minorEastAsia" w:hAnsiTheme="minorHAnsi" w:cstheme="minorBidi"/>
          <w:noProof/>
          <w:sz w:val="22"/>
          <w:szCs w:val="22"/>
          <w:lang w:val="en-US"/>
        </w:rPr>
      </w:pPr>
      <w:ins w:id="77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4.30 Bảng dữ liệu biên nhận</w:t>
        </w:r>
        <w:r>
          <w:rPr>
            <w:noProof/>
            <w:webHidden/>
          </w:rPr>
          <w:tab/>
        </w:r>
        <w:r>
          <w:rPr>
            <w:noProof/>
            <w:webHidden/>
          </w:rPr>
          <w:fldChar w:fldCharType="begin"/>
        </w:r>
        <w:r>
          <w:rPr>
            <w:noProof/>
            <w:webHidden/>
          </w:rPr>
          <w:instrText xml:space="preserve"> PAGEREF _Toc531504620 \h </w:instrText>
        </w:r>
      </w:ins>
      <w:r>
        <w:rPr>
          <w:noProof/>
          <w:webHidden/>
        </w:rPr>
      </w:r>
      <w:r>
        <w:rPr>
          <w:noProof/>
          <w:webHidden/>
        </w:rPr>
        <w:fldChar w:fldCharType="separate"/>
      </w:r>
      <w:ins w:id="771" w:author="phuong vu" w:date="2018-12-02T09:00:00Z">
        <w:r>
          <w:rPr>
            <w:noProof/>
            <w:webHidden/>
          </w:rPr>
          <w:t>90</w:t>
        </w:r>
        <w:r>
          <w:rPr>
            <w:noProof/>
            <w:webHidden/>
          </w:rPr>
          <w:fldChar w:fldCharType="end"/>
        </w:r>
        <w:r w:rsidRPr="00ED481C">
          <w:rPr>
            <w:rStyle w:val="Hyperlink"/>
            <w:noProof/>
          </w:rPr>
          <w:fldChar w:fldCharType="end"/>
        </w:r>
      </w:ins>
    </w:p>
    <w:p w14:paraId="1DBA3CD9" w14:textId="60A5E286" w:rsidR="002A009A" w:rsidRDefault="002A009A">
      <w:pPr>
        <w:pStyle w:val="TableofFigures"/>
        <w:tabs>
          <w:tab w:val="right" w:leader="dot" w:pos="8777"/>
        </w:tabs>
        <w:rPr>
          <w:ins w:id="772" w:author="phuong vu" w:date="2018-12-02T09:00:00Z"/>
          <w:rFonts w:asciiTheme="minorHAnsi" w:eastAsiaTheme="minorEastAsia" w:hAnsiTheme="minorHAnsi" w:cstheme="minorBidi"/>
          <w:noProof/>
          <w:sz w:val="22"/>
          <w:szCs w:val="22"/>
          <w:lang w:val="en-US"/>
        </w:rPr>
      </w:pPr>
      <w:ins w:id="77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_Toc531504621 \h </w:instrText>
        </w:r>
      </w:ins>
      <w:r>
        <w:rPr>
          <w:noProof/>
          <w:webHidden/>
        </w:rPr>
      </w:r>
      <w:r>
        <w:rPr>
          <w:noProof/>
          <w:webHidden/>
        </w:rPr>
        <w:fldChar w:fldCharType="separate"/>
      </w:r>
      <w:ins w:id="774" w:author="phuong vu" w:date="2018-12-02T09:00:00Z">
        <w:r>
          <w:rPr>
            <w:noProof/>
            <w:webHidden/>
          </w:rPr>
          <w:t>91</w:t>
        </w:r>
        <w:r>
          <w:rPr>
            <w:noProof/>
            <w:webHidden/>
          </w:rPr>
          <w:fldChar w:fldCharType="end"/>
        </w:r>
        <w:r w:rsidRPr="00ED481C">
          <w:rPr>
            <w:rStyle w:val="Hyperlink"/>
            <w:noProof/>
          </w:rPr>
          <w:fldChar w:fldCharType="end"/>
        </w:r>
      </w:ins>
    </w:p>
    <w:p w14:paraId="0CBD04B0" w14:textId="34338238" w:rsidR="002A009A" w:rsidRDefault="002A009A">
      <w:pPr>
        <w:pStyle w:val="TableofFigures"/>
        <w:tabs>
          <w:tab w:val="right" w:leader="dot" w:pos="8777"/>
        </w:tabs>
        <w:rPr>
          <w:ins w:id="775" w:author="phuong vu" w:date="2018-12-02T09:00:00Z"/>
          <w:rFonts w:asciiTheme="minorHAnsi" w:eastAsiaTheme="minorEastAsia" w:hAnsiTheme="minorHAnsi" w:cstheme="minorBidi"/>
          <w:noProof/>
          <w:sz w:val="22"/>
          <w:szCs w:val="22"/>
          <w:lang w:val="en-US"/>
        </w:rPr>
      </w:pPr>
      <w:ins w:id="77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_Toc531504622 \h </w:instrText>
        </w:r>
      </w:ins>
      <w:r>
        <w:rPr>
          <w:noProof/>
          <w:webHidden/>
        </w:rPr>
      </w:r>
      <w:r>
        <w:rPr>
          <w:noProof/>
          <w:webHidden/>
        </w:rPr>
        <w:fldChar w:fldCharType="separate"/>
      </w:r>
      <w:ins w:id="777" w:author="phuong vu" w:date="2018-12-02T09:00:00Z">
        <w:r>
          <w:rPr>
            <w:noProof/>
            <w:webHidden/>
          </w:rPr>
          <w:t>91</w:t>
        </w:r>
        <w:r>
          <w:rPr>
            <w:noProof/>
            <w:webHidden/>
          </w:rPr>
          <w:fldChar w:fldCharType="end"/>
        </w:r>
        <w:r w:rsidRPr="00ED481C">
          <w:rPr>
            <w:rStyle w:val="Hyperlink"/>
            <w:noProof/>
          </w:rPr>
          <w:fldChar w:fldCharType="end"/>
        </w:r>
      </w:ins>
    </w:p>
    <w:p w14:paraId="4A697BB9" w14:textId="70142139" w:rsidR="002A009A" w:rsidRDefault="002A009A">
      <w:pPr>
        <w:pStyle w:val="TableofFigures"/>
        <w:tabs>
          <w:tab w:val="right" w:leader="dot" w:pos="8777"/>
        </w:tabs>
        <w:rPr>
          <w:ins w:id="778" w:author="phuong vu" w:date="2018-12-02T09:00:00Z"/>
          <w:rFonts w:asciiTheme="minorHAnsi" w:eastAsiaTheme="minorEastAsia" w:hAnsiTheme="minorHAnsi" w:cstheme="minorBidi"/>
          <w:noProof/>
          <w:sz w:val="22"/>
          <w:szCs w:val="22"/>
          <w:lang w:val="en-US"/>
        </w:rPr>
      </w:pPr>
      <w:ins w:id="77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4.33 Bảng dữ liệu dịch vụ</w:t>
        </w:r>
        <w:r>
          <w:rPr>
            <w:noProof/>
            <w:webHidden/>
          </w:rPr>
          <w:tab/>
        </w:r>
        <w:r>
          <w:rPr>
            <w:noProof/>
            <w:webHidden/>
          </w:rPr>
          <w:fldChar w:fldCharType="begin"/>
        </w:r>
        <w:r>
          <w:rPr>
            <w:noProof/>
            <w:webHidden/>
          </w:rPr>
          <w:instrText xml:space="preserve"> PAGEREF _Toc531504623 \h </w:instrText>
        </w:r>
      </w:ins>
      <w:r>
        <w:rPr>
          <w:noProof/>
          <w:webHidden/>
        </w:rPr>
      </w:r>
      <w:r>
        <w:rPr>
          <w:noProof/>
          <w:webHidden/>
        </w:rPr>
        <w:fldChar w:fldCharType="separate"/>
      </w:r>
      <w:ins w:id="780" w:author="phuong vu" w:date="2018-12-02T09:00:00Z">
        <w:r>
          <w:rPr>
            <w:noProof/>
            <w:webHidden/>
          </w:rPr>
          <w:t>92</w:t>
        </w:r>
        <w:r>
          <w:rPr>
            <w:noProof/>
            <w:webHidden/>
          </w:rPr>
          <w:fldChar w:fldCharType="end"/>
        </w:r>
        <w:r w:rsidRPr="00ED481C">
          <w:rPr>
            <w:rStyle w:val="Hyperlink"/>
            <w:noProof/>
          </w:rPr>
          <w:fldChar w:fldCharType="end"/>
        </w:r>
      </w:ins>
    </w:p>
    <w:p w14:paraId="4BBC535B" w14:textId="2577EC31" w:rsidR="002A009A" w:rsidRDefault="002A009A">
      <w:pPr>
        <w:pStyle w:val="TableofFigures"/>
        <w:tabs>
          <w:tab w:val="right" w:leader="dot" w:pos="8777"/>
        </w:tabs>
        <w:rPr>
          <w:ins w:id="781" w:author="phuong vu" w:date="2018-12-02T09:00:00Z"/>
          <w:rFonts w:asciiTheme="minorHAnsi" w:eastAsiaTheme="minorEastAsia" w:hAnsiTheme="minorHAnsi" w:cstheme="minorBidi"/>
          <w:noProof/>
          <w:sz w:val="22"/>
          <w:szCs w:val="22"/>
          <w:lang w:val="en-US"/>
        </w:rPr>
      </w:pPr>
      <w:ins w:id="78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_Toc531504624 \h </w:instrText>
        </w:r>
      </w:ins>
      <w:r>
        <w:rPr>
          <w:noProof/>
          <w:webHidden/>
        </w:rPr>
      </w:r>
      <w:r>
        <w:rPr>
          <w:noProof/>
          <w:webHidden/>
        </w:rPr>
        <w:fldChar w:fldCharType="separate"/>
      </w:r>
      <w:ins w:id="783" w:author="phuong vu" w:date="2018-12-02T09:00:00Z">
        <w:r>
          <w:rPr>
            <w:noProof/>
            <w:webHidden/>
          </w:rPr>
          <w:t>92</w:t>
        </w:r>
        <w:r>
          <w:rPr>
            <w:noProof/>
            <w:webHidden/>
          </w:rPr>
          <w:fldChar w:fldCharType="end"/>
        </w:r>
        <w:r w:rsidRPr="00ED481C">
          <w:rPr>
            <w:rStyle w:val="Hyperlink"/>
            <w:noProof/>
          </w:rPr>
          <w:fldChar w:fldCharType="end"/>
        </w:r>
      </w:ins>
    </w:p>
    <w:p w14:paraId="12D69A29" w14:textId="4E7A0B92" w:rsidR="002A009A" w:rsidRDefault="002A009A">
      <w:pPr>
        <w:pStyle w:val="TableofFigures"/>
        <w:tabs>
          <w:tab w:val="right" w:leader="dot" w:pos="8777"/>
        </w:tabs>
        <w:rPr>
          <w:ins w:id="784" w:author="phuong vu" w:date="2018-12-02T09:00:00Z"/>
          <w:rFonts w:asciiTheme="minorHAnsi" w:eastAsiaTheme="minorEastAsia" w:hAnsiTheme="minorHAnsi" w:cstheme="minorBidi"/>
          <w:noProof/>
          <w:sz w:val="22"/>
          <w:szCs w:val="22"/>
          <w:lang w:val="en-US"/>
        </w:rPr>
      </w:pPr>
      <w:ins w:id="78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4.35 Bảng dữ liệu nhân viên</w:t>
        </w:r>
        <w:r>
          <w:rPr>
            <w:noProof/>
            <w:webHidden/>
          </w:rPr>
          <w:tab/>
        </w:r>
        <w:r>
          <w:rPr>
            <w:noProof/>
            <w:webHidden/>
          </w:rPr>
          <w:fldChar w:fldCharType="begin"/>
        </w:r>
        <w:r>
          <w:rPr>
            <w:noProof/>
            <w:webHidden/>
          </w:rPr>
          <w:instrText xml:space="preserve"> PAGEREF _Toc531504625 \h </w:instrText>
        </w:r>
      </w:ins>
      <w:r>
        <w:rPr>
          <w:noProof/>
          <w:webHidden/>
        </w:rPr>
      </w:r>
      <w:r>
        <w:rPr>
          <w:noProof/>
          <w:webHidden/>
        </w:rPr>
        <w:fldChar w:fldCharType="separate"/>
      </w:r>
      <w:ins w:id="786" w:author="phuong vu" w:date="2018-12-02T09:00:00Z">
        <w:r>
          <w:rPr>
            <w:noProof/>
            <w:webHidden/>
          </w:rPr>
          <w:t>92</w:t>
        </w:r>
        <w:r>
          <w:rPr>
            <w:noProof/>
            <w:webHidden/>
          </w:rPr>
          <w:fldChar w:fldCharType="end"/>
        </w:r>
        <w:r w:rsidRPr="00ED481C">
          <w:rPr>
            <w:rStyle w:val="Hyperlink"/>
            <w:noProof/>
          </w:rPr>
          <w:fldChar w:fldCharType="end"/>
        </w:r>
      </w:ins>
    </w:p>
    <w:p w14:paraId="4DE4D10A" w14:textId="458F5691" w:rsidR="002A009A" w:rsidRDefault="002A009A">
      <w:pPr>
        <w:pStyle w:val="TableofFigures"/>
        <w:tabs>
          <w:tab w:val="right" w:leader="dot" w:pos="8777"/>
        </w:tabs>
        <w:rPr>
          <w:ins w:id="787" w:author="phuong vu" w:date="2018-12-02T09:00:00Z"/>
          <w:rFonts w:asciiTheme="minorHAnsi" w:eastAsiaTheme="minorEastAsia" w:hAnsiTheme="minorHAnsi" w:cstheme="minorBidi"/>
          <w:noProof/>
          <w:sz w:val="22"/>
          <w:szCs w:val="22"/>
          <w:lang w:val="en-US"/>
        </w:rPr>
      </w:pPr>
      <w:ins w:id="78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4.36 Bảng dữ liệu loại nhân viên</w:t>
        </w:r>
        <w:r>
          <w:rPr>
            <w:noProof/>
            <w:webHidden/>
          </w:rPr>
          <w:tab/>
        </w:r>
        <w:r>
          <w:rPr>
            <w:noProof/>
            <w:webHidden/>
          </w:rPr>
          <w:fldChar w:fldCharType="begin"/>
        </w:r>
        <w:r>
          <w:rPr>
            <w:noProof/>
            <w:webHidden/>
          </w:rPr>
          <w:instrText xml:space="preserve"> PAGEREF _Toc531504626 \h </w:instrText>
        </w:r>
      </w:ins>
      <w:r>
        <w:rPr>
          <w:noProof/>
          <w:webHidden/>
        </w:rPr>
      </w:r>
      <w:r>
        <w:rPr>
          <w:noProof/>
          <w:webHidden/>
        </w:rPr>
        <w:fldChar w:fldCharType="separate"/>
      </w:r>
      <w:ins w:id="789" w:author="phuong vu" w:date="2018-12-02T09:00:00Z">
        <w:r>
          <w:rPr>
            <w:noProof/>
            <w:webHidden/>
          </w:rPr>
          <w:t>93</w:t>
        </w:r>
        <w:r>
          <w:rPr>
            <w:noProof/>
            <w:webHidden/>
          </w:rPr>
          <w:fldChar w:fldCharType="end"/>
        </w:r>
        <w:r w:rsidRPr="00ED481C">
          <w:rPr>
            <w:rStyle w:val="Hyperlink"/>
            <w:noProof/>
          </w:rPr>
          <w:fldChar w:fldCharType="end"/>
        </w:r>
      </w:ins>
    </w:p>
    <w:p w14:paraId="5E3444AC" w14:textId="33C17B1B" w:rsidR="002A009A" w:rsidRDefault="002A009A">
      <w:pPr>
        <w:pStyle w:val="TableofFigures"/>
        <w:tabs>
          <w:tab w:val="right" w:leader="dot" w:pos="8777"/>
        </w:tabs>
        <w:rPr>
          <w:ins w:id="790" w:author="phuong vu" w:date="2018-12-02T09:00:00Z"/>
          <w:rFonts w:asciiTheme="minorHAnsi" w:eastAsiaTheme="minorEastAsia" w:hAnsiTheme="minorHAnsi" w:cstheme="minorBidi"/>
          <w:noProof/>
          <w:sz w:val="22"/>
          <w:szCs w:val="22"/>
          <w:lang w:val="en-US"/>
        </w:rPr>
      </w:pPr>
      <w:ins w:id="79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4.37 Bảng dữ liệu công việc</w:t>
        </w:r>
        <w:r>
          <w:rPr>
            <w:noProof/>
            <w:webHidden/>
          </w:rPr>
          <w:tab/>
        </w:r>
        <w:r>
          <w:rPr>
            <w:noProof/>
            <w:webHidden/>
          </w:rPr>
          <w:fldChar w:fldCharType="begin"/>
        </w:r>
        <w:r>
          <w:rPr>
            <w:noProof/>
            <w:webHidden/>
          </w:rPr>
          <w:instrText xml:space="preserve"> PAGEREF _Toc531504627 \h </w:instrText>
        </w:r>
      </w:ins>
      <w:r>
        <w:rPr>
          <w:noProof/>
          <w:webHidden/>
        </w:rPr>
      </w:r>
      <w:r>
        <w:rPr>
          <w:noProof/>
          <w:webHidden/>
        </w:rPr>
        <w:fldChar w:fldCharType="separate"/>
      </w:r>
      <w:ins w:id="792" w:author="phuong vu" w:date="2018-12-02T09:00:00Z">
        <w:r>
          <w:rPr>
            <w:noProof/>
            <w:webHidden/>
          </w:rPr>
          <w:t>93</w:t>
        </w:r>
        <w:r>
          <w:rPr>
            <w:noProof/>
            <w:webHidden/>
          </w:rPr>
          <w:fldChar w:fldCharType="end"/>
        </w:r>
        <w:r w:rsidRPr="00ED481C">
          <w:rPr>
            <w:rStyle w:val="Hyperlink"/>
            <w:noProof/>
          </w:rPr>
          <w:fldChar w:fldCharType="end"/>
        </w:r>
      </w:ins>
    </w:p>
    <w:p w14:paraId="163B64BC" w14:textId="6A8B362A" w:rsidR="002A009A" w:rsidRDefault="002A009A">
      <w:pPr>
        <w:pStyle w:val="TableofFigures"/>
        <w:tabs>
          <w:tab w:val="right" w:leader="dot" w:pos="8777"/>
        </w:tabs>
        <w:rPr>
          <w:ins w:id="793" w:author="phuong vu" w:date="2018-12-02T09:00:00Z"/>
          <w:rFonts w:asciiTheme="minorHAnsi" w:eastAsiaTheme="minorEastAsia" w:hAnsiTheme="minorHAnsi" w:cstheme="minorBidi"/>
          <w:noProof/>
          <w:sz w:val="22"/>
          <w:szCs w:val="22"/>
          <w:lang w:val="en-US"/>
        </w:rPr>
      </w:pPr>
      <w:ins w:id="79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_Toc531504628 \h </w:instrText>
        </w:r>
      </w:ins>
      <w:r>
        <w:rPr>
          <w:noProof/>
          <w:webHidden/>
        </w:rPr>
      </w:r>
      <w:r>
        <w:rPr>
          <w:noProof/>
          <w:webHidden/>
        </w:rPr>
        <w:fldChar w:fldCharType="separate"/>
      </w:r>
      <w:ins w:id="795" w:author="phuong vu" w:date="2018-12-02T09:00:00Z">
        <w:r>
          <w:rPr>
            <w:noProof/>
            <w:webHidden/>
          </w:rPr>
          <w:t>94</w:t>
        </w:r>
        <w:r>
          <w:rPr>
            <w:noProof/>
            <w:webHidden/>
          </w:rPr>
          <w:fldChar w:fldCharType="end"/>
        </w:r>
        <w:r w:rsidRPr="00ED481C">
          <w:rPr>
            <w:rStyle w:val="Hyperlink"/>
            <w:noProof/>
          </w:rPr>
          <w:fldChar w:fldCharType="end"/>
        </w:r>
      </w:ins>
    </w:p>
    <w:p w14:paraId="7F944980" w14:textId="6EF91E88" w:rsidR="002A009A" w:rsidRDefault="002A009A">
      <w:pPr>
        <w:pStyle w:val="TableofFigures"/>
        <w:tabs>
          <w:tab w:val="right" w:leader="dot" w:pos="8777"/>
        </w:tabs>
        <w:rPr>
          <w:ins w:id="796" w:author="phuong vu" w:date="2018-12-02T09:00:00Z"/>
          <w:rFonts w:asciiTheme="minorHAnsi" w:eastAsiaTheme="minorEastAsia" w:hAnsiTheme="minorHAnsi" w:cstheme="minorBidi"/>
          <w:noProof/>
          <w:sz w:val="22"/>
          <w:szCs w:val="22"/>
          <w:lang w:val="en-US"/>
        </w:rPr>
      </w:pPr>
      <w:ins w:id="79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4.39 Bảng dữ liệu đơn vị tính</w:t>
        </w:r>
        <w:r>
          <w:rPr>
            <w:noProof/>
            <w:webHidden/>
          </w:rPr>
          <w:tab/>
        </w:r>
        <w:r>
          <w:rPr>
            <w:noProof/>
            <w:webHidden/>
          </w:rPr>
          <w:fldChar w:fldCharType="begin"/>
        </w:r>
        <w:r>
          <w:rPr>
            <w:noProof/>
            <w:webHidden/>
          </w:rPr>
          <w:instrText xml:space="preserve"> PAGEREF _Toc531504629 \h </w:instrText>
        </w:r>
      </w:ins>
      <w:r>
        <w:rPr>
          <w:noProof/>
          <w:webHidden/>
        </w:rPr>
      </w:r>
      <w:r>
        <w:rPr>
          <w:noProof/>
          <w:webHidden/>
        </w:rPr>
        <w:fldChar w:fldCharType="separate"/>
      </w:r>
      <w:ins w:id="798" w:author="phuong vu" w:date="2018-12-02T09:00:00Z">
        <w:r>
          <w:rPr>
            <w:noProof/>
            <w:webHidden/>
          </w:rPr>
          <w:t>94</w:t>
        </w:r>
        <w:r>
          <w:rPr>
            <w:noProof/>
            <w:webHidden/>
          </w:rPr>
          <w:fldChar w:fldCharType="end"/>
        </w:r>
        <w:r w:rsidRPr="00ED481C">
          <w:rPr>
            <w:rStyle w:val="Hyperlink"/>
            <w:noProof/>
          </w:rPr>
          <w:fldChar w:fldCharType="end"/>
        </w:r>
      </w:ins>
    </w:p>
    <w:p w14:paraId="76D49F18" w14:textId="457B9AB7" w:rsidR="002A009A" w:rsidRDefault="002A009A">
      <w:pPr>
        <w:pStyle w:val="TableofFigures"/>
        <w:tabs>
          <w:tab w:val="right" w:leader="dot" w:pos="8777"/>
        </w:tabs>
        <w:rPr>
          <w:ins w:id="799" w:author="phuong vu" w:date="2018-12-02T09:00:00Z"/>
          <w:rFonts w:asciiTheme="minorHAnsi" w:eastAsiaTheme="minorEastAsia" w:hAnsiTheme="minorHAnsi" w:cstheme="minorBidi"/>
          <w:noProof/>
          <w:sz w:val="22"/>
          <w:szCs w:val="22"/>
          <w:lang w:val="en-US"/>
        </w:rPr>
      </w:pPr>
      <w:ins w:id="80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4.40 Bảng dữ liệu đơn giá</w:t>
        </w:r>
        <w:r>
          <w:rPr>
            <w:noProof/>
            <w:webHidden/>
          </w:rPr>
          <w:tab/>
        </w:r>
        <w:r>
          <w:rPr>
            <w:noProof/>
            <w:webHidden/>
          </w:rPr>
          <w:fldChar w:fldCharType="begin"/>
        </w:r>
        <w:r>
          <w:rPr>
            <w:noProof/>
            <w:webHidden/>
          </w:rPr>
          <w:instrText xml:space="preserve"> PAGEREF _Toc531504630 \h </w:instrText>
        </w:r>
      </w:ins>
      <w:r>
        <w:rPr>
          <w:noProof/>
          <w:webHidden/>
        </w:rPr>
      </w:r>
      <w:r>
        <w:rPr>
          <w:noProof/>
          <w:webHidden/>
        </w:rPr>
        <w:fldChar w:fldCharType="separate"/>
      </w:r>
      <w:ins w:id="801" w:author="phuong vu" w:date="2018-12-02T09:00:00Z">
        <w:r>
          <w:rPr>
            <w:noProof/>
            <w:webHidden/>
          </w:rPr>
          <w:t>94</w:t>
        </w:r>
        <w:r>
          <w:rPr>
            <w:noProof/>
            <w:webHidden/>
          </w:rPr>
          <w:fldChar w:fldCharType="end"/>
        </w:r>
        <w:r w:rsidRPr="00ED481C">
          <w:rPr>
            <w:rStyle w:val="Hyperlink"/>
            <w:noProof/>
          </w:rPr>
          <w:fldChar w:fldCharType="end"/>
        </w:r>
      </w:ins>
    </w:p>
    <w:p w14:paraId="55E855A0" w14:textId="201AA85F" w:rsidR="002A009A" w:rsidRDefault="002A009A">
      <w:pPr>
        <w:pStyle w:val="TableofFigures"/>
        <w:tabs>
          <w:tab w:val="right" w:leader="dot" w:pos="8777"/>
        </w:tabs>
        <w:rPr>
          <w:ins w:id="802" w:author="phuong vu" w:date="2018-12-02T09:00:00Z"/>
          <w:rFonts w:asciiTheme="minorHAnsi" w:eastAsiaTheme="minorEastAsia" w:hAnsiTheme="minorHAnsi" w:cstheme="minorBidi"/>
          <w:noProof/>
          <w:sz w:val="22"/>
          <w:szCs w:val="22"/>
          <w:lang w:val="en-US"/>
        </w:rPr>
      </w:pPr>
      <w:ins w:id="80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4.41</w:t>
        </w:r>
        <w:r w:rsidRPr="00ED481C">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_Toc531504631 \h </w:instrText>
        </w:r>
      </w:ins>
      <w:r>
        <w:rPr>
          <w:noProof/>
          <w:webHidden/>
        </w:rPr>
      </w:r>
      <w:r>
        <w:rPr>
          <w:noProof/>
          <w:webHidden/>
        </w:rPr>
        <w:fldChar w:fldCharType="separate"/>
      </w:r>
      <w:ins w:id="804" w:author="phuong vu" w:date="2018-12-02T09:00:00Z">
        <w:r>
          <w:rPr>
            <w:noProof/>
            <w:webHidden/>
          </w:rPr>
          <w:t>94</w:t>
        </w:r>
        <w:r>
          <w:rPr>
            <w:noProof/>
            <w:webHidden/>
          </w:rPr>
          <w:fldChar w:fldCharType="end"/>
        </w:r>
        <w:r w:rsidRPr="00ED481C">
          <w:rPr>
            <w:rStyle w:val="Hyperlink"/>
            <w:noProof/>
          </w:rPr>
          <w:fldChar w:fldCharType="end"/>
        </w:r>
      </w:ins>
    </w:p>
    <w:p w14:paraId="4D29C958" w14:textId="0F4893BD" w:rsidR="002A009A" w:rsidRDefault="002A009A">
      <w:pPr>
        <w:pStyle w:val="TableofFigures"/>
        <w:tabs>
          <w:tab w:val="right" w:leader="dot" w:pos="8777"/>
        </w:tabs>
        <w:rPr>
          <w:ins w:id="805" w:author="phuong vu" w:date="2018-12-02T09:00:00Z"/>
          <w:rFonts w:asciiTheme="minorHAnsi" w:eastAsiaTheme="minorEastAsia" w:hAnsiTheme="minorHAnsi" w:cstheme="minorBidi"/>
          <w:noProof/>
          <w:sz w:val="22"/>
          <w:szCs w:val="22"/>
          <w:lang w:val="en-US"/>
        </w:rPr>
      </w:pPr>
      <w:ins w:id="80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4.42 Bảng dữ liệu theo dõi giặt</w:t>
        </w:r>
        <w:r>
          <w:rPr>
            <w:noProof/>
            <w:webHidden/>
          </w:rPr>
          <w:tab/>
        </w:r>
        <w:r>
          <w:rPr>
            <w:noProof/>
            <w:webHidden/>
          </w:rPr>
          <w:fldChar w:fldCharType="begin"/>
        </w:r>
        <w:r>
          <w:rPr>
            <w:noProof/>
            <w:webHidden/>
          </w:rPr>
          <w:instrText xml:space="preserve"> PAGEREF _Toc531504632 \h </w:instrText>
        </w:r>
      </w:ins>
      <w:r>
        <w:rPr>
          <w:noProof/>
          <w:webHidden/>
        </w:rPr>
      </w:r>
      <w:r>
        <w:rPr>
          <w:noProof/>
          <w:webHidden/>
        </w:rPr>
        <w:fldChar w:fldCharType="separate"/>
      </w:r>
      <w:ins w:id="807" w:author="phuong vu" w:date="2018-12-02T09:00:00Z">
        <w:r>
          <w:rPr>
            <w:noProof/>
            <w:webHidden/>
          </w:rPr>
          <w:t>95</w:t>
        </w:r>
        <w:r>
          <w:rPr>
            <w:noProof/>
            <w:webHidden/>
          </w:rPr>
          <w:fldChar w:fldCharType="end"/>
        </w:r>
        <w:r w:rsidRPr="00ED481C">
          <w:rPr>
            <w:rStyle w:val="Hyperlink"/>
            <w:noProof/>
          </w:rPr>
          <w:fldChar w:fldCharType="end"/>
        </w:r>
      </w:ins>
    </w:p>
    <w:p w14:paraId="571E1639" w14:textId="21D0CA41" w:rsidR="002A009A" w:rsidRDefault="002A009A">
      <w:pPr>
        <w:pStyle w:val="TableofFigures"/>
        <w:tabs>
          <w:tab w:val="right" w:leader="dot" w:pos="8777"/>
        </w:tabs>
        <w:rPr>
          <w:ins w:id="808" w:author="phuong vu" w:date="2018-12-02T09:00:00Z"/>
          <w:rFonts w:asciiTheme="minorHAnsi" w:eastAsiaTheme="minorEastAsia" w:hAnsiTheme="minorHAnsi" w:cstheme="minorBidi"/>
          <w:noProof/>
          <w:sz w:val="22"/>
          <w:szCs w:val="22"/>
          <w:lang w:val="en-US"/>
        </w:rPr>
      </w:pPr>
      <w:ins w:id="80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4.43 Bảng dữ liệu túi giặt</w:t>
        </w:r>
        <w:r>
          <w:rPr>
            <w:noProof/>
            <w:webHidden/>
          </w:rPr>
          <w:tab/>
        </w:r>
        <w:r>
          <w:rPr>
            <w:noProof/>
            <w:webHidden/>
          </w:rPr>
          <w:fldChar w:fldCharType="begin"/>
        </w:r>
        <w:r>
          <w:rPr>
            <w:noProof/>
            <w:webHidden/>
          </w:rPr>
          <w:instrText xml:space="preserve"> PAGEREF _Toc531504633 \h </w:instrText>
        </w:r>
      </w:ins>
      <w:r>
        <w:rPr>
          <w:noProof/>
          <w:webHidden/>
        </w:rPr>
      </w:r>
      <w:r>
        <w:rPr>
          <w:noProof/>
          <w:webHidden/>
        </w:rPr>
        <w:fldChar w:fldCharType="separate"/>
      </w:r>
      <w:ins w:id="810" w:author="phuong vu" w:date="2018-12-02T09:00:00Z">
        <w:r>
          <w:rPr>
            <w:noProof/>
            <w:webHidden/>
          </w:rPr>
          <w:t>95</w:t>
        </w:r>
        <w:r>
          <w:rPr>
            <w:noProof/>
            <w:webHidden/>
          </w:rPr>
          <w:fldChar w:fldCharType="end"/>
        </w:r>
        <w:r w:rsidRPr="00ED481C">
          <w:rPr>
            <w:rStyle w:val="Hyperlink"/>
            <w:noProof/>
          </w:rPr>
          <w:fldChar w:fldCharType="end"/>
        </w:r>
      </w:ins>
    </w:p>
    <w:p w14:paraId="38478012" w14:textId="05BD071E" w:rsidR="002A009A" w:rsidRDefault="002A009A">
      <w:pPr>
        <w:pStyle w:val="TableofFigures"/>
        <w:tabs>
          <w:tab w:val="right" w:leader="dot" w:pos="8777"/>
        </w:tabs>
        <w:rPr>
          <w:ins w:id="811" w:author="phuong vu" w:date="2018-12-02T09:00:00Z"/>
          <w:rFonts w:asciiTheme="minorHAnsi" w:eastAsiaTheme="minorEastAsia" w:hAnsiTheme="minorHAnsi" w:cstheme="minorBidi"/>
          <w:noProof/>
          <w:sz w:val="22"/>
          <w:szCs w:val="22"/>
          <w:lang w:val="en-US"/>
        </w:rPr>
      </w:pPr>
      <w:ins w:id="81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4.44 Bảng chi tiết túi giặt</w:t>
        </w:r>
        <w:r>
          <w:rPr>
            <w:noProof/>
            <w:webHidden/>
          </w:rPr>
          <w:tab/>
        </w:r>
        <w:r>
          <w:rPr>
            <w:noProof/>
            <w:webHidden/>
          </w:rPr>
          <w:fldChar w:fldCharType="begin"/>
        </w:r>
        <w:r>
          <w:rPr>
            <w:noProof/>
            <w:webHidden/>
          </w:rPr>
          <w:instrText xml:space="preserve"> PAGEREF _Toc531504634 \h </w:instrText>
        </w:r>
      </w:ins>
      <w:r>
        <w:rPr>
          <w:noProof/>
          <w:webHidden/>
        </w:rPr>
      </w:r>
      <w:r>
        <w:rPr>
          <w:noProof/>
          <w:webHidden/>
        </w:rPr>
        <w:fldChar w:fldCharType="separate"/>
      </w:r>
      <w:ins w:id="813" w:author="phuong vu" w:date="2018-12-02T09:00:00Z">
        <w:r>
          <w:rPr>
            <w:noProof/>
            <w:webHidden/>
          </w:rPr>
          <w:t>95</w:t>
        </w:r>
        <w:r>
          <w:rPr>
            <w:noProof/>
            <w:webHidden/>
          </w:rPr>
          <w:fldChar w:fldCharType="end"/>
        </w:r>
        <w:r w:rsidRPr="00ED481C">
          <w:rPr>
            <w:rStyle w:val="Hyperlink"/>
            <w:noProof/>
          </w:rPr>
          <w:fldChar w:fldCharType="end"/>
        </w:r>
      </w:ins>
    </w:p>
    <w:p w14:paraId="2A08F394" w14:textId="00F8E44E" w:rsidR="002A009A" w:rsidRDefault="002A009A">
      <w:pPr>
        <w:pStyle w:val="TableofFigures"/>
        <w:tabs>
          <w:tab w:val="right" w:leader="dot" w:pos="8777"/>
        </w:tabs>
        <w:rPr>
          <w:ins w:id="814" w:author="phuong vu" w:date="2018-12-02T09:00:00Z"/>
          <w:rFonts w:asciiTheme="minorHAnsi" w:eastAsiaTheme="minorEastAsia" w:hAnsiTheme="minorHAnsi" w:cstheme="minorBidi"/>
          <w:noProof/>
          <w:sz w:val="22"/>
          <w:szCs w:val="22"/>
          <w:lang w:val="en-US"/>
        </w:rPr>
      </w:pPr>
      <w:ins w:id="81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4.45 Bảng dữ liệu máy giặt</w:t>
        </w:r>
        <w:r>
          <w:rPr>
            <w:noProof/>
            <w:webHidden/>
          </w:rPr>
          <w:tab/>
        </w:r>
        <w:r>
          <w:rPr>
            <w:noProof/>
            <w:webHidden/>
          </w:rPr>
          <w:fldChar w:fldCharType="begin"/>
        </w:r>
        <w:r>
          <w:rPr>
            <w:noProof/>
            <w:webHidden/>
          </w:rPr>
          <w:instrText xml:space="preserve"> PAGEREF _Toc531504635 \h </w:instrText>
        </w:r>
      </w:ins>
      <w:r>
        <w:rPr>
          <w:noProof/>
          <w:webHidden/>
        </w:rPr>
      </w:r>
      <w:r>
        <w:rPr>
          <w:noProof/>
          <w:webHidden/>
        </w:rPr>
        <w:fldChar w:fldCharType="separate"/>
      </w:r>
      <w:ins w:id="816" w:author="phuong vu" w:date="2018-12-02T09:00:00Z">
        <w:r>
          <w:rPr>
            <w:noProof/>
            <w:webHidden/>
          </w:rPr>
          <w:t>96</w:t>
        </w:r>
        <w:r>
          <w:rPr>
            <w:noProof/>
            <w:webHidden/>
          </w:rPr>
          <w:fldChar w:fldCharType="end"/>
        </w:r>
        <w:r w:rsidRPr="00ED481C">
          <w:rPr>
            <w:rStyle w:val="Hyperlink"/>
            <w:noProof/>
          </w:rPr>
          <w:fldChar w:fldCharType="end"/>
        </w:r>
      </w:ins>
    </w:p>
    <w:p w14:paraId="16C08308" w14:textId="19001F5C" w:rsidR="00A17FA5" w:rsidDel="00F83847" w:rsidRDefault="00A17FA5">
      <w:pPr>
        <w:pStyle w:val="TableofFigures"/>
        <w:tabs>
          <w:tab w:val="right" w:leader="dot" w:pos="8777"/>
        </w:tabs>
        <w:rPr>
          <w:del w:id="817" w:author="phuong vu" w:date="2018-12-01T22:31:00Z"/>
          <w:rFonts w:asciiTheme="minorHAnsi" w:eastAsiaTheme="minorEastAsia" w:hAnsiTheme="minorHAnsi" w:cstheme="minorBidi"/>
          <w:noProof/>
          <w:sz w:val="22"/>
          <w:szCs w:val="22"/>
          <w:lang w:val="en-US"/>
        </w:rPr>
      </w:pPr>
      <w:del w:id="818" w:author="phuong vu" w:date="2018-12-01T22:31:00Z">
        <w:r w:rsidRPr="00F83847" w:rsidDel="00F83847">
          <w:rPr>
            <w:rStyle w:val="Hyperlink"/>
            <w:noProof/>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819" w:author="phuong vu" w:date="2018-12-01T22:31:00Z"/>
          <w:rFonts w:asciiTheme="minorHAnsi" w:eastAsiaTheme="minorEastAsia" w:hAnsiTheme="minorHAnsi" w:cstheme="minorBidi"/>
          <w:noProof/>
          <w:sz w:val="22"/>
          <w:szCs w:val="22"/>
          <w:lang w:val="en-US"/>
        </w:rPr>
      </w:pPr>
      <w:del w:id="820" w:author="phuong vu" w:date="2018-12-01T22:31:00Z">
        <w:r w:rsidRPr="00F83847" w:rsidDel="00F83847">
          <w:rPr>
            <w:rStyle w:val="Hyperlink"/>
            <w:noProof/>
          </w:rPr>
          <w:delText>Bảng 1.2</w:delText>
        </w:r>
        <w:r w:rsidRPr="00F83847" w:rsidDel="00F83847">
          <w:rPr>
            <w:rStyle w:val="Hyperlink"/>
            <w:noProof/>
            <w:lang w:val="en-US"/>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821" w:author="phuong vu" w:date="2018-12-01T22:31:00Z"/>
          <w:rFonts w:asciiTheme="minorHAnsi" w:eastAsiaTheme="minorEastAsia" w:hAnsiTheme="minorHAnsi" w:cstheme="minorBidi"/>
          <w:noProof/>
          <w:sz w:val="22"/>
          <w:szCs w:val="22"/>
          <w:lang w:val="en-US"/>
        </w:rPr>
      </w:pPr>
      <w:del w:id="822" w:author="phuong vu" w:date="2018-12-01T22:31:00Z">
        <w:r w:rsidRPr="00F83847" w:rsidDel="00F83847">
          <w:rPr>
            <w:rStyle w:val="Hyperlink"/>
            <w:noProof/>
          </w:rPr>
          <w:delText>Bảng 1.3</w:delText>
        </w:r>
        <w:r w:rsidRPr="00F83847" w:rsidDel="00F83847">
          <w:rPr>
            <w:rStyle w:val="Hyperlink"/>
            <w:noProof/>
            <w:lang w:val="en-US"/>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823" w:author="phuong vu" w:date="2018-12-01T22:31:00Z"/>
          <w:rFonts w:asciiTheme="minorHAnsi" w:eastAsiaTheme="minorEastAsia" w:hAnsiTheme="minorHAnsi" w:cstheme="minorBidi"/>
          <w:noProof/>
          <w:sz w:val="22"/>
          <w:szCs w:val="22"/>
          <w:lang w:val="en-US"/>
        </w:rPr>
      </w:pPr>
      <w:del w:id="824" w:author="phuong vu" w:date="2018-12-01T22:31:00Z">
        <w:r w:rsidRPr="00F83847" w:rsidDel="00F83847">
          <w:rPr>
            <w:rStyle w:val="Hyperlink"/>
            <w:noProof/>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825" w:author="phuong vu" w:date="2018-12-01T22:31:00Z"/>
          <w:rFonts w:asciiTheme="minorHAnsi" w:eastAsiaTheme="minorEastAsia" w:hAnsiTheme="minorHAnsi" w:cstheme="minorBidi"/>
          <w:noProof/>
          <w:sz w:val="22"/>
          <w:szCs w:val="22"/>
          <w:lang w:val="en-US"/>
        </w:rPr>
      </w:pPr>
      <w:del w:id="826" w:author="phuong vu" w:date="2018-12-01T22:31:00Z">
        <w:r w:rsidRPr="00F83847" w:rsidDel="00F83847">
          <w:rPr>
            <w:rStyle w:val="Hyperlink"/>
            <w:noProof/>
          </w:rPr>
          <w:delText>Bảng 1.5</w:delText>
        </w:r>
        <w:r w:rsidRPr="00F83847" w:rsidDel="00F83847">
          <w:rPr>
            <w:rStyle w:val="Hyperlink"/>
            <w:noProof/>
            <w:lang w:val="en-US"/>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827" w:author="phuong vu" w:date="2018-12-01T22:31:00Z"/>
          <w:rFonts w:asciiTheme="minorHAnsi" w:eastAsiaTheme="minorEastAsia" w:hAnsiTheme="minorHAnsi" w:cstheme="minorBidi"/>
          <w:noProof/>
          <w:sz w:val="22"/>
          <w:szCs w:val="22"/>
          <w:lang w:val="en-US"/>
        </w:rPr>
      </w:pPr>
      <w:del w:id="828" w:author="phuong vu" w:date="2018-12-01T22:31:00Z">
        <w:r w:rsidRPr="00F83847" w:rsidDel="00F83847">
          <w:rPr>
            <w:rStyle w:val="Hyperlink"/>
            <w:noProof/>
          </w:rPr>
          <w:delText>Bảng 1.6</w:delText>
        </w:r>
        <w:r w:rsidRPr="00F83847" w:rsidDel="00F83847">
          <w:rPr>
            <w:rStyle w:val="Hyperlink"/>
            <w:noProof/>
            <w:lang w:val="en-US"/>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829" w:author="phuong vu" w:date="2018-12-01T22:31:00Z"/>
          <w:rFonts w:asciiTheme="minorHAnsi" w:eastAsiaTheme="minorEastAsia" w:hAnsiTheme="minorHAnsi" w:cstheme="minorBidi"/>
          <w:noProof/>
          <w:sz w:val="22"/>
          <w:szCs w:val="22"/>
          <w:lang w:val="en-US"/>
        </w:rPr>
      </w:pPr>
      <w:del w:id="830" w:author="phuong vu" w:date="2018-12-01T22:31:00Z">
        <w:r w:rsidRPr="00F83847" w:rsidDel="00F83847">
          <w:rPr>
            <w:rStyle w:val="Hyperlink"/>
            <w:noProof/>
          </w:rPr>
          <w:delText>Bảng 1.7</w:delText>
        </w:r>
        <w:r w:rsidRPr="00F83847" w:rsidDel="00F83847">
          <w:rPr>
            <w:rStyle w:val="Hyperlink"/>
            <w:noProof/>
            <w:lang w:val="en-US"/>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831" w:author="phuong vu" w:date="2018-12-01T22:31:00Z"/>
          <w:rFonts w:asciiTheme="minorHAnsi" w:eastAsiaTheme="minorEastAsia" w:hAnsiTheme="minorHAnsi" w:cstheme="minorBidi"/>
          <w:noProof/>
          <w:sz w:val="22"/>
          <w:szCs w:val="22"/>
          <w:lang w:val="en-US"/>
        </w:rPr>
      </w:pPr>
      <w:del w:id="832" w:author="phuong vu" w:date="2018-12-01T22:31:00Z">
        <w:r w:rsidRPr="00F83847" w:rsidDel="00F83847">
          <w:rPr>
            <w:rStyle w:val="Hyperlink"/>
            <w:noProof/>
          </w:rPr>
          <w:delText>Bảng 1.8</w:delText>
        </w:r>
        <w:r w:rsidRPr="00F83847" w:rsidDel="00F83847">
          <w:rPr>
            <w:rStyle w:val="Hyperlink"/>
            <w:noProof/>
            <w:lang w:val="en-US"/>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833" w:author="phuong vu" w:date="2018-12-01T22:31:00Z"/>
          <w:rFonts w:asciiTheme="minorHAnsi" w:eastAsiaTheme="minorEastAsia" w:hAnsiTheme="minorHAnsi" w:cstheme="minorBidi"/>
          <w:noProof/>
          <w:sz w:val="22"/>
          <w:szCs w:val="22"/>
          <w:lang w:val="en-US"/>
        </w:rPr>
      </w:pPr>
      <w:del w:id="834" w:author="phuong vu" w:date="2018-12-01T22:31:00Z">
        <w:r w:rsidRPr="00F83847" w:rsidDel="00F83847">
          <w:rPr>
            <w:rStyle w:val="Hyperlink"/>
            <w:noProof/>
          </w:rPr>
          <w:delText>Bảng 1.9</w:delText>
        </w:r>
        <w:r w:rsidRPr="00F83847" w:rsidDel="00F83847">
          <w:rPr>
            <w:rStyle w:val="Hyperlink"/>
            <w:noProof/>
            <w:lang w:val="en-US"/>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835" w:author="phuong vu" w:date="2018-12-01T22:31:00Z"/>
          <w:rFonts w:asciiTheme="minorHAnsi" w:eastAsiaTheme="minorEastAsia" w:hAnsiTheme="minorHAnsi" w:cstheme="minorBidi"/>
          <w:noProof/>
          <w:sz w:val="22"/>
          <w:szCs w:val="22"/>
          <w:lang w:val="en-US"/>
        </w:rPr>
      </w:pPr>
      <w:del w:id="836" w:author="phuong vu" w:date="2018-12-01T22:31:00Z">
        <w:r w:rsidRPr="00F83847" w:rsidDel="00F83847">
          <w:rPr>
            <w:rStyle w:val="Hyperlink"/>
            <w:noProof/>
          </w:rPr>
          <w:delText>Bảng 1.10</w:delText>
        </w:r>
        <w:r w:rsidRPr="00F83847" w:rsidDel="00F83847">
          <w:rPr>
            <w:rStyle w:val="Hyperlink"/>
            <w:noProof/>
            <w:lang w:val="en-US"/>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837" w:author="phuong vu" w:date="2018-12-01T22:31:00Z"/>
          <w:rFonts w:asciiTheme="minorHAnsi" w:eastAsiaTheme="minorEastAsia" w:hAnsiTheme="minorHAnsi" w:cstheme="minorBidi"/>
          <w:noProof/>
          <w:sz w:val="22"/>
          <w:szCs w:val="22"/>
          <w:lang w:val="en-US"/>
        </w:rPr>
      </w:pPr>
      <w:del w:id="838" w:author="phuong vu" w:date="2018-12-01T22:31:00Z">
        <w:r w:rsidRPr="00F83847" w:rsidDel="00F83847">
          <w:rPr>
            <w:rStyle w:val="Hyperlink"/>
            <w:noProof/>
          </w:rPr>
          <w:delText>Bảng 1.11</w:delText>
        </w:r>
        <w:r w:rsidRPr="00F83847" w:rsidDel="00F83847">
          <w:rPr>
            <w:rStyle w:val="Hyperlink"/>
            <w:noProof/>
            <w:lang w:val="en-US"/>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839" w:author="phuong vu" w:date="2018-12-01T22:31:00Z"/>
          <w:rFonts w:asciiTheme="minorHAnsi" w:eastAsiaTheme="minorEastAsia" w:hAnsiTheme="minorHAnsi" w:cstheme="minorBidi"/>
          <w:noProof/>
          <w:sz w:val="22"/>
          <w:szCs w:val="22"/>
          <w:lang w:val="en-US"/>
        </w:rPr>
      </w:pPr>
      <w:del w:id="840" w:author="phuong vu" w:date="2018-12-01T22:31:00Z">
        <w:r w:rsidRPr="00F83847" w:rsidDel="00F83847">
          <w:rPr>
            <w:rStyle w:val="Hyperlink"/>
            <w:noProof/>
          </w:rPr>
          <w:delText>Bảng 1.12</w:delText>
        </w:r>
        <w:r w:rsidRPr="00F83847" w:rsidDel="00F83847">
          <w:rPr>
            <w:rStyle w:val="Hyperlink"/>
            <w:noProof/>
            <w:lang w:val="en-US"/>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841" w:author="phuong vu" w:date="2018-12-01T22:31:00Z"/>
          <w:rFonts w:asciiTheme="minorHAnsi" w:eastAsiaTheme="minorEastAsia" w:hAnsiTheme="minorHAnsi" w:cstheme="minorBidi"/>
          <w:noProof/>
          <w:sz w:val="22"/>
          <w:szCs w:val="22"/>
          <w:lang w:val="en-US"/>
        </w:rPr>
      </w:pPr>
      <w:del w:id="842" w:author="phuong vu" w:date="2018-12-01T22:31:00Z">
        <w:r w:rsidRPr="00F83847" w:rsidDel="00F83847">
          <w:rPr>
            <w:rStyle w:val="Hyperlink"/>
            <w:noProof/>
          </w:rPr>
          <w:delText>Bảng 1.13</w:delText>
        </w:r>
        <w:r w:rsidRPr="00F83847" w:rsidDel="00F83847">
          <w:rPr>
            <w:rStyle w:val="Hyperlink"/>
            <w:noProof/>
            <w:lang w:val="en-US"/>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843" w:author="phuong vu" w:date="2018-12-01T22:31:00Z"/>
          <w:rFonts w:asciiTheme="minorHAnsi" w:eastAsiaTheme="minorEastAsia" w:hAnsiTheme="minorHAnsi" w:cstheme="minorBidi"/>
          <w:noProof/>
          <w:sz w:val="22"/>
          <w:szCs w:val="22"/>
          <w:lang w:val="en-US"/>
        </w:rPr>
      </w:pPr>
      <w:del w:id="844" w:author="phuong vu" w:date="2018-12-01T22:31:00Z">
        <w:r w:rsidRPr="00F83847" w:rsidDel="00F83847">
          <w:rPr>
            <w:rStyle w:val="Hyperlink"/>
            <w:noProof/>
          </w:rPr>
          <w:delText>Bảng 1.14</w:delText>
        </w:r>
        <w:r w:rsidRPr="00F83847" w:rsidDel="00F83847">
          <w:rPr>
            <w:rStyle w:val="Hyperlink"/>
            <w:noProof/>
            <w:lang w:val="en-US"/>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845" w:author="phuong vu" w:date="2018-12-01T22:31:00Z"/>
          <w:rFonts w:asciiTheme="minorHAnsi" w:eastAsiaTheme="minorEastAsia" w:hAnsiTheme="minorHAnsi" w:cstheme="minorBidi"/>
          <w:noProof/>
          <w:sz w:val="22"/>
          <w:szCs w:val="22"/>
          <w:lang w:val="en-US"/>
        </w:rPr>
      </w:pPr>
      <w:del w:id="846" w:author="phuong vu" w:date="2018-12-01T22:31:00Z">
        <w:r w:rsidRPr="00F83847" w:rsidDel="00F83847">
          <w:rPr>
            <w:rStyle w:val="Hyperlink"/>
            <w:noProof/>
          </w:rPr>
          <w:delText>Bảng 1.15</w:delText>
        </w:r>
        <w:r w:rsidRPr="00F83847" w:rsidDel="00F83847">
          <w:rPr>
            <w:rStyle w:val="Hyperlink"/>
            <w:noProof/>
            <w:lang w:val="en-US"/>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847" w:author="phuong vu" w:date="2018-12-01T22:31:00Z"/>
          <w:rFonts w:asciiTheme="minorHAnsi" w:eastAsiaTheme="minorEastAsia" w:hAnsiTheme="minorHAnsi" w:cstheme="minorBidi"/>
          <w:noProof/>
          <w:sz w:val="22"/>
          <w:szCs w:val="22"/>
          <w:lang w:val="en-US"/>
        </w:rPr>
      </w:pPr>
      <w:del w:id="848" w:author="phuong vu" w:date="2018-12-01T22:31:00Z">
        <w:r w:rsidRPr="00F83847" w:rsidDel="00F83847">
          <w:rPr>
            <w:rStyle w:val="Hyperlink"/>
            <w:noProof/>
          </w:rPr>
          <w:delText>Bảng 1.16</w:delText>
        </w:r>
        <w:r w:rsidRPr="00F83847" w:rsidDel="00F83847">
          <w:rPr>
            <w:rStyle w:val="Hyperlink"/>
            <w:noProof/>
            <w:lang w:val="en-US"/>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849" w:author="phuong vu" w:date="2018-12-01T22:31:00Z"/>
          <w:rFonts w:asciiTheme="minorHAnsi" w:eastAsiaTheme="minorEastAsia" w:hAnsiTheme="minorHAnsi" w:cstheme="minorBidi"/>
          <w:noProof/>
          <w:sz w:val="22"/>
          <w:szCs w:val="22"/>
          <w:lang w:val="en-US"/>
        </w:rPr>
      </w:pPr>
      <w:del w:id="850" w:author="phuong vu" w:date="2018-12-01T22:31:00Z">
        <w:r w:rsidRPr="00F83847" w:rsidDel="00F83847">
          <w:rPr>
            <w:rStyle w:val="Hyperlink"/>
            <w:noProof/>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851" w:author="phuong vu" w:date="2018-12-01T22:31:00Z"/>
          <w:rFonts w:asciiTheme="minorHAnsi" w:eastAsiaTheme="minorEastAsia" w:hAnsiTheme="minorHAnsi" w:cstheme="minorBidi"/>
          <w:noProof/>
          <w:sz w:val="22"/>
          <w:szCs w:val="22"/>
          <w:lang w:val="en-US"/>
        </w:rPr>
      </w:pPr>
      <w:del w:id="852" w:author="phuong vu" w:date="2018-12-01T22:31:00Z">
        <w:r w:rsidRPr="00F83847" w:rsidDel="00F83847">
          <w:rPr>
            <w:rStyle w:val="Hyperlink"/>
            <w:noProof/>
          </w:rPr>
          <w:delText>Bảng 3.2</w:delText>
        </w:r>
        <w:r w:rsidRPr="00F83847" w:rsidDel="00F83847">
          <w:rPr>
            <w:rStyle w:val="Hyperlink"/>
            <w:noProof/>
            <w:lang w:val="en-US"/>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853" w:author="phuong vu" w:date="2018-12-01T22:31:00Z"/>
          <w:rFonts w:asciiTheme="minorHAnsi" w:eastAsiaTheme="minorEastAsia" w:hAnsiTheme="minorHAnsi" w:cstheme="minorBidi"/>
          <w:noProof/>
          <w:sz w:val="22"/>
          <w:szCs w:val="22"/>
          <w:lang w:val="en-US"/>
        </w:rPr>
      </w:pPr>
      <w:del w:id="854" w:author="phuong vu" w:date="2018-12-01T22:31:00Z">
        <w:r w:rsidRPr="00F83847" w:rsidDel="00F83847">
          <w:rPr>
            <w:rStyle w:val="Hyperlink"/>
            <w:noProof/>
          </w:rPr>
          <w:delText>Bảng 3.3</w:delText>
        </w:r>
        <w:r w:rsidRPr="00F83847" w:rsidDel="00F83847">
          <w:rPr>
            <w:rStyle w:val="Hyperlink"/>
            <w:noProof/>
            <w:lang w:val="en-US"/>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855" w:author="phuong vu" w:date="2018-12-01T22:31:00Z"/>
          <w:rFonts w:asciiTheme="minorHAnsi" w:eastAsiaTheme="minorEastAsia" w:hAnsiTheme="minorHAnsi" w:cstheme="minorBidi"/>
          <w:noProof/>
          <w:sz w:val="22"/>
          <w:szCs w:val="22"/>
          <w:lang w:val="en-US"/>
        </w:rPr>
      </w:pPr>
      <w:del w:id="856" w:author="phuong vu" w:date="2018-12-01T22:31:00Z">
        <w:r w:rsidRPr="00F83847" w:rsidDel="00F83847">
          <w:rPr>
            <w:rStyle w:val="Hyperlink"/>
            <w:noProof/>
          </w:rPr>
          <w:delText>Bảng 3.4</w:delText>
        </w:r>
        <w:r w:rsidRPr="00F83847" w:rsidDel="00F83847">
          <w:rPr>
            <w:rStyle w:val="Hyperlink"/>
            <w:noProof/>
            <w:lang w:val="en-US"/>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857" w:author="phuong vu" w:date="2018-12-01T22:31:00Z"/>
          <w:rFonts w:asciiTheme="minorHAnsi" w:eastAsiaTheme="minorEastAsia" w:hAnsiTheme="minorHAnsi" w:cstheme="minorBidi"/>
          <w:noProof/>
          <w:sz w:val="22"/>
          <w:szCs w:val="22"/>
          <w:lang w:val="en-US"/>
        </w:rPr>
      </w:pPr>
      <w:del w:id="858" w:author="phuong vu" w:date="2018-12-01T22:31:00Z">
        <w:r w:rsidRPr="00F83847" w:rsidDel="00F83847">
          <w:rPr>
            <w:rStyle w:val="Hyperlink"/>
            <w:noProof/>
          </w:rPr>
          <w:lastRenderedPageBreak/>
          <w:delText>Bảng 3.5</w:delText>
        </w:r>
        <w:r w:rsidRPr="00F83847" w:rsidDel="00F83847">
          <w:rPr>
            <w:rStyle w:val="Hyperlink"/>
            <w:noProof/>
            <w:lang w:val="en-US"/>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859" w:author="phuong vu" w:date="2018-12-01T22:31:00Z"/>
          <w:rFonts w:asciiTheme="minorHAnsi" w:eastAsiaTheme="minorEastAsia" w:hAnsiTheme="minorHAnsi" w:cstheme="minorBidi"/>
          <w:noProof/>
          <w:sz w:val="22"/>
          <w:szCs w:val="22"/>
          <w:lang w:val="en-US"/>
        </w:rPr>
      </w:pPr>
      <w:del w:id="860" w:author="phuong vu" w:date="2018-12-01T22:31:00Z">
        <w:r w:rsidRPr="00F83847" w:rsidDel="00F83847">
          <w:rPr>
            <w:rStyle w:val="Hyperlink"/>
            <w:noProof/>
          </w:rPr>
          <w:delText>Bảng 3.6</w:delText>
        </w:r>
        <w:r w:rsidRPr="00F83847" w:rsidDel="00F83847">
          <w:rPr>
            <w:rStyle w:val="Hyperlink"/>
            <w:noProof/>
            <w:lang w:val="en-US"/>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861" w:author="phuong vu" w:date="2018-12-01T22:31:00Z"/>
          <w:rFonts w:asciiTheme="minorHAnsi" w:eastAsiaTheme="minorEastAsia" w:hAnsiTheme="minorHAnsi" w:cstheme="minorBidi"/>
          <w:noProof/>
          <w:sz w:val="22"/>
          <w:szCs w:val="22"/>
          <w:lang w:val="en-US"/>
        </w:rPr>
      </w:pPr>
      <w:del w:id="862" w:author="phuong vu" w:date="2018-12-01T22:31:00Z">
        <w:r w:rsidRPr="00F83847" w:rsidDel="00F83847">
          <w:rPr>
            <w:rStyle w:val="Hyperlink"/>
            <w:noProof/>
          </w:rPr>
          <w:delText>Bảng 3.7</w:delText>
        </w:r>
        <w:r w:rsidRPr="00F83847" w:rsidDel="00F83847">
          <w:rPr>
            <w:rStyle w:val="Hyperlink"/>
            <w:noProof/>
            <w:lang w:val="en-US"/>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863" w:author="phuong vu" w:date="2018-12-01T22:31:00Z"/>
          <w:rFonts w:asciiTheme="minorHAnsi" w:eastAsiaTheme="minorEastAsia" w:hAnsiTheme="minorHAnsi" w:cstheme="minorBidi"/>
          <w:noProof/>
          <w:sz w:val="22"/>
          <w:szCs w:val="22"/>
          <w:lang w:val="en-US"/>
        </w:rPr>
      </w:pPr>
      <w:del w:id="864" w:author="phuong vu" w:date="2018-12-01T22:31:00Z">
        <w:r w:rsidRPr="00F83847" w:rsidDel="00F83847">
          <w:rPr>
            <w:rStyle w:val="Hyperlink"/>
            <w:noProof/>
          </w:rPr>
          <w:delText>Bảng 3.8</w:delText>
        </w:r>
        <w:r w:rsidRPr="00F83847" w:rsidDel="00F83847">
          <w:rPr>
            <w:rStyle w:val="Hyperlink"/>
            <w:noProof/>
            <w:lang w:val="en-US"/>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865" w:author="phuong vu" w:date="2018-12-01T22:31:00Z"/>
          <w:rFonts w:asciiTheme="minorHAnsi" w:eastAsiaTheme="minorEastAsia" w:hAnsiTheme="minorHAnsi" w:cstheme="minorBidi"/>
          <w:noProof/>
          <w:sz w:val="22"/>
          <w:szCs w:val="22"/>
          <w:lang w:val="en-US"/>
        </w:rPr>
      </w:pPr>
      <w:del w:id="866" w:author="phuong vu" w:date="2018-12-01T22:31:00Z">
        <w:r w:rsidRPr="00F83847" w:rsidDel="00F83847">
          <w:rPr>
            <w:rStyle w:val="Hyperlink"/>
            <w:noProof/>
          </w:rPr>
          <w:delText>Bảng 3.9</w:delText>
        </w:r>
        <w:r w:rsidRPr="00F83847" w:rsidDel="00F83847">
          <w:rPr>
            <w:rStyle w:val="Hyperlink"/>
            <w:noProof/>
            <w:lang w:val="en-US"/>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867" w:author="phuong vu" w:date="2018-12-01T22:31:00Z"/>
          <w:rFonts w:asciiTheme="minorHAnsi" w:eastAsiaTheme="minorEastAsia" w:hAnsiTheme="minorHAnsi" w:cstheme="minorBidi"/>
          <w:noProof/>
          <w:sz w:val="22"/>
          <w:szCs w:val="22"/>
          <w:lang w:val="en-US"/>
        </w:rPr>
      </w:pPr>
      <w:del w:id="868" w:author="phuong vu" w:date="2018-12-01T22:31:00Z">
        <w:r w:rsidRPr="00F83847" w:rsidDel="00F83847">
          <w:rPr>
            <w:rStyle w:val="Hyperlink"/>
            <w:noProof/>
          </w:rPr>
          <w:delText>Bảng 3.10</w:delText>
        </w:r>
        <w:r w:rsidRPr="00F83847" w:rsidDel="00F83847">
          <w:rPr>
            <w:rStyle w:val="Hyperlink"/>
            <w:noProof/>
            <w:lang w:val="en-US"/>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869" w:author="phuong vu" w:date="2018-12-01T22:31:00Z"/>
          <w:rFonts w:asciiTheme="minorHAnsi" w:eastAsiaTheme="minorEastAsia" w:hAnsiTheme="minorHAnsi" w:cstheme="minorBidi"/>
          <w:noProof/>
          <w:sz w:val="22"/>
          <w:szCs w:val="22"/>
          <w:lang w:val="en-US"/>
        </w:rPr>
      </w:pPr>
      <w:del w:id="870" w:author="phuong vu" w:date="2018-12-01T22:31:00Z">
        <w:r w:rsidRPr="00F83847" w:rsidDel="00F83847">
          <w:rPr>
            <w:rStyle w:val="Hyperlink"/>
            <w:noProof/>
          </w:rPr>
          <w:delText>Bảng 3.11</w:delText>
        </w:r>
        <w:r w:rsidRPr="00F83847" w:rsidDel="00F83847">
          <w:rPr>
            <w:rStyle w:val="Hyperlink"/>
            <w:noProof/>
            <w:lang w:val="en-US"/>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871" w:author="phuong vu" w:date="2018-12-01T22:31:00Z"/>
          <w:rFonts w:asciiTheme="minorHAnsi" w:eastAsiaTheme="minorEastAsia" w:hAnsiTheme="minorHAnsi" w:cstheme="minorBidi"/>
          <w:noProof/>
          <w:sz w:val="22"/>
          <w:szCs w:val="22"/>
          <w:lang w:val="en-US"/>
        </w:rPr>
      </w:pPr>
      <w:del w:id="872" w:author="phuong vu" w:date="2018-12-01T22:31:00Z">
        <w:r w:rsidRPr="00F83847" w:rsidDel="00F83847">
          <w:rPr>
            <w:rStyle w:val="Hyperlink"/>
            <w:noProof/>
          </w:rPr>
          <w:delText>Bảng 3.12</w:delText>
        </w:r>
        <w:r w:rsidRPr="00F83847" w:rsidDel="00F83847">
          <w:rPr>
            <w:rStyle w:val="Hyperlink"/>
            <w:noProof/>
            <w:lang w:val="en-US"/>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873" w:author="phuong vu" w:date="2018-12-01T22:31:00Z"/>
          <w:rFonts w:asciiTheme="minorHAnsi" w:eastAsiaTheme="minorEastAsia" w:hAnsiTheme="minorHAnsi" w:cstheme="minorBidi"/>
          <w:noProof/>
          <w:sz w:val="22"/>
          <w:szCs w:val="22"/>
          <w:lang w:val="en-US"/>
        </w:rPr>
      </w:pPr>
      <w:del w:id="874" w:author="phuong vu" w:date="2018-12-01T22:31:00Z">
        <w:r w:rsidRPr="00F83847" w:rsidDel="00F83847">
          <w:rPr>
            <w:rStyle w:val="Hyperlink"/>
            <w:noProof/>
          </w:rPr>
          <w:delText>Bảng 3.13</w:delText>
        </w:r>
        <w:r w:rsidRPr="00F83847" w:rsidDel="00F83847">
          <w:rPr>
            <w:rStyle w:val="Hyperlink"/>
            <w:noProof/>
            <w:lang w:val="en-US"/>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875" w:author="phuong vu" w:date="2018-12-01T22:31:00Z"/>
          <w:rFonts w:asciiTheme="minorHAnsi" w:eastAsiaTheme="minorEastAsia" w:hAnsiTheme="minorHAnsi" w:cstheme="minorBidi"/>
          <w:noProof/>
          <w:sz w:val="22"/>
          <w:szCs w:val="22"/>
          <w:lang w:val="en-US"/>
        </w:rPr>
      </w:pPr>
      <w:del w:id="876" w:author="phuong vu" w:date="2018-12-01T22:31:00Z">
        <w:r w:rsidRPr="00F83847" w:rsidDel="00F83847">
          <w:rPr>
            <w:rStyle w:val="Hyperlink"/>
            <w:noProof/>
          </w:rPr>
          <w:delText>Bảng 3.14</w:delText>
        </w:r>
        <w:r w:rsidRPr="00F83847" w:rsidDel="00F83847">
          <w:rPr>
            <w:rStyle w:val="Hyperlink"/>
            <w:noProof/>
            <w:lang w:val="en-US"/>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877" w:author="phuong vu" w:date="2018-12-01T22:31:00Z"/>
          <w:rFonts w:asciiTheme="minorHAnsi" w:eastAsiaTheme="minorEastAsia" w:hAnsiTheme="minorHAnsi" w:cstheme="minorBidi"/>
          <w:noProof/>
          <w:sz w:val="22"/>
          <w:szCs w:val="22"/>
          <w:lang w:val="en-US"/>
        </w:rPr>
      </w:pPr>
      <w:del w:id="878" w:author="phuong vu" w:date="2018-12-01T22:31:00Z">
        <w:r w:rsidRPr="00F83847" w:rsidDel="00F83847">
          <w:rPr>
            <w:rStyle w:val="Hyperlink"/>
            <w:noProof/>
          </w:rPr>
          <w:delText>Bảng 3.15</w:delText>
        </w:r>
        <w:r w:rsidRPr="00F83847" w:rsidDel="00F83847">
          <w:rPr>
            <w:rStyle w:val="Hyperlink"/>
            <w:noProof/>
            <w:lang w:val="en-US"/>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879" w:author="phuong vu" w:date="2018-12-01T22:31:00Z"/>
          <w:rFonts w:asciiTheme="minorHAnsi" w:eastAsiaTheme="minorEastAsia" w:hAnsiTheme="minorHAnsi" w:cstheme="minorBidi"/>
          <w:noProof/>
          <w:sz w:val="22"/>
          <w:szCs w:val="22"/>
          <w:lang w:val="en-US"/>
        </w:rPr>
      </w:pPr>
      <w:del w:id="880" w:author="phuong vu" w:date="2018-12-01T22:31:00Z">
        <w:r w:rsidRPr="00F83847" w:rsidDel="00F83847">
          <w:rPr>
            <w:rStyle w:val="Hyperlink"/>
            <w:noProof/>
          </w:rPr>
          <w:delText>Bảng 3.16</w:delText>
        </w:r>
        <w:r w:rsidRPr="00F83847" w:rsidDel="00F83847">
          <w:rPr>
            <w:rStyle w:val="Hyperlink"/>
            <w:noProof/>
            <w:lang w:val="en-US"/>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881" w:author="phuong vu" w:date="2018-12-01T22:31:00Z"/>
          <w:rFonts w:asciiTheme="minorHAnsi" w:eastAsiaTheme="minorEastAsia" w:hAnsiTheme="minorHAnsi" w:cstheme="minorBidi"/>
          <w:noProof/>
          <w:sz w:val="22"/>
          <w:szCs w:val="22"/>
          <w:lang w:val="en-US"/>
        </w:rPr>
      </w:pPr>
      <w:del w:id="882" w:author="phuong vu" w:date="2018-12-01T22:31:00Z">
        <w:r w:rsidRPr="00F83847" w:rsidDel="00F83847">
          <w:rPr>
            <w:rStyle w:val="Hyperlink"/>
            <w:noProof/>
          </w:rPr>
          <w:delText>Bảng 3.17</w:delText>
        </w:r>
        <w:r w:rsidRPr="00F83847" w:rsidDel="00F83847">
          <w:rPr>
            <w:rStyle w:val="Hyperlink"/>
            <w:noProof/>
            <w:lang w:val="en-US"/>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883" w:author="phuong vu" w:date="2018-12-01T22:31:00Z"/>
          <w:rFonts w:asciiTheme="minorHAnsi" w:eastAsiaTheme="minorEastAsia" w:hAnsiTheme="minorHAnsi" w:cstheme="minorBidi"/>
          <w:noProof/>
          <w:sz w:val="22"/>
          <w:szCs w:val="22"/>
          <w:lang w:val="en-US"/>
        </w:rPr>
      </w:pPr>
      <w:del w:id="884" w:author="phuong vu" w:date="2018-12-01T22:31:00Z">
        <w:r w:rsidRPr="00F83847" w:rsidDel="00F83847">
          <w:rPr>
            <w:rStyle w:val="Hyperlink"/>
            <w:noProof/>
          </w:rPr>
          <w:delText>Bảng 3.18</w:delText>
        </w:r>
        <w:r w:rsidRPr="00F83847" w:rsidDel="00F83847">
          <w:rPr>
            <w:rStyle w:val="Hyperlink"/>
            <w:noProof/>
            <w:lang w:val="en-US"/>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885" w:author="phuong vu" w:date="2018-12-01T22:31:00Z"/>
          <w:rFonts w:asciiTheme="minorHAnsi" w:eastAsiaTheme="minorEastAsia" w:hAnsiTheme="minorHAnsi" w:cstheme="minorBidi"/>
          <w:noProof/>
          <w:sz w:val="22"/>
          <w:szCs w:val="22"/>
          <w:lang w:val="en-US"/>
        </w:rPr>
      </w:pPr>
      <w:del w:id="886" w:author="phuong vu" w:date="2018-12-01T22:31:00Z">
        <w:r w:rsidRPr="00F83847" w:rsidDel="00F83847">
          <w:rPr>
            <w:rStyle w:val="Hyperlink"/>
            <w:noProof/>
          </w:rPr>
          <w:delText>Bảng 3.19</w:delText>
        </w:r>
        <w:r w:rsidRPr="00F83847" w:rsidDel="00F83847">
          <w:rPr>
            <w:rStyle w:val="Hyperlink"/>
            <w:noProof/>
            <w:lang w:val="en-US"/>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887" w:author="phuong vu" w:date="2018-12-01T22:31:00Z"/>
          <w:rFonts w:asciiTheme="minorHAnsi" w:eastAsiaTheme="minorEastAsia" w:hAnsiTheme="minorHAnsi" w:cstheme="minorBidi"/>
          <w:noProof/>
          <w:sz w:val="22"/>
          <w:szCs w:val="22"/>
          <w:lang w:val="en-US"/>
        </w:rPr>
      </w:pPr>
      <w:del w:id="888" w:author="phuong vu" w:date="2018-12-01T22:31:00Z">
        <w:r w:rsidRPr="00F83847" w:rsidDel="00F83847">
          <w:rPr>
            <w:rStyle w:val="Hyperlink"/>
            <w:noProof/>
          </w:rPr>
          <w:delText>Bảng 3.20</w:delText>
        </w:r>
        <w:r w:rsidRPr="00F83847" w:rsidDel="00F83847">
          <w:rPr>
            <w:rStyle w:val="Hyperlink"/>
            <w:noProof/>
            <w:lang w:val="en-US"/>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889" w:author="phuong vu" w:date="2018-12-01T22:31:00Z"/>
          <w:rFonts w:asciiTheme="minorHAnsi" w:eastAsiaTheme="minorEastAsia" w:hAnsiTheme="minorHAnsi" w:cstheme="minorBidi"/>
          <w:noProof/>
          <w:sz w:val="22"/>
          <w:szCs w:val="22"/>
          <w:lang w:val="en-US"/>
        </w:rPr>
      </w:pPr>
      <w:del w:id="890" w:author="phuong vu" w:date="2018-12-01T22:31:00Z">
        <w:r w:rsidRPr="00F83847" w:rsidDel="00F83847">
          <w:rPr>
            <w:rStyle w:val="Hyperlink"/>
            <w:noProof/>
          </w:rPr>
          <w:delText>Bảng 3.21</w:delText>
        </w:r>
        <w:r w:rsidRPr="00F83847" w:rsidDel="00F83847">
          <w:rPr>
            <w:rStyle w:val="Hyperlink"/>
            <w:noProof/>
            <w:lang w:val="en-US"/>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891" w:author="phuong vu" w:date="2018-12-01T22:31:00Z"/>
          <w:rFonts w:asciiTheme="minorHAnsi" w:eastAsiaTheme="minorEastAsia" w:hAnsiTheme="minorHAnsi" w:cstheme="minorBidi"/>
          <w:noProof/>
          <w:sz w:val="22"/>
          <w:szCs w:val="22"/>
          <w:lang w:val="en-US"/>
        </w:rPr>
      </w:pPr>
      <w:del w:id="892" w:author="phuong vu" w:date="2018-12-01T22:31:00Z">
        <w:r w:rsidRPr="00F83847" w:rsidDel="00F83847">
          <w:rPr>
            <w:rStyle w:val="Hyperlink"/>
            <w:noProof/>
          </w:rPr>
          <w:delText>Bảng 3.22</w:delText>
        </w:r>
        <w:r w:rsidRPr="00F83847" w:rsidDel="00F83847">
          <w:rPr>
            <w:rStyle w:val="Hyperlink"/>
            <w:noProof/>
            <w:lang w:val="en-US"/>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893" w:author="phuong vu" w:date="2018-12-01T22:31:00Z"/>
          <w:rFonts w:asciiTheme="minorHAnsi" w:eastAsiaTheme="minorEastAsia" w:hAnsiTheme="minorHAnsi" w:cstheme="minorBidi"/>
          <w:noProof/>
          <w:sz w:val="22"/>
          <w:szCs w:val="22"/>
          <w:lang w:val="en-US"/>
        </w:rPr>
      </w:pPr>
      <w:del w:id="894" w:author="phuong vu" w:date="2018-12-01T22:31:00Z">
        <w:r w:rsidRPr="00F83847" w:rsidDel="00F83847">
          <w:rPr>
            <w:rStyle w:val="Hyperlink"/>
            <w:noProof/>
          </w:rPr>
          <w:delText>Bảng 3.23</w:delText>
        </w:r>
        <w:r w:rsidRPr="00F83847" w:rsidDel="00F83847">
          <w:rPr>
            <w:rStyle w:val="Hyperlink"/>
            <w:noProof/>
            <w:lang w:val="en-US"/>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895" w:author="phuong vu" w:date="2018-12-01T22:31:00Z"/>
          <w:rFonts w:asciiTheme="minorHAnsi" w:eastAsiaTheme="minorEastAsia" w:hAnsiTheme="minorHAnsi" w:cstheme="minorBidi"/>
          <w:noProof/>
          <w:sz w:val="22"/>
          <w:szCs w:val="22"/>
          <w:lang w:val="en-US"/>
        </w:rPr>
      </w:pPr>
      <w:del w:id="896" w:author="phuong vu" w:date="2018-12-01T22:31:00Z">
        <w:r w:rsidRPr="00F83847" w:rsidDel="00F83847">
          <w:rPr>
            <w:rStyle w:val="Hyperlink"/>
            <w:noProof/>
          </w:rPr>
          <w:delText>Bảng 3.24</w:delText>
        </w:r>
        <w:r w:rsidRPr="00F83847" w:rsidDel="00F83847">
          <w:rPr>
            <w:rStyle w:val="Hyperlink"/>
            <w:noProof/>
            <w:lang w:val="en-US"/>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897" w:author="phuong vu" w:date="2018-12-01T22:31:00Z"/>
          <w:rFonts w:asciiTheme="minorHAnsi" w:eastAsiaTheme="minorEastAsia" w:hAnsiTheme="minorHAnsi" w:cstheme="minorBidi"/>
          <w:noProof/>
          <w:sz w:val="22"/>
          <w:szCs w:val="22"/>
          <w:lang w:val="en-US"/>
        </w:rPr>
      </w:pPr>
      <w:del w:id="898" w:author="phuong vu" w:date="2018-12-01T22:31:00Z">
        <w:r w:rsidRPr="00F83847" w:rsidDel="00F83847">
          <w:rPr>
            <w:rStyle w:val="Hyperlink"/>
            <w:noProof/>
          </w:rPr>
          <w:delText>Bảng 3.25</w:delText>
        </w:r>
        <w:r w:rsidRPr="00F83847" w:rsidDel="00F83847">
          <w:rPr>
            <w:rStyle w:val="Hyperlink"/>
            <w:noProof/>
            <w:lang w:val="en-US"/>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899" w:author="phuong vu" w:date="2018-12-01T22:31:00Z"/>
          <w:rFonts w:asciiTheme="minorHAnsi" w:eastAsiaTheme="minorEastAsia" w:hAnsiTheme="minorHAnsi" w:cstheme="minorBidi"/>
          <w:noProof/>
          <w:sz w:val="22"/>
          <w:szCs w:val="22"/>
          <w:lang w:val="en-US"/>
        </w:rPr>
      </w:pPr>
      <w:del w:id="900" w:author="phuong vu" w:date="2018-12-01T22:31:00Z">
        <w:r w:rsidRPr="00F83847" w:rsidDel="00F83847">
          <w:rPr>
            <w:rStyle w:val="Hyperlink"/>
            <w:noProof/>
          </w:rPr>
          <w:delText>Bảng 3.26</w:delText>
        </w:r>
        <w:r w:rsidRPr="00F83847" w:rsidDel="00F83847">
          <w:rPr>
            <w:rStyle w:val="Hyperlink"/>
            <w:noProof/>
            <w:lang w:val="en-US"/>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901" w:author="phuong vu" w:date="2018-12-01T22:31:00Z"/>
          <w:rFonts w:asciiTheme="minorHAnsi" w:eastAsiaTheme="minorEastAsia" w:hAnsiTheme="minorHAnsi" w:cstheme="minorBidi"/>
          <w:noProof/>
          <w:sz w:val="22"/>
          <w:szCs w:val="22"/>
          <w:lang w:val="en-US"/>
        </w:rPr>
      </w:pPr>
      <w:del w:id="902" w:author="phuong vu" w:date="2018-12-01T22:31:00Z">
        <w:r w:rsidRPr="00F83847" w:rsidDel="00F83847">
          <w:rPr>
            <w:rStyle w:val="Hyperlink"/>
            <w:noProof/>
          </w:rPr>
          <w:delText>Bảng 3.27</w:delText>
        </w:r>
        <w:r w:rsidRPr="00F83847" w:rsidDel="00F83847">
          <w:rPr>
            <w:rStyle w:val="Hyperlink"/>
            <w:noProof/>
            <w:lang w:val="en-US"/>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903" w:author="phuong vu" w:date="2018-12-01T22:31:00Z"/>
          <w:rFonts w:asciiTheme="minorHAnsi" w:eastAsiaTheme="minorEastAsia" w:hAnsiTheme="minorHAnsi" w:cstheme="minorBidi"/>
          <w:noProof/>
          <w:sz w:val="22"/>
          <w:szCs w:val="22"/>
          <w:lang w:val="en-US"/>
        </w:rPr>
      </w:pPr>
      <w:del w:id="904" w:author="phuong vu" w:date="2018-12-01T22:31:00Z">
        <w:r w:rsidRPr="00F83847" w:rsidDel="00F83847">
          <w:rPr>
            <w:rStyle w:val="Hyperlink"/>
            <w:noProof/>
          </w:rPr>
          <w:delText>Bảng 3.28</w:delText>
        </w:r>
        <w:r w:rsidRPr="00F83847" w:rsidDel="00F83847">
          <w:rPr>
            <w:rStyle w:val="Hyperlink"/>
            <w:noProof/>
            <w:lang w:val="en-US"/>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905" w:author="phuong vu" w:date="2018-12-01T22:31:00Z"/>
          <w:rFonts w:asciiTheme="minorHAnsi" w:eastAsiaTheme="minorEastAsia" w:hAnsiTheme="minorHAnsi" w:cstheme="minorBidi"/>
          <w:noProof/>
          <w:sz w:val="22"/>
          <w:szCs w:val="22"/>
          <w:lang w:val="en-US"/>
        </w:rPr>
      </w:pPr>
      <w:del w:id="906" w:author="phuong vu" w:date="2018-12-01T22:31:00Z">
        <w:r w:rsidRPr="00F83847" w:rsidDel="00F83847">
          <w:rPr>
            <w:rStyle w:val="Hyperlink"/>
            <w:noProof/>
          </w:rPr>
          <w:delText>Bảng 3.29</w:delText>
        </w:r>
        <w:r w:rsidRPr="00F83847" w:rsidDel="00F83847">
          <w:rPr>
            <w:rStyle w:val="Hyperlink"/>
            <w:noProof/>
            <w:lang w:val="en-US"/>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907" w:author="phuong vu" w:date="2018-12-01T22:31:00Z"/>
          <w:rFonts w:asciiTheme="minorHAnsi" w:eastAsiaTheme="minorEastAsia" w:hAnsiTheme="minorHAnsi" w:cstheme="minorBidi"/>
          <w:noProof/>
          <w:sz w:val="22"/>
          <w:szCs w:val="22"/>
          <w:lang w:val="en-US"/>
        </w:rPr>
      </w:pPr>
      <w:del w:id="908" w:author="phuong vu" w:date="2018-12-01T22:31:00Z">
        <w:r w:rsidRPr="00F83847" w:rsidDel="00F83847">
          <w:rPr>
            <w:rStyle w:val="Hyperlink"/>
            <w:noProof/>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909" w:author="phuong vu" w:date="2018-12-01T22:31:00Z"/>
          <w:rFonts w:asciiTheme="minorHAnsi" w:eastAsiaTheme="minorEastAsia" w:hAnsiTheme="minorHAnsi" w:cstheme="minorBidi"/>
          <w:noProof/>
          <w:sz w:val="22"/>
          <w:szCs w:val="22"/>
          <w:lang w:val="en-US"/>
        </w:rPr>
      </w:pPr>
      <w:del w:id="910" w:author="phuong vu" w:date="2018-12-01T22:31:00Z">
        <w:r w:rsidRPr="00F83847" w:rsidDel="00F83847">
          <w:rPr>
            <w:rStyle w:val="Hyperlink"/>
            <w:noProof/>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911" w:author="phuong vu" w:date="2018-12-01T22:31:00Z"/>
          <w:rFonts w:asciiTheme="minorHAnsi" w:eastAsiaTheme="minorEastAsia" w:hAnsiTheme="minorHAnsi" w:cstheme="minorBidi"/>
          <w:noProof/>
          <w:sz w:val="22"/>
          <w:szCs w:val="22"/>
          <w:lang w:val="en-US"/>
        </w:rPr>
      </w:pPr>
      <w:del w:id="912" w:author="phuong vu" w:date="2018-12-01T22:31:00Z">
        <w:r w:rsidRPr="00F83847" w:rsidDel="00F83847">
          <w:rPr>
            <w:rStyle w:val="Hyperlink"/>
            <w:noProof/>
          </w:rPr>
          <w:delText>Bảng 4.3</w:delText>
        </w:r>
        <w:r w:rsidRPr="00F83847" w:rsidDel="00F83847">
          <w:rPr>
            <w:rStyle w:val="Hyperlink"/>
            <w:noProof/>
            <w:lang w:val="en-US"/>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913" w:author="phuong vu" w:date="2018-12-01T22:31:00Z"/>
          <w:rFonts w:asciiTheme="minorHAnsi" w:eastAsiaTheme="minorEastAsia" w:hAnsiTheme="minorHAnsi" w:cstheme="minorBidi"/>
          <w:noProof/>
          <w:sz w:val="22"/>
          <w:szCs w:val="22"/>
          <w:lang w:val="en-US"/>
        </w:rPr>
      </w:pPr>
      <w:del w:id="914" w:author="phuong vu" w:date="2018-12-01T22:31:00Z">
        <w:r w:rsidRPr="00F83847" w:rsidDel="00F83847">
          <w:rPr>
            <w:rStyle w:val="Hyperlink"/>
            <w:noProof/>
          </w:rPr>
          <w:delText>Bảng 4.4</w:delText>
        </w:r>
        <w:r w:rsidRPr="00F83847" w:rsidDel="00F83847">
          <w:rPr>
            <w:rStyle w:val="Hyperlink"/>
            <w:noProof/>
            <w:lang w:val="en-US"/>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915" w:author="phuong vu" w:date="2018-12-01T22:31:00Z"/>
          <w:rFonts w:asciiTheme="minorHAnsi" w:eastAsiaTheme="minorEastAsia" w:hAnsiTheme="minorHAnsi" w:cstheme="minorBidi"/>
          <w:noProof/>
          <w:sz w:val="22"/>
          <w:szCs w:val="22"/>
          <w:lang w:val="en-US"/>
        </w:rPr>
      </w:pPr>
      <w:del w:id="916" w:author="phuong vu" w:date="2018-12-01T22:31:00Z">
        <w:r w:rsidRPr="00F83847" w:rsidDel="00F83847">
          <w:rPr>
            <w:rStyle w:val="Hyperlink"/>
            <w:noProof/>
          </w:rPr>
          <w:delText>Bảng 4.5</w:delText>
        </w:r>
        <w:r w:rsidRPr="00F83847" w:rsidDel="00F83847">
          <w:rPr>
            <w:rStyle w:val="Hyperlink"/>
            <w:noProof/>
            <w:lang w:val="en-US"/>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917" w:author="phuong vu" w:date="2018-12-01T22:31:00Z"/>
          <w:rFonts w:asciiTheme="minorHAnsi" w:eastAsiaTheme="minorEastAsia" w:hAnsiTheme="minorHAnsi" w:cstheme="minorBidi"/>
          <w:noProof/>
          <w:sz w:val="22"/>
          <w:szCs w:val="22"/>
          <w:lang w:val="en-US"/>
        </w:rPr>
      </w:pPr>
      <w:del w:id="918" w:author="phuong vu" w:date="2018-12-01T22:31:00Z">
        <w:r w:rsidRPr="00F83847" w:rsidDel="00F83847">
          <w:rPr>
            <w:rStyle w:val="Hyperlink"/>
            <w:noProof/>
          </w:rPr>
          <w:delText>Bảng 4.6</w:delText>
        </w:r>
        <w:r w:rsidRPr="00F83847" w:rsidDel="00F83847">
          <w:rPr>
            <w:rStyle w:val="Hyperlink"/>
            <w:noProof/>
            <w:lang w:val="en-US"/>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919" w:author="phuong vu" w:date="2018-12-01T22:31:00Z"/>
          <w:rFonts w:asciiTheme="minorHAnsi" w:eastAsiaTheme="minorEastAsia" w:hAnsiTheme="minorHAnsi" w:cstheme="minorBidi"/>
          <w:noProof/>
          <w:sz w:val="22"/>
          <w:szCs w:val="22"/>
          <w:lang w:val="en-US"/>
        </w:rPr>
      </w:pPr>
      <w:del w:id="920" w:author="phuong vu" w:date="2018-12-01T22:31:00Z">
        <w:r w:rsidRPr="00F83847" w:rsidDel="00F83847">
          <w:rPr>
            <w:rStyle w:val="Hyperlink"/>
            <w:noProof/>
          </w:rPr>
          <w:delText>Bảng 4.7</w:delText>
        </w:r>
        <w:r w:rsidRPr="00F83847" w:rsidDel="00F83847">
          <w:rPr>
            <w:rStyle w:val="Hyperlink"/>
            <w:noProof/>
            <w:lang w:val="en-US"/>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921" w:author="phuong vu" w:date="2018-12-01T22:31:00Z"/>
          <w:rFonts w:asciiTheme="minorHAnsi" w:eastAsiaTheme="minorEastAsia" w:hAnsiTheme="minorHAnsi" w:cstheme="minorBidi"/>
          <w:noProof/>
          <w:sz w:val="22"/>
          <w:szCs w:val="22"/>
          <w:lang w:val="en-US"/>
        </w:rPr>
      </w:pPr>
      <w:del w:id="922" w:author="phuong vu" w:date="2018-12-01T22:31:00Z">
        <w:r w:rsidRPr="00F83847" w:rsidDel="00F83847">
          <w:rPr>
            <w:rStyle w:val="Hyperlink"/>
            <w:noProof/>
          </w:rPr>
          <w:delText>Bảng 4.8</w:delText>
        </w:r>
        <w:r w:rsidRPr="00F83847" w:rsidDel="00F83847">
          <w:rPr>
            <w:rStyle w:val="Hyperlink"/>
            <w:noProof/>
            <w:lang w:val="en-US"/>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923" w:author="phuong vu" w:date="2018-12-01T22:31:00Z"/>
          <w:rFonts w:asciiTheme="minorHAnsi" w:eastAsiaTheme="minorEastAsia" w:hAnsiTheme="minorHAnsi" w:cstheme="minorBidi"/>
          <w:noProof/>
          <w:sz w:val="22"/>
          <w:szCs w:val="22"/>
          <w:lang w:val="en-US"/>
        </w:rPr>
      </w:pPr>
      <w:del w:id="924" w:author="phuong vu" w:date="2018-12-01T22:31:00Z">
        <w:r w:rsidRPr="00F83847" w:rsidDel="00F83847">
          <w:rPr>
            <w:rStyle w:val="Hyperlink"/>
            <w:noProof/>
          </w:rPr>
          <w:delText>Bảng 4.9</w:delText>
        </w:r>
        <w:r w:rsidRPr="00F83847" w:rsidDel="00F83847">
          <w:rPr>
            <w:rStyle w:val="Hyperlink"/>
            <w:noProof/>
            <w:lang w:val="en-US"/>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925" w:author="phuong vu" w:date="2018-12-01T22:31:00Z"/>
          <w:rFonts w:asciiTheme="minorHAnsi" w:eastAsiaTheme="minorEastAsia" w:hAnsiTheme="minorHAnsi" w:cstheme="minorBidi"/>
          <w:noProof/>
          <w:sz w:val="22"/>
          <w:szCs w:val="22"/>
          <w:lang w:val="en-US"/>
        </w:rPr>
      </w:pPr>
      <w:del w:id="926" w:author="phuong vu" w:date="2018-12-01T22:31:00Z">
        <w:r w:rsidRPr="00F83847" w:rsidDel="00F83847">
          <w:rPr>
            <w:rStyle w:val="Hyperlink"/>
            <w:noProof/>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927" w:author="phuong vu" w:date="2018-12-01T22:31:00Z"/>
          <w:rFonts w:asciiTheme="minorHAnsi" w:eastAsiaTheme="minorEastAsia" w:hAnsiTheme="minorHAnsi" w:cstheme="minorBidi"/>
          <w:noProof/>
          <w:sz w:val="22"/>
          <w:szCs w:val="22"/>
          <w:lang w:val="en-US"/>
        </w:rPr>
      </w:pPr>
      <w:del w:id="928" w:author="phuong vu" w:date="2018-12-01T22:31:00Z">
        <w:r w:rsidRPr="00F83847" w:rsidDel="00F83847">
          <w:rPr>
            <w:rStyle w:val="Hyperlink"/>
            <w:noProof/>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929" w:author="phuong vu" w:date="2018-12-01T22:31:00Z"/>
          <w:rFonts w:asciiTheme="minorHAnsi" w:eastAsiaTheme="minorEastAsia" w:hAnsiTheme="minorHAnsi" w:cstheme="minorBidi"/>
          <w:noProof/>
          <w:sz w:val="22"/>
          <w:szCs w:val="22"/>
          <w:lang w:val="en-US"/>
        </w:rPr>
      </w:pPr>
      <w:del w:id="930" w:author="phuong vu" w:date="2018-12-01T22:31:00Z">
        <w:r w:rsidRPr="00F83847" w:rsidDel="00F83847">
          <w:rPr>
            <w:rStyle w:val="Hyperlink"/>
            <w:noProof/>
          </w:rPr>
          <w:delText>Bảng 4.12</w:delText>
        </w:r>
        <w:r w:rsidRPr="00F83847" w:rsidDel="00F83847">
          <w:rPr>
            <w:rStyle w:val="Hyperlink"/>
            <w:noProof/>
            <w:lang w:val="en-US"/>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931" w:author="phuong vu" w:date="2018-12-01T22:31:00Z"/>
          <w:rFonts w:asciiTheme="minorHAnsi" w:eastAsiaTheme="minorEastAsia" w:hAnsiTheme="minorHAnsi" w:cstheme="minorBidi"/>
          <w:noProof/>
          <w:sz w:val="22"/>
          <w:szCs w:val="22"/>
          <w:lang w:val="en-US"/>
        </w:rPr>
      </w:pPr>
      <w:del w:id="932" w:author="phuong vu" w:date="2018-12-01T22:31:00Z">
        <w:r w:rsidRPr="00F83847" w:rsidDel="00F83847">
          <w:rPr>
            <w:rStyle w:val="Hyperlink"/>
            <w:noProof/>
          </w:rPr>
          <w:lastRenderedPageBreak/>
          <w:delText>Bảng 4.13</w:delText>
        </w:r>
        <w:r w:rsidRPr="00F83847" w:rsidDel="00F83847">
          <w:rPr>
            <w:rStyle w:val="Hyperlink"/>
            <w:noProof/>
            <w:lang w:val="en-US"/>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933" w:author="phuong vu" w:date="2018-12-01T22:31:00Z"/>
          <w:rFonts w:asciiTheme="minorHAnsi" w:eastAsiaTheme="minorEastAsia" w:hAnsiTheme="minorHAnsi" w:cstheme="minorBidi"/>
          <w:noProof/>
          <w:sz w:val="22"/>
          <w:szCs w:val="22"/>
          <w:lang w:val="en-US"/>
        </w:rPr>
      </w:pPr>
      <w:del w:id="934" w:author="phuong vu" w:date="2018-12-01T22:31:00Z">
        <w:r w:rsidRPr="00F83847" w:rsidDel="00F83847">
          <w:rPr>
            <w:rStyle w:val="Hyperlink"/>
            <w:noProof/>
          </w:rPr>
          <w:delText>Bảng 4.14</w:delText>
        </w:r>
        <w:r w:rsidRPr="00F83847" w:rsidDel="00F83847">
          <w:rPr>
            <w:rStyle w:val="Hyperlink"/>
            <w:noProof/>
            <w:lang w:val="en-US"/>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935" w:author="phuong vu" w:date="2018-12-01T22:31:00Z"/>
          <w:rFonts w:asciiTheme="minorHAnsi" w:eastAsiaTheme="minorEastAsia" w:hAnsiTheme="minorHAnsi" w:cstheme="minorBidi"/>
          <w:noProof/>
          <w:sz w:val="22"/>
          <w:szCs w:val="22"/>
          <w:lang w:val="en-US"/>
        </w:rPr>
      </w:pPr>
      <w:del w:id="936" w:author="phuong vu" w:date="2018-12-01T22:31:00Z">
        <w:r w:rsidRPr="00F83847" w:rsidDel="00F83847">
          <w:rPr>
            <w:rStyle w:val="Hyperlink"/>
            <w:noProof/>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937" w:author="phuong vu" w:date="2018-12-01T22:31:00Z"/>
          <w:rFonts w:asciiTheme="minorHAnsi" w:eastAsiaTheme="minorEastAsia" w:hAnsiTheme="minorHAnsi" w:cstheme="minorBidi"/>
          <w:noProof/>
          <w:sz w:val="22"/>
          <w:szCs w:val="22"/>
          <w:lang w:val="en-US"/>
        </w:rPr>
      </w:pPr>
      <w:del w:id="938" w:author="phuong vu" w:date="2018-12-01T22:31:00Z">
        <w:r w:rsidRPr="00F83847" w:rsidDel="00F83847">
          <w:rPr>
            <w:rStyle w:val="Hyperlink"/>
            <w:noProof/>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939" w:author="phuong vu" w:date="2018-12-01T22:31:00Z"/>
          <w:rFonts w:asciiTheme="minorHAnsi" w:eastAsiaTheme="minorEastAsia" w:hAnsiTheme="minorHAnsi" w:cstheme="minorBidi"/>
          <w:noProof/>
          <w:sz w:val="22"/>
          <w:szCs w:val="22"/>
          <w:lang w:val="en-US"/>
        </w:rPr>
      </w:pPr>
      <w:del w:id="940" w:author="phuong vu" w:date="2018-12-01T22:31:00Z">
        <w:r w:rsidRPr="00F83847" w:rsidDel="00F83847">
          <w:rPr>
            <w:rStyle w:val="Hyperlink"/>
            <w:noProof/>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941" w:author="phuong vu" w:date="2018-12-01T22:31:00Z"/>
          <w:rFonts w:asciiTheme="minorHAnsi" w:eastAsiaTheme="minorEastAsia" w:hAnsiTheme="minorHAnsi" w:cstheme="minorBidi"/>
          <w:noProof/>
          <w:sz w:val="22"/>
          <w:szCs w:val="22"/>
          <w:lang w:val="en-US"/>
        </w:rPr>
      </w:pPr>
      <w:del w:id="942" w:author="phuong vu" w:date="2018-12-01T22:31:00Z">
        <w:r w:rsidRPr="00F83847" w:rsidDel="00F83847">
          <w:rPr>
            <w:rStyle w:val="Hyperlink"/>
            <w:noProof/>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943" w:author="phuong vu" w:date="2018-12-01T22:31:00Z"/>
          <w:rFonts w:asciiTheme="minorHAnsi" w:eastAsiaTheme="minorEastAsia" w:hAnsiTheme="minorHAnsi" w:cstheme="minorBidi"/>
          <w:noProof/>
          <w:sz w:val="22"/>
          <w:szCs w:val="22"/>
          <w:lang w:val="en-US"/>
        </w:rPr>
      </w:pPr>
      <w:del w:id="944" w:author="phuong vu" w:date="2018-12-01T22:31:00Z">
        <w:r w:rsidRPr="00F83847" w:rsidDel="00F83847">
          <w:rPr>
            <w:rStyle w:val="Hyperlink"/>
            <w:noProof/>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945" w:author="phuong vu" w:date="2018-12-01T22:31:00Z"/>
          <w:rFonts w:asciiTheme="minorHAnsi" w:eastAsiaTheme="minorEastAsia" w:hAnsiTheme="minorHAnsi" w:cstheme="minorBidi"/>
          <w:noProof/>
          <w:sz w:val="22"/>
          <w:szCs w:val="22"/>
          <w:lang w:val="en-US"/>
        </w:rPr>
      </w:pPr>
      <w:del w:id="946" w:author="phuong vu" w:date="2018-12-01T22:31:00Z">
        <w:r w:rsidRPr="00F83847" w:rsidDel="00F83847">
          <w:rPr>
            <w:rStyle w:val="Hyperlink"/>
            <w:noProof/>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947" w:author="phuong vu" w:date="2018-12-01T22:31:00Z"/>
          <w:rFonts w:asciiTheme="minorHAnsi" w:eastAsiaTheme="minorEastAsia" w:hAnsiTheme="minorHAnsi" w:cstheme="minorBidi"/>
          <w:noProof/>
          <w:sz w:val="22"/>
          <w:szCs w:val="22"/>
          <w:lang w:val="en-US"/>
        </w:rPr>
      </w:pPr>
      <w:del w:id="948" w:author="phuong vu" w:date="2018-12-01T22:31:00Z">
        <w:r w:rsidRPr="00F83847" w:rsidDel="00F83847">
          <w:rPr>
            <w:rStyle w:val="Hyperlink"/>
            <w:noProof/>
          </w:rPr>
          <w:delText>Bảng 4.21</w:delText>
        </w:r>
        <w:r w:rsidRPr="00F83847" w:rsidDel="00F83847">
          <w:rPr>
            <w:rStyle w:val="Hyperlink"/>
            <w:noProof/>
            <w:lang w:val="en-US"/>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949" w:author="phuong vu" w:date="2018-12-01T22:31:00Z"/>
          <w:rFonts w:asciiTheme="minorHAnsi" w:eastAsiaTheme="minorEastAsia" w:hAnsiTheme="minorHAnsi" w:cstheme="minorBidi"/>
          <w:noProof/>
          <w:sz w:val="22"/>
          <w:szCs w:val="22"/>
          <w:lang w:val="en-US"/>
        </w:rPr>
      </w:pPr>
      <w:del w:id="950" w:author="phuong vu" w:date="2018-12-01T22:31:00Z">
        <w:r w:rsidRPr="00F83847" w:rsidDel="00F83847">
          <w:rPr>
            <w:rStyle w:val="Hyperlink"/>
            <w:noProof/>
          </w:rPr>
          <w:delText>Bảng 4.22 Bảng dữ liệu nh</w:delText>
        </w:r>
        <w:r w:rsidRPr="00F83847" w:rsidDel="00F83847">
          <w:rPr>
            <w:rStyle w:val="Hyperlink"/>
            <w:noProof/>
            <w:lang w:val="en-US"/>
          </w:rPr>
          <w:delText>ã</w:delText>
        </w:r>
        <w:r w:rsidRPr="00F83847" w:rsidDel="00F83847">
          <w:rPr>
            <w:rStyle w:val="Hyperlink"/>
            <w:noProof/>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951" w:author="phuong vu" w:date="2018-12-01T22:31:00Z"/>
          <w:rFonts w:asciiTheme="minorHAnsi" w:eastAsiaTheme="minorEastAsia" w:hAnsiTheme="minorHAnsi" w:cstheme="minorBidi"/>
          <w:noProof/>
          <w:sz w:val="22"/>
          <w:szCs w:val="22"/>
          <w:lang w:val="en-US"/>
        </w:rPr>
      </w:pPr>
      <w:del w:id="952" w:author="phuong vu" w:date="2018-12-01T22:31:00Z">
        <w:r w:rsidRPr="00F83847" w:rsidDel="00F83847">
          <w:rPr>
            <w:rStyle w:val="Hyperlink"/>
            <w:noProof/>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953" w:author="phuong vu" w:date="2018-12-01T22:31:00Z"/>
          <w:rFonts w:asciiTheme="minorHAnsi" w:eastAsiaTheme="minorEastAsia" w:hAnsiTheme="minorHAnsi" w:cstheme="minorBidi"/>
          <w:noProof/>
          <w:sz w:val="22"/>
          <w:szCs w:val="22"/>
          <w:lang w:val="en-US"/>
        </w:rPr>
      </w:pPr>
      <w:del w:id="954" w:author="phuong vu" w:date="2018-12-01T22:31:00Z">
        <w:r w:rsidRPr="00F83847" w:rsidDel="00F83847">
          <w:rPr>
            <w:rStyle w:val="Hyperlink"/>
            <w:noProof/>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955" w:author="phuong vu" w:date="2018-12-01T22:31:00Z"/>
          <w:rFonts w:asciiTheme="minorHAnsi" w:eastAsiaTheme="minorEastAsia" w:hAnsiTheme="minorHAnsi" w:cstheme="minorBidi"/>
          <w:noProof/>
          <w:sz w:val="22"/>
          <w:szCs w:val="22"/>
          <w:lang w:val="en-US"/>
        </w:rPr>
      </w:pPr>
      <w:del w:id="956" w:author="phuong vu" w:date="2018-12-01T22:31:00Z">
        <w:r w:rsidRPr="00F83847" w:rsidDel="00F83847">
          <w:rPr>
            <w:rStyle w:val="Hyperlink"/>
            <w:noProof/>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957" w:author="phuong vu" w:date="2018-12-01T22:31:00Z"/>
          <w:rFonts w:asciiTheme="minorHAnsi" w:eastAsiaTheme="minorEastAsia" w:hAnsiTheme="minorHAnsi" w:cstheme="minorBidi"/>
          <w:noProof/>
          <w:sz w:val="22"/>
          <w:szCs w:val="22"/>
          <w:lang w:val="en-US"/>
        </w:rPr>
      </w:pPr>
      <w:del w:id="958" w:author="phuong vu" w:date="2018-12-01T22:31:00Z">
        <w:r w:rsidRPr="00F83847" w:rsidDel="00F83847">
          <w:rPr>
            <w:rStyle w:val="Hyperlink"/>
            <w:noProof/>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959" w:author="phuong vu" w:date="2018-12-01T22:31:00Z"/>
          <w:rFonts w:asciiTheme="minorHAnsi" w:eastAsiaTheme="minorEastAsia" w:hAnsiTheme="minorHAnsi" w:cstheme="minorBidi"/>
          <w:noProof/>
          <w:sz w:val="22"/>
          <w:szCs w:val="22"/>
          <w:lang w:val="en-US"/>
        </w:rPr>
      </w:pPr>
      <w:del w:id="960" w:author="phuong vu" w:date="2018-12-01T22:31:00Z">
        <w:r w:rsidRPr="00F83847" w:rsidDel="00F83847">
          <w:rPr>
            <w:rStyle w:val="Hyperlink"/>
            <w:noProof/>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961" w:author="phuong vu" w:date="2018-12-01T22:31:00Z"/>
          <w:rFonts w:asciiTheme="minorHAnsi" w:eastAsiaTheme="minorEastAsia" w:hAnsiTheme="minorHAnsi" w:cstheme="minorBidi"/>
          <w:noProof/>
          <w:sz w:val="22"/>
          <w:szCs w:val="22"/>
          <w:lang w:val="en-US"/>
        </w:rPr>
      </w:pPr>
      <w:del w:id="962" w:author="phuong vu" w:date="2018-12-01T22:31:00Z">
        <w:r w:rsidRPr="00F83847" w:rsidDel="00F83847">
          <w:rPr>
            <w:rStyle w:val="Hyperlink"/>
            <w:noProof/>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963" w:author="phuong vu" w:date="2018-12-01T22:31:00Z"/>
          <w:rFonts w:asciiTheme="minorHAnsi" w:eastAsiaTheme="minorEastAsia" w:hAnsiTheme="minorHAnsi" w:cstheme="minorBidi"/>
          <w:noProof/>
          <w:sz w:val="22"/>
          <w:szCs w:val="22"/>
          <w:lang w:val="en-US"/>
        </w:rPr>
      </w:pPr>
      <w:del w:id="964" w:author="phuong vu" w:date="2018-12-01T22:31:00Z">
        <w:r w:rsidRPr="00F83847" w:rsidDel="00F83847">
          <w:rPr>
            <w:rStyle w:val="Hyperlink"/>
            <w:noProof/>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965" w:author="phuong vu" w:date="2018-12-01T22:31:00Z"/>
          <w:rFonts w:asciiTheme="minorHAnsi" w:eastAsiaTheme="minorEastAsia" w:hAnsiTheme="minorHAnsi" w:cstheme="minorBidi"/>
          <w:noProof/>
          <w:sz w:val="22"/>
          <w:szCs w:val="22"/>
          <w:lang w:val="en-US"/>
        </w:rPr>
      </w:pPr>
      <w:del w:id="966" w:author="phuong vu" w:date="2018-12-01T22:31:00Z">
        <w:r w:rsidRPr="00F83847" w:rsidDel="00F83847">
          <w:rPr>
            <w:rStyle w:val="Hyperlink"/>
            <w:noProof/>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967" w:author="phuong vu" w:date="2018-12-01T22:31:00Z"/>
          <w:rFonts w:asciiTheme="minorHAnsi" w:eastAsiaTheme="minorEastAsia" w:hAnsiTheme="minorHAnsi" w:cstheme="minorBidi"/>
          <w:noProof/>
          <w:sz w:val="22"/>
          <w:szCs w:val="22"/>
          <w:lang w:val="en-US"/>
        </w:rPr>
      </w:pPr>
      <w:del w:id="968" w:author="phuong vu" w:date="2018-12-01T22:31:00Z">
        <w:r w:rsidRPr="00F83847" w:rsidDel="00F83847">
          <w:rPr>
            <w:rStyle w:val="Hyperlink"/>
            <w:noProof/>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969" w:author="phuong vu" w:date="2018-12-01T22:31:00Z"/>
          <w:rFonts w:asciiTheme="minorHAnsi" w:eastAsiaTheme="minorEastAsia" w:hAnsiTheme="minorHAnsi" w:cstheme="minorBidi"/>
          <w:noProof/>
          <w:sz w:val="22"/>
          <w:szCs w:val="22"/>
          <w:lang w:val="en-US"/>
        </w:rPr>
      </w:pPr>
      <w:del w:id="970" w:author="phuong vu" w:date="2018-12-01T22:31:00Z">
        <w:r w:rsidRPr="00F83847" w:rsidDel="00F83847">
          <w:rPr>
            <w:rStyle w:val="Hyperlink"/>
            <w:noProof/>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971" w:author="phuong vu" w:date="2018-12-01T22:31:00Z"/>
          <w:rFonts w:asciiTheme="minorHAnsi" w:eastAsiaTheme="minorEastAsia" w:hAnsiTheme="minorHAnsi" w:cstheme="minorBidi"/>
          <w:noProof/>
          <w:sz w:val="22"/>
          <w:szCs w:val="22"/>
          <w:lang w:val="en-US"/>
        </w:rPr>
      </w:pPr>
      <w:del w:id="972" w:author="phuong vu" w:date="2018-12-01T22:31:00Z">
        <w:r w:rsidRPr="00F83847" w:rsidDel="00F83847">
          <w:rPr>
            <w:rStyle w:val="Hyperlink"/>
            <w:noProof/>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973" w:author="phuong vu" w:date="2018-12-01T22:31:00Z"/>
          <w:rFonts w:asciiTheme="minorHAnsi" w:eastAsiaTheme="minorEastAsia" w:hAnsiTheme="minorHAnsi" w:cstheme="minorBidi"/>
          <w:noProof/>
          <w:sz w:val="22"/>
          <w:szCs w:val="22"/>
          <w:lang w:val="en-US"/>
        </w:rPr>
      </w:pPr>
      <w:del w:id="974" w:author="phuong vu" w:date="2018-12-01T22:31:00Z">
        <w:r w:rsidRPr="00F83847" w:rsidDel="00F83847">
          <w:rPr>
            <w:rStyle w:val="Hyperlink"/>
            <w:noProof/>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975" w:author="phuong vu" w:date="2018-12-01T22:31:00Z"/>
          <w:rFonts w:asciiTheme="minorHAnsi" w:eastAsiaTheme="minorEastAsia" w:hAnsiTheme="minorHAnsi" w:cstheme="minorBidi"/>
          <w:noProof/>
          <w:sz w:val="22"/>
          <w:szCs w:val="22"/>
          <w:lang w:val="en-US"/>
        </w:rPr>
      </w:pPr>
      <w:del w:id="976" w:author="phuong vu" w:date="2018-12-01T22:31:00Z">
        <w:r w:rsidRPr="00F83847" w:rsidDel="00F83847">
          <w:rPr>
            <w:rStyle w:val="Hyperlink"/>
            <w:noProof/>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977" w:author="phuong vu" w:date="2018-12-01T22:31:00Z"/>
          <w:rFonts w:asciiTheme="minorHAnsi" w:eastAsiaTheme="minorEastAsia" w:hAnsiTheme="minorHAnsi" w:cstheme="minorBidi"/>
          <w:noProof/>
          <w:sz w:val="22"/>
          <w:szCs w:val="22"/>
          <w:lang w:val="en-US"/>
        </w:rPr>
      </w:pPr>
      <w:del w:id="978" w:author="phuong vu" w:date="2018-12-01T22:31:00Z">
        <w:r w:rsidRPr="00F83847" w:rsidDel="00F83847">
          <w:rPr>
            <w:rStyle w:val="Hyperlink"/>
            <w:noProof/>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979" w:author="phuong vu" w:date="2018-12-01T22:31:00Z"/>
          <w:rFonts w:asciiTheme="minorHAnsi" w:eastAsiaTheme="minorEastAsia" w:hAnsiTheme="minorHAnsi" w:cstheme="minorBidi"/>
          <w:noProof/>
          <w:sz w:val="22"/>
          <w:szCs w:val="22"/>
          <w:lang w:val="en-US"/>
        </w:rPr>
      </w:pPr>
      <w:del w:id="980" w:author="phuong vu" w:date="2018-12-01T22:31:00Z">
        <w:r w:rsidRPr="00F83847" w:rsidDel="00F83847">
          <w:rPr>
            <w:rStyle w:val="Hyperlink"/>
            <w:noProof/>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981" w:author="phuong vu" w:date="2018-12-01T22:31:00Z"/>
          <w:rFonts w:asciiTheme="minorHAnsi" w:eastAsiaTheme="minorEastAsia" w:hAnsiTheme="minorHAnsi" w:cstheme="minorBidi"/>
          <w:noProof/>
          <w:sz w:val="22"/>
          <w:szCs w:val="22"/>
          <w:lang w:val="en-US"/>
        </w:rPr>
      </w:pPr>
      <w:del w:id="982" w:author="phuong vu" w:date="2018-12-01T22:31:00Z">
        <w:r w:rsidRPr="00F83847" w:rsidDel="00F83847">
          <w:rPr>
            <w:rStyle w:val="Hyperlink"/>
            <w:noProof/>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983" w:author="phuong vu" w:date="2018-12-01T22:31:00Z"/>
          <w:rFonts w:asciiTheme="minorHAnsi" w:eastAsiaTheme="minorEastAsia" w:hAnsiTheme="minorHAnsi" w:cstheme="minorBidi"/>
          <w:noProof/>
          <w:sz w:val="22"/>
          <w:szCs w:val="22"/>
          <w:lang w:val="en-US"/>
        </w:rPr>
      </w:pPr>
      <w:del w:id="984" w:author="phuong vu" w:date="2018-12-01T22:31:00Z">
        <w:r w:rsidRPr="00F83847" w:rsidDel="00F83847">
          <w:rPr>
            <w:rStyle w:val="Hyperlink"/>
            <w:noProof/>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985" w:author="phuong vu" w:date="2018-12-01T22:31:00Z"/>
          <w:rFonts w:asciiTheme="minorHAnsi" w:eastAsiaTheme="minorEastAsia" w:hAnsiTheme="minorHAnsi" w:cstheme="minorBidi"/>
          <w:noProof/>
          <w:sz w:val="22"/>
          <w:szCs w:val="22"/>
          <w:lang w:val="en-US"/>
        </w:rPr>
      </w:pPr>
      <w:del w:id="986" w:author="phuong vu" w:date="2018-12-01T22:31:00Z">
        <w:r w:rsidRPr="00F83847" w:rsidDel="00F83847">
          <w:rPr>
            <w:rStyle w:val="Hyperlink"/>
            <w:noProof/>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987" w:author="phuong vu" w:date="2018-12-01T22:31:00Z"/>
          <w:rFonts w:asciiTheme="minorHAnsi" w:eastAsiaTheme="minorEastAsia" w:hAnsiTheme="minorHAnsi" w:cstheme="minorBidi"/>
          <w:noProof/>
          <w:sz w:val="22"/>
          <w:szCs w:val="22"/>
          <w:lang w:val="en-US"/>
        </w:rPr>
      </w:pPr>
      <w:del w:id="988" w:author="phuong vu" w:date="2018-12-01T22:31:00Z">
        <w:r w:rsidRPr="00F83847" w:rsidDel="00F83847">
          <w:rPr>
            <w:rStyle w:val="Hyperlink"/>
            <w:noProof/>
          </w:rPr>
          <w:delText>Bảng 4.41</w:delText>
        </w:r>
        <w:r w:rsidRPr="00F83847" w:rsidDel="00F83847">
          <w:rPr>
            <w:rStyle w:val="Hyperlink"/>
            <w:noProof/>
            <w:lang w:val="en-US"/>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989" w:author="phuong vu" w:date="2018-12-01T22:31:00Z"/>
          <w:rFonts w:asciiTheme="minorHAnsi" w:eastAsiaTheme="minorEastAsia" w:hAnsiTheme="minorHAnsi" w:cstheme="minorBidi"/>
          <w:noProof/>
          <w:sz w:val="22"/>
          <w:szCs w:val="22"/>
          <w:lang w:val="en-US"/>
        </w:rPr>
      </w:pPr>
      <w:del w:id="990" w:author="phuong vu" w:date="2018-12-01T22:31:00Z">
        <w:r w:rsidRPr="00F83847" w:rsidDel="00F83847">
          <w:rPr>
            <w:rStyle w:val="Hyperlink"/>
            <w:noProof/>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991" w:author="phuong vu" w:date="2018-12-01T22:31:00Z"/>
          <w:rFonts w:asciiTheme="minorHAnsi" w:eastAsiaTheme="minorEastAsia" w:hAnsiTheme="minorHAnsi" w:cstheme="minorBidi"/>
          <w:noProof/>
          <w:sz w:val="22"/>
          <w:szCs w:val="22"/>
          <w:lang w:val="en-US"/>
        </w:rPr>
      </w:pPr>
      <w:del w:id="992" w:author="phuong vu" w:date="2018-12-01T22:31:00Z">
        <w:r w:rsidRPr="00F83847" w:rsidDel="00F83847">
          <w:rPr>
            <w:rStyle w:val="Hyperlink"/>
            <w:noProof/>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993" w:author="phuong vu" w:date="2018-12-01T22:31:00Z"/>
          <w:rFonts w:asciiTheme="minorHAnsi" w:eastAsiaTheme="minorEastAsia" w:hAnsiTheme="minorHAnsi" w:cstheme="minorBidi"/>
          <w:noProof/>
          <w:sz w:val="22"/>
          <w:szCs w:val="22"/>
          <w:lang w:val="en-US"/>
        </w:rPr>
      </w:pPr>
      <w:del w:id="994" w:author="phuong vu" w:date="2018-12-01T22:31:00Z">
        <w:r w:rsidRPr="00F83847" w:rsidDel="00F83847">
          <w:rPr>
            <w:rStyle w:val="Hyperlink"/>
            <w:noProof/>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995" w:author="phuong vu" w:date="2018-12-01T22:31:00Z"/>
          <w:rFonts w:asciiTheme="minorHAnsi" w:eastAsiaTheme="minorEastAsia" w:hAnsiTheme="minorHAnsi" w:cstheme="minorBidi"/>
          <w:noProof/>
          <w:sz w:val="22"/>
          <w:szCs w:val="22"/>
          <w:lang w:val="en-US"/>
        </w:rPr>
      </w:pPr>
      <w:del w:id="996" w:author="phuong vu" w:date="2018-12-01T22:31:00Z">
        <w:r w:rsidRPr="00F83847" w:rsidDel="00F83847">
          <w:rPr>
            <w:rStyle w:val="Hyperlink"/>
            <w:iCs/>
            <w:noProof/>
          </w:rPr>
          <w:delText>Bảng 4.45</w:delText>
        </w:r>
        <w:r w:rsidRPr="00F83847" w:rsidDel="00F83847">
          <w:rPr>
            <w:rStyle w:val="Hyperlink"/>
            <w:noProof/>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997" w:author="phuong vu" w:date="2018-12-01T22:31:00Z"/>
          <w:rFonts w:asciiTheme="minorHAnsi" w:eastAsiaTheme="minorEastAsia" w:hAnsiTheme="minorHAnsi" w:cstheme="minorBidi"/>
          <w:noProof/>
          <w:sz w:val="22"/>
          <w:szCs w:val="22"/>
          <w:lang w:val="en-US"/>
        </w:rPr>
      </w:pPr>
      <w:del w:id="998" w:author="phuong vu" w:date="2018-12-01T22:31:00Z">
        <w:r w:rsidRPr="00F83847" w:rsidDel="00F83847">
          <w:rPr>
            <w:rStyle w:val="Hyperlink"/>
            <w:noProof/>
          </w:rPr>
          <w:delText>Bảng 4.46</w:delText>
        </w:r>
        <w:r w:rsidRPr="00F83847" w:rsidDel="00F83847">
          <w:rPr>
            <w:rStyle w:val="Hyperlink"/>
            <w:noProof/>
            <w:lang w:val="en-US"/>
          </w:rPr>
          <w:delText xml:space="preserve"> Tiêu chí hiển thị dữ liệu đơn hàng</w:delText>
        </w:r>
        <w:r w:rsidDel="00F83847">
          <w:rPr>
            <w:noProof/>
            <w:webHidden/>
          </w:rPr>
          <w:tab/>
          <w:delText>97</w:delText>
        </w:r>
      </w:del>
    </w:p>
    <w:p w14:paraId="35865E46" w14:textId="04B75E84"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999" w:name="_Toc531502206"/>
      <w:bookmarkEnd w:id="14"/>
      <w:r w:rsidRPr="00CF739D">
        <w:lastRenderedPageBreak/>
        <w:t>TÓM TẮT</w:t>
      </w:r>
      <w:bookmarkEnd w:id="999"/>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2586F40" w:rsidR="00077639" w:rsidRPr="00920004"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000" w:name="_Toc531502207"/>
      <w:r w:rsidR="00E913F0" w:rsidRPr="00CF739D">
        <w:lastRenderedPageBreak/>
        <w:t>ABSTRACT</w:t>
      </w:r>
      <w:bookmarkEnd w:id="1000"/>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Del="00D24C07" w:rsidRDefault="00077639" w:rsidP="00CF739D">
      <w:pPr>
        <w:ind w:firstLine="720"/>
        <w:rPr>
          <w:del w:id="1001" w:author="phuong vu" w:date="2018-12-02T08:21:00Z"/>
        </w:r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Del="00D24C07" w:rsidRDefault="00077639" w:rsidP="00CF739D">
      <w:pPr>
        <w:pStyle w:val="Style1"/>
        <w:spacing w:before="240" w:line="0" w:lineRule="atLeast"/>
        <w:rPr>
          <w:del w:id="1002" w:author="phuong vu" w:date="2018-12-02T08:21:00Z"/>
          <w:rFonts w:cstheme="majorHAnsi"/>
        </w:rPr>
      </w:pPr>
    </w:p>
    <w:p w14:paraId="02FB4527" w14:textId="4E80140C" w:rsidR="00CF739D" w:rsidRDefault="00CF739D">
      <w:pPr>
        <w:spacing w:before="120"/>
        <w:ind w:firstLine="720"/>
        <w:sectPr w:rsidR="00CF739D" w:rsidSect="0041406B">
          <w:headerReference w:type="default" r:id="rId29"/>
          <w:footerReference w:type="default" r:id="rId30"/>
          <w:pgSz w:w="11906" w:h="16838"/>
          <w:pgMar w:top="1701" w:right="1134" w:bottom="1701" w:left="1985" w:header="709" w:footer="0" w:gutter="0"/>
          <w:pgNumType w:fmt="lowerRoman" w:start="1"/>
          <w:cols w:space="708"/>
          <w:docGrid w:linePitch="360"/>
        </w:sectPr>
        <w:pPrChange w:id="1003" w:author="phuong vu" w:date="2018-12-02T08:21:00Z">
          <w:pPr>
            <w:spacing w:before="240" w:line="0" w:lineRule="atLeast"/>
          </w:pPr>
        </w:pPrChange>
      </w:pPr>
    </w:p>
    <w:p w14:paraId="226F23FD" w14:textId="09EA0D34" w:rsidR="00AA15A1" w:rsidRPr="00CF739D" w:rsidRDefault="00601879" w:rsidP="00CF739D">
      <w:pPr>
        <w:pStyle w:val="Style1"/>
        <w:spacing w:before="240" w:line="0" w:lineRule="atLeast"/>
      </w:pPr>
      <w:bookmarkStart w:id="1004" w:name="_Toc531502208"/>
      <w:bookmarkStart w:id="1005" w:name="_Toc484566602"/>
      <w:r w:rsidRPr="00CF739D">
        <w:rPr>
          <w:rFonts w:cstheme="majorHAnsi"/>
        </w:rPr>
        <w:lastRenderedPageBreak/>
        <w:t>PHẦN GIỚI THIỆU</w:t>
      </w:r>
      <w:bookmarkEnd w:id="1004"/>
    </w:p>
    <w:p w14:paraId="68E56884" w14:textId="34EFF709" w:rsidR="00370B8C" w:rsidRPr="00CF739D" w:rsidRDefault="00370B8C">
      <w:pPr>
        <w:pStyle w:val="Heading2"/>
        <w:numPr>
          <w:ilvl w:val="1"/>
          <w:numId w:val="54"/>
        </w:numPr>
        <w:rPr>
          <w:lang w:val="en-US"/>
        </w:rPr>
        <w:pPrChange w:id="1006" w:author="phuong vu" w:date="2018-12-02T09:08:00Z">
          <w:pPr>
            <w:pStyle w:val="Heading2"/>
            <w:numPr>
              <w:numId w:val="54"/>
            </w:numPr>
            <w:spacing w:before="240" w:line="0" w:lineRule="atLeast"/>
            <w:ind w:left="576"/>
          </w:pPr>
        </w:pPrChange>
      </w:pPr>
      <w:bookmarkStart w:id="1007" w:name="_Toc530605633"/>
      <w:bookmarkStart w:id="1008" w:name="_Toc530657326"/>
      <w:bookmarkStart w:id="1009" w:name="_Toc530658268"/>
      <w:bookmarkStart w:id="1010" w:name="_Toc530661993"/>
      <w:bookmarkStart w:id="1011" w:name="_Toc530662460"/>
      <w:bookmarkStart w:id="1012" w:name="_Toc531009374"/>
      <w:bookmarkStart w:id="1013" w:name="_Toc531101610"/>
      <w:bookmarkStart w:id="1014" w:name="_Toc531102558"/>
      <w:bookmarkStart w:id="1015" w:name="_Toc531358796"/>
      <w:bookmarkStart w:id="1016" w:name="_Toc531359777"/>
      <w:bookmarkStart w:id="1017" w:name="_Toc531380619"/>
      <w:bookmarkStart w:id="1018" w:name="_Toc531502209"/>
      <w:bookmarkEnd w:id="1005"/>
      <w:bookmarkEnd w:id="1007"/>
      <w:bookmarkEnd w:id="1008"/>
      <w:bookmarkEnd w:id="1009"/>
      <w:bookmarkEnd w:id="1010"/>
      <w:bookmarkEnd w:id="1011"/>
      <w:bookmarkEnd w:id="1012"/>
      <w:bookmarkEnd w:id="1013"/>
      <w:bookmarkEnd w:id="1014"/>
      <w:bookmarkEnd w:id="1015"/>
      <w:bookmarkEnd w:id="1016"/>
      <w:bookmarkEnd w:id="1017"/>
      <w:r w:rsidRPr="00CF739D">
        <w:rPr>
          <w:lang w:val="en-US"/>
        </w:rPr>
        <w:t>Đặt vấn đề</w:t>
      </w:r>
      <w:bookmarkEnd w:id="1018"/>
    </w:p>
    <w:p w14:paraId="43057F97" w14:textId="77777777" w:rsidR="00B906F8" w:rsidRDefault="00A17FA5" w:rsidP="00B906F8">
      <w:pPr>
        <w:spacing w:after="0"/>
        <w:rPr>
          <w:ins w:id="1019" w:author="phuong vu" w:date="2018-12-02T22:56:00Z"/>
          <w:lang w:val="en-US"/>
        </w:rPr>
      </w:pPr>
      <w:r>
        <w:rPr>
          <w:lang w:val="en-US"/>
        </w:rPr>
        <w:tab/>
      </w:r>
      <w:ins w:id="1020" w:author="phuong vu" w:date="2018-12-02T22:56:00Z">
        <w:r w:rsidR="00B906F8">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ins>
    </w:p>
    <w:p w14:paraId="44FCADF4" w14:textId="77777777" w:rsidR="00B906F8" w:rsidRDefault="00B906F8" w:rsidP="00B906F8">
      <w:pPr>
        <w:spacing w:after="0"/>
        <w:ind w:firstLine="720"/>
        <w:rPr>
          <w:ins w:id="1021" w:author="phuong vu" w:date="2018-12-02T22:56:00Z"/>
          <w:lang w:val="en-US"/>
        </w:rPr>
      </w:pPr>
      <w:ins w:id="1022" w:author="phuong vu" w:date="2018-12-02T22:56:00Z">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ins>
    </w:p>
    <w:p w14:paraId="172DD8D6" w14:textId="2CAA4B46" w:rsidR="00FE6A57" w:rsidRPr="00920004" w:rsidDel="00B906F8" w:rsidRDefault="00B906F8">
      <w:pPr>
        <w:ind w:firstLine="576"/>
        <w:rPr>
          <w:del w:id="1023" w:author="phuong vu" w:date="2018-12-02T22:56:00Z"/>
          <w:lang w:val="en-US"/>
        </w:rPr>
        <w:pPrChange w:id="1024" w:author="phuong vu" w:date="2018-12-02T22:56:00Z">
          <w:pPr/>
        </w:pPrChange>
      </w:pPr>
      <w:ins w:id="1025" w:author="phuong vu" w:date="2018-12-02T22:56:00Z">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ins>
      <w:del w:id="1026" w:author="phuong vu" w:date="2018-12-02T22:56:00Z">
        <w:r w:rsidR="00CA57A3" w:rsidRPr="00920004" w:rsidDel="00B906F8">
          <w:rPr>
            <w:lang w:val="en-US"/>
          </w:rPr>
          <w:delText>Trong thời kì xã hội phát triển mạnh mẽ, con người nghĩ đến bản thân mình và yêu công việc nhiều hơn. Chúng ta dành thời gian nhiều hơn cho công việc, bỏ qua công việc dọn dẹp trong nhà, đặc biệt lầ chuyện giặt giũ.</w:delText>
        </w:r>
        <w:r w:rsidR="00D82BBB" w:rsidRPr="00920004" w:rsidDel="00B906F8">
          <w:rPr>
            <w:lang w:val="en-US"/>
          </w:rPr>
          <w:delTex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delText>
        </w:r>
        <w:r w:rsidR="00924D6A" w:rsidRPr="00920004" w:rsidDel="00B906F8">
          <w:rPr>
            <w:lang w:val="en-US"/>
          </w:rPr>
          <w:delText>thứ nhất</w:delText>
        </w:r>
        <w:r w:rsidR="00D82BBB" w:rsidRPr="00920004" w:rsidDel="00B906F8">
          <w:rPr>
            <w:lang w:val="en-US"/>
          </w:rPr>
          <w:delText xml:space="preserve">, thứ hai nếu chúng ta có nhiều loại quần áo và mong muốn giặt giũ với những hình thức khác nhau nhưng lại không biết cửa hàng nào có đầy đủ các hình thức mình </w:delText>
        </w:r>
        <w:r w:rsidR="00924D6A" w:rsidRPr="00920004" w:rsidDel="00B906F8">
          <w:rPr>
            <w:lang w:val="en-US"/>
          </w:rPr>
          <w:delText>đang cần</w:delText>
        </w:r>
        <w:r w:rsidR="00D82BBB" w:rsidRPr="00920004" w:rsidDel="00B906F8">
          <w:rPr>
            <w:lang w:val="en-US"/>
          </w:rPr>
          <w:delText>.</w:delText>
        </w:r>
        <w:r w:rsidR="00924D6A" w:rsidRPr="00920004" w:rsidDel="00B906F8">
          <w:rPr>
            <w:lang w:val="en-US"/>
          </w:rPr>
          <w:delText xml:space="preserve"> Bên cạnh đó, ta không chủ động được thời gian lấy quần áo nếu không được chủ của hàng cho một lịch hẹn sau khi </w:delText>
        </w:r>
        <w:r w:rsidR="00016B3B" w:rsidRPr="00920004" w:rsidDel="00B906F8">
          <w:rPr>
            <w:lang w:val="en-US"/>
          </w:rPr>
          <w:delText>nhận đồ giặt,</w:delText>
        </w:r>
        <w:r w:rsidR="00237164" w:rsidRPr="00920004" w:rsidDel="00B906F8">
          <w:rPr>
            <w:lang w:val="en-US"/>
          </w:rPr>
          <w:delText xml:space="preserve"> quần áo của mình cũng mong muốn được chi tiết về các đặc điểm quần áo tránh trường hợp thất lạc trong quá trình sử dụng dịch vụ, </w:delText>
        </w:r>
        <w:r w:rsidR="00016B3B" w:rsidRPr="00920004" w:rsidDel="00B906F8">
          <w:rPr>
            <w:lang w:val="en-US"/>
          </w:rPr>
          <w:delText xml:space="preserve">cũng như chi phí bỏ ra cho một lần sử dụng dịch vụ không được minh bạch ban đầu. </w:delText>
        </w:r>
      </w:del>
    </w:p>
    <w:p w14:paraId="52134A44" w14:textId="44AEEC0E" w:rsidR="00FE6A57" w:rsidRPr="00920004" w:rsidDel="00B906F8" w:rsidRDefault="00016B3B">
      <w:pPr>
        <w:ind w:firstLine="576"/>
        <w:rPr>
          <w:del w:id="1027" w:author="phuong vu" w:date="2018-12-02T22:56:00Z"/>
          <w:lang w:val="en-US"/>
        </w:rPr>
        <w:pPrChange w:id="1028" w:author="phuong vu" w:date="2018-12-02T22:56:00Z">
          <w:pPr>
            <w:ind w:firstLine="720"/>
          </w:pPr>
        </w:pPrChange>
      </w:pPr>
      <w:del w:id="1029" w:author="phuong vu" w:date="2018-12-02T22:56:00Z">
        <w:r w:rsidRPr="00920004" w:rsidDel="00B906F8">
          <w:rPr>
            <w:lang w:val="en-US"/>
          </w:rPr>
          <w:lastRenderedPageBreak/>
          <w:delTex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delText>
        </w:r>
        <w:r w:rsidR="00C8482A" w:rsidRPr="00920004" w:rsidDel="00B906F8">
          <w:rPr>
            <w:lang w:val="en-US"/>
          </w:rPr>
          <w:delText xml:space="preserve"> Cũng như việc phân loại đồ theo cách thủ công tốn thời gian.</w:delText>
        </w:r>
      </w:del>
    </w:p>
    <w:p w14:paraId="6DFFE8BF" w14:textId="6D13823A" w:rsidR="00370B8C" w:rsidRPr="00920004" w:rsidRDefault="001374D6">
      <w:pPr>
        <w:ind w:firstLine="576"/>
        <w:rPr>
          <w:lang w:val="en-US"/>
        </w:rPr>
        <w:pPrChange w:id="1030" w:author="phuong vu" w:date="2018-12-02T22:56:00Z">
          <w:pPr/>
        </w:pPrChange>
      </w:pPr>
      <w:del w:id="1031" w:author="phuong vu" w:date="2018-12-02T22:56:00Z">
        <w:r w:rsidRPr="00920004" w:rsidDel="00B906F8">
          <w:rPr>
            <w:lang w:val="en-US"/>
          </w:rPr>
          <w:tab/>
        </w:r>
        <w:r w:rsidR="00016B3B" w:rsidRPr="00920004" w:rsidDel="00B906F8">
          <w:rPr>
            <w:lang w:val="en-US"/>
          </w:rPr>
          <w:delText>Để giải quyết những vấn đề được nêu trên, ta cần một hệ thống mà hỗ trợ người sử dụng dịch vụ có thể chọn lựa theo yêu cầu của mình cần thiết. Và hỗ tr</w:delText>
        </w:r>
        <w:r w:rsidR="00DE0F89" w:rsidRPr="00920004" w:rsidDel="00B906F8">
          <w:rPr>
            <w:lang w:val="en-US"/>
          </w:rPr>
          <w:delText>ợ đưa ra gợi ý sắp xếp lịch xử lí đơn hàng cho các máy cho chủ cửa hàng kèm với cho họ chủ động sắp xếp từng đơn hàng riêng biệt một cách thủ công. Đó là những điều mà hệ thống này mong muốn mang lại.</w:delText>
        </w:r>
      </w:del>
    </w:p>
    <w:p w14:paraId="338EDF31" w14:textId="6753DD11" w:rsidR="00370B8C" w:rsidRPr="00CF739D" w:rsidRDefault="00370B8C">
      <w:pPr>
        <w:pStyle w:val="Heading2"/>
        <w:numPr>
          <w:ilvl w:val="1"/>
          <w:numId w:val="55"/>
        </w:numPr>
        <w:rPr>
          <w:lang w:val="en-US"/>
        </w:rPr>
        <w:pPrChange w:id="1032" w:author="phuong vu" w:date="2018-12-02T09:08:00Z">
          <w:pPr>
            <w:pStyle w:val="Heading2"/>
            <w:numPr>
              <w:numId w:val="55"/>
            </w:numPr>
            <w:spacing w:before="240" w:line="0" w:lineRule="atLeast"/>
            <w:ind w:left="576"/>
          </w:pPr>
        </w:pPrChange>
      </w:pPr>
      <w:bookmarkStart w:id="1033" w:name="_Toc531502210"/>
      <w:r w:rsidRPr="00920004">
        <w:rPr>
          <w:lang w:val="en-US"/>
        </w:rPr>
        <w:t>Lị</w:t>
      </w:r>
      <w:r w:rsidRPr="00CF739D">
        <w:rPr>
          <w:lang w:val="en-US"/>
        </w:rPr>
        <w:t>ch sử giải quyết vấn đề</w:t>
      </w:r>
      <w:bookmarkEnd w:id="1033"/>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34" w:name="_Toc531358799"/>
      <w:bookmarkStart w:id="1035" w:name="_Toc531359780"/>
      <w:bookmarkStart w:id="1036" w:name="_Toc531380622"/>
      <w:bookmarkStart w:id="1037" w:name="_Toc531466521"/>
      <w:bookmarkStart w:id="1038" w:name="_Toc531466629"/>
      <w:bookmarkStart w:id="1039" w:name="_Toc531466737"/>
      <w:bookmarkStart w:id="1040" w:name="_Toc531502120"/>
      <w:bookmarkStart w:id="1041" w:name="_Toc531502211"/>
      <w:bookmarkEnd w:id="1034"/>
      <w:bookmarkEnd w:id="1035"/>
      <w:bookmarkEnd w:id="1036"/>
      <w:bookmarkEnd w:id="1037"/>
      <w:bookmarkEnd w:id="1038"/>
      <w:bookmarkEnd w:id="1039"/>
      <w:bookmarkEnd w:id="1040"/>
      <w:bookmarkEnd w:id="1041"/>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42" w:name="_Toc531358800"/>
      <w:bookmarkStart w:id="1043" w:name="_Toc531359781"/>
      <w:bookmarkStart w:id="1044" w:name="_Toc531380623"/>
      <w:bookmarkStart w:id="1045" w:name="_Toc531466522"/>
      <w:bookmarkStart w:id="1046" w:name="_Toc531466630"/>
      <w:bookmarkStart w:id="1047" w:name="_Toc531466738"/>
      <w:bookmarkStart w:id="1048" w:name="_Toc531502121"/>
      <w:bookmarkStart w:id="1049" w:name="_Toc531502212"/>
      <w:bookmarkEnd w:id="1042"/>
      <w:bookmarkEnd w:id="1043"/>
      <w:bookmarkEnd w:id="1044"/>
      <w:bookmarkEnd w:id="1045"/>
      <w:bookmarkEnd w:id="1046"/>
      <w:bookmarkEnd w:id="1047"/>
      <w:bookmarkEnd w:id="1048"/>
      <w:bookmarkEnd w:id="1049"/>
    </w:p>
    <w:p w14:paraId="235A84E5" w14:textId="46342260" w:rsidR="00370B8C" w:rsidRPr="00CF739D" w:rsidRDefault="00A26BE3">
      <w:pPr>
        <w:pStyle w:val="Heading2"/>
        <w:numPr>
          <w:ilvl w:val="0"/>
          <w:numId w:val="72"/>
        </w:numPr>
        <w:pPrChange w:id="1050" w:author="phuong vu" w:date="2018-12-02T09:08:00Z">
          <w:pPr>
            <w:pStyle w:val="Heading2"/>
            <w:numPr>
              <w:ilvl w:val="0"/>
              <w:numId w:val="72"/>
            </w:numPr>
            <w:spacing w:before="240" w:line="0" w:lineRule="atLeast"/>
            <w:ind w:left="360" w:hanging="360"/>
          </w:pPr>
        </w:pPrChange>
      </w:pPr>
      <w:r w:rsidRPr="00920004">
        <w:rPr>
          <w:lang w:val="en-US"/>
        </w:rPr>
        <w:t xml:space="preserve"> </w:t>
      </w:r>
      <w:bookmarkStart w:id="1051" w:name="_Toc529231110"/>
      <w:bookmarkStart w:id="1052" w:name="_Toc529231497"/>
      <w:bookmarkStart w:id="1053" w:name="_Toc531502213"/>
      <w:bookmarkEnd w:id="1051"/>
      <w:bookmarkEnd w:id="1052"/>
      <w:r w:rsidR="00370B8C" w:rsidRPr="00920004">
        <w:t>Phạm</w:t>
      </w:r>
      <w:r w:rsidR="00370B8C" w:rsidRPr="00CF739D">
        <w:t xml:space="preserve"> vi đề tài</w:t>
      </w:r>
      <w:bookmarkEnd w:id="1053"/>
    </w:p>
    <w:p w14:paraId="7C74B52E" w14:textId="591794B1" w:rsidR="00C8482A" w:rsidRPr="00920004" w:rsidRDefault="00FE6A57">
      <w:pPr>
        <w:rPr>
          <w:lang w:val="en-US"/>
        </w:rPr>
      </w:pPr>
      <w:r w:rsidRPr="00920004">
        <w:rPr>
          <w:lang w:val="en-US"/>
        </w:rPr>
        <w:tab/>
      </w:r>
      <w:r w:rsidR="00C8482A" w:rsidRPr="00920004">
        <w:rPr>
          <w:lang w:val="en-US"/>
        </w:rPr>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78B01FA4" w:rsidR="00370B8C" w:rsidRPr="00920004" w:rsidRDefault="00FE6A57">
      <w:pPr>
        <w:rPr>
          <w:lang w:val="en-US"/>
        </w:rPr>
      </w:pPr>
      <w:r w:rsidRPr="00920004">
        <w:rPr>
          <w:lang w:val="en-US"/>
        </w:rPr>
        <w:tab/>
      </w:r>
      <w:r w:rsidR="00C8482A" w:rsidRPr="00920004">
        <w:rPr>
          <w:lang w:val="en-US"/>
        </w:rPr>
        <w:t>Xây dựng một trang web quản lí thông qua đó cửa hàng có thể quản lí các đơn hàng, biên nhận bằng cách kiểm soát trạng thái của chúng</w:t>
      </w:r>
      <w:r w:rsidR="0044671F" w:rsidRPr="00920004">
        <w:rPr>
          <w:lang w:val="en-US"/>
        </w:rPr>
        <w:t>. Hỗ trợ đưa ra gợi ý sắp lịch xử lí đơn hàng cho cửa hàng và phân loại tự động giúp tiết kiệm thời gian nhất có thể.</w:t>
      </w:r>
    </w:p>
    <w:p w14:paraId="3BCF4D47" w14:textId="1D6A83EB" w:rsidR="00891537" w:rsidRPr="00920004" w:rsidRDefault="00891537">
      <w:pPr>
        <w:ind w:firstLine="720"/>
        <w:rPr>
          <w:lang w:val="en-US"/>
        </w:rPr>
        <w:pPrChange w:id="1054" w:author="phuong vu" w:date="2018-12-02T22:47:00Z">
          <w:pPr/>
        </w:pPrChange>
      </w:pPr>
      <w:r w:rsidRPr="00920004">
        <w:rPr>
          <w:lang w:val="en-US"/>
        </w:rPr>
        <w:t>Đề tài hiện tại</w:t>
      </w:r>
      <w:r w:rsidR="003166DB" w:rsidRPr="00920004">
        <w:rPr>
          <w:lang w:val="en-US"/>
        </w:rPr>
        <w:t xml:space="preserve"> không</w:t>
      </w:r>
      <w:r w:rsidRPr="00920004">
        <w:rPr>
          <w:lang w:val="en-US"/>
        </w:rPr>
        <w:t xml:space="preserve"> hỗ trợ xây dựng trang quản lí các thông tin dữ liệu đầu vào để tạo đơn hàng cũng như quản lí.</w:t>
      </w:r>
    </w:p>
    <w:p w14:paraId="200F8878" w14:textId="4ED2DB35" w:rsidR="00476B40" w:rsidRPr="00CF739D" w:rsidRDefault="00476B40">
      <w:pPr>
        <w:pStyle w:val="Heading2"/>
        <w:numPr>
          <w:ilvl w:val="0"/>
          <w:numId w:val="72"/>
        </w:numPr>
        <w:pPrChange w:id="1055" w:author="phuong vu" w:date="2018-12-02T09:08:00Z">
          <w:pPr>
            <w:pStyle w:val="Heading2"/>
            <w:numPr>
              <w:ilvl w:val="0"/>
              <w:numId w:val="72"/>
            </w:numPr>
            <w:spacing w:before="240" w:line="0" w:lineRule="atLeast"/>
            <w:ind w:left="360" w:hanging="360"/>
          </w:pPr>
        </w:pPrChange>
      </w:pPr>
      <w:bookmarkStart w:id="1056" w:name="_Toc531502214"/>
      <w:r w:rsidRPr="00CF739D">
        <w:lastRenderedPageBreak/>
        <w:t xml:space="preserve">Mục tiêu </w:t>
      </w:r>
      <w:r w:rsidR="003166DB" w:rsidRPr="00920004">
        <w:rPr>
          <w:lang w:val="en-US"/>
        </w:rPr>
        <w:t>đề tài</w:t>
      </w:r>
      <w:bookmarkEnd w:id="1056"/>
    </w:p>
    <w:p w14:paraId="0EF32336" w14:textId="77777777" w:rsidR="00476B40" w:rsidRPr="00CF739D" w:rsidRDefault="00476B40">
      <w:pPr>
        <w:ind w:firstLine="720"/>
        <w:pPrChange w:id="1057" w:author="phuong vu" w:date="2018-12-02T22:47:00Z">
          <w:pPr>
            <w:ind w:firstLine="360"/>
          </w:pPr>
        </w:pPrChange>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C1FC17C"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ins w:id="1058" w:author="phuong vu" w:date="2018-12-02T22:47:00Z">
        <w:r w:rsidR="0001325D">
          <w:rPr>
            <w:lang w:val="en-US"/>
          </w:rPr>
          <w:t>w</w:t>
        </w:r>
      </w:ins>
      <w:del w:id="1059" w:author="phuong vu" w:date="2018-12-02T22:47:00Z">
        <w:r w:rsidRPr="00CF739D" w:rsidDel="0001325D">
          <w:delText>W</w:delText>
        </w:r>
      </w:del>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pPr>
        <w:ind w:firstLine="720"/>
        <w:pPrChange w:id="1060" w:author="phuong vu" w:date="2018-12-02T08:22:00Z">
          <w:pPr>
            <w:ind w:firstLine="360"/>
          </w:pPr>
        </w:pPrChange>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pPr>
        <w:pStyle w:val="Heading2"/>
        <w:numPr>
          <w:ilvl w:val="0"/>
          <w:numId w:val="72"/>
        </w:numPr>
        <w:pPrChange w:id="1061" w:author="phuong vu" w:date="2018-12-02T09:08:00Z">
          <w:pPr>
            <w:pStyle w:val="Heading2"/>
            <w:numPr>
              <w:ilvl w:val="0"/>
              <w:numId w:val="72"/>
            </w:numPr>
            <w:spacing w:before="240" w:line="0" w:lineRule="atLeast"/>
            <w:ind w:left="360" w:hanging="360"/>
          </w:pPr>
        </w:pPrChange>
      </w:pPr>
      <w:bookmarkStart w:id="1062" w:name="_Toc531502215"/>
      <w:r w:rsidRPr="00CF739D">
        <w:lastRenderedPageBreak/>
        <w:t>Đối tượng nghiên cứu</w:t>
      </w:r>
      <w:bookmarkEnd w:id="1062"/>
    </w:p>
    <w:p w14:paraId="4E929338" w14:textId="196F25C0" w:rsidR="00476B40" w:rsidRPr="00CF739D" w:rsidRDefault="00476B40" w:rsidP="00CF739D">
      <w:pPr>
        <w:ind w:firstLine="360"/>
      </w:pPr>
      <w:r w:rsidRPr="00CF739D">
        <w:t>Đề tài nghiên cứu về mô hình quản lí một cửa hàng giặt ủi với nhiều chi nhánh (hay</w:t>
      </w:r>
      <w:r w:rsidR="00E13565" w:rsidRPr="00920004">
        <w:rPr>
          <w:lang w:val="en-US"/>
        </w:rPr>
        <w:t xml:space="preserve"> địa</w:t>
      </w:r>
      <w:r w:rsidRPr="00CF739D">
        <w:t xml:space="preserve"> điểm xử lí giặt ủi khác nhau). Đối tượng nghiên cứu mà đề tài hướng tới quản lí được các đơn hàng ở mỗi chi nhánh khác.</w:t>
      </w:r>
    </w:p>
    <w:p w14:paraId="6826AF85" w14:textId="5C32D4F8" w:rsidR="00476B40" w:rsidRPr="00CF739D" w:rsidRDefault="00476B40" w:rsidP="00CF739D">
      <w:pPr>
        <w:ind w:firstLine="360"/>
      </w:pPr>
      <w:r w:rsidRPr="00CF739D">
        <w:t xml:space="preserve">Nghiên cứu cách đặt đơn hàng giặt ủi bằng ứng dụng điện thoại, hỗ trợ người dùng tạo đơn hàng nhanh </w:t>
      </w:r>
      <w:r w:rsidR="00184C15" w:rsidRPr="00920004">
        <w:t>cho</w:t>
      </w:r>
      <w:r w:rsidRPr="00CF739D">
        <w:t>ng không cần bỏ thời gian ra tận địa điểm giặt ủi.</w:t>
      </w:r>
    </w:p>
    <w:p w14:paraId="5DEFFA37" w14:textId="73883004" w:rsidR="00476B40" w:rsidRPr="00CF739D" w:rsidRDefault="00476B40">
      <w:pPr>
        <w:pStyle w:val="Heading2"/>
        <w:numPr>
          <w:ilvl w:val="0"/>
          <w:numId w:val="72"/>
        </w:numPr>
        <w:pPrChange w:id="1063" w:author="phuong vu" w:date="2018-12-02T09:08:00Z">
          <w:pPr>
            <w:pStyle w:val="Heading2"/>
            <w:numPr>
              <w:ilvl w:val="0"/>
              <w:numId w:val="72"/>
            </w:numPr>
            <w:spacing w:before="240" w:line="0" w:lineRule="atLeast"/>
            <w:ind w:left="360" w:hanging="360"/>
          </w:pPr>
        </w:pPrChange>
      </w:pPr>
      <w:bookmarkStart w:id="1064" w:name="_Toc531502216"/>
      <w:r w:rsidRPr="00920004">
        <w:t>Phạm vi nghiên c</w:t>
      </w:r>
      <w:r w:rsidRPr="00CF739D">
        <w:t>ứu</w:t>
      </w:r>
      <w:bookmarkEnd w:id="1064"/>
    </w:p>
    <w:p w14:paraId="5A5F0099" w14:textId="580803C6" w:rsidR="00476B40" w:rsidRPr="00CF739D" w:rsidRDefault="00476B40" w:rsidP="00CF739D">
      <w:pPr>
        <w:ind w:firstLine="360"/>
      </w:pPr>
      <w:r w:rsidRPr="00CF739D">
        <w:t>Nghiên cứu cách phân chia các đơn hàng theo từng chi nhánh khác nhau. Bên cạnh đó, nhận biết được các đối tượng người dùng tác động đến hệ thống và phân chia quyền hạn tương tác với hệ thống</w:t>
      </w:r>
      <w:r w:rsidR="00E13565" w:rsidRPr="00920004">
        <w:rPr>
          <w:lang w:val="en-US"/>
        </w:rPr>
        <w:t xml:space="preserve"> tương ứng</w:t>
      </w:r>
      <w:r w:rsidRPr="00CF739D">
        <w:t>.</w:t>
      </w:r>
    </w:p>
    <w:p w14:paraId="09A6C7A6" w14:textId="4685B8A4" w:rsidR="00476B40" w:rsidRPr="00CF739D" w:rsidRDefault="00476B40" w:rsidP="00CF739D">
      <w:pPr>
        <w:ind w:firstLine="360"/>
      </w:pPr>
      <w:r w:rsidRPr="00CF739D">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13095322" w:rsidR="00476B40" w:rsidRPr="00CF739D" w:rsidRDefault="00476B40" w:rsidP="00CF739D">
      <w:pPr>
        <w:ind w:firstLine="360"/>
      </w:pPr>
      <w:r w:rsidRPr="00CF739D">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p>
    <w:p w14:paraId="452E503B" w14:textId="31C3EE8D" w:rsidR="00B81776" w:rsidRPr="00CF739D" w:rsidRDefault="00370B8C">
      <w:pPr>
        <w:pStyle w:val="Heading2"/>
        <w:numPr>
          <w:ilvl w:val="0"/>
          <w:numId w:val="72"/>
        </w:numPr>
        <w:rPr>
          <w:lang w:val="en-US"/>
        </w:rPr>
        <w:pPrChange w:id="1065" w:author="phuong vu" w:date="2018-12-02T09:08:00Z">
          <w:pPr>
            <w:pStyle w:val="Heading2"/>
            <w:numPr>
              <w:ilvl w:val="0"/>
              <w:numId w:val="72"/>
            </w:numPr>
            <w:spacing w:before="240" w:line="0" w:lineRule="atLeast"/>
            <w:ind w:left="360" w:hanging="360"/>
          </w:pPr>
        </w:pPrChange>
      </w:pPr>
      <w:bookmarkStart w:id="1066" w:name="_Toc531502217"/>
      <w:r w:rsidRPr="00920004">
        <w:rPr>
          <w:lang w:val="en-US"/>
        </w:rPr>
        <w:t>Phương pháp nghiên cứu</w:t>
      </w:r>
      <w:bookmarkEnd w:id="1066"/>
    </w:p>
    <w:p w14:paraId="6E9EE674" w14:textId="4FE07039" w:rsidR="00476B40" w:rsidRPr="00920004" w:rsidRDefault="00476B40" w:rsidP="00CF739D">
      <w:pPr>
        <w:spacing w:line="0" w:lineRule="atLeast"/>
        <w:ind w:firstLine="576"/>
        <w:contextualSpacing w:val="0"/>
        <w:rPr>
          <w:lang w:val="en-US"/>
        </w:rPr>
      </w:pPr>
      <w:r w:rsidRPr="00920004">
        <w:rPr>
          <w:lang w:val="en-US"/>
        </w:rPr>
        <w:t>Về lý thuyết:</w:t>
      </w:r>
      <w:r w:rsidR="001374D6" w:rsidRPr="00920004">
        <w:rPr>
          <w:lang w:val="en-US"/>
        </w:rPr>
        <w:t xml:space="preserve"> </w:t>
      </w:r>
      <w:r w:rsidRPr="00920004">
        <w:rPr>
          <w:lang w:val="en-US"/>
        </w:rPr>
        <w:t>Nghiên cứu cách phân tích, thiết kế hệ thống và thiết kế các mô hình: Sơ đồ Use Case, mô hình dữ liệu mức quan niệm (CDM), thiết kế cở sở dữ liệu.</w:t>
      </w:r>
    </w:p>
    <w:p w14:paraId="5E5B5CC5" w14:textId="413B0EBA" w:rsidR="00476B40" w:rsidRPr="00920004" w:rsidRDefault="00476B40" w:rsidP="00CF739D">
      <w:pPr>
        <w:spacing w:line="0" w:lineRule="atLeast"/>
        <w:ind w:firstLine="576"/>
        <w:contextualSpacing w:val="0"/>
        <w:rPr>
          <w:lang w:val="en-US"/>
        </w:rPr>
      </w:pPr>
      <w:r w:rsidRPr="00920004">
        <w:rPr>
          <w:lang w:val="en-US"/>
        </w:rPr>
        <w:t>Về chức năng:</w:t>
      </w:r>
    </w:p>
    <w:p w14:paraId="3F5A6D0D" w14:textId="6ACF6B46" w:rsidR="00F60EFE" w:rsidRPr="00920004" w:rsidRDefault="00F60EFE" w:rsidP="00CF739D">
      <w:pPr>
        <w:spacing w:line="0" w:lineRule="atLeast"/>
        <w:ind w:left="720"/>
        <w:contextualSpacing w:val="0"/>
        <w:rPr>
          <w:lang w:val="en-US"/>
        </w:rPr>
      </w:pPr>
      <w:r w:rsidRPr="00920004">
        <w:rPr>
          <w:lang w:val="en-US"/>
        </w:rPr>
        <w:t xml:space="preserve">- Tìm hiểu về nền tảng </w:t>
      </w:r>
      <w:r w:rsidR="00083585" w:rsidRPr="00920004">
        <w:rPr>
          <w:lang w:val="en-US"/>
        </w:rPr>
        <w:t>Android</w:t>
      </w:r>
      <w:r w:rsidRPr="00920004">
        <w:rPr>
          <w:lang w:val="en-US"/>
        </w:rPr>
        <w:t xml:space="preserve"> và cách lập trình </w:t>
      </w:r>
      <w:r w:rsidR="00083585" w:rsidRPr="00920004">
        <w:rPr>
          <w:lang w:val="en-US"/>
        </w:rPr>
        <w:t>Android</w:t>
      </w:r>
      <w:r w:rsidRPr="00920004">
        <w:rPr>
          <w:lang w:val="en-US"/>
        </w:rPr>
        <w:t xml:space="preserve"> tạo nên ứng dụng cho người dùng.</w:t>
      </w:r>
    </w:p>
    <w:p w14:paraId="11B0C49F" w14:textId="533094A7" w:rsidR="00476B40" w:rsidRPr="00920004" w:rsidRDefault="00F60EFE" w:rsidP="00CF739D">
      <w:pPr>
        <w:spacing w:line="0" w:lineRule="atLeast"/>
        <w:ind w:left="720"/>
        <w:contextualSpacing w:val="0"/>
        <w:rPr>
          <w:lang w:val="en-US"/>
        </w:rPr>
      </w:pPr>
      <w:r w:rsidRPr="00920004">
        <w:rPr>
          <w:lang w:val="en-US"/>
        </w:rPr>
        <w:t xml:space="preserve">- Sử dụng GraphQL, Postgraphile, PostgresSQL, JWT nhằm nên </w:t>
      </w:r>
      <w:r w:rsidR="00184C15" w:rsidRPr="00920004">
        <w:rPr>
          <w:lang w:val="en-US"/>
        </w:rPr>
        <w:t>máy chủ</w:t>
      </w:r>
      <w:r w:rsidRPr="00920004">
        <w:rPr>
          <w:lang w:val="en-US"/>
        </w:rPr>
        <w:t xml:space="preserve"> phục vụ truy vấn dữ liệu và xử lí dữ liệu.</w:t>
      </w:r>
    </w:p>
    <w:p w14:paraId="56BDD8A1" w14:textId="703E1538" w:rsidR="00F60EFE" w:rsidRPr="00920004" w:rsidRDefault="00F60EFE" w:rsidP="001374D6">
      <w:pPr>
        <w:spacing w:line="0" w:lineRule="atLeast"/>
        <w:ind w:left="720"/>
        <w:contextualSpacing w:val="0"/>
        <w:rPr>
          <w:lang w:val="en-US"/>
        </w:rPr>
      </w:pPr>
      <w:r w:rsidRPr="00920004">
        <w:rPr>
          <w:lang w:val="en-US"/>
        </w:rPr>
        <w:t>- Xây dựng website quản lí bằng ReactJS</w:t>
      </w:r>
      <w:r w:rsidR="003166DB" w:rsidRPr="00920004">
        <w:rPr>
          <w:lang w:val="en-US"/>
        </w:rPr>
        <w:t xml:space="preserve">. Sử dụng Apollo Client để nối kết với </w:t>
      </w:r>
      <w:r w:rsidR="00184C15" w:rsidRPr="00920004">
        <w:rPr>
          <w:lang w:val="en-US"/>
        </w:rPr>
        <w:t>máy chủ</w:t>
      </w:r>
      <w:r w:rsidR="003166DB" w:rsidRPr="00920004">
        <w:rPr>
          <w:lang w:val="en-US"/>
        </w:rPr>
        <w:t>.</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pPr>
        <w:pStyle w:val="Heading2"/>
        <w:numPr>
          <w:ilvl w:val="0"/>
          <w:numId w:val="72"/>
        </w:numPr>
        <w:rPr>
          <w:lang w:val="en-US"/>
        </w:rPr>
        <w:pPrChange w:id="1067" w:author="phuong vu" w:date="2018-12-02T09:08:00Z">
          <w:pPr>
            <w:pStyle w:val="Heading2"/>
            <w:numPr>
              <w:ilvl w:val="0"/>
              <w:numId w:val="72"/>
            </w:numPr>
            <w:spacing w:before="240" w:line="0" w:lineRule="atLeast"/>
            <w:ind w:left="360" w:hanging="360"/>
          </w:pPr>
        </w:pPrChange>
      </w:pPr>
      <w:bookmarkStart w:id="1068" w:name="_Toc531502218"/>
      <w:r w:rsidRPr="00920004">
        <w:rPr>
          <w:lang w:val="en-US"/>
        </w:rPr>
        <w:lastRenderedPageBreak/>
        <w:t>Nộ</w:t>
      </w:r>
      <w:r w:rsidRPr="00CF739D">
        <w:rPr>
          <w:lang w:val="en-US"/>
        </w:rPr>
        <w:t>i dung nghiên cứu</w:t>
      </w:r>
      <w:bookmarkEnd w:id="1068"/>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08E0CEB3" w:rsidR="00E35500" w:rsidRPr="00A17FA5" w:rsidRDefault="002043D6">
      <w:pPr>
        <w:pStyle w:val="Caption"/>
      </w:pPr>
      <w:bookmarkStart w:id="1069" w:name="_Toc481738529"/>
      <w:r w:rsidRPr="00A17FA5">
        <w:t xml:space="preserve">Bảng </w:t>
      </w:r>
      <w:r w:rsidR="00483E7B" w:rsidRPr="00CF739D">
        <w:fldChar w:fldCharType="begin"/>
      </w:r>
      <w:r w:rsidR="00483E7B" w:rsidRPr="00CF739D">
        <w:instrText xml:space="preserve"> SUBJECT  </w:instrText>
      </w:r>
      <w:r w:rsidR="00483E7B" w:rsidRPr="00CF739D">
        <w:fldChar w:fldCharType="end"/>
      </w:r>
      <w:fldSimple w:instr=" SEQ Bảng \* ARABIC \s 1 ">
        <w:r w:rsidR="00D24C07">
          <w:rPr>
            <w:noProof/>
          </w:rPr>
          <w:t>1</w:t>
        </w:r>
      </w:fldSimple>
      <w:r w:rsidRPr="00A17FA5">
        <w:t xml:space="preserve"> Thành viên nhóm</w:t>
      </w:r>
      <w:bookmarkEnd w:id="1069"/>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CF739D">
            <w:r w:rsidRPr="00CF739D">
              <w:rPr>
                <w:rStyle w:val="eop"/>
                <w:rFonts w:eastAsiaTheme="majorEastAsia"/>
              </w:rPr>
              <w:t> </w:t>
            </w:r>
          </w:p>
        </w:tc>
      </w:tr>
    </w:tbl>
    <w:p w14:paraId="5CBFE9AA" w14:textId="6A1CAED0" w:rsidR="00AB715C" w:rsidRPr="00CF739D" w:rsidRDefault="002043D6" w:rsidP="00CF739D">
      <w:pPr>
        <w:pStyle w:val="Caption"/>
      </w:pPr>
      <w:bookmarkStart w:id="1070" w:name="_Toc481738530"/>
      <w:r w:rsidRPr="00CF739D">
        <w:t xml:space="preserve">Bảng </w:t>
      </w:r>
      <w:r w:rsidRPr="00CF739D">
        <w:rPr>
          <w:noProof/>
        </w:rPr>
        <w:fldChar w:fldCharType="begin"/>
      </w:r>
      <w:r w:rsidRPr="00CF739D">
        <w:rPr>
          <w:noProof/>
        </w:rPr>
        <w:instrText xml:space="preserve"> SEQ Bảng \* ARABIC \s 1 </w:instrText>
      </w:r>
      <w:r w:rsidRPr="00CF739D">
        <w:rPr>
          <w:noProof/>
        </w:rPr>
        <w:fldChar w:fldCharType="separate"/>
      </w:r>
      <w:r w:rsidR="00B5490C">
        <w:rPr>
          <w:noProof/>
        </w:rPr>
        <w:t>2</w:t>
      </w:r>
      <w:r w:rsidRPr="00CF739D">
        <w:rPr>
          <w:noProof/>
        </w:rPr>
        <w:fldChar w:fldCharType="end"/>
      </w:r>
      <w:r w:rsidRPr="00CF739D">
        <w:t xml:space="preserve"> Phân công công việc</w:t>
      </w:r>
      <w:bookmarkEnd w:id="1070"/>
    </w:p>
    <w:p w14:paraId="057E4F22" w14:textId="13E7B353" w:rsidR="002A5978" w:rsidRPr="00920004" w:rsidRDefault="002A5978">
      <w:pPr>
        <w:pStyle w:val="Heading2"/>
        <w:numPr>
          <w:ilvl w:val="0"/>
          <w:numId w:val="72"/>
        </w:numPr>
        <w:rPr>
          <w:lang w:val="en-US"/>
        </w:rPr>
        <w:pPrChange w:id="1071" w:author="phuong vu" w:date="2018-12-02T09:08:00Z">
          <w:pPr>
            <w:pStyle w:val="Heading2"/>
            <w:numPr>
              <w:ilvl w:val="0"/>
              <w:numId w:val="72"/>
            </w:numPr>
            <w:spacing w:before="240" w:line="0" w:lineRule="atLeast"/>
            <w:ind w:left="360" w:hanging="360"/>
          </w:pPr>
        </w:pPrChange>
      </w:pPr>
      <w:bookmarkStart w:id="1072" w:name="_Toc531502219"/>
      <w:r w:rsidRPr="00920004">
        <w:rPr>
          <w:lang w:val="en-US"/>
        </w:rPr>
        <w:t>B</w:t>
      </w:r>
      <w:r w:rsidRPr="00CF739D">
        <w:rPr>
          <w:lang w:val="en-US"/>
        </w:rPr>
        <w:t>ố cục quyển luận văn</w:t>
      </w:r>
      <w:bookmarkEnd w:id="1072"/>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1ABF7573" w:rsidR="00382451" w:rsidRPr="00CF739D" w:rsidRDefault="00382451" w:rsidP="00CF739D">
      <w:pPr>
        <w:pStyle w:val="Style1"/>
        <w:spacing w:before="240" w:line="0" w:lineRule="atLeast"/>
        <w:rPr>
          <w:rFonts w:cstheme="majorHAnsi"/>
        </w:rPr>
      </w:pPr>
      <w:bookmarkStart w:id="1073" w:name="_Toc530657334"/>
      <w:bookmarkStart w:id="1074" w:name="_Toc531502220"/>
      <w:bookmarkEnd w:id="1073"/>
      <w:r w:rsidRPr="00CF739D">
        <w:rPr>
          <w:rFonts w:cstheme="majorHAnsi"/>
        </w:rPr>
        <w:lastRenderedPageBreak/>
        <w:t>PHẦN NỘI DUNG</w:t>
      </w:r>
      <w:bookmarkEnd w:id="1074"/>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1075" w:name="_Toc531502221"/>
      <w:r w:rsidRPr="00CF739D">
        <w:rPr>
          <w:rFonts w:cstheme="majorHAnsi"/>
          <w:szCs w:val="28"/>
        </w:rPr>
        <w:t>ĐẶC TẢ YÊU CẦU</w:t>
      </w:r>
      <w:bookmarkEnd w:id="1075"/>
    </w:p>
    <w:p w14:paraId="77E44620" w14:textId="33B4B6E0" w:rsidR="00382451" w:rsidRPr="00CF739D" w:rsidRDefault="00382451">
      <w:pPr>
        <w:pStyle w:val="Heading2"/>
        <w:pPrChange w:id="1076" w:author="phuong vu" w:date="2018-12-02T09:08:00Z">
          <w:pPr>
            <w:pStyle w:val="Heading2"/>
            <w:spacing w:before="240" w:line="0" w:lineRule="atLeast"/>
          </w:pPr>
        </w:pPrChange>
      </w:pPr>
      <w:bookmarkStart w:id="1077" w:name="_Toc530657335"/>
      <w:bookmarkStart w:id="1078" w:name="_Toc530658278"/>
      <w:bookmarkStart w:id="1079" w:name="_Toc530662003"/>
      <w:bookmarkStart w:id="1080" w:name="_Toc530662470"/>
      <w:bookmarkStart w:id="1081" w:name="_Toc531009386"/>
      <w:bookmarkStart w:id="1082" w:name="_Toc531101622"/>
      <w:bookmarkStart w:id="1083" w:name="_Toc531102570"/>
      <w:bookmarkStart w:id="1084" w:name="_Toc531358810"/>
      <w:bookmarkStart w:id="1085" w:name="_Toc531359791"/>
      <w:bookmarkStart w:id="1086" w:name="_Toc531380633"/>
      <w:bookmarkStart w:id="1087" w:name="_Toc530657336"/>
      <w:bookmarkStart w:id="1088" w:name="_Toc530658279"/>
      <w:bookmarkStart w:id="1089" w:name="_Toc530662004"/>
      <w:bookmarkStart w:id="1090" w:name="_Toc530662471"/>
      <w:bookmarkStart w:id="1091" w:name="_Toc531009387"/>
      <w:bookmarkStart w:id="1092" w:name="_Toc531101623"/>
      <w:bookmarkStart w:id="1093" w:name="_Toc531102571"/>
      <w:bookmarkStart w:id="1094" w:name="_Toc531358811"/>
      <w:bookmarkStart w:id="1095" w:name="_Toc531359792"/>
      <w:bookmarkStart w:id="1096" w:name="_Toc531380634"/>
      <w:bookmarkStart w:id="1097" w:name="_Toc530657337"/>
      <w:bookmarkStart w:id="1098" w:name="_Toc530658280"/>
      <w:bookmarkStart w:id="1099" w:name="_Toc530662005"/>
      <w:bookmarkStart w:id="1100" w:name="_Toc530662472"/>
      <w:bookmarkStart w:id="1101" w:name="_Toc531009388"/>
      <w:bookmarkStart w:id="1102" w:name="_Toc531101624"/>
      <w:bookmarkStart w:id="1103" w:name="_Toc531102572"/>
      <w:bookmarkStart w:id="1104" w:name="_Toc531358812"/>
      <w:bookmarkStart w:id="1105" w:name="_Toc531359793"/>
      <w:bookmarkStart w:id="1106" w:name="_Toc531380635"/>
      <w:bookmarkStart w:id="1107" w:name="_Toc530657338"/>
      <w:bookmarkStart w:id="1108" w:name="_Toc530658281"/>
      <w:bookmarkStart w:id="1109" w:name="_Toc530662006"/>
      <w:bookmarkStart w:id="1110" w:name="_Toc530662473"/>
      <w:bookmarkStart w:id="1111" w:name="_Toc531009389"/>
      <w:bookmarkStart w:id="1112" w:name="_Toc531101625"/>
      <w:bookmarkStart w:id="1113" w:name="_Toc531102573"/>
      <w:bookmarkStart w:id="1114" w:name="_Toc531358813"/>
      <w:bookmarkStart w:id="1115" w:name="_Toc531359794"/>
      <w:bookmarkStart w:id="1116" w:name="_Toc531380636"/>
      <w:bookmarkStart w:id="1117" w:name="_Toc530657339"/>
      <w:bookmarkStart w:id="1118" w:name="_Toc530658282"/>
      <w:bookmarkStart w:id="1119" w:name="_Toc530662007"/>
      <w:bookmarkStart w:id="1120" w:name="_Toc530662474"/>
      <w:bookmarkStart w:id="1121" w:name="_Toc531009390"/>
      <w:bookmarkStart w:id="1122" w:name="_Toc531101626"/>
      <w:bookmarkStart w:id="1123" w:name="_Toc531102574"/>
      <w:bookmarkStart w:id="1124" w:name="_Toc531358814"/>
      <w:bookmarkStart w:id="1125" w:name="_Toc531359795"/>
      <w:bookmarkStart w:id="1126" w:name="_Toc531380637"/>
      <w:bookmarkStart w:id="1127" w:name="_Toc530657340"/>
      <w:bookmarkStart w:id="1128" w:name="_Toc530658283"/>
      <w:bookmarkStart w:id="1129" w:name="_Toc530662008"/>
      <w:bookmarkStart w:id="1130" w:name="_Toc530662475"/>
      <w:bookmarkStart w:id="1131" w:name="_Toc531009391"/>
      <w:bookmarkStart w:id="1132" w:name="_Toc531101627"/>
      <w:bookmarkStart w:id="1133" w:name="_Toc531102575"/>
      <w:bookmarkStart w:id="1134" w:name="_Toc531358815"/>
      <w:bookmarkStart w:id="1135" w:name="_Toc531359796"/>
      <w:bookmarkStart w:id="1136" w:name="_Toc531380638"/>
      <w:bookmarkStart w:id="1137" w:name="_Toc530657341"/>
      <w:bookmarkStart w:id="1138" w:name="_Toc530658284"/>
      <w:bookmarkStart w:id="1139" w:name="_Toc530662009"/>
      <w:bookmarkStart w:id="1140" w:name="_Toc530662476"/>
      <w:bookmarkStart w:id="1141" w:name="_Toc531009392"/>
      <w:bookmarkStart w:id="1142" w:name="_Toc531101628"/>
      <w:bookmarkStart w:id="1143" w:name="_Toc531102576"/>
      <w:bookmarkStart w:id="1144" w:name="_Toc531358816"/>
      <w:bookmarkStart w:id="1145" w:name="_Toc531359797"/>
      <w:bookmarkStart w:id="1146" w:name="_Toc531380639"/>
      <w:bookmarkStart w:id="1147" w:name="_Toc530657342"/>
      <w:bookmarkStart w:id="1148" w:name="_Toc530658285"/>
      <w:bookmarkStart w:id="1149" w:name="_Toc530662010"/>
      <w:bookmarkStart w:id="1150" w:name="_Toc530662477"/>
      <w:bookmarkStart w:id="1151" w:name="_Toc531009393"/>
      <w:bookmarkStart w:id="1152" w:name="_Toc531101629"/>
      <w:bookmarkStart w:id="1153" w:name="_Toc531102577"/>
      <w:bookmarkStart w:id="1154" w:name="_Toc531358817"/>
      <w:bookmarkStart w:id="1155" w:name="_Toc531359798"/>
      <w:bookmarkStart w:id="1156" w:name="_Toc531380640"/>
      <w:bookmarkStart w:id="1157" w:name="_Toc530657343"/>
      <w:bookmarkStart w:id="1158" w:name="_Toc530658286"/>
      <w:bookmarkStart w:id="1159" w:name="_Toc530662011"/>
      <w:bookmarkStart w:id="1160" w:name="_Toc530662478"/>
      <w:bookmarkStart w:id="1161" w:name="_Toc531009394"/>
      <w:bookmarkStart w:id="1162" w:name="_Toc531101630"/>
      <w:bookmarkStart w:id="1163" w:name="_Toc531102578"/>
      <w:bookmarkStart w:id="1164" w:name="_Toc531358818"/>
      <w:bookmarkStart w:id="1165" w:name="_Toc531359799"/>
      <w:bookmarkStart w:id="1166" w:name="_Toc531380641"/>
      <w:bookmarkStart w:id="1167" w:name="_Toc530657344"/>
      <w:bookmarkStart w:id="1168" w:name="_Toc530658287"/>
      <w:bookmarkStart w:id="1169" w:name="_Toc530662012"/>
      <w:bookmarkStart w:id="1170" w:name="_Toc530662479"/>
      <w:bookmarkStart w:id="1171" w:name="_Toc531009395"/>
      <w:bookmarkStart w:id="1172" w:name="_Toc531101631"/>
      <w:bookmarkStart w:id="1173" w:name="_Toc531102579"/>
      <w:bookmarkStart w:id="1174" w:name="_Toc531358819"/>
      <w:bookmarkStart w:id="1175" w:name="_Toc531359800"/>
      <w:bookmarkStart w:id="1176" w:name="_Toc531380642"/>
      <w:bookmarkStart w:id="1177" w:name="_Toc530657345"/>
      <w:bookmarkStart w:id="1178" w:name="_Toc530658288"/>
      <w:bookmarkStart w:id="1179" w:name="_Toc530662013"/>
      <w:bookmarkStart w:id="1180" w:name="_Toc530662480"/>
      <w:bookmarkStart w:id="1181" w:name="_Toc531009396"/>
      <w:bookmarkStart w:id="1182" w:name="_Toc531101632"/>
      <w:bookmarkStart w:id="1183" w:name="_Toc531102580"/>
      <w:bookmarkStart w:id="1184" w:name="_Toc531358820"/>
      <w:bookmarkStart w:id="1185" w:name="_Toc531359801"/>
      <w:bookmarkStart w:id="1186" w:name="_Toc531380643"/>
      <w:bookmarkStart w:id="1187" w:name="_Toc531502222"/>
      <w:bookmarkStart w:id="1188" w:name="_Toc484566610"/>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sidRPr="00CF739D">
        <w:t>Tổng quan về hệ thống</w:t>
      </w:r>
      <w:bookmarkEnd w:id="1187"/>
    </w:p>
    <w:p w14:paraId="36D88817" w14:textId="7E3212E0" w:rsidR="001C1BC6" w:rsidRPr="00CF739D" w:rsidRDefault="00BF2217" w:rsidP="00CF739D">
      <w:pPr>
        <w:pStyle w:val="Heading3"/>
      </w:pPr>
      <w:bookmarkStart w:id="1189" w:name="_Toc531502223"/>
      <w:r w:rsidRPr="00CF739D">
        <w:t>Cách hoạt động của hệ thống</w:t>
      </w:r>
      <w:bookmarkEnd w:id="1189"/>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36F0A7" w14:textId="1FA93A24" w:rsidR="00BF2217" w:rsidRPr="00CF739D" w:rsidRDefault="001526C3">
      <w:pPr>
        <w:pStyle w:val="Caption"/>
      </w:pPr>
      <w:bookmarkStart w:id="1190" w:name="_Ref530672545"/>
      <w:bookmarkStart w:id="1191" w:name="_Toc53138047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190"/>
      <w:r w:rsidRPr="00CF739D">
        <w:t xml:space="preserve"> Các bước xử lí đơn hàng</w:t>
      </w:r>
      <w:bookmarkEnd w:id="1191"/>
    </w:p>
    <w:p w14:paraId="638154CD" w14:textId="2FCF715C" w:rsidR="009C23E7" w:rsidRPr="00920004" w:rsidRDefault="00627671" w:rsidP="00CF739D">
      <w:pPr>
        <w:ind w:firstLine="720"/>
        <w:rPr>
          <w:lang w:val="en-US"/>
        </w:rPr>
      </w:pPr>
      <w:r w:rsidRPr="00CF739D">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6FEA904" w14:textId="33115FA3" w:rsidR="009C23E7" w:rsidRPr="00920004" w:rsidRDefault="00627671" w:rsidP="00CF739D">
      <w:pPr>
        <w:pStyle w:val="Caption"/>
      </w:pPr>
      <w:bookmarkStart w:id="1192" w:name="_Ref531349087"/>
      <w:bookmarkStart w:id="1193" w:name="_Toc53138047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w:t>
      </w:r>
      <w:r w:rsidR="00EF3636" w:rsidRPr="00CF739D">
        <w:fldChar w:fldCharType="end"/>
      </w:r>
      <w:bookmarkEnd w:id="1192"/>
      <w:r w:rsidRPr="00CF739D">
        <w:t xml:space="preserve"> Các bước 1 đơn hàng được</w:t>
      </w:r>
      <w:r w:rsidR="009828DA" w:rsidRPr="00920004">
        <w:rPr>
          <w:lang w:val="en-US"/>
        </w:rPr>
        <w:t xml:space="preserve"> xử lí</w:t>
      </w:r>
      <w:r w:rsidRPr="00CF739D">
        <w:t xml:space="preserve"> trong hệ thống</w:t>
      </w:r>
      <w:bookmarkEnd w:id="1193"/>
    </w:p>
    <w:p w14:paraId="16E5C29A" w14:textId="0767458C" w:rsidR="00FB4E11" w:rsidRPr="00CF739D" w:rsidRDefault="00E7641C" w:rsidP="00CF739D">
      <w:pPr>
        <w:spacing w:after="160" w:line="259" w:lineRule="auto"/>
        <w:contextualSpacing w:val="0"/>
        <w:jc w:val="left"/>
      </w:pPr>
      <w:r w:rsidRPr="00CF739D">
        <w:br w:type="page"/>
      </w:r>
    </w:p>
    <w:p w14:paraId="711A0D21" w14:textId="1591C7B1" w:rsidR="00627671" w:rsidRPr="00CF739D" w:rsidRDefault="00FB4E11" w:rsidP="00CF739D">
      <w:pPr>
        <w:pStyle w:val="ListParagraph"/>
        <w:numPr>
          <w:ilvl w:val="0"/>
          <w:numId w:val="61"/>
        </w:numPr>
        <w:spacing w:before="240" w:line="0" w:lineRule="atLeast"/>
        <w:ind w:left="450"/>
      </w:pPr>
      <w:r w:rsidRPr="00920004">
        <w:rPr>
          <w:lang w:val="en-US"/>
        </w:rPr>
        <w:lastRenderedPageBreak/>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pPr>
        <w:pStyle w:val="Heading3"/>
      </w:pPr>
      <w:bookmarkStart w:id="1194" w:name="_Toc531502224"/>
      <w:r w:rsidRPr="00920004">
        <w:t>Các chức năng hệ thống</w:t>
      </w:r>
      <w:bookmarkEnd w:id="1194"/>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Change w:id="1195" w:author="phuong vu" w:date="2018-12-02T23:07:00Z">
          <w:tblPr>
            <w:tblStyle w:val="TableGrid"/>
            <w:tblW w:w="0" w:type="auto"/>
            <w:tblInd w:w="85" w:type="dxa"/>
            <w:tblLook w:val="04A0" w:firstRow="1" w:lastRow="0" w:firstColumn="1" w:lastColumn="0" w:noHBand="0" w:noVBand="1"/>
          </w:tblPr>
        </w:tblPrChange>
      </w:tblPr>
      <w:tblGrid>
        <w:gridCol w:w="709"/>
        <w:gridCol w:w="1451"/>
        <w:gridCol w:w="3539"/>
        <w:gridCol w:w="1455"/>
        <w:gridCol w:w="15"/>
        <w:gridCol w:w="1523"/>
        <w:tblGridChange w:id="1196">
          <w:tblGrid>
            <w:gridCol w:w="709"/>
            <w:gridCol w:w="1451"/>
            <w:gridCol w:w="219"/>
            <w:gridCol w:w="3320"/>
            <w:gridCol w:w="1455"/>
            <w:gridCol w:w="15"/>
            <w:gridCol w:w="1523"/>
          </w:tblGrid>
        </w:tblGridChange>
      </w:tblGrid>
      <w:tr w:rsidR="00D66222" w:rsidRPr="00920004" w14:paraId="0A6F799C" w14:textId="1670ABDC" w:rsidTr="00D66222">
        <w:trPr>
          <w:trHeight w:val="360"/>
          <w:trPrChange w:id="1197" w:author="phuong vu" w:date="2018-12-02T23:07:00Z">
            <w:trPr>
              <w:trHeight w:val="360"/>
            </w:trPr>
          </w:trPrChange>
        </w:trPr>
        <w:tc>
          <w:tcPr>
            <w:tcW w:w="709" w:type="dxa"/>
            <w:vMerge w:val="restart"/>
            <w:vAlign w:val="center"/>
            <w:tcPrChange w:id="1198" w:author="phuong vu" w:date="2018-12-02T23:07:00Z">
              <w:tcPr>
                <w:tcW w:w="709" w:type="dxa"/>
                <w:vMerge w:val="restart"/>
                <w:vAlign w:val="center"/>
              </w:tcPr>
            </w:tcPrChange>
          </w:tcPr>
          <w:p w14:paraId="33CEA1B4" w14:textId="77777777" w:rsidR="00D66222" w:rsidRPr="00CF739D" w:rsidRDefault="00D66222" w:rsidP="00CF739D">
            <w:pPr>
              <w:jc w:val="center"/>
              <w:rPr>
                <w:b/>
              </w:rPr>
            </w:pPr>
            <w:r w:rsidRPr="00CF739D">
              <w:rPr>
                <w:b/>
              </w:rPr>
              <w:t>STT</w:t>
            </w:r>
          </w:p>
        </w:tc>
        <w:tc>
          <w:tcPr>
            <w:tcW w:w="1451" w:type="dxa"/>
            <w:vMerge w:val="restart"/>
            <w:vAlign w:val="center"/>
            <w:tcPrChange w:id="1199" w:author="phuong vu" w:date="2018-12-02T23:07:00Z">
              <w:tcPr>
                <w:tcW w:w="1670" w:type="dxa"/>
                <w:gridSpan w:val="2"/>
                <w:vMerge w:val="restart"/>
                <w:vAlign w:val="center"/>
              </w:tcPr>
            </w:tcPrChange>
          </w:tcPr>
          <w:p w14:paraId="191E5361" w14:textId="77777777" w:rsidR="00D66222" w:rsidRPr="00CF739D" w:rsidRDefault="00D66222" w:rsidP="00CF739D">
            <w:pPr>
              <w:jc w:val="center"/>
              <w:rPr>
                <w:b/>
              </w:rPr>
            </w:pPr>
            <w:r w:rsidRPr="00CF739D">
              <w:rPr>
                <w:b/>
              </w:rPr>
              <w:t>Mã chức năng</w:t>
            </w:r>
          </w:p>
        </w:tc>
        <w:tc>
          <w:tcPr>
            <w:tcW w:w="3539" w:type="dxa"/>
            <w:vMerge w:val="restart"/>
            <w:vAlign w:val="center"/>
            <w:tcPrChange w:id="1200" w:author="phuong vu" w:date="2018-12-02T23:07:00Z">
              <w:tcPr>
                <w:tcW w:w="3320" w:type="dxa"/>
                <w:vMerge w:val="restart"/>
                <w:vAlign w:val="center"/>
              </w:tcPr>
            </w:tcPrChange>
          </w:tcPr>
          <w:p w14:paraId="3B7173AD" w14:textId="77777777" w:rsidR="00D66222" w:rsidRPr="00CF739D" w:rsidRDefault="00D66222" w:rsidP="00CF739D">
            <w:pPr>
              <w:jc w:val="center"/>
              <w:rPr>
                <w:b/>
              </w:rPr>
            </w:pPr>
            <w:r w:rsidRPr="00CF739D">
              <w:rPr>
                <w:b/>
              </w:rPr>
              <w:t>Tên chức năng</w:t>
            </w:r>
          </w:p>
        </w:tc>
        <w:tc>
          <w:tcPr>
            <w:tcW w:w="2993" w:type="dxa"/>
            <w:gridSpan w:val="3"/>
            <w:tcPrChange w:id="1201" w:author="phuong vu" w:date="2018-12-02T23:07:00Z">
              <w:tcPr>
                <w:tcW w:w="2993" w:type="dxa"/>
                <w:gridSpan w:val="3"/>
              </w:tcPr>
            </w:tcPrChange>
          </w:tcPr>
          <w:p w14:paraId="7B7DDB7A" w14:textId="4904CF20" w:rsidR="00D66222" w:rsidRPr="00D66222" w:rsidRDefault="00D66222" w:rsidP="00CF739D">
            <w:pPr>
              <w:jc w:val="center"/>
              <w:rPr>
                <w:ins w:id="1202" w:author="phuong vu" w:date="2018-12-02T23:05:00Z"/>
                <w:b/>
                <w:lang w:val="en-US"/>
                <w:rPrChange w:id="1203" w:author="phuong vu" w:date="2018-12-02T23:05:00Z">
                  <w:rPr>
                    <w:ins w:id="1204" w:author="phuong vu" w:date="2018-12-02T23:05:00Z"/>
                    <w:b/>
                  </w:rPr>
                </w:rPrChange>
              </w:rPr>
            </w:pPr>
            <w:ins w:id="1205" w:author="phuong vu" w:date="2018-12-02T23:05:00Z">
              <w:r>
                <w:rPr>
                  <w:b/>
                  <w:lang w:val="en-US"/>
                </w:rPr>
                <w:t>Phân hệ</w:t>
              </w:r>
            </w:ins>
          </w:p>
        </w:tc>
      </w:tr>
      <w:tr w:rsidR="00D66222" w:rsidRPr="00920004" w14:paraId="5603698A" w14:textId="4587C021" w:rsidTr="00D66222">
        <w:trPr>
          <w:trHeight w:val="360"/>
          <w:trPrChange w:id="1206" w:author="phuong vu" w:date="2018-12-02T23:07:00Z">
            <w:trPr>
              <w:trHeight w:val="360"/>
            </w:trPr>
          </w:trPrChange>
        </w:trPr>
        <w:tc>
          <w:tcPr>
            <w:tcW w:w="709" w:type="dxa"/>
            <w:vMerge/>
            <w:vAlign w:val="center"/>
            <w:tcPrChange w:id="1207" w:author="phuong vu" w:date="2018-12-02T23:07:00Z">
              <w:tcPr>
                <w:tcW w:w="709" w:type="dxa"/>
                <w:vMerge/>
                <w:vAlign w:val="center"/>
              </w:tcPr>
            </w:tcPrChange>
          </w:tcPr>
          <w:p w14:paraId="3286117B" w14:textId="77777777" w:rsidR="00D66222" w:rsidRPr="00CF739D" w:rsidRDefault="00D66222" w:rsidP="00CF739D">
            <w:pPr>
              <w:jc w:val="center"/>
              <w:rPr>
                <w:b/>
              </w:rPr>
            </w:pPr>
          </w:p>
        </w:tc>
        <w:tc>
          <w:tcPr>
            <w:tcW w:w="1451" w:type="dxa"/>
            <w:vMerge/>
            <w:vAlign w:val="center"/>
            <w:tcPrChange w:id="1208" w:author="phuong vu" w:date="2018-12-02T23:07:00Z">
              <w:tcPr>
                <w:tcW w:w="1670" w:type="dxa"/>
                <w:gridSpan w:val="2"/>
                <w:vMerge/>
                <w:vAlign w:val="center"/>
              </w:tcPr>
            </w:tcPrChange>
          </w:tcPr>
          <w:p w14:paraId="5C597C44" w14:textId="77777777" w:rsidR="00D66222" w:rsidRPr="00CF739D" w:rsidRDefault="00D66222" w:rsidP="00CF739D">
            <w:pPr>
              <w:jc w:val="center"/>
              <w:rPr>
                <w:b/>
              </w:rPr>
            </w:pPr>
          </w:p>
        </w:tc>
        <w:tc>
          <w:tcPr>
            <w:tcW w:w="3539" w:type="dxa"/>
            <w:vMerge/>
            <w:vAlign w:val="center"/>
            <w:tcPrChange w:id="1209" w:author="phuong vu" w:date="2018-12-02T23:07:00Z">
              <w:tcPr>
                <w:tcW w:w="3320" w:type="dxa"/>
                <w:vMerge/>
                <w:vAlign w:val="center"/>
              </w:tcPr>
            </w:tcPrChange>
          </w:tcPr>
          <w:p w14:paraId="70011BB6" w14:textId="77777777" w:rsidR="00D66222" w:rsidRPr="00CF739D" w:rsidRDefault="00D66222" w:rsidP="00CF739D">
            <w:pPr>
              <w:jc w:val="center"/>
              <w:rPr>
                <w:b/>
              </w:rPr>
            </w:pPr>
          </w:p>
        </w:tc>
        <w:tc>
          <w:tcPr>
            <w:tcW w:w="1470" w:type="dxa"/>
            <w:gridSpan w:val="2"/>
            <w:tcPrChange w:id="1210" w:author="phuong vu" w:date="2018-12-02T23:07:00Z">
              <w:tcPr>
                <w:tcW w:w="1470" w:type="dxa"/>
                <w:gridSpan w:val="2"/>
              </w:tcPr>
            </w:tcPrChange>
          </w:tcPr>
          <w:p w14:paraId="7590FB3E" w14:textId="4F022D12" w:rsidR="00D66222" w:rsidRDefault="00D66222" w:rsidP="00CF739D">
            <w:pPr>
              <w:jc w:val="center"/>
              <w:rPr>
                <w:b/>
                <w:lang w:val="en-US"/>
              </w:rPr>
            </w:pPr>
            <w:ins w:id="1211" w:author="phuong vu" w:date="2018-12-02T23:06:00Z">
              <w:r>
                <w:rPr>
                  <w:b/>
                  <w:lang w:val="en-US"/>
                </w:rPr>
                <w:t>Web</w:t>
              </w:r>
            </w:ins>
          </w:p>
        </w:tc>
        <w:tc>
          <w:tcPr>
            <w:tcW w:w="1523" w:type="dxa"/>
            <w:tcPrChange w:id="1212" w:author="phuong vu" w:date="2018-12-02T23:07:00Z">
              <w:tcPr>
                <w:tcW w:w="1523" w:type="dxa"/>
              </w:tcPr>
            </w:tcPrChange>
          </w:tcPr>
          <w:p w14:paraId="03E29C3E" w14:textId="5295868F" w:rsidR="00D66222" w:rsidRDefault="00D66222" w:rsidP="00CF739D">
            <w:pPr>
              <w:jc w:val="center"/>
              <w:rPr>
                <w:b/>
                <w:lang w:val="en-US"/>
              </w:rPr>
            </w:pPr>
            <w:ins w:id="1213" w:author="phuong vu" w:date="2018-12-02T23:06:00Z">
              <w:r>
                <w:rPr>
                  <w:b/>
                  <w:lang w:val="en-US"/>
                </w:rPr>
                <w:t>Android</w:t>
              </w:r>
            </w:ins>
          </w:p>
        </w:tc>
      </w:tr>
      <w:tr w:rsidR="00D66222" w:rsidRPr="00920004" w14:paraId="250A345E" w14:textId="225D34A7" w:rsidTr="00D66222">
        <w:tc>
          <w:tcPr>
            <w:tcW w:w="709" w:type="dxa"/>
            <w:tcPrChange w:id="1214" w:author="phuong vu" w:date="2018-12-02T23:08:00Z">
              <w:tcPr>
                <w:tcW w:w="709" w:type="dxa"/>
              </w:tcPr>
            </w:tcPrChange>
          </w:tcPr>
          <w:p w14:paraId="71990D44" w14:textId="77777777" w:rsidR="00D66222" w:rsidRPr="00920004" w:rsidRDefault="00D66222" w:rsidP="00CF739D">
            <w:r w:rsidRPr="00920004">
              <w:t>1</w:t>
            </w:r>
          </w:p>
        </w:tc>
        <w:tc>
          <w:tcPr>
            <w:tcW w:w="1451" w:type="dxa"/>
            <w:tcPrChange w:id="1215" w:author="phuong vu" w:date="2018-12-02T23:08:00Z">
              <w:tcPr>
                <w:tcW w:w="1670" w:type="dxa"/>
                <w:gridSpan w:val="2"/>
              </w:tcPr>
            </w:tcPrChange>
          </w:tcPr>
          <w:p w14:paraId="179EE15E" w14:textId="3D270F67" w:rsidR="00D66222" w:rsidRPr="00920004" w:rsidRDefault="00D66222" w:rsidP="00CF739D">
            <w:pPr>
              <w:rPr>
                <w:lang w:val="en-US"/>
              </w:rPr>
            </w:pPr>
            <w:r w:rsidRPr="00920004">
              <w:rPr>
                <w:lang w:val="en-US"/>
              </w:rPr>
              <w:t>GU_01_01</w:t>
            </w:r>
          </w:p>
        </w:tc>
        <w:tc>
          <w:tcPr>
            <w:tcW w:w="3539" w:type="dxa"/>
            <w:tcPrChange w:id="1216" w:author="phuong vu" w:date="2018-12-02T23:08:00Z">
              <w:tcPr>
                <w:tcW w:w="3320" w:type="dxa"/>
              </w:tcPr>
            </w:tcPrChange>
          </w:tcPr>
          <w:p w14:paraId="453889C5" w14:textId="10E56924" w:rsidR="00D66222" w:rsidRPr="00920004" w:rsidRDefault="00D66222" w:rsidP="00CF739D">
            <w:pPr>
              <w:rPr>
                <w:lang w:val="en-US"/>
              </w:rPr>
            </w:pPr>
            <w:r w:rsidRPr="00920004">
              <w:rPr>
                <w:lang w:val="en-US"/>
              </w:rPr>
              <w:t>Xem danh sách đơn hàng theo trạng thái</w:t>
            </w:r>
          </w:p>
        </w:tc>
        <w:tc>
          <w:tcPr>
            <w:tcW w:w="1470" w:type="dxa"/>
            <w:gridSpan w:val="2"/>
            <w:vAlign w:val="center"/>
            <w:tcPrChange w:id="1217" w:author="phuong vu" w:date="2018-12-02T23:08:00Z">
              <w:tcPr>
                <w:tcW w:w="1470" w:type="dxa"/>
                <w:gridSpan w:val="2"/>
              </w:tcPr>
            </w:tcPrChange>
          </w:tcPr>
          <w:p w14:paraId="60D6142E" w14:textId="77777777" w:rsidR="00D66222" w:rsidRPr="00920004" w:rsidRDefault="00D66222">
            <w:pPr>
              <w:jc w:val="center"/>
              <w:rPr>
                <w:ins w:id="1218" w:author="phuong vu" w:date="2018-12-02T23:05:00Z"/>
                <w:lang w:val="en-US"/>
              </w:rPr>
              <w:pPrChange w:id="1219" w:author="phuong vu" w:date="2018-12-02T23:08:00Z">
                <w:pPr/>
              </w:pPrChange>
            </w:pPr>
          </w:p>
        </w:tc>
        <w:tc>
          <w:tcPr>
            <w:tcW w:w="1523" w:type="dxa"/>
            <w:vAlign w:val="center"/>
            <w:tcPrChange w:id="1220" w:author="phuong vu" w:date="2018-12-02T23:08:00Z">
              <w:tcPr>
                <w:tcW w:w="1523" w:type="dxa"/>
              </w:tcPr>
            </w:tcPrChange>
          </w:tcPr>
          <w:p w14:paraId="6CB9BBAA" w14:textId="77777777" w:rsidR="00D66222" w:rsidRPr="00920004" w:rsidRDefault="00D66222">
            <w:pPr>
              <w:jc w:val="center"/>
              <w:rPr>
                <w:ins w:id="1221" w:author="phuong vu" w:date="2018-12-02T23:05:00Z"/>
                <w:lang w:val="en-US"/>
              </w:rPr>
              <w:pPrChange w:id="1222" w:author="phuong vu" w:date="2018-12-02T23:08:00Z">
                <w:pPr/>
              </w:pPrChange>
            </w:pPr>
          </w:p>
        </w:tc>
      </w:tr>
      <w:tr w:rsidR="00D66222" w:rsidRPr="00920004" w14:paraId="20486353" w14:textId="24DF8266" w:rsidTr="00D66222">
        <w:tc>
          <w:tcPr>
            <w:tcW w:w="709" w:type="dxa"/>
            <w:tcPrChange w:id="1223" w:author="phuong vu" w:date="2018-12-02T23:08:00Z">
              <w:tcPr>
                <w:tcW w:w="709" w:type="dxa"/>
              </w:tcPr>
            </w:tcPrChange>
          </w:tcPr>
          <w:p w14:paraId="69846AE0" w14:textId="4BFF4951" w:rsidR="00D66222" w:rsidRPr="00CF739D" w:rsidRDefault="00D66222" w:rsidP="00CF739D">
            <w:pPr>
              <w:rPr>
                <w:lang w:val="en-US"/>
              </w:rPr>
            </w:pPr>
            <w:r w:rsidRPr="00920004">
              <w:rPr>
                <w:lang w:val="en-US"/>
              </w:rPr>
              <w:t>2</w:t>
            </w:r>
          </w:p>
        </w:tc>
        <w:tc>
          <w:tcPr>
            <w:tcW w:w="1451" w:type="dxa"/>
            <w:tcPrChange w:id="1224" w:author="phuong vu" w:date="2018-12-02T23:08:00Z">
              <w:tcPr>
                <w:tcW w:w="1670" w:type="dxa"/>
                <w:gridSpan w:val="2"/>
              </w:tcPr>
            </w:tcPrChange>
          </w:tcPr>
          <w:p w14:paraId="18050665" w14:textId="1EDCF8BB" w:rsidR="00D66222" w:rsidRPr="00920004" w:rsidRDefault="00D66222" w:rsidP="00CF739D">
            <w:pPr>
              <w:rPr>
                <w:lang w:val="en-US"/>
              </w:rPr>
            </w:pPr>
            <w:r w:rsidRPr="00920004">
              <w:rPr>
                <w:lang w:val="en-US"/>
              </w:rPr>
              <w:t>GU_01_02</w:t>
            </w:r>
          </w:p>
        </w:tc>
        <w:tc>
          <w:tcPr>
            <w:tcW w:w="3539" w:type="dxa"/>
            <w:tcPrChange w:id="1225" w:author="phuong vu" w:date="2018-12-02T23:08:00Z">
              <w:tcPr>
                <w:tcW w:w="3320" w:type="dxa"/>
              </w:tcPr>
            </w:tcPrChange>
          </w:tcPr>
          <w:p w14:paraId="13D2FD34" w14:textId="2EA7B275" w:rsidR="00D66222" w:rsidRPr="00920004" w:rsidRDefault="00D66222" w:rsidP="00CF739D">
            <w:pPr>
              <w:rPr>
                <w:lang w:val="en-US"/>
              </w:rPr>
            </w:pPr>
            <w:r w:rsidRPr="00920004">
              <w:rPr>
                <w:lang w:val="en-US"/>
              </w:rPr>
              <w:t>Xem chi tiết đơn hàng</w:t>
            </w:r>
          </w:p>
        </w:tc>
        <w:tc>
          <w:tcPr>
            <w:tcW w:w="1470" w:type="dxa"/>
            <w:gridSpan w:val="2"/>
            <w:vAlign w:val="center"/>
            <w:tcPrChange w:id="1226" w:author="phuong vu" w:date="2018-12-02T23:08:00Z">
              <w:tcPr>
                <w:tcW w:w="1470" w:type="dxa"/>
                <w:gridSpan w:val="2"/>
              </w:tcPr>
            </w:tcPrChange>
          </w:tcPr>
          <w:p w14:paraId="620239E2" w14:textId="77777777" w:rsidR="00D66222" w:rsidRPr="00920004" w:rsidRDefault="00D66222">
            <w:pPr>
              <w:jc w:val="center"/>
              <w:rPr>
                <w:ins w:id="1227" w:author="phuong vu" w:date="2018-12-02T23:05:00Z"/>
                <w:lang w:val="en-US"/>
              </w:rPr>
              <w:pPrChange w:id="1228" w:author="phuong vu" w:date="2018-12-02T23:08:00Z">
                <w:pPr/>
              </w:pPrChange>
            </w:pPr>
          </w:p>
        </w:tc>
        <w:tc>
          <w:tcPr>
            <w:tcW w:w="1523" w:type="dxa"/>
            <w:vAlign w:val="center"/>
            <w:tcPrChange w:id="1229" w:author="phuong vu" w:date="2018-12-02T23:08:00Z">
              <w:tcPr>
                <w:tcW w:w="1523" w:type="dxa"/>
              </w:tcPr>
            </w:tcPrChange>
          </w:tcPr>
          <w:p w14:paraId="2D9A46B7" w14:textId="77777777" w:rsidR="00D66222" w:rsidRPr="00920004" w:rsidRDefault="00D66222">
            <w:pPr>
              <w:jc w:val="center"/>
              <w:rPr>
                <w:ins w:id="1230" w:author="phuong vu" w:date="2018-12-02T23:05:00Z"/>
                <w:lang w:val="en-US"/>
              </w:rPr>
              <w:pPrChange w:id="1231" w:author="phuong vu" w:date="2018-12-02T23:08:00Z">
                <w:pPr/>
              </w:pPrChange>
            </w:pPr>
          </w:p>
        </w:tc>
      </w:tr>
      <w:tr w:rsidR="00D66222" w:rsidRPr="00920004" w14:paraId="449F58A7" w14:textId="03E4C4B5" w:rsidTr="00D66222">
        <w:tc>
          <w:tcPr>
            <w:tcW w:w="709" w:type="dxa"/>
            <w:tcPrChange w:id="1232" w:author="phuong vu" w:date="2018-12-02T23:08:00Z">
              <w:tcPr>
                <w:tcW w:w="709" w:type="dxa"/>
              </w:tcPr>
            </w:tcPrChange>
          </w:tcPr>
          <w:p w14:paraId="47FB3AB2" w14:textId="7275EDEB" w:rsidR="00D66222" w:rsidRPr="00CF739D" w:rsidRDefault="00D66222" w:rsidP="00CF739D">
            <w:pPr>
              <w:rPr>
                <w:lang w:val="en-US"/>
              </w:rPr>
            </w:pPr>
            <w:r w:rsidRPr="00920004">
              <w:rPr>
                <w:lang w:val="en-US"/>
              </w:rPr>
              <w:t>3</w:t>
            </w:r>
          </w:p>
        </w:tc>
        <w:tc>
          <w:tcPr>
            <w:tcW w:w="1451" w:type="dxa"/>
            <w:tcPrChange w:id="1233" w:author="phuong vu" w:date="2018-12-02T23:08:00Z">
              <w:tcPr>
                <w:tcW w:w="1670" w:type="dxa"/>
                <w:gridSpan w:val="2"/>
              </w:tcPr>
            </w:tcPrChange>
          </w:tcPr>
          <w:p w14:paraId="0C078C85" w14:textId="53F935B8" w:rsidR="00D66222" w:rsidRPr="00920004" w:rsidRDefault="00D66222" w:rsidP="00CF739D">
            <w:pPr>
              <w:rPr>
                <w:lang w:val="en-US"/>
              </w:rPr>
            </w:pPr>
            <w:r w:rsidRPr="00920004">
              <w:rPr>
                <w:lang w:val="en-US"/>
              </w:rPr>
              <w:t>GU_01_03</w:t>
            </w:r>
          </w:p>
        </w:tc>
        <w:tc>
          <w:tcPr>
            <w:tcW w:w="3539" w:type="dxa"/>
            <w:tcPrChange w:id="1234" w:author="phuong vu" w:date="2018-12-02T23:08:00Z">
              <w:tcPr>
                <w:tcW w:w="3320" w:type="dxa"/>
              </w:tcPr>
            </w:tcPrChange>
          </w:tcPr>
          <w:p w14:paraId="18A6733B" w14:textId="31AC276D" w:rsidR="00D66222" w:rsidRPr="00920004" w:rsidRDefault="00D66222" w:rsidP="00CF739D">
            <w:pPr>
              <w:rPr>
                <w:lang w:val="en-US"/>
              </w:rPr>
            </w:pPr>
            <w:r w:rsidRPr="00920004">
              <w:rPr>
                <w:lang w:val="en-US"/>
              </w:rPr>
              <w:t>Thay đổi trạng thái đơn hàng</w:t>
            </w:r>
          </w:p>
        </w:tc>
        <w:tc>
          <w:tcPr>
            <w:tcW w:w="1470" w:type="dxa"/>
            <w:gridSpan w:val="2"/>
            <w:vAlign w:val="center"/>
            <w:tcPrChange w:id="1235" w:author="phuong vu" w:date="2018-12-02T23:08:00Z">
              <w:tcPr>
                <w:tcW w:w="1470" w:type="dxa"/>
                <w:gridSpan w:val="2"/>
              </w:tcPr>
            </w:tcPrChange>
          </w:tcPr>
          <w:p w14:paraId="0A497E2A" w14:textId="77777777" w:rsidR="00D66222" w:rsidRPr="00920004" w:rsidRDefault="00D66222">
            <w:pPr>
              <w:jc w:val="center"/>
              <w:rPr>
                <w:ins w:id="1236" w:author="phuong vu" w:date="2018-12-02T23:05:00Z"/>
                <w:lang w:val="en-US"/>
              </w:rPr>
              <w:pPrChange w:id="1237" w:author="phuong vu" w:date="2018-12-02T23:08:00Z">
                <w:pPr/>
              </w:pPrChange>
            </w:pPr>
          </w:p>
        </w:tc>
        <w:tc>
          <w:tcPr>
            <w:tcW w:w="1523" w:type="dxa"/>
            <w:vAlign w:val="center"/>
            <w:tcPrChange w:id="1238" w:author="phuong vu" w:date="2018-12-02T23:08:00Z">
              <w:tcPr>
                <w:tcW w:w="1523" w:type="dxa"/>
              </w:tcPr>
            </w:tcPrChange>
          </w:tcPr>
          <w:p w14:paraId="7A5AFCE3" w14:textId="77777777" w:rsidR="00D66222" w:rsidRPr="00920004" w:rsidRDefault="00D66222">
            <w:pPr>
              <w:jc w:val="center"/>
              <w:rPr>
                <w:ins w:id="1239" w:author="phuong vu" w:date="2018-12-02T23:05:00Z"/>
                <w:lang w:val="en-US"/>
              </w:rPr>
              <w:pPrChange w:id="1240" w:author="phuong vu" w:date="2018-12-02T23:08:00Z">
                <w:pPr/>
              </w:pPrChange>
            </w:pPr>
          </w:p>
        </w:tc>
      </w:tr>
      <w:tr w:rsidR="00D66222" w:rsidRPr="00920004" w14:paraId="43288446" w14:textId="5AEAE989" w:rsidTr="00D66222">
        <w:tc>
          <w:tcPr>
            <w:tcW w:w="709" w:type="dxa"/>
            <w:tcPrChange w:id="1241" w:author="phuong vu" w:date="2018-12-02T23:08:00Z">
              <w:tcPr>
                <w:tcW w:w="709" w:type="dxa"/>
              </w:tcPr>
            </w:tcPrChange>
          </w:tcPr>
          <w:p w14:paraId="3ADBF6F6" w14:textId="347150B2" w:rsidR="00D66222" w:rsidRPr="00CF739D" w:rsidRDefault="00D66222" w:rsidP="00CF739D">
            <w:pPr>
              <w:rPr>
                <w:lang w:val="en-US"/>
              </w:rPr>
            </w:pPr>
            <w:r w:rsidRPr="00920004">
              <w:rPr>
                <w:lang w:val="en-US"/>
              </w:rPr>
              <w:t>4</w:t>
            </w:r>
          </w:p>
        </w:tc>
        <w:tc>
          <w:tcPr>
            <w:tcW w:w="1451" w:type="dxa"/>
            <w:tcPrChange w:id="1242" w:author="phuong vu" w:date="2018-12-02T23:08:00Z">
              <w:tcPr>
                <w:tcW w:w="1670" w:type="dxa"/>
                <w:gridSpan w:val="2"/>
              </w:tcPr>
            </w:tcPrChange>
          </w:tcPr>
          <w:p w14:paraId="239DFE0E" w14:textId="77CCB60C" w:rsidR="00D66222" w:rsidRPr="00920004" w:rsidRDefault="00D66222" w:rsidP="00CF739D">
            <w:pPr>
              <w:rPr>
                <w:lang w:val="en-US"/>
              </w:rPr>
            </w:pPr>
            <w:r w:rsidRPr="00920004">
              <w:rPr>
                <w:lang w:val="en-US"/>
              </w:rPr>
              <w:t>GU_01_04</w:t>
            </w:r>
          </w:p>
        </w:tc>
        <w:tc>
          <w:tcPr>
            <w:tcW w:w="3539" w:type="dxa"/>
            <w:tcPrChange w:id="1243" w:author="phuong vu" w:date="2018-12-02T23:08:00Z">
              <w:tcPr>
                <w:tcW w:w="3320" w:type="dxa"/>
              </w:tcPr>
            </w:tcPrChange>
          </w:tcPr>
          <w:p w14:paraId="7F282BE2" w14:textId="3AE4F699" w:rsidR="00D66222" w:rsidRPr="00920004" w:rsidRDefault="00D66222" w:rsidP="00CF739D">
            <w:pPr>
              <w:rPr>
                <w:lang w:val="en-US"/>
              </w:rPr>
            </w:pPr>
            <w:r w:rsidRPr="00920004">
              <w:rPr>
                <w:lang w:val="en-US"/>
              </w:rPr>
              <w:t>Tạo hóa đơn đơn hàng</w:t>
            </w:r>
          </w:p>
        </w:tc>
        <w:tc>
          <w:tcPr>
            <w:tcW w:w="1470" w:type="dxa"/>
            <w:gridSpan w:val="2"/>
            <w:vAlign w:val="center"/>
            <w:tcPrChange w:id="1244" w:author="phuong vu" w:date="2018-12-02T23:08:00Z">
              <w:tcPr>
                <w:tcW w:w="1470" w:type="dxa"/>
                <w:gridSpan w:val="2"/>
              </w:tcPr>
            </w:tcPrChange>
          </w:tcPr>
          <w:p w14:paraId="1B4948CA" w14:textId="77777777" w:rsidR="00D66222" w:rsidRPr="00920004" w:rsidRDefault="00D66222">
            <w:pPr>
              <w:jc w:val="center"/>
              <w:rPr>
                <w:ins w:id="1245" w:author="phuong vu" w:date="2018-12-02T23:05:00Z"/>
                <w:lang w:val="en-US"/>
              </w:rPr>
              <w:pPrChange w:id="1246" w:author="phuong vu" w:date="2018-12-02T23:08:00Z">
                <w:pPr/>
              </w:pPrChange>
            </w:pPr>
          </w:p>
        </w:tc>
        <w:tc>
          <w:tcPr>
            <w:tcW w:w="1523" w:type="dxa"/>
            <w:vAlign w:val="center"/>
            <w:tcPrChange w:id="1247" w:author="phuong vu" w:date="2018-12-02T23:08:00Z">
              <w:tcPr>
                <w:tcW w:w="1523" w:type="dxa"/>
              </w:tcPr>
            </w:tcPrChange>
          </w:tcPr>
          <w:p w14:paraId="010E17B2" w14:textId="77777777" w:rsidR="00D66222" w:rsidRPr="00920004" w:rsidRDefault="00D66222">
            <w:pPr>
              <w:jc w:val="center"/>
              <w:rPr>
                <w:ins w:id="1248" w:author="phuong vu" w:date="2018-12-02T23:05:00Z"/>
                <w:lang w:val="en-US"/>
              </w:rPr>
              <w:pPrChange w:id="1249" w:author="phuong vu" w:date="2018-12-02T23:08:00Z">
                <w:pPr/>
              </w:pPrChange>
            </w:pPr>
          </w:p>
        </w:tc>
      </w:tr>
      <w:tr w:rsidR="00D66222" w:rsidRPr="00920004" w14:paraId="2DBE9A29" w14:textId="58854861" w:rsidTr="00D66222">
        <w:tc>
          <w:tcPr>
            <w:tcW w:w="709" w:type="dxa"/>
            <w:tcPrChange w:id="1250" w:author="phuong vu" w:date="2018-12-02T23:08:00Z">
              <w:tcPr>
                <w:tcW w:w="709" w:type="dxa"/>
              </w:tcPr>
            </w:tcPrChange>
          </w:tcPr>
          <w:p w14:paraId="21DA1684" w14:textId="7CD514EF" w:rsidR="00D66222" w:rsidRPr="00CF739D" w:rsidRDefault="00D66222" w:rsidP="00CF739D">
            <w:pPr>
              <w:rPr>
                <w:lang w:val="en-US"/>
              </w:rPr>
            </w:pPr>
            <w:r w:rsidRPr="00920004">
              <w:rPr>
                <w:lang w:val="en-US"/>
              </w:rPr>
              <w:t>5</w:t>
            </w:r>
          </w:p>
        </w:tc>
        <w:tc>
          <w:tcPr>
            <w:tcW w:w="1451" w:type="dxa"/>
            <w:tcPrChange w:id="1251" w:author="phuong vu" w:date="2018-12-02T23:08:00Z">
              <w:tcPr>
                <w:tcW w:w="1670" w:type="dxa"/>
                <w:gridSpan w:val="2"/>
              </w:tcPr>
            </w:tcPrChange>
          </w:tcPr>
          <w:p w14:paraId="469E9228" w14:textId="4E58F4A7" w:rsidR="00D66222" w:rsidRPr="00920004" w:rsidRDefault="00D66222" w:rsidP="00CF739D">
            <w:pPr>
              <w:rPr>
                <w:lang w:val="en-US"/>
              </w:rPr>
            </w:pPr>
            <w:r w:rsidRPr="00920004">
              <w:rPr>
                <w:lang w:val="en-US"/>
              </w:rPr>
              <w:t>GU_01_05</w:t>
            </w:r>
          </w:p>
        </w:tc>
        <w:tc>
          <w:tcPr>
            <w:tcW w:w="3539" w:type="dxa"/>
            <w:tcPrChange w:id="1252" w:author="phuong vu" w:date="2018-12-02T23:08:00Z">
              <w:tcPr>
                <w:tcW w:w="3320" w:type="dxa"/>
              </w:tcPr>
            </w:tcPrChange>
          </w:tcPr>
          <w:p w14:paraId="4C59D7F4" w14:textId="270B5267" w:rsidR="00D66222" w:rsidRPr="00920004" w:rsidRDefault="00D66222" w:rsidP="00CF739D">
            <w:pPr>
              <w:rPr>
                <w:lang w:val="en-US"/>
              </w:rPr>
            </w:pPr>
            <w:r w:rsidRPr="00920004">
              <w:rPr>
                <w:lang w:val="en-US"/>
              </w:rPr>
              <w:t>Cập nhật hóa đơn</w:t>
            </w:r>
          </w:p>
        </w:tc>
        <w:tc>
          <w:tcPr>
            <w:tcW w:w="1470" w:type="dxa"/>
            <w:gridSpan w:val="2"/>
            <w:vAlign w:val="center"/>
            <w:tcPrChange w:id="1253" w:author="phuong vu" w:date="2018-12-02T23:08:00Z">
              <w:tcPr>
                <w:tcW w:w="1470" w:type="dxa"/>
                <w:gridSpan w:val="2"/>
              </w:tcPr>
            </w:tcPrChange>
          </w:tcPr>
          <w:p w14:paraId="1B5F31AC" w14:textId="77777777" w:rsidR="00D66222" w:rsidRPr="00920004" w:rsidRDefault="00D66222">
            <w:pPr>
              <w:jc w:val="center"/>
              <w:rPr>
                <w:ins w:id="1254" w:author="phuong vu" w:date="2018-12-02T23:05:00Z"/>
                <w:lang w:val="en-US"/>
              </w:rPr>
              <w:pPrChange w:id="1255" w:author="phuong vu" w:date="2018-12-02T23:08:00Z">
                <w:pPr/>
              </w:pPrChange>
            </w:pPr>
          </w:p>
        </w:tc>
        <w:tc>
          <w:tcPr>
            <w:tcW w:w="1523" w:type="dxa"/>
            <w:vAlign w:val="center"/>
            <w:tcPrChange w:id="1256" w:author="phuong vu" w:date="2018-12-02T23:08:00Z">
              <w:tcPr>
                <w:tcW w:w="1523" w:type="dxa"/>
              </w:tcPr>
            </w:tcPrChange>
          </w:tcPr>
          <w:p w14:paraId="0C3689E2" w14:textId="77777777" w:rsidR="00D66222" w:rsidRPr="00920004" w:rsidRDefault="00D66222">
            <w:pPr>
              <w:jc w:val="center"/>
              <w:rPr>
                <w:ins w:id="1257" w:author="phuong vu" w:date="2018-12-02T23:05:00Z"/>
                <w:lang w:val="en-US"/>
              </w:rPr>
              <w:pPrChange w:id="1258" w:author="phuong vu" w:date="2018-12-02T23:08:00Z">
                <w:pPr/>
              </w:pPrChange>
            </w:pPr>
          </w:p>
        </w:tc>
      </w:tr>
      <w:tr w:rsidR="00D66222" w:rsidRPr="00920004" w14:paraId="77151132" w14:textId="4F313804" w:rsidTr="00D66222">
        <w:tc>
          <w:tcPr>
            <w:tcW w:w="709" w:type="dxa"/>
            <w:tcPrChange w:id="1259" w:author="phuong vu" w:date="2018-12-02T23:08:00Z">
              <w:tcPr>
                <w:tcW w:w="709" w:type="dxa"/>
              </w:tcPr>
            </w:tcPrChange>
          </w:tcPr>
          <w:p w14:paraId="1387BFE9" w14:textId="1E4438D2" w:rsidR="00D66222" w:rsidRPr="00920004" w:rsidRDefault="00D66222" w:rsidP="00CF739D">
            <w:pPr>
              <w:rPr>
                <w:lang w:val="en-US"/>
              </w:rPr>
            </w:pPr>
            <w:r w:rsidRPr="00920004">
              <w:rPr>
                <w:lang w:val="en-US"/>
              </w:rPr>
              <w:t>6</w:t>
            </w:r>
          </w:p>
        </w:tc>
        <w:tc>
          <w:tcPr>
            <w:tcW w:w="1451" w:type="dxa"/>
            <w:tcPrChange w:id="1260" w:author="phuong vu" w:date="2018-12-02T23:08:00Z">
              <w:tcPr>
                <w:tcW w:w="1670" w:type="dxa"/>
                <w:gridSpan w:val="2"/>
              </w:tcPr>
            </w:tcPrChange>
          </w:tcPr>
          <w:p w14:paraId="59DA053D" w14:textId="78F43806" w:rsidR="00D66222" w:rsidRPr="00920004" w:rsidRDefault="00D66222" w:rsidP="00CF739D">
            <w:pPr>
              <w:rPr>
                <w:lang w:val="en-US"/>
              </w:rPr>
            </w:pPr>
            <w:r w:rsidRPr="00920004">
              <w:rPr>
                <w:lang w:val="en-US"/>
              </w:rPr>
              <w:t>GU_02_01</w:t>
            </w:r>
          </w:p>
        </w:tc>
        <w:tc>
          <w:tcPr>
            <w:tcW w:w="3539" w:type="dxa"/>
            <w:tcPrChange w:id="1261" w:author="phuong vu" w:date="2018-12-02T23:08:00Z">
              <w:tcPr>
                <w:tcW w:w="3320" w:type="dxa"/>
              </w:tcPr>
            </w:tcPrChange>
          </w:tcPr>
          <w:p w14:paraId="1C07ECD3" w14:textId="27B1E3E9" w:rsidR="00D66222" w:rsidRPr="00920004" w:rsidRDefault="00D66222" w:rsidP="00CF739D">
            <w:r w:rsidRPr="00920004">
              <w:rPr>
                <w:lang w:val="en-US"/>
              </w:rPr>
              <w:t>Xem danh sách biên nhận theo trạng thái</w:t>
            </w:r>
          </w:p>
        </w:tc>
        <w:tc>
          <w:tcPr>
            <w:tcW w:w="1470" w:type="dxa"/>
            <w:gridSpan w:val="2"/>
            <w:vAlign w:val="center"/>
            <w:tcPrChange w:id="1262" w:author="phuong vu" w:date="2018-12-02T23:08:00Z">
              <w:tcPr>
                <w:tcW w:w="1470" w:type="dxa"/>
                <w:gridSpan w:val="2"/>
              </w:tcPr>
            </w:tcPrChange>
          </w:tcPr>
          <w:p w14:paraId="02B5B56A" w14:textId="77777777" w:rsidR="00D66222" w:rsidRPr="00920004" w:rsidRDefault="00D66222">
            <w:pPr>
              <w:jc w:val="center"/>
              <w:rPr>
                <w:ins w:id="1263" w:author="phuong vu" w:date="2018-12-02T23:05:00Z"/>
                <w:lang w:val="en-US"/>
              </w:rPr>
              <w:pPrChange w:id="1264" w:author="phuong vu" w:date="2018-12-02T23:08:00Z">
                <w:pPr/>
              </w:pPrChange>
            </w:pPr>
          </w:p>
        </w:tc>
        <w:tc>
          <w:tcPr>
            <w:tcW w:w="1523" w:type="dxa"/>
            <w:vAlign w:val="center"/>
            <w:tcPrChange w:id="1265" w:author="phuong vu" w:date="2018-12-02T23:08:00Z">
              <w:tcPr>
                <w:tcW w:w="1523" w:type="dxa"/>
              </w:tcPr>
            </w:tcPrChange>
          </w:tcPr>
          <w:p w14:paraId="2E3EDAE1" w14:textId="77777777" w:rsidR="00D66222" w:rsidRPr="00920004" w:rsidRDefault="00D66222">
            <w:pPr>
              <w:jc w:val="center"/>
              <w:rPr>
                <w:ins w:id="1266" w:author="phuong vu" w:date="2018-12-02T23:05:00Z"/>
                <w:lang w:val="en-US"/>
              </w:rPr>
              <w:pPrChange w:id="1267" w:author="phuong vu" w:date="2018-12-02T23:08:00Z">
                <w:pPr/>
              </w:pPrChange>
            </w:pPr>
          </w:p>
        </w:tc>
      </w:tr>
      <w:tr w:rsidR="00D66222" w:rsidRPr="00920004" w14:paraId="2AD16520" w14:textId="55D999FA" w:rsidTr="00D66222">
        <w:tc>
          <w:tcPr>
            <w:tcW w:w="709" w:type="dxa"/>
            <w:tcPrChange w:id="1268" w:author="phuong vu" w:date="2018-12-02T23:08:00Z">
              <w:tcPr>
                <w:tcW w:w="709" w:type="dxa"/>
              </w:tcPr>
            </w:tcPrChange>
          </w:tcPr>
          <w:p w14:paraId="63E6365F" w14:textId="6E81375C" w:rsidR="00D66222" w:rsidRPr="00CF739D" w:rsidRDefault="00D66222" w:rsidP="00CF739D">
            <w:pPr>
              <w:rPr>
                <w:lang w:val="en-US"/>
              </w:rPr>
            </w:pPr>
            <w:r w:rsidRPr="00920004">
              <w:rPr>
                <w:lang w:val="en-US"/>
              </w:rPr>
              <w:t>7</w:t>
            </w:r>
          </w:p>
        </w:tc>
        <w:tc>
          <w:tcPr>
            <w:tcW w:w="1451" w:type="dxa"/>
            <w:tcPrChange w:id="1269" w:author="phuong vu" w:date="2018-12-02T23:08:00Z">
              <w:tcPr>
                <w:tcW w:w="1670" w:type="dxa"/>
                <w:gridSpan w:val="2"/>
              </w:tcPr>
            </w:tcPrChange>
          </w:tcPr>
          <w:p w14:paraId="11C0C3B7" w14:textId="592AA249" w:rsidR="00D66222" w:rsidRPr="00920004" w:rsidRDefault="00D66222" w:rsidP="00CF739D">
            <w:pPr>
              <w:rPr>
                <w:lang w:val="en-US"/>
              </w:rPr>
            </w:pPr>
            <w:r w:rsidRPr="00920004">
              <w:rPr>
                <w:lang w:val="en-US"/>
              </w:rPr>
              <w:t>GU_02_02</w:t>
            </w:r>
          </w:p>
        </w:tc>
        <w:tc>
          <w:tcPr>
            <w:tcW w:w="3539" w:type="dxa"/>
            <w:tcPrChange w:id="1270" w:author="phuong vu" w:date="2018-12-02T23:08:00Z">
              <w:tcPr>
                <w:tcW w:w="3320" w:type="dxa"/>
              </w:tcPr>
            </w:tcPrChange>
          </w:tcPr>
          <w:p w14:paraId="2B20F7DB" w14:textId="32FCC90B" w:rsidR="00D66222" w:rsidRPr="00920004" w:rsidRDefault="00D66222" w:rsidP="00CF739D">
            <w:pPr>
              <w:rPr>
                <w:lang w:val="en-US"/>
              </w:rPr>
            </w:pPr>
            <w:r w:rsidRPr="00920004">
              <w:rPr>
                <w:lang w:val="en-US"/>
              </w:rPr>
              <w:t>Xem chi tiết biên nhận</w:t>
            </w:r>
          </w:p>
        </w:tc>
        <w:tc>
          <w:tcPr>
            <w:tcW w:w="1470" w:type="dxa"/>
            <w:gridSpan w:val="2"/>
            <w:vAlign w:val="center"/>
            <w:tcPrChange w:id="1271" w:author="phuong vu" w:date="2018-12-02T23:08:00Z">
              <w:tcPr>
                <w:tcW w:w="1470" w:type="dxa"/>
                <w:gridSpan w:val="2"/>
              </w:tcPr>
            </w:tcPrChange>
          </w:tcPr>
          <w:p w14:paraId="02FC4A60" w14:textId="77777777" w:rsidR="00D66222" w:rsidRPr="00920004" w:rsidRDefault="00D66222">
            <w:pPr>
              <w:jc w:val="center"/>
              <w:rPr>
                <w:ins w:id="1272" w:author="phuong vu" w:date="2018-12-02T23:05:00Z"/>
                <w:lang w:val="en-US"/>
              </w:rPr>
              <w:pPrChange w:id="1273" w:author="phuong vu" w:date="2018-12-02T23:08:00Z">
                <w:pPr/>
              </w:pPrChange>
            </w:pPr>
          </w:p>
        </w:tc>
        <w:tc>
          <w:tcPr>
            <w:tcW w:w="1523" w:type="dxa"/>
            <w:vAlign w:val="center"/>
            <w:tcPrChange w:id="1274" w:author="phuong vu" w:date="2018-12-02T23:08:00Z">
              <w:tcPr>
                <w:tcW w:w="1523" w:type="dxa"/>
              </w:tcPr>
            </w:tcPrChange>
          </w:tcPr>
          <w:p w14:paraId="17F4F2B3" w14:textId="77777777" w:rsidR="00D66222" w:rsidRPr="00920004" w:rsidRDefault="00D66222">
            <w:pPr>
              <w:jc w:val="center"/>
              <w:rPr>
                <w:ins w:id="1275" w:author="phuong vu" w:date="2018-12-02T23:05:00Z"/>
                <w:lang w:val="en-US"/>
              </w:rPr>
              <w:pPrChange w:id="1276" w:author="phuong vu" w:date="2018-12-02T23:08:00Z">
                <w:pPr/>
              </w:pPrChange>
            </w:pPr>
          </w:p>
        </w:tc>
      </w:tr>
      <w:tr w:rsidR="00D66222" w:rsidRPr="00920004" w14:paraId="48044AC4" w14:textId="1B1C282F" w:rsidTr="00D66222">
        <w:tc>
          <w:tcPr>
            <w:tcW w:w="709" w:type="dxa"/>
            <w:tcPrChange w:id="1277" w:author="phuong vu" w:date="2018-12-02T23:08:00Z">
              <w:tcPr>
                <w:tcW w:w="709" w:type="dxa"/>
              </w:tcPr>
            </w:tcPrChange>
          </w:tcPr>
          <w:p w14:paraId="4762C54E" w14:textId="26B975DA" w:rsidR="00D66222" w:rsidRPr="00CF739D" w:rsidRDefault="00D66222" w:rsidP="00CF739D">
            <w:pPr>
              <w:rPr>
                <w:lang w:val="en-US"/>
              </w:rPr>
            </w:pPr>
            <w:r w:rsidRPr="00920004">
              <w:rPr>
                <w:lang w:val="en-US"/>
              </w:rPr>
              <w:t>8</w:t>
            </w:r>
          </w:p>
        </w:tc>
        <w:tc>
          <w:tcPr>
            <w:tcW w:w="1451" w:type="dxa"/>
            <w:tcPrChange w:id="1278" w:author="phuong vu" w:date="2018-12-02T23:08:00Z">
              <w:tcPr>
                <w:tcW w:w="1670" w:type="dxa"/>
                <w:gridSpan w:val="2"/>
              </w:tcPr>
            </w:tcPrChange>
          </w:tcPr>
          <w:p w14:paraId="333816AE" w14:textId="63EAA7A5" w:rsidR="00D66222" w:rsidRPr="00920004" w:rsidRDefault="00D66222" w:rsidP="00CF739D">
            <w:pPr>
              <w:rPr>
                <w:lang w:val="en-US"/>
              </w:rPr>
            </w:pPr>
            <w:r w:rsidRPr="00920004">
              <w:rPr>
                <w:lang w:val="en-US"/>
              </w:rPr>
              <w:t>GU_02_03</w:t>
            </w:r>
          </w:p>
        </w:tc>
        <w:tc>
          <w:tcPr>
            <w:tcW w:w="3539" w:type="dxa"/>
            <w:tcPrChange w:id="1279" w:author="phuong vu" w:date="2018-12-02T23:08:00Z">
              <w:tcPr>
                <w:tcW w:w="3320" w:type="dxa"/>
              </w:tcPr>
            </w:tcPrChange>
          </w:tcPr>
          <w:p w14:paraId="09CAE6C8" w14:textId="5BA8BA07" w:rsidR="00D66222" w:rsidRPr="00920004" w:rsidRDefault="00D66222" w:rsidP="00CF739D">
            <w:pPr>
              <w:rPr>
                <w:lang w:val="en-US"/>
              </w:rPr>
            </w:pPr>
            <w:r w:rsidRPr="00920004">
              <w:rPr>
                <w:lang w:val="en-US"/>
              </w:rPr>
              <w:t>Thay đổi trạng thái biên nhận</w:t>
            </w:r>
          </w:p>
        </w:tc>
        <w:tc>
          <w:tcPr>
            <w:tcW w:w="1470" w:type="dxa"/>
            <w:gridSpan w:val="2"/>
            <w:vAlign w:val="center"/>
            <w:tcPrChange w:id="1280" w:author="phuong vu" w:date="2018-12-02T23:08:00Z">
              <w:tcPr>
                <w:tcW w:w="1470" w:type="dxa"/>
                <w:gridSpan w:val="2"/>
              </w:tcPr>
            </w:tcPrChange>
          </w:tcPr>
          <w:p w14:paraId="48DF3287" w14:textId="77777777" w:rsidR="00D66222" w:rsidRPr="00920004" w:rsidRDefault="00D66222">
            <w:pPr>
              <w:jc w:val="center"/>
              <w:rPr>
                <w:ins w:id="1281" w:author="phuong vu" w:date="2018-12-02T23:05:00Z"/>
                <w:lang w:val="en-US"/>
              </w:rPr>
              <w:pPrChange w:id="1282" w:author="phuong vu" w:date="2018-12-02T23:08:00Z">
                <w:pPr/>
              </w:pPrChange>
            </w:pPr>
          </w:p>
        </w:tc>
        <w:tc>
          <w:tcPr>
            <w:tcW w:w="1523" w:type="dxa"/>
            <w:vAlign w:val="center"/>
            <w:tcPrChange w:id="1283" w:author="phuong vu" w:date="2018-12-02T23:08:00Z">
              <w:tcPr>
                <w:tcW w:w="1523" w:type="dxa"/>
              </w:tcPr>
            </w:tcPrChange>
          </w:tcPr>
          <w:p w14:paraId="223E60A1" w14:textId="77777777" w:rsidR="00D66222" w:rsidRPr="00920004" w:rsidRDefault="00D66222">
            <w:pPr>
              <w:jc w:val="center"/>
              <w:rPr>
                <w:ins w:id="1284" w:author="phuong vu" w:date="2018-12-02T23:05:00Z"/>
                <w:lang w:val="en-US"/>
              </w:rPr>
              <w:pPrChange w:id="1285" w:author="phuong vu" w:date="2018-12-02T23:08:00Z">
                <w:pPr/>
              </w:pPrChange>
            </w:pPr>
          </w:p>
        </w:tc>
      </w:tr>
      <w:tr w:rsidR="00D66222" w:rsidRPr="00920004" w14:paraId="5B901F67" w14:textId="78ABC4FA" w:rsidTr="00D66222">
        <w:tc>
          <w:tcPr>
            <w:tcW w:w="709" w:type="dxa"/>
            <w:tcPrChange w:id="1286" w:author="phuong vu" w:date="2018-12-02T23:08:00Z">
              <w:tcPr>
                <w:tcW w:w="709" w:type="dxa"/>
              </w:tcPr>
            </w:tcPrChange>
          </w:tcPr>
          <w:p w14:paraId="283915A9" w14:textId="72F57E26" w:rsidR="00D66222" w:rsidRPr="00CF739D" w:rsidRDefault="00D66222" w:rsidP="00CF739D">
            <w:pPr>
              <w:rPr>
                <w:lang w:val="en-US"/>
              </w:rPr>
            </w:pPr>
            <w:r w:rsidRPr="00920004">
              <w:rPr>
                <w:lang w:val="en-US"/>
              </w:rPr>
              <w:t>9</w:t>
            </w:r>
          </w:p>
        </w:tc>
        <w:tc>
          <w:tcPr>
            <w:tcW w:w="1451" w:type="dxa"/>
            <w:tcPrChange w:id="1287" w:author="phuong vu" w:date="2018-12-02T23:08:00Z">
              <w:tcPr>
                <w:tcW w:w="1670" w:type="dxa"/>
                <w:gridSpan w:val="2"/>
              </w:tcPr>
            </w:tcPrChange>
          </w:tcPr>
          <w:p w14:paraId="3100B4E9" w14:textId="5F1608A5" w:rsidR="00D66222" w:rsidRPr="00920004" w:rsidRDefault="00D66222" w:rsidP="00CF739D">
            <w:pPr>
              <w:rPr>
                <w:lang w:val="en-US"/>
              </w:rPr>
            </w:pPr>
            <w:r w:rsidRPr="00920004">
              <w:rPr>
                <w:lang w:val="en-US"/>
              </w:rPr>
              <w:t>GU_02_04</w:t>
            </w:r>
          </w:p>
        </w:tc>
        <w:tc>
          <w:tcPr>
            <w:tcW w:w="3539" w:type="dxa"/>
            <w:tcPrChange w:id="1288" w:author="phuong vu" w:date="2018-12-02T23:08:00Z">
              <w:tcPr>
                <w:tcW w:w="3320" w:type="dxa"/>
              </w:tcPr>
            </w:tcPrChange>
          </w:tcPr>
          <w:p w14:paraId="03291ED2" w14:textId="256FE68D" w:rsidR="00D66222" w:rsidRPr="00920004" w:rsidRDefault="00D66222" w:rsidP="00CF739D">
            <w:pPr>
              <w:rPr>
                <w:lang w:val="en-US"/>
              </w:rPr>
            </w:pPr>
            <w:r w:rsidRPr="00920004">
              <w:rPr>
                <w:lang w:val="en-US"/>
              </w:rPr>
              <w:t>Cập nhật thông tin biên nhận</w:t>
            </w:r>
          </w:p>
        </w:tc>
        <w:tc>
          <w:tcPr>
            <w:tcW w:w="1470" w:type="dxa"/>
            <w:gridSpan w:val="2"/>
            <w:vAlign w:val="center"/>
            <w:tcPrChange w:id="1289" w:author="phuong vu" w:date="2018-12-02T23:08:00Z">
              <w:tcPr>
                <w:tcW w:w="1470" w:type="dxa"/>
                <w:gridSpan w:val="2"/>
              </w:tcPr>
            </w:tcPrChange>
          </w:tcPr>
          <w:p w14:paraId="2A846A99" w14:textId="77777777" w:rsidR="00D66222" w:rsidRPr="00920004" w:rsidRDefault="00D66222">
            <w:pPr>
              <w:jc w:val="center"/>
              <w:rPr>
                <w:ins w:id="1290" w:author="phuong vu" w:date="2018-12-02T23:05:00Z"/>
                <w:lang w:val="en-US"/>
              </w:rPr>
              <w:pPrChange w:id="1291" w:author="phuong vu" w:date="2018-12-02T23:08:00Z">
                <w:pPr/>
              </w:pPrChange>
            </w:pPr>
          </w:p>
        </w:tc>
        <w:tc>
          <w:tcPr>
            <w:tcW w:w="1523" w:type="dxa"/>
            <w:vAlign w:val="center"/>
            <w:tcPrChange w:id="1292" w:author="phuong vu" w:date="2018-12-02T23:08:00Z">
              <w:tcPr>
                <w:tcW w:w="1523" w:type="dxa"/>
              </w:tcPr>
            </w:tcPrChange>
          </w:tcPr>
          <w:p w14:paraId="70B0B1EA" w14:textId="77777777" w:rsidR="00D66222" w:rsidRPr="00920004" w:rsidRDefault="00D66222">
            <w:pPr>
              <w:jc w:val="center"/>
              <w:rPr>
                <w:ins w:id="1293" w:author="phuong vu" w:date="2018-12-02T23:05:00Z"/>
                <w:lang w:val="en-US"/>
              </w:rPr>
              <w:pPrChange w:id="1294" w:author="phuong vu" w:date="2018-12-02T23:08:00Z">
                <w:pPr/>
              </w:pPrChange>
            </w:pPr>
          </w:p>
        </w:tc>
      </w:tr>
      <w:tr w:rsidR="00D66222" w:rsidRPr="00920004" w14:paraId="3BDFE688" w14:textId="4143E499" w:rsidTr="00D66222">
        <w:tc>
          <w:tcPr>
            <w:tcW w:w="709" w:type="dxa"/>
            <w:tcPrChange w:id="1295" w:author="phuong vu" w:date="2018-12-02T23:08:00Z">
              <w:tcPr>
                <w:tcW w:w="709" w:type="dxa"/>
              </w:tcPr>
            </w:tcPrChange>
          </w:tcPr>
          <w:p w14:paraId="7E41B45B" w14:textId="40FFF24C" w:rsidR="00D66222" w:rsidRPr="00920004" w:rsidRDefault="00D66222" w:rsidP="00CF739D">
            <w:pPr>
              <w:rPr>
                <w:lang w:val="en-US"/>
              </w:rPr>
            </w:pPr>
            <w:r w:rsidRPr="00920004">
              <w:rPr>
                <w:lang w:val="en-US"/>
              </w:rPr>
              <w:t>10</w:t>
            </w:r>
          </w:p>
        </w:tc>
        <w:tc>
          <w:tcPr>
            <w:tcW w:w="1451" w:type="dxa"/>
            <w:tcPrChange w:id="1296" w:author="phuong vu" w:date="2018-12-02T23:08:00Z">
              <w:tcPr>
                <w:tcW w:w="1670" w:type="dxa"/>
                <w:gridSpan w:val="2"/>
              </w:tcPr>
            </w:tcPrChange>
          </w:tcPr>
          <w:p w14:paraId="39B0F760" w14:textId="77777777" w:rsidR="00D66222" w:rsidRPr="00920004" w:rsidRDefault="00D66222" w:rsidP="00CF739D">
            <w:pPr>
              <w:rPr>
                <w:lang w:val="en-US"/>
              </w:rPr>
            </w:pPr>
            <w:r w:rsidRPr="00920004">
              <w:rPr>
                <w:lang w:val="en-US"/>
              </w:rPr>
              <w:t>GU_03</w:t>
            </w:r>
          </w:p>
        </w:tc>
        <w:tc>
          <w:tcPr>
            <w:tcW w:w="3539" w:type="dxa"/>
            <w:tcPrChange w:id="1297" w:author="phuong vu" w:date="2018-12-02T23:08:00Z">
              <w:tcPr>
                <w:tcW w:w="3320" w:type="dxa"/>
              </w:tcPr>
            </w:tcPrChange>
          </w:tcPr>
          <w:p w14:paraId="550F0281" w14:textId="77777777" w:rsidR="00D66222" w:rsidRPr="00920004" w:rsidRDefault="00D66222" w:rsidP="00CF739D">
            <w:r w:rsidRPr="00920004">
              <w:rPr>
                <w:lang w:val="en-US"/>
              </w:rPr>
              <w:t>Quản lí phân công xử lí đơn hàng</w:t>
            </w:r>
          </w:p>
        </w:tc>
        <w:tc>
          <w:tcPr>
            <w:tcW w:w="1470" w:type="dxa"/>
            <w:gridSpan w:val="2"/>
            <w:vAlign w:val="center"/>
            <w:tcPrChange w:id="1298" w:author="phuong vu" w:date="2018-12-02T23:08:00Z">
              <w:tcPr>
                <w:tcW w:w="1470" w:type="dxa"/>
                <w:gridSpan w:val="2"/>
              </w:tcPr>
            </w:tcPrChange>
          </w:tcPr>
          <w:p w14:paraId="7CC0955E" w14:textId="77777777" w:rsidR="00D66222" w:rsidRPr="00920004" w:rsidRDefault="00D66222">
            <w:pPr>
              <w:jc w:val="center"/>
              <w:rPr>
                <w:ins w:id="1299" w:author="phuong vu" w:date="2018-12-02T23:05:00Z"/>
                <w:lang w:val="en-US"/>
              </w:rPr>
              <w:pPrChange w:id="1300" w:author="phuong vu" w:date="2018-12-02T23:08:00Z">
                <w:pPr/>
              </w:pPrChange>
            </w:pPr>
          </w:p>
        </w:tc>
        <w:tc>
          <w:tcPr>
            <w:tcW w:w="1523" w:type="dxa"/>
            <w:vAlign w:val="center"/>
            <w:tcPrChange w:id="1301" w:author="phuong vu" w:date="2018-12-02T23:08:00Z">
              <w:tcPr>
                <w:tcW w:w="1523" w:type="dxa"/>
              </w:tcPr>
            </w:tcPrChange>
          </w:tcPr>
          <w:p w14:paraId="64A5A443" w14:textId="77777777" w:rsidR="00D66222" w:rsidRPr="00920004" w:rsidRDefault="00D66222">
            <w:pPr>
              <w:jc w:val="center"/>
              <w:rPr>
                <w:ins w:id="1302" w:author="phuong vu" w:date="2018-12-02T23:05:00Z"/>
                <w:lang w:val="en-US"/>
              </w:rPr>
              <w:pPrChange w:id="1303" w:author="phuong vu" w:date="2018-12-02T23:08:00Z">
                <w:pPr/>
              </w:pPrChange>
            </w:pPr>
          </w:p>
        </w:tc>
      </w:tr>
      <w:tr w:rsidR="00D66222" w:rsidRPr="00920004" w14:paraId="29094FF4" w14:textId="175AFEF4" w:rsidTr="00D66222">
        <w:tc>
          <w:tcPr>
            <w:tcW w:w="709" w:type="dxa"/>
            <w:tcPrChange w:id="1304" w:author="phuong vu" w:date="2018-12-02T23:08:00Z">
              <w:tcPr>
                <w:tcW w:w="709" w:type="dxa"/>
              </w:tcPr>
            </w:tcPrChange>
          </w:tcPr>
          <w:p w14:paraId="179BB6D1" w14:textId="67142768" w:rsidR="00D66222" w:rsidRPr="00CF739D" w:rsidRDefault="00D66222" w:rsidP="00CF739D">
            <w:pPr>
              <w:rPr>
                <w:lang w:val="en-US"/>
              </w:rPr>
            </w:pPr>
            <w:r w:rsidRPr="00920004">
              <w:rPr>
                <w:lang w:val="en-US"/>
              </w:rPr>
              <w:t>11</w:t>
            </w:r>
          </w:p>
        </w:tc>
        <w:tc>
          <w:tcPr>
            <w:tcW w:w="1451" w:type="dxa"/>
            <w:tcPrChange w:id="1305" w:author="phuong vu" w:date="2018-12-02T23:08:00Z">
              <w:tcPr>
                <w:tcW w:w="1670" w:type="dxa"/>
                <w:gridSpan w:val="2"/>
              </w:tcPr>
            </w:tcPrChange>
          </w:tcPr>
          <w:p w14:paraId="4BC1275F" w14:textId="77777777" w:rsidR="00D66222" w:rsidRPr="00920004" w:rsidRDefault="00D66222" w:rsidP="00CF739D">
            <w:pPr>
              <w:rPr>
                <w:lang w:val="en-US"/>
              </w:rPr>
            </w:pPr>
            <w:r w:rsidRPr="00920004">
              <w:rPr>
                <w:lang w:val="en-US"/>
              </w:rPr>
              <w:t>GU_04</w:t>
            </w:r>
          </w:p>
        </w:tc>
        <w:tc>
          <w:tcPr>
            <w:tcW w:w="3539" w:type="dxa"/>
            <w:tcPrChange w:id="1306" w:author="phuong vu" w:date="2018-12-02T23:08:00Z">
              <w:tcPr>
                <w:tcW w:w="3320" w:type="dxa"/>
              </w:tcPr>
            </w:tcPrChange>
          </w:tcPr>
          <w:p w14:paraId="4C10513C" w14:textId="77777777" w:rsidR="00D66222" w:rsidRPr="00920004" w:rsidRDefault="00D66222" w:rsidP="00CF739D">
            <w:r w:rsidRPr="00920004">
              <w:rPr>
                <w:lang w:val="en-US"/>
              </w:rPr>
              <w:t>Tạo đơn hàng</w:t>
            </w:r>
          </w:p>
        </w:tc>
        <w:tc>
          <w:tcPr>
            <w:tcW w:w="1470" w:type="dxa"/>
            <w:gridSpan w:val="2"/>
            <w:vAlign w:val="center"/>
            <w:tcPrChange w:id="1307" w:author="phuong vu" w:date="2018-12-02T23:08:00Z">
              <w:tcPr>
                <w:tcW w:w="1470" w:type="dxa"/>
                <w:gridSpan w:val="2"/>
              </w:tcPr>
            </w:tcPrChange>
          </w:tcPr>
          <w:p w14:paraId="420A1072" w14:textId="77777777" w:rsidR="00D66222" w:rsidRPr="00920004" w:rsidRDefault="00D66222">
            <w:pPr>
              <w:jc w:val="center"/>
              <w:rPr>
                <w:ins w:id="1308" w:author="phuong vu" w:date="2018-12-02T23:05:00Z"/>
                <w:lang w:val="en-US"/>
              </w:rPr>
              <w:pPrChange w:id="1309" w:author="phuong vu" w:date="2018-12-02T23:08:00Z">
                <w:pPr/>
              </w:pPrChange>
            </w:pPr>
          </w:p>
        </w:tc>
        <w:tc>
          <w:tcPr>
            <w:tcW w:w="1523" w:type="dxa"/>
            <w:vAlign w:val="center"/>
            <w:tcPrChange w:id="1310" w:author="phuong vu" w:date="2018-12-02T23:08:00Z">
              <w:tcPr>
                <w:tcW w:w="1523" w:type="dxa"/>
              </w:tcPr>
            </w:tcPrChange>
          </w:tcPr>
          <w:p w14:paraId="18F38805" w14:textId="77777777" w:rsidR="00D66222" w:rsidRPr="00920004" w:rsidRDefault="00D66222">
            <w:pPr>
              <w:jc w:val="center"/>
              <w:rPr>
                <w:ins w:id="1311" w:author="phuong vu" w:date="2018-12-02T23:05:00Z"/>
                <w:lang w:val="en-US"/>
              </w:rPr>
              <w:pPrChange w:id="1312" w:author="phuong vu" w:date="2018-12-02T23:08:00Z">
                <w:pPr/>
              </w:pPrChange>
            </w:pPr>
          </w:p>
        </w:tc>
      </w:tr>
      <w:tr w:rsidR="00D66222" w:rsidRPr="00920004" w14:paraId="15C511E4" w14:textId="63758979" w:rsidTr="00D66222">
        <w:tc>
          <w:tcPr>
            <w:tcW w:w="709" w:type="dxa"/>
            <w:tcPrChange w:id="1313" w:author="phuong vu" w:date="2018-12-02T23:08:00Z">
              <w:tcPr>
                <w:tcW w:w="709" w:type="dxa"/>
              </w:tcPr>
            </w:tcPrChange>
          </w:tcPr>
          <w:p w14:paraId="4EC9942C" w14:textId="5ED734EC" w:rsidR="00D66222" w:rsidRPr="00CF739D" w:rsidRDefault="00D66222" w:rsidP="00CF739D">
            <w:pPr>
              <w:rPr>
                <w:lang w:val="en-US"/>
              </w:rPr>
            </w:pPr>
            <w:r w:rsidRPr="00920004">
              <w:rPr>
                <w:lang w:val="en-US"/>
              </w:rPr>
              <w:t>12</w:t>
            </w:r>
          </w:p>
        </w:tc>
        <w:tc>
          <w:tcPr>
            <w:tcW w:w="1451" w:type="dxa"/>
            <w:tcPrChange w:id="1314" w:author="phuong vu" w:date="2018-12-02T23:08:00Z">
              <w:tcPr>
                <w:tcW w:w="1670" w:type="dxa"/>
                <w:gridSpan w:val="2"/>
              </w:tcPr>
            </w:tcPrChange>
          </w:tcPr>
          <w:p w14:paraId="26463646" w14:textId="48D61E8E" w:rsidR="00D66222" w:rsidRPr="00920004" w:rsidRDefault="00D66222" w:rsidP="00CF739D">
            <w:pPr>
              <w:rPr>
                <w:lang w:val="en-US"/>
              </w:rPr>
            </w:pPr>
            <w:r w:rsidRPr="00920004">
              <w:rPr>
                <w:lang w:val="en-US"/>
              </w:rPr>
              <w:t>GU_05</w:t>
            </w:r>
          </w:p>
        </w:tc>
        <w:tc>
          <w:tcPr>
            <w:tcW w:w="3539" w:type="dxa"/>
            <w:tcPrChange w:id="1315" w:author="phuong vu" w:date="2018-12-02T23:08:00Z">
              <w:tcPr>
                <w:tcW w:w="3320" w:type="dxa"/>
              </w:tcPr>
            </w:tcPrChange>
          </w:tcPr>
          <w:p w14:paraId="6E9CF08C" w14:textId="0611CC99" w:rsidR="00D66222" w:rsidRPr="00920004" w:rsidRDefault="00D66222" w:rsidP="00CF739D">
            <w:pPr>
              <w:rPr>
                <w:lang w:val="en-US"/>
              </w:rPr>
            </w:pPr>
            <w:r w:rsidRPr="00920004">
              <w:rPr>
                <w:lang w:val="en-US"/>
              </w:rPr>
              <w:t>Cập nhật đơn hàng</w:t>
            </w:r>
          </w:p>
        </w:tc>
        <w:tc>
          <w:tcPr>
            <w:tcW w:w="1470" w:type="dxa"/>
            <w:gridSpan w:val="2"/>
            <w:vAlign w:val="center"/>
            <w:tcPrChange w:id="1316" w:author="phuong vu" w:date="2018-12-02T23:08:00Z">
              <w:tcPr>
                <w:tcW w:w="1470" w:type="dxa"/>
                <w:gridSpan w:val="2"/>
              </w:tcPr>
            </w:tcPrChange>
          </w:tcPr>
          <w:p w14:paraId="1C583E1D" w14:textId="77777777" w:rsidR="00D66222" w:rsidRPr="00920004" w:rsidRDefault="00D66222">
            <w:pPr>
              <w:jc w:val="center"/>
              <w:rPr>
                <w:ins w:id="1317" w:author="phuong vu" w:date="2018-12-02T23:05:00Z"/>
                <w:lang w:val="en-US"/>
              </w:rPr>
              <w:pPrChange w:id="1318" w:author="phuong vu" w:date="2018-12-02T23:08:00Z">
                <w:pPr/>
              </w:pPrChange>
            </w:pPr>
          </w:p>
        </w:tc>
        <w:tc>
          <w:tcPr>
            <w:tcW w:w="1523" w:type="dxa"/>
            <w:vAlign w:val="center"/>
            <w:tcPrChange w:id="1319" w:author="phuong vu" w:date="2018-12-02T23:08:00Z">
              <w:tcPr>
                <w:tcW w:w="1523" w:type="dxa"/>
              </w:tcPr>
            </w:tcPrChange>
          </w:tcPr>
          <w:p w14:paraId="2F27C0B9" w14:textId="77777777" w:rsidR="00D66222" w:rsidRPr="00920004" w:rsidRDefault="00D66222">
            <w:pPr>
              <w:jc w:val="center"/>
              <w:rPr>
                <w:ins w:id="1320" w:author="phuong vu" w:date="2018-12-02T23:05:00Z"/>
                <w:lang w:val="en-US"/>
              </w:rPr>
              <w:pPrChange w:id="1321" w:author="phuong vu" w:date="2018-12-02T23:08:00Z">
                <w:pPr/>
              </w:pPrChange>
            </w:pPr>
          </w:p>
        </w:tc>
      </w:tr>
      <w:tr w:rsidR="00D66222" w:rsidRPr="00920004" w14:paraId="7241F57D" w14:textId="4500FEF5" w:rsidTr="00D66222">
        <w:tc>
          <w:tcPr>
            <w:tcW w:w="709" w:type="dxa"/>
            <w:tcPrChange w:id="1322" w:author="phuong vu" w:date="2018-12-02T23:08:00Z">
              <w:tcPr>
                <w:tcW w:w="709" w:type="dxa"/>
              </w:tcPr>
            </w:tcPrChange>
          </w:tcPr>
          <w:p w14:paraId="654CFF5B" w14:textId="79AF2C45" w:rsidR="00D66222" w:rsidRPr="00920004" w:rsidRDefault="00D66222" w:rsidP="00CF739D">
            <w:pPr>
              <w:rPr>
                <w:lang w:val="en-US"/>
              </w:rPr>
            </w:pPr>
            <w:r w:rsidRPr="00920004">
              <w:rPr>
                <w:lang w:val="en-US"/>
              </w:rPr>
              <w:t>13</w:t>
            </w:r>
          </w:p>
        </w:tc>
        <w:tc>
          <w:tcPr>
            <w:tcW w:w="1451" w:type="dxa"/>
            <w:tcPrChange w:id="1323" w:author="phuong vu" w:date="2018-12-02T23:08:00Z">
              <w:tcPr>
                <w:tcW w:w="1670" w:type="dxa"/>
                <w:gridSpan w:val="2"/>
              </w:tcPr>
            </w:tcPrChange>
          </w:tcPr>
          <w:p w14:paraId="55ED3D58" w14:textId="30B1EF7B" w:rsidR="00D66222" w:rsidRPr="00920004" w:rsidRDefault="00D66222" w:rsidP="00CF739D">
            <w:pPr>
              <w:rPr>
                <w:lang w:val="en-US"/>
              </w:rPr>
            </w:pPr>
            <w:r w:rsidRPr="00920004">
              <w:rPr>
                <w:lang w:val="en-US"/>
              </w:rPr>
              <w:t>GU_06</w:t>
            </w:r>
          </w:p>
        </w:tc>
        <w:tc>
          <w:tcPr>
            <w:tcW w:w="3539" w:type="dxa"/>
            <w:tcPrChange w:id="1324" w:author="phuong vu" w:date="2018-12-02T23:08:00Z">
              <w:tcPr>
                <w:tcW w:w="3320" w:type="dxa"/>
              </w:tcPr>
            </w:tcPrChange>
          </w:tcPr>
          <w:p w14:paraId="09573968" w14:textId="77777777" w:rsidR="00D66222" w:rsidRPr="00920004" w:rsidRDefault="00D66222" w:rsidP="00CF739D">
            <w:pPr>
              <w:rPr>
                <w:lang w:val="en-US"/>
              </w:rPr>
            </w:pPr>
            <w:r w:rsidRPr="00920004">
              <w:rPr>
                <w:lang w:val="en-US"/>
              </w:rPr>
              <w:t>Quản lí trạng thái máy giặt</w:t>
            </w:r>
          </w:p>
        </w:tc>
        <w:tc>
          <w:tcPr>
            <w:tcW w:w="1470" w:type="dxa"/>
            <w:gridSpan w:val="2"/>
            <w:vAlign w:val="center"/>
            <w:tcPrChange w:id="1325" w:author="phuong vu" w:date="2018-12-02T23:08:00Z">
              <w:tcPr>
                <w:tcW w:w="1470" w:type="dxa"/>
                <w:gridSpan w:val="2"/>
              </w:tcPr>
            </w:tcPrChange>
          </w:tcPr>
          <w:p w14:paraId="215A4BA9" w14:textId="77777777" w:rsidR="00D66222" w:rsidRPr="00920004" w:rsidRDefault="00D66222">
            <w:pPr>
              <w:jc w:val="center"/>
              <w:rPr>
                <w:ins w:id="1326" w:author="phuong vu" w:date="2018-12-02T23:05:00Z"/>
                <w:lang w:val="en-US"/>
              </w:rPr>
              <w:pPrChange w:id="1327" w:author="phuong vu" w:date="2018-12-02T23:08:00Z">
                <w:pPr/>
              </w:pPrChange>
            </w:pPr>
          </w:p>
        </w:tc>
        <w:tc>
          <w:tcPr>
            <w:tcW w:w="1523" w:type="dxa"/>
            <w:vAlign w:val="center"/>
            <w:tcPrChange w:id="1328" w:author="phuong vu" w:date="2018-12-02T23:08:00Z">
              <w:tcPr>
                <w:tcW w:w="1523" w:type="dxa"/>
              </w:tcPr>
            </w:tcPrChange>
          </w:tcPr>
          <w:p w14:paraId="5241DC03" w14:textId="77777777" w:rsidR="00D66222" w:rsidRPr="00920004" w:rsidRDefault="00D66222">
            <w:pPr>
              <w:jc w:val="center"/>
              <w:rPr>
                <w:ins w:id="1329" w:author="phuong vu" w:date="2018-12-02T23:05:00Z"/>
                <w:lang w:val="en-US"/>
              </w:rPr>
              <w:pPrChange w:id="1330" w:author="phuong vu" w:date="2018-12-02T23:08:00Z">
                <w:pPr/>
              </w:pPrChange>
            </w:pPr>
          </w:p>
        </w:tc>
      </w:tr>
      <w:tr w:rsidR="00D66222" w:rsidRPr="00920004" w14:paraId="75856C4C" w14:textId="40768385" w:rsidTr="00D66222">
        <w:tc>
          <w:tcPr>
            <w:tcW w:w="709" w:type="dxa"/>
            <w:tcPrChange w:id="1331" w:author="phuong vu" w:date="2018-12-02T23:08:00Z">
              <w:tcPr>
                <w:tcW w:w="709" w:type="dxa"/>
              </w:tcPr>
            </w:tcPrChange>
          </w:tcPr>
          <w:p w14:paraId="6773AAC7" w14:textId="6327CCF8" w:rsidR="00D66222" w:rsidRPr="00CF739D" w:rsidRDefault="00D66222" w:rsidP="00CF739D">
            <w:pPr>
              <w:rPr>
                <w:lang w:val="en-US"/>
              </w:rPr>
            </w:pPr>
            <w:r w:rsidRPr="00920004">
              <w:rPr>
                <w:lang w:val="en-US"/>
              </w:rPr>
              <w:t>14</w:t>
            </w:r>
          </w:p>
        </w:tc>
        <w:tc>
          <w:tcPr>
            <w:tcW w:w="1451" w:type="dxa"/>
            <w:tcPrChange w:id="1332" w:author="phuong vu" w:date="2018-12-02T23:08:00Z">
              <w:tcPr>
                <w:tcW w:w="1670" w:type="dxa"/>
                <w:gridSpan w:val="2"/>
              </w:tcPr>
            </w:tcPrChange>
          </w:tcPr>
          <w:p w14:paraId="5B6B838F" w14:textId="04DCCF47" w:rsidR="00D66222" w:rsidRPr="00920004" w:rsidRDefault="00D66222" w:rsidP="00CF739D">
            <w:pPr>
              <w:rPr>
                <w:lang w:val="en-US"/>
              </w:rPr>
            </w:pPr>
            <w:r w:rsidRPr="00920004">
              <w:rPr>
                <w:lang w:val="en-US"/>
              </w:rPr>
              <w:t>GU_07</w:t>
            </w:r>
          </w:p>
        </w:tc>
        <w:tc>
          <w:tcPr>
            <w:tcW w:w="3539" w:type="dxa"/>
            <w:tcPrChange w:id="1333" w:author="phuong vu" w:date="2018-12-02T23:08:00Z">
              <w:tcPr>
                <w:tcW w:w="3320" w:type="dxa"/>
              </w:tcPr>
            </w:tcPrChange>
          </w:tcPr>
          <w:p w14:paraId="46A2FB09" w14:textId="77777777" w:rsidR="00D66222" w:rsidRPr="00920004" w:rsidRDefault="00D66222" w:rsidP="00CF739D">
            <w:r w:rsidRPr="00920004">
              <w:rPr>
                <w:lang w:val="en-US"/>
              </w:rPr>
              <w:t>Tìm kiếm và lọc quần áo theo loại có sẵn</w:t>
            </w:r>
          </w:p>
        </w:tc>
        <w:tc>
          <w:tcPr>
            <w:tcW w:w="1470" w:type="dxa"/>
            <w:gridSpan w:val="2"/>
            <w:vAlign w:val="center"/>
            <w:tcPrChange w:id="1334" w:author="phuong vu" w:date="2018-12-02T23:08:00Z">
              <w:tcPr>
                <w:tcW w:w="1470" w:type="dxa"/>
                <w:gridSpan w:val="2"/>
              </w:tcPr>
            </w:tcPrChange>
          </w:tcPr>
          <w:p w14:paraId="6D8200E9" w14:textId="77777777" w:rsidR="00D66222" w:rsidRPr="00920004" w:rsidRDefault="00D66222">
            <w:pPr>
              <w:jc w:val="center"/>
              <w:rPr>
                <w:ins w:id="1335" w:author="phuong vu" w:date="2018-12-02T23:05:00Z"/>
                <w:lang w:val="en-US"/>
              </w:rPr>
              <w:pPrChange w:id="1336" w:author="phuong vu" w:date="2018-12-02T23:08:00Z">
                <w:pPr/>
              </w:pPrChange>
            </w:pPr>
          </w:p>
        </w:tc>
        <w:tc>
          <w:tcPr>
            <w:tcW w:w="1523" w:type="dxa"/>
            <w:vAlign w:val="center"/>
            <w:tcPrChange w:id="1337" w:author="phuong vu" w:date="2018-12-02T23:08:00Z">
              <w:tcPr>
                <w:tcW w:w="1523" w:type="dxa"/>
              </w:tcPr>
            </w:tcPrChange>
          </w:tcPr>
          <w:p w14:paraId="1DA04E00" w14:textId="77777777" w:rsidR="00D66222" w:rsidRPr="00920004" w:rsidRDefault="00D66222">
            <w:pPr>
              <w:jc w:val="center"/>
              <w:rPr>
                <w:ins w:id="1338" w:author="phuong vu" w:date="2018-12-02T23:05:00Z"/>
                <w:lang w:val="en-US"/>
              </w:rPr>
              <w:pPrChange w:id="1339" w:author="phuong vu" w:date="2018-12-02T23:08:00Z">
                <w:pPr/>
              </w:pPrChange>
            </w:pPr>
          </w:p>
        </w:tc>
      </w:tr>
      <w:tr w:rsidR="00D66222" w:rsidRPr="00920004" w14:paraId="1031E986" w14:textId="226B9377" w:rsidTr="00D66222">
        <w:tc>
          <w:tcPr>
            <w:tcW w:w="709" w:type="dxa"/>
            <w:tcPrChange w:id="1340" w:author="phuong vu" w:date="2018-12-02T23:08:00Z">
              <w:tcPr>
                <w:tcW w:w="709" w:type="dxa"/>
              </w:tcPr>
            </w:tcPrChange>
          </w:tcPr>
          <w:p w14:paraId="1A988C42" w14:textId="196D9BD0" w:rsidR="00D66222" w:rsidRPr="00CF739D" w:rsidRDefault="00D66222" w:rsidP="00CF739D">
            <w:pPr>
              <w:rPr>
                <w:lang w:val="en-US"/>
              </w:rPr>
            </w:pPr>
            <w:r w:rsidRPr="00920004">
              <w:rPr>
                <w:lang w:val="en-US"/>
              </w:rPr>
              <w:t>15</w:t>
            </w:r>
          </w:p>
        </w:tc>
        <w:tc>
          <w:tcPr>
            <w:tcW w:w="1451" w:type="dxa"/>
            <w:tcPrChange w:id="1341" w:author="phuong vu" w:date="2018-12-02T23:08:00Z">
              <w:tcPr>
                <w:tcW w:w="1670" w:type="dxa"/>
                <w:gridSpan w:val="2"/>
              </w:tcPr>
            </w:tcPrChange>
          </w:tcPr>
          <w:p w14:paraId="69498223" w14:textId="30542EC0" w:rsidR="00D66222" w:rsidRPr="00920004" w:rsidRDefault="00D66222" w:rsidP="00CF739D">
            <w:pPr>
              <w:rPr>
                <w:lang w:val="en-US"/>
              </w:rPr>
            </w:pPr>
            <w:r w:rsidRPr="00920004">
              <w:rPr>
                <w:lang w:val="en-US"/>
              </w:rPr>
              <w:t>GU_08</w:t>
            </w:r>
          </w:p>
        </w:tc>
        <w:tc>
          <w:tcPr>
            <w:tcW w:w="3539" w:type="dxa"/>
            <w:tcPrChange w:id="1342" w:author="phuong vu" w:date="2018-12-02T23:08:00Z">
              <w:tcPr>
                <w:tcW w:w="3320" w:type="dxa"/>
              </w:tcPr>
            </w:tcPrChange>
          </w:tcPr>
          <w:p w14:paraId="44126177" w14:textId="77777777" w:rsidR="00D66222" w:rsidRPr="00920004" w:rsidRDefault="00D66222" w:rsidP="00CF739D">
            <w:r w:rsidRPr="00920004">
              <w:rPr>
                <w:lang w:val="en-US"/>
              </w:rPr>
              <w:t>Tìm kiếm đơn hàng</w:t>
            </w:r>
          </w:p>
        </w:tc>
        <w:tc>
          <w:tcPr>
            <w:tcW w:w="1470" w:type="dxa"/>
            <w:gridSpan w:val="2"/>
            <w:vAlign w:val="center"/>
            <w:tcPrChange w:id="1343" w:author="phuong vu" w:date="2018-12-02T23:08:00Z">
              <w:tcPr>
                <w:tcW w:w="1470" w:type="dxa"/>
                <w:gridSpan w:val="2"/>
              </w:tcPr>
            </w:tcPrChange>
          </w:tcPr>
          <w:p w14:paraId="0964069F" w14:textId="77777777" w:rsidR="00D66222" w:rsidRPr="00920004" w:rsidRDefault="00D66222">
            <w:pPr>
              <w:jc w:val="center"/>
              <w:rPr>
                <w:ins w:id="1344" w:author="phuong vu" w:date="2018-12-02T23:05:00Z"/>
                <w:lang w:val="en-US"/>
              </w:rPr>
              <w:pPrChange w:id="1345" w:author="phuong vu" w:date="2018-12-02T23:08:00Z">
                <w:pPr/>
              </w:pPrChange>
            </w:pPr>
          </w:p>
        </w:tc>
        <w:tc>
          <w:tcPr>
            <w:tcW w:w="1523" w:type="dxa"/>
            <w:vAlign w:val="center"/>
            <w:tcPrChange w:id="1346" w:author="phuong vu" w:date="2018-12-02T23:08:00Z">
              <w:tcPr>
                <w:tcW w:w="1523" w:type="dxa"/>
              </w:tcPr>
            </w:tcPrChange>
          </w:tcPr>
          <w:p w14:paraId="1404EFC9" w14:textId="77777777" w:rsidR="00D66222" w:rsidRPr="00920004" w:rsidRDefault="00D66222">
            <w:pPr>
              <w:jc w:val="center"/>
              <w:rPr>
                <w:ins w:id="1347" w:author="phuong vu" w:date="2018-12-02T23:05:00Z"/>
                <w:lang w:val="en-US"/>
              </w:rPr>
              <w:pPrChange w:id="1348" w:author="phuong vu" w:date="2018-12-02T23:08:00Z">
                <w:pPr/>
              </w:pPrChange>
            </w:pPr>
          </w:p>
        </w:tc>
      </w:tr>
      <w:tr w:rsidR="00D66222" w:rsidRPr="00920004" w14:paraId="48F4ACD9" w14:textId="3063257B" w:rsidTr="00D66222">
        <w:tc>
          <w:tcPr>
            <w:tcW w:w="709" w:type="dxa"/>
            <w:tcPrChange w:id="1349" w:author="phuong vu" w:date="2018-12-02T23:08:00Z">
              <w:tcPr>
                <w:tcW w:w="709" w:type="dxa"/>
              </w:tcPr>
            </w:tcPrChange>
          </w:tcPr>
          <w:p w14:paraId="65D8849B" w14:textId="58C7A619" w:rsidR="00D66222" w:rsidRPr="00920004" w:rsidRDefault="00D66222" w:rsidP="00CF739D">
            <w:pPr>
              <w:rPr>
                <w:lang w:val="en-US"/>
              </w:rPr>
            </w:pPr>
            <w:r w:rsidRPr="00920004">
              <w:rPr>
                <w:lang w:val="en-US"/>
              </w:rPr>
              <w:t>16</w:t>
            </w:r>
          </w:p>
        </w:tc>
        <w:tc>
          <w:tcPr>
            <w:tcW w:w="1451" w:type="dxa"/>
            <w:tcPrChange w:id="1350" w:author="phuong vu" w:date="2018-12-02T23:08:00Z">
              <w:tcPr>
                <w:tcW w:w="1670" w:type="dxa"/>
                <w:gridSpan w:val="2"/>
              </w:tcPr>
            </w:tcPrChange>
          </w:tcPr>
          <w:p w14:paraId="3E6420B9" w14:textId="0CFF20AA" w:rsidR="00D66222" w:rsidRPr="00920004" w:rsidRDefault="00D66222" w:rsidP="00CF739D">
            <w:pPr>
              <w:rPr>
                <w:lang w:val="en-US"/>
              </w:rPr>
            </w:pPr>
            <w:r w:rsidRPr="00920004">
              <w:rPr>
                <w:lang w:val="en-US"/>
              </w:rPr>
              <w:t>GU_09</w:t>
            </w:r>
          </w:p>
        </w:tc>
        <w:tc>
          <w:tcPr>
            <w:tcW w:w="3539" w:type="dxa"/>
            <w:tcPrChange w:id="1351" w:author="phuong vu" w:date="2018-12-02T23:08:00Z">
              <w:tcPr>
                <w:tcW w:w="3320" w:type="dxa"/>
              </w:tcPr>
            </w:tcPrChange>
          </w:tcPr>
          <w:p w14:paraId="2248410F" w14:textId="77777777" w:rsidR="00D66222" w:rsidRPr="00920004" w:rsidRDefault="00D66222" w:rsidP="00CF739D">
            <w:r w:rsidRPr="00920004">
              <w:t>Đăng nhập</w:t>
            </w:r>
          </w:p>
        </w:tc>
        <w:tc>
          <w:tcPr>
            <w:tcW w:w="1470" w:type="dxa"/>
            <w:gridSpan w:val="2"/>
            <w:vAlign w:val="center"/>
            <w:tcPrChange w:id="1352" w:author="phuong vu" w:date="2018-12-02T23:08:00Z">
              <w:tcPr>
                <w:tcW w:w="1470" w:type="dxa"/>
                <w:gridSpan w:val="2"/>
              </w:tcPr>
            </w:tcPrChange>
          </w:tcPr>
          <w:p w14:paraId="17BA3B8C" w14:textId="77777777" w:rsidR="00D66222" w:rsidRPr="00920004" w:rsidRDefault="00D66222">
            <w:pPr>
              <w:jc w:val="center"/>
              <w:rPr>
                <w:ins w:id="1353" w:author="phuong vu" w:date="2018-12-02T23:05:00Z"/>
              </w:rPr>
              <w:pPrChange w:id="1354" w:author="phuong vu" w:date="2018-12-02T23:08:00Z">
                <w:pPr/>
              </w:pPrChange>
            </w:pPr>
          </w:p>
        </w:tc>
        <w:tc>
          <w:tcPr>
            <w:tcW w:w="1523" w:type="dxa"/>
            <w:vAlign w:val="center"/>
            <w:tcPrChange w:id="1355" w:author="phuong vu" w:date="2018-12-02T23:08:00Z">
              <w:tcPr>
                <w:tcW w:w="1523" w:type="dxa"/>
              </w:tcPr>
            </w:tcPrChange>
          </w:tcPr>
          <w:p w14:paraId="66A1B95F" w14:textId="77777777" w:rsidR="00D66222" w:rsidRPr="00920004" w:rsidRDefault="00D66222">
            <w:pPr>
              <w:jc w:val="center"/>
              <w:rPr>
                <w:ins w:id="1356" w:author="phuong vu" w:date="2018-12-02T23:05:00Z"/>
              </w:rPr>
              <w:pPrChange w:id="1357" w:author="phuong vu" w:date="2018-12-02T23:08:00Z">
                <w:pPr/>
              </w:pPrChange>
            </w:pPr>
          </w:p>
        </w:tc>
      </w:tr>
      <w:tr w:rsidR="00D66222" w:rsidRPr="00920004" w14:paraId="408DC690" w14:textId="23A013E7" w:rsidTr="00D66222">
        <w:tc>
          <w:tcPr>
            <w:tcW w:w="709" w:type="dxa"/>
            <w:tcPrChange w:id="1358" w:author="phuong vu" w:date="2018-12-02T23:08:00Z">
              <w:tcPr>
                <w:tcW w:w="709" w:type="dxa"/>
              </w:tcPr>
            </w:tcPrChange>
          </w:tcPr>
          <w:p w14:paraId="6D97D6D9" w14:textId="5AE8BF79" w:rsidR="00D66222" w:rsidRPr="00920004" w:rsidRDefault="00D66222" w:rsidP="00CF739D">
            <w:pPr>
              <w:rPr>
                <w:lang w:val="en-US"/>
              </w:rPr>
            </w:pPr>
            <w:r w:rsidRPr="00920004">
              <w:rPr>
                <w:lang w:val="en-US"/>
              </w:rPr>
              <w:lastRenderedPageBreak/>
              <w:t>17</w:t>
            </w:r>
          </w:p>
        </w:tc>
        <w:tc>
          <w:tcPr>
            <w:tcW w:w="1451" w:type="dxa"/>
            <w:tcPrChange w:id="1359" w:author="phuong vu" w:date="2018-12-02T23:08:00Z">
              <w:tcPr>
                <w:tcW w:w="1451" w:type="dxa"/>
              </w:tcPr>
            </w:tcPrChange>
          </w:tcPr>
          <w:p w14:paraId="751A30C0" w14:textId="33E8DF73" w:rsidR="00D66222" w:rsidRPr="00920004" w:rsidRDefault="00D66222" w:rsidP="00CF739D">
            <w:pPr>
              <w:rPr>
                <w:lang w:val="en-US"/>
              </w:rPr>
            </w:pPr>
            <w:r w:rsidRPr="00920004">
              <w:rPr>
                <w:lang w:val="en-US"/>
              </w:rPr>
              <w:t>GU_10</w:t>
            </w:r>
          </w:p>
        </w:tc>
        <w:tc>
          <w:tcPr>
            <w:tcW w:w="3539" w:type="dxa"/>
            <w:tcPrChange w:id="1360" w:author="phuong vu" w:date="2018-12-02T23:08:00Z">
              <w:tcPr>
                <w:tcW w:w="3539" w:type="dxa"/>
                <w:gridSpan w:val="2"/>
              </w:tcPr>
            </w:tcPrChange>
          </w:tcPr>
          <w:p w14:paraId="08CD2193" w14:textId="77777777" w:rsidR="00D66222" w:rsidRPr="00920004" w:rsidRDefault="00D66222" w:rsidP="00CF739D">
            <w:r w:rsidRPr="00920004">
              <w:t>Đăng xuất</w:t>
            </w:r>
          </w:p>
        </w:tc>
        <w:tc>
          <w:tcPr>
            <w:tcW w:w="1455" w:type="dxa"/>
            <w:vAlign w:val="center"/>
            <w:tcPrChange w:id="1361" w:author="phuong vu" w:date="2018-12-02T23:08:00Z">
              <w:tcPr>
                <w:tcW w:w="1455" w:type="dxa"/>
              </w:tcPr>
            </w:tcPrChange>
          </w:tcPr>
          <w:p w14:paraId="1BCB8894" w14:textId="77777777" w:rsidR="00D66222" w:rsidRPr="00920004" w:rsidRDefault="00D66222">
            <w:pPr>
              <w:jc w:val="center"/>
              <w:rPr>
                <w:ins w:id="1362" w:author="phuong vu" w:date="2018-12-02T23:05:00Z"/>
              </w:rPr>
              <w:pPrChange w:id="1363" w:author="phuong vu" w:date="2018-12-02T23:08:00Z">
                <w:pPr/>
              </w:pPrChange>
            </w:pPr>
          </w:p>
        </w:tc>
        <w:tc>
          <w:tcPr>
            <w:tcW w:w="1538" w:type="dxa"/>
            <w:gridSpan w:val="2"/>
            <w:vAlign w:val="center"/>
            <w:tcPrChange w:id="1364" w:author="phuong vu" w:date="2018-12-02T23:08:00Z">
              <w:tcPr>
                <w:tcW w:w="1538" w:type="dxa"/>
                <w:gridSpan w:val="2"/>
              </w:tcPr>
            </w:tcPrChange>
          </w:tcPr>
          <w:p w14:paraId="4F285CA9" w14:textId="77777777" w:rsidR="00D66222" w:rsidRPr="00920004" w:rsidRDefault="00D66222">
            <w:pPr>
              <w:jc w:val="center"/>
              <w:rPr>
                <w:ins w:id="1365" w:author="phuong vu" w:date="2018-12-02T23:05:00Z"/>
              </w:rPr>
              <w:pPrChange w:id="1366" w:author="phuong vu" w:date="2018-12-02T23:08:00Z">
                <w:pPr/>
              </w:pPrChange>
            </w:pPr>
          </w:p>
        </w:tc>
      </w:tr>
      <w:tr w:rsidR="00D66222" w:rsidRPr="00920004" w14:paraId="70C7D8B6" w14:textId="09FED53B" w:rsidTr="00D66222">
        <w:tc>
          <w:tcPr>
            <w:tcW w:w="709" w:type="dxa"/>
            <w:tcPrChange w:id="1367" w:author="phuong vu" w:date="2018-12-02T23:08:00Z">
              <w:tcPr>
                <w:tcW w:w="709" w:type="dxa"/>
              </w:tcPr>
            </w:tcPrChange>
          </w:tcPr>
          <w:p w14:paraId="1A076B11" w14:textId="4985DAB5" w:rsidR="00D66222" w:rsidRPr="00920004" w:rsidRDefault="00D66222" w:rsidP="00CF739D">
            <w:pPr>
              <w:rPr>
                <w:lang w:val="en-US"/>
              </w:rPr>
            </w:pPr>
            <w:r w:rsidRPr="00920004">
              <w:rPr>
                <w:lang w:val="en-US"/>
              </w:rPr>
              <w:t>18</w:t>
            </w:r>
          </w:p>
        </w:tc>
        <w:tc>
          <w:tcPr>
            <w:tcW w:w="1451" w:type="dxa"/>
            <w:tcPrChange w:id="1368" w:author="phuong vu" w:date="2018-12-02T23:08:00Z">
              <w:tcPr>
                <w:tcW w:w="1451" w:type="dxa"/>
              </w:tcPr>
            </w:tcPrChange>
          </w:tcPr>
          <w:p w14:paraId="29A31C1B" w14:textId="7C7C0DA0" w:rsidR="00D66222" w:rsidRPr="00920004" w:rsidRDefault="00D66222" w:rsidP="00CF739D">
            <w:pPr>
              <w:rPr>
                <w:lang w:val="en-US"/>
              </w:rPr>
            </w:pPr>
            <w:r w:rsidRPr="00920004">
              <w:rPr>
                <w:lang w:val="en-US"/>
              </w:rPr>
              <w:t>GU_11</w:t>
            </w:r>
          </w:p>
        </w:tc>
        <w:tc>
          <w:tcPr>
            <w:tcW w:w="3539" w:type="dxa"/>
            <w:tcPrChange w:id="1369" w:author="phuong vu" w:date="2018-12-02T23:08:00Z">
              <w:tcPr>
                <w:tcW w:w="3539" w:type="dxa"/>
                <w:gridSpan w:val="2"/>
              </w:tcPr>
            </w:tcPrChange>
          </w:tcPr>
          <w:p w14:paraId="717A02BC" w14:textId="77777777" w:rsidR="00D66222" w:rsidRPr="00920004" w:rsidRDefault="00D66222" w:rsidP="00CF739D">
            <w:pPr>
              <w:rPr>
                <w:lang w:val="en-US"/>
              </w:rPr>
            </w:pPr>
            <w:r w:rsidRPr="00920004">
              <w:rPr>
                <w:lang w:val="en-US"/>
              </w:rPr>
              <w:t>Đăng kí tài khoản khách hàng</w:t>
            </w:r>
          </w:p>
        </w:tc>
        <w:tc>
          <w:tcPr>
            <w:tcW w:w="1455" w:type="dxa"/>
            <w:vAlign w:val="center"/>
            <w:tcPrChange w:id="1370" w:author="phuong vu" w:date="2018-12-02T23:08:00Z">
              <w:tcPr>
                <w:tcW w:w="1455" w:type="dxa"/>
              </w:tcPr>
            </w:tcPrChange>
          </w:tcPr>
          <w:p w14:paraId="33E1AFBD" w14:textId="77777777" w:rsidR="00D66222" w:rsidRPr="00920004" w:rsidRDefault="00D66222">
            <w:pPr>
              <w:jc w:val="center"/>
              <w:rPr>
                <w:ins w:id="1371" w:author="phuong vu" w:date="2018-12-02T23:05:00Z"/>
                <w:lang w:val="en-US"/>
              </w:rPr>
              <w:pPrChange w:id="1372" w:author="phuong vu" w:date="2018-12-02T23:08:00Z">
                <w:pPr/>
              </w:pPrChange>
            </w:pPr>
          </w:p>
        </w:tc>
        <w:tc>
          <w:tcPr>
            <w:tcW w:w="1538" w:type="dxa"/>
            <w:gridSpan w:val="2"/>
            <w:vAlign w:val="center"/>
            <w:tcPrChange w:id="1373" w:author="phuong vu" w:date="2018-12-02T23:08:00Z">
              <w:tcPr>
                <w:tcW w:w="1538" w:type="dxa"/>
                <w:gridSpan w:val="2"/>
              </w:tcPr>
            </w:tcPrChange>
          </w:tcPr>
          <w:p w14:paraId="1046E4DF" w14:textId="77777777" w:rsidR="00D66222" w:rsidRPr="00920004" w:rsidRDefault="00D66222">
            <w:pPr>
              <w:jc w:val="center"/>
              <w:rPr>
                <w:ins w:id="1374" w:author="phuong vu" w:date="2018-12-02T23:05:00Z"/>
                <w:lang w:val="en-US"/>
              </w:rPr>
              <w:pPrChange w:id="1375" w:author="phuong vu" w:date="2018-12-02T23:08:00Z">
                <w:pPr/>
              </w:pPrChange>
            </w:pPr>
          </w:p>
        </w:tc>
      </w:tr>
      <w:tr w:rsidR="00FA0626" w:rsidRPr="00920004" w14:paraId="3131DC8E" w14:textId="77777777" w:rsidTr="00D66222">
        <w:trPr>
          <w:ins w:id="1376" w:author="Tran Huan" w:date="2018-12-02T23:13:00Z"/>
        </w:trPr>
        <w:tc>
          <w:tcPr>
            <w:tcW w:w="709" w:type="dxa"/>
          </w:tcPr>
          <w:p w14:paraId="27627343" w14:textId="76839F9A" w:rsidR="00FA0626" w:rsidRPr="00920004" w:rsidRDefault="00FA0626" w:rsidP="00FA0626">
            <w:pPr>
              <w:rPr>
                <w:ins w:id="1377" w:author="Tran Huan" w:date="2018-12-02T23:13:00Z"/>
                <w:lang w:val="en-US"/>
              </w:rPr>
            </w:pPr>
            <w:ins w:id="1378" w:author="Tran Huan" w:date="2018-12-02T23:13:00Z">
              <w:r>
                <w:rPr>
                  <w:lang w:val="en-US"/>
                </w:rPr>
                <w:t>19</w:t>
              </w:r>
            </w:ins>
          </w:p>
        </w:tc>
        <w:tc>
          <w:tcPr>
            <w:tcW w:w="1451" w:type="dxa"/>
          </w:tcPr>
          <w:p w14:paraId="06EC86B1" w14:textId="328EE157" w:rsidR="00FA0626" w:rsidRPr="00920004" w:rsidRDefault="00FA0626" w:rsidP="00FA0626">
            <w:pPr>
              <w:rPr>
                <w:ins w:id="1379" w:author="Tran Huan" w:date="2018-12-02T23:13:00Z"/>
                <w:lang w:val="en-US"/>
              </w:rPr>
            </w:pPr>
            <w:ins w:id="1380" w:author="Tran Huan" w:date="2018-12-02T23:13:00Z">
              <w:r>
                <w:rPr>
                  <w:lang w:val="en-US"/>
                </w:rPr>
                <w:t>GU_12</w:t>
              </w:r>
            </w:ins>
          </w:p>
        </w:tc>
        <w:tc>
          <w:tcPr>
            <w:tcW w:w="3539" w:type="dxa"/>
          </w:tcPr>
          <w:p w14:paraId="3AF7F45D" w14:textId="2E678CF7" w:rsidR="00FA0626" w:rsidRPr="00920004" w:rsidRDefault="00FA0626" w:rsidP="00FA0626">
            <w:pPr>
              <w:rPr>
                <w:ins w:id="1381" w:author="Tran Huan" w:date="2018-12-02T23:13:00Z"/>
                <w:lang w:val="en-US"/>
              </w:rPr>
            </w:pPr>
            <w:ins w:id="1382" w:author="Tran Huan" w:date="2018-12-02T23:13:00Z">
              <w:r>
                <w:rPr>
                  <w:lang w:val="en-US"/>
                </w:rPr>
                <w:t>Xem biên nhận</w:t>
              </w:r>
            </w:ins>
          </w:p>
        </w:tc>
        <w:tc>
          <w:tcPr>
            <w:tcW w:w="1455" w:type="dxa"/>
            <w:vAlign w:val="center"/>
          </w:tcPr>
          <w:p w14:paraId="5566793D" w14:textId="77777777" w:rsidR="00FA0626" w:rsidRPr="00920004" w:rsidRDefault="00FA0626" w:rsidP="00FA0626">
            <w:pPr>
              <w:jc w:val="center"/>
              <w:rPr>
                <w:ins w:id="1383" w:author="Tran Huan" w:date="2018-12-02T23:13:00Z"/>
                <w:lang w:val="en-US"/>
              </w:rPr>
            </w:pPr>
          </w:p>
        </w:tc>
        <w:tc>
          <w:tcPr>
            <w:tcW w:w="1538" w:type="dxa"/>
            <w:gridSpan w:val="2"/>
            <w:vAlign w:val="center"/>
          </w:tcPr>
          <w:p w14:paraId="5745F0C0" w14:textId="77777777" w:rsidR="00FA0626" w:rsidRPr="00920004" w:rsidRDefault="00FA0626" w:rsidP="00FA0626">
            <w:pPr>
              <w:jc w:val="center"/>
              <w:rPr>
                <w:ins w:id="1384" w:author="Tran Huan" w:date="2018-12-02T23:13:00Z"/>
                <w:lang w:val="en-US"/>
              </w:rPr>
            </w:pPr>
          </w:p>
        </w:tc>
      </w:tr>
      <w:tr w:rsidR="00FA0626" w:rsidRPr="00920004" w14:paraId="28BE030C" w14:textId="77777777" w:rsidTr="00D66222">
        <w:trPr>
          <w:ins w:id="1385" w:author="Tran Huan" w:date="2018-12-02T23:13:00Z"/>
        </w:trPr>
        <w:tc>
          <w:tcPr>
            <w:tcW w:w="709" w:type="dxa"/>
          </w:tcPr>
          <w:p w14:paraId="4FEE6EEF" w14:textId="5597A8B6" w:rsidR="00FA0626" w:rsidRPr="00920004" w:rsidRDefault="00FA0626" w:rsidP="00FA0626">
            <w:pPr>
              <w:rPr>
                <w:ins w:id="1386" w:author="Tran Huan" w:date="2018-12-02T23:13:00Z"/>
                <w:lang w:val="en-US"/>
              </w:rPr>
            </w:pPr>
            <w:ins w:id="1387" w:author="Tran Huan" w:date="2018-12-02T23:13:00Z">
              <w:r>
                <w:rPr>
                  <w:lang w:val="en-US"/>
                </w:rPr>
                <w:t>20</w:t>
              </w:r>
            </w:ins>
          </w:p>
        </w:tc>
        <w:tc>
          <w:tcPr>
            <w:tcW w:w="1451" w:type="dxa"/>
          </w:tcPr>
          <w:p w14:paraId="0922A845" w14:textId="363024CF" w:rsidR="00FA0626" w:rsidRPr="00920004" w:rsidRDefault="00FA0626" w:rsidP="00FA0626">
            <w:pPr>
              <w:rPr>
                <w:ins w:id="1388" w:author="Tran Huan" w:date="2018-12-02T23:13:00Z"/>
                <w:lang w:val="en-US"/>
              </w:rPr>
            </w:pPr>
            <w:ins w:id="1389" w:author="Tran Huan" w:date="2018-12-02T23:13:00Z">
              <w:r>
                <w:rPr>
                  <w:lang w:val="en-US"/>
                </w:rPr>
                <w:t>GU_13</w:t>
              </w:r>
            </w:ins>
          </w:p>
        </w:tc>
        <w:tc>
          <w:tcPr>
            <w:tcW w:w="3539" w:type="dxa"/>
          </w:tcPr>
          <w:p w14:paraId="119E1970" w14:textId="7000F91B" w:rsidR="00FA0626" w:rsidRPr="00920004" w:rsidRDefault="00FA0626" w:rsidP="00FA0626">
            <w:pPr>
              <w:rPr>
                <w:ins w:id="1390" w:author="Tran Huan" w:date="2018-12-02T23:13:00Z"/>
                <w:lang w:val="en-US"/>
              </w:rPr>
            </w:pPr>
            <w:ins w:id="1391" w:author="Tran Huan" w:date="2018-12-02T23:13:00Z">
              <w:r>
                <w:rPr>
                  <w:lang w:val="en-US"/>
                </w:rPr>
                <w:t>Xem thông báo về trạng thái đơn hàng</w:t>
              </w:r>
              <w:bookmarkStart w:id="1392" w:name="_GoBack"/>
              <w:bookmarkEnd w:id="1392"/>
            </w:ins>
          </w:p>
        </w:tc>
        <w:tc>
          <w:tcPr>
            <w:tcW w:w="1455" w:type="dxa"/>
            <w:vAlign w:val="center"/>
          </w:tcPr>
          <w:p w14:paraId="7942A444" w14:textId="77777777" w:rsidR="00FA0626" w:rsidRPr="00920004" w:rsidRDefault="00FA0626" w:rsidP="00FA0626">
            <w:pPr>
              <w:jc w:val="center"/>
              <w:rPr>
                <w:ins w:id="1393" w:author="Tran Huan" w:date="2018-12-02T23:13:00Z"/>
                <w:lang w:val="en-US"/>
              </w:rPr>
            </w:pPr>
          </w:p>
        </w:tc>
        <w:tc>
          <w:tcPr>
            <w:tcW w:w="1538" w:type="dxa"/>
            <w:gridSpan w:val="2"/>
            <w:vAlign w:val="center"/>
          </w:tcPr>
          <w:p w14:paraId="0CA4C8F4" w14:textId="77777777" w:rsidR="00FA0626" w:rsidRPr="00920004" w:rsidRDefault="00FA0626" w:rsidP="00FA0626">
            <w:pPr>
              <w:jc w:val="center"/>
              <w:rPr>
                <w:ins w:id="1394" w:author="Tran Huan" w:date="2018-12-02T23:13:00Z"/>
                <w:lang w:val="en-US"/>
              </w:rPr>
            </w:pPr>
          </w:p>
        </w:tc>
      </w:tr>
      <w:tr w:rsidR="00FA0626" w:rsidRPr="00920004" w14:paraId="1044E832" w14:textId="77777777" w:rsidTr="00D66222">
        <w:trPr>
          <w:ins w:id="1395" w:author="Tran Huan" w:date="2018-12-02T23:13:00Z"/>
        </w:trPr>
        <w:tc>
          <w:tcPr>
            <w:tcW w:w="709" w:type="dxa"/>
          </w:tcPr>
          <w:p w14:paraId="4B0DDFD3" w14:textId="70616DD4" w:rsidR="00FA0626" w:rsidRPr="00920004" w:rsidRDefault="00FA0626" w:rsidP="00FA0626">
            <w:pPr>
              <w:rPr>
                <w:ins w:id="1396" w:author="Tran Huan" w:date="2018-12-02T23:13:00Z"/>
                <w:lang w:val="en-US"/>
              </w:rPr>
            </w:pPr>
            <w:ins w:id="1397" w:author="Tran Huan" w:date="2018-12-02T23:13:00Z">
              <w:r>
                <w:rPr>
                  <w:lang w:val="en-US"/>
                </w:rPr>
                <w:t>21</w:t>
              </w:r>
            </w:ins>
          </w:p>
        </w:tc>
        <w:tc>
          <w:tcPr>
            <w:tcW w:w="1451" w:type="dxa"/>
          </w:tcPr>
          <w:p w14:paraId="6E508FF2" w14:textId="64BF42F1" w:rsidR="00FA0626" w:rsidRPr="00920004" w:rsidRDefault="00FA0626" w:rsidP="00FA0626">
            <w:pPr>
              <w:rPr>
                <w:ins w:id="1398" w:author="Tran Huan" w:date="2018-12-02T23:13:00Z"/>
                <w:lang w:val="en-US"/>
              </w:rPr>
            </w:pPr>
            <w:ins w:id="1399" w:author="Tran Huan" w:date="2018-12-02T23:13:00Z">
              <w:r>
                <w:rPr>
                  <w:lang w:val="en-US"/>
                </w:rPr>
                <w:t>GU_14</w:t>
              </w:r>
            </w:ins>
          </w:p>
        </w:tc>
        <w:tc>
          <w:tcPr>
            <w:tcW w:w="3539" w:type="dxa"/>
          </w:tcPr>
          <w:p w14:paraId="23AF1F24" w14:textId="18780B2B" w:rsidR="00FA0626" w:rsidRPr="00920004" w:rsidRDefault="00FA0626" w:rsidP="00FA0626">
            <w:pPr>
              <w:rPr>
                <w:ins w:id="1400" w:author="Tran Huan" w:date="2018-12-02T23:13:00Z"/>
                <w:lang w:val="en-US"/>
              </w:rPr>
            </w:pPr>
            <w:ins w:id="1401" w:author="Tran Huan" w:date="2018-12-02T23:13:00Z">
              <w:r>
                <w:rPr>
                  <w:lang w:val="en-US"/>
                </w:rPr>
                <w:t>Xem hóa đơn</w:t>
              </w:r>
            </w:ins>
          </w:p>
        </w:tc>
        <w:tc>
          <w:tcPr>
            <w:tcW w:w="1455" w:type="dxa"/>
            <w:vAlign w:val="center"/>
          </w:tcPr>
          <w:p w14:paraId="104A7508" w14:textId="77777777" w:rsidR="00FA0626" w:rsidRPr="00920004" w:rsidRDefault="00FA0626" w:rsidP="00FA0626">
            <w:pPr>
              <w:jc w:val="center"/>
              <w:rPr>
                <w:ins w:id="1402" w:author="Tran Huan" w:date="2018-12-02T23:13:00Z"/>
                <w:lang w:val="en-US"/>
              </w:rPr>
            </w:pPr>
          </w:p>
        </w:tc>
        <w:tc>
          <w:tcPr>
            <w:tcW w:w="1538" w:type="dxa"/>
            <w:gridSpan w:val="2"/>
            <w:vAlign w:val="center"/>
          </w:tcPr>
          <w:p w14:paraId="13787C4A" w14:textId="77777777" w:rsidR="00FA0626" w:rsidRPr="00920004" w:rsidRDefault="00FA0626" w:rsidP="00FA0626">
            <w:pPr>
              <w:jc w:val="center"/>
              <w:rPr>
                <w:ins w:id="1403" w:author="Tran Huan" w:date="2018-12-02T23:13:00Z"/>
                <w:lang w:val="en-US"/>
              </w:rPr>
            </w:pPr>
          </w:p>
        </w:tc>
      </w:tr>
    </w:tbl>
    <w:p w14:paraId="3DD1A60B" w14:textId="2A24CC4C" w:rsidR="00694700" w:rsidRPr="00920004" w:rsidRDefault="00694700">
      <w:pPr>
        <w:pStyle w:val="Caption"/>
      </w:pPr>
      <w:bookmarkStart w:id="1404" w:name="_Ref531349213"/>
      <w:bookmarkStart w:id="1405" w:name="_Toc53150454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w:t>
      </w:r>
      <w:r w:rsidR="00D632EE" w:rsidRPr="00CF739D">
        <w:fldChar w:fldCharType="end"/>
      </w:r>
      <w:bookmarkEnd w:id="1404"/>
      <w:r w:rsidRPr="00CF739D">
        <w:t xml:space="preserve"> Các chức năng hệ thống</w:t>
      </w:r>
      <w:bookmarkEnd w:id="1405"/>
    </w:p>
    <w:p w14:paraId="327AC6F4" w14:textId="66E2F7EB" w:rsidR="00382451" w:rsidRPr="00920004" w:rsidRDefault="001964D1">
      <w:pPr>
        <w:pStyle w:val="Heading3"/>
      </w:pPr>
      <w:bookmarkStart w:id="1406" w:name="_Toc531502225"/>
      <w:r w:rsidRPr="00920004">
        <w:t>Sơ đồ USE CASE</w:t>
      </w:r>
      <w:bookmarkEnd w:id="1406"/>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2B6BB631" w:rsidR="00694700" w:rsidRPr="00920004" w:rsidRDefault="00694700" w:rsidP="00CF739D">
      <w:pPr>
        <w:pStyle w:val="Caption"/>
      </w:pPr>
      <w:bookmarkStart w:id="1407" w:name="_Ref531336056"/>
      <w:bookmarkStart w:id="1408" w:name="_Toc531380472"/>
      <w:r w:rsidRPr="00CF739D">
        <w:t xml:space="preserve">Hình </w:t>
      </w:r>
      <w:fldSimple w:instr=" STYLEREF 1 \s ">
        <w:r w:rsidR="00B5490C">
          <w:rPr>
            <w:noProof/>
          </w:rPr>
          <w:t>1</w:t>
        </w:r>
      </w:fldSimple>
      <w:r w:rsidR="00EF3636" w:rsidRPr="00CF739D">
        <w:t>.</w:t>
      </w:r>
      <w:fldSimple w:instr=" SEQ Hình \* ARABIC \s 1 ">
        <w:r w:rsidR="00B5490C">
          <w:rPr>
            <w:noProof/>
          </w:rPr>
          <w:t>3</w:t>
        </w:r>
      </w:fldSimple>
      <w:bookmarkEnd w:id="1407"/>
      <w:r w:rsidRPr="00CF739D">
        <w:t xml:space="preserve"> </w:t>
      </w:r>
      <w:r w:rsidR="00FB4E11" w:rsidRPr="00CF739D">
        <w:t>Giới thiệu chức năng tương ứng với bốn loại người dùng</w:t>
      </w:r>
      <w:bookmarkEnd w:id="1408"/>
    </w:p>
    <w:p w14:paraId="3CF1CD1D" w14:textId="77777777" w:rsidR="00382451" w:rsidRPr="00CF739D" w:rsidRDefault="00382451">
      <w:pPr>
        <w:pStyle w:val="Heading2"/>
        <w:pPrChange w:id="1409" w:author="phuong vu" w:date="2018-12-02T09:08:00Z">
          <w:pPr>
            <w:pStyle w:val="Heading2"/>
            <w:spacing w:before="240" w:line="0" w:lineRule="atLeast"/>
          </w:pPr>
        </w:pPrChange>
      </w:pPr>
      <w:bookmarkStart w:id="1410" w:name="_Toc531502226"/>
      <w:r w:rsidRPr="00CF739D">
        <w:lastRenderedPageBreak/>
        <w:t>Môi trường vận hành</w:t>
      </w:r>
      <w:bookmarkEnd w:id="1410"/>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284DAF5C" w:rsidR="00D83940" w:rsidRPr="00D66222" w:rsidRDefault="00C774DC">
      <w:pPr>
        <w:pStyle w:val="Heading2"/>
        <w:pPrChange w:id="1411" w:author="phuong vu" w:date="2018-12-02T23:04:00Z">
          <w:pPr>
            <w:pStyle w:val="Heading2"/>
            <w:spacing w:before="240" w:line="0" w:lineRule="atLeast"/>
          </w:pPr>
        </w:pPrChange>
      </w:pPr>
      <w:bookmarkStart w:id="1412" w:name="_Toc531502227"/>
      <w:r w:rsidRPr="00CF739D">
        <w:t>Yêu cầu chức năng</w:t>
      </w:r>
      <w:bookmarkEnd w:id="1412"/>
    </w:p>
    <w:p w14:paraId="554323B1" w14:textId="28F54264" w:rsidR="00C774DC" w:rsidRPr="00920004" w:rsidRDefault="00C774DC" w:rsidP="00CF739D">
      <w:pPr>
        <w:pStyle w:val="Heading3"/>
      </w:pPr>
      <w:bookmarkStart w:id="1413" w:name="_Toc531502228"/>
      <w:r w:rsidRPr="00920004">
        <w:t>Quản lí đơn hàng</w:t>
      </w:r>
      <w:bookmarkEnd w:id="1413"/>
    </w:p>
    <w:p w14:paraId="6400C826" w14:textId="3B6DBB3E" w:rsidR="00DD52EE" w:rsidRPr="00920004" w:rsidRDefault="00DD52EE" w:rsidP="00CF739D">
      <w:pPr>
        <w:pStyle w:val="Heading4"/>
        <w:spacing w:before="240" w:line="0" w:lineRule="atLeast"/>
        <w:rPr>
          <w:lang w:val="en-US"/>
        </w:rPr>
      </w:pPr>
      <w:bookmarkStart w:id="1414" w:name="_Toc531502229"/>
      <w:r w:rsidRPr="00920004">
        <w:rPr>
          <w:lang w:val="en-US"/>
        </w:rPr>
        <w:t>Xem danh sách đơn hàng theo trạng thái</w:t>
      </w:r>
      <w:bookmarkEnd w:id="1414"/>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5BC1DDB" w:rsidR="00DD52EE" w:rsidRPr="00920004" w:rsidRDefault="00DD52EE">
      <w:pPr>
        <w:pStyle w:val="Caption"/>
        <w:rPr>
          <w:lang w:val="en-US"/>
        </w:rPr>
      </w:pPr>
      <w:bookmarkStart w:id="1415" w:name="_Toc53150454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w:t>
      </w:r>
      <w:r w:rsidR="00D632EE" w:rsidRPr="00CF739D">
        <w:fldChar w:fldCharType="end"/>
      </w:r>
      <w:r w:rsidRPr="00920004">
        <w:rPr>
          <w:lang w:val="en-US"/>
        </w:rPr>
        <w:t xml:space="preserve"> Chức năng xem danh sách đơn hàng theo trạng thái</w:t>
      </w:r>
      <w:bookmarkEnd w:id="1415"/>
    </w:p>
    <w:p w14:paraId="7BB517B4" w14:textId="1C0A59EB" w:rsidR="00DD52EE" w:rsidRPr="00920004" w:rsidRDefault="00DD52EE" w:rsidP="00CF739D">
      <w:pPr>
        <w:pStyle w:val="Heading4"/>
        <w:spacing w:before="240" w:line="0" w:lineRule="atLeast"/>
        <w:rPr>
          <w:lang w:val="en-US"/>
        </w:rPr>
      </w:pPr>
      <w:bookmarkStart w:id="1416" w:name="_Toc531502230"/>
      <w:r w:rsidRPr="00920004">
        <w:rPr>
          <w:lang w:val="en-US"/>
        </w:rPr>
        <w:lastRenderedPageBreak/>
        <w:t>Xem chi tiết đơn hàng</w:t>
      </w:r>
      <w:bookmarkEnd w:id="1416"/>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FEE23B5" w:rsidR="00DD52EE" w:rsidRPr="00CF739D" w:rsidRDefault="00026941" w:rsidP="00CF739D">
      <w:pPr>
        <w:pStyle w:val="Caption"/>
        <w:rPr>
          <w:lang w:val="en-US"/>
        </w:rPr>
      </w:pPr>
      <w:bookmarkStart w:id="1417" w:name="_Toc531504549"/>
      <w:r w:rsidRPr="00CF739D">
        <w:t xml:space="preserve">Bảng </w:t>
      </w:r>
      <w:fldSimple w:instr=" STYLEREF 1 \s ">
        <w:r w:rsidR="00B5490C">
          <w:rPr>
            <w:noProof/>
          </w:rPr>
          <w:t>1</w:t>
        </w:r>
      </w:fldSimple>
      <w:r w:rsidR="00D632EE" w:rsidRPr="00CF739D">
        <w:t>.</w:t>
      </w:r>
      <w:fldSimple w:instr=" SEQ Bảng \* ARABIC \s 1 ">
        <w:r w:rsidR="00B5490C">
          <w:rPr>
            <w:noProof/>
          </w:rPr>
          <w:t>3</w:t>
        </w:r>
      </w:fldSimple>
      <w:r w:rsidRPr="00CF739D">
        <w:rPr>
          <w:lang w:val="en-US"/>
        </w:rPr>
        <w:t xml:space="preserve"> Chức năng xem chi tiết đơn hàng</w:t>
      </w:r>
      <w:bookmarkEnd w:id="1417"/>
    </w:p>
    <w:p w14:paraId="28DBC81C" w14:textId="729A1451" w:rsidR="00DD52EE" w:rsidRPr="00920004" w:rsidRDefault="00DD52EE">
      <w:pPr>
        <w:pStyle w:val="Heading4"/>
      </w:pPr>
      <w:bookmarkStart w:id="1418" w:name="_Toc531502231"/>
      <w:r w:rsidRPr="00CF739D">
        <w:t>Thay đổi trạng thái đơn hàng</w:t>
      </w:r>
      <w:bookmarkEnd w:id="1418"/>
    </w:p>
    <w:tbl>
      <w:tblPr>
        <w:tblStyle w:val="TableGrid"/>
        <w:tblW w:w="0" w:type="auto"/>
        <w:tblLook w:val="04A0" w:firstRow="1" w:lastRow="0" w:firstColumn="1" w:lastColumn="0" w:noHBand="0" w:noVBand="1"/>
        <w:tblPrChange w:id="1419" w:author="phuong vu" w:date="2018-12-02T08:35:00Z">
          <w:tblPr>
            <w:tblStyle w:val="TableGrid"/>
            <w:tblW w:w="0" w:type="auto"/>
            <w:tblLook w:val="04A0" w:firstRow="1" w:lastRow="0" w:firstColumn="1" w:lastColumn="0" w:noHBand="0" w:noVBand="1"/>
          </w:tblPr>
        </w:tblPrChange>
      </w:tblPr>
      <w:tblGrid>
        <w:gridCol w:w="2350"/>
        <w:gridCol w:w="6427"/>
        <w:tblGridChange w:id="1420">
          <w:tblGrid>
            <w:gridCol w:w="2350"/>
            <w:gridCol w:w="6427"/>
          </w:tblGrid>
        </w:tblGridChange>
      </w:tblGrid>
      <w:tr w:rsidR="00C774DC" w:rsidRPr="00920004" w14:paraId="52832A67" w14:textId="77777777" w:rsidTr="000463AF">
        <w:trPr>
          <w:trHeight w:val="377"/>
        </w:trPr>
        <w:tc>
          <w:tcPr>
            <w:tcW w:w="2425" w:type="dxa"/>
            <w:tcPrChange w:id="1421" w:author="phuong vu" w:date="2018-12-02T08:35:00Z">
              <w:tcPr>
                <w:tcW w:w="2425" w:type="dxa"/>
              </w:tcPr>
            </w:tcPrChange>
          </w:tcPr>
          <w:p w14:paraId="0BBD1439" w14:textId="77777777" w:rsidR="00C774DC" w:rsidRPr="00CF739D" w:rsidRDefault="00C774DC" w:rsidP="00CF739D">
            <w:pPr>
              <w:rPr>
                <w:b/>
              </w:rPr>
            </w:pPr>
            <w:r w:rsidRPr="00CF739D">
              <w:rPr>
                <w:b/>
              </w:rPr>
              <w:t>Mã yêu cầu</w:t>
            </w:r>
          </w:p>
        </w:tc>
        <w:tc>
          <w:tcPr>
            <w:tcW w:w="6686" w:type="dxa"/>
            <w:vAlign w:val="center"/>
            <w:tcPrChange w:id="1422" w:author="phuong vu" w:date="2018-12-02T08:35:00Z">
              <w:tcPr>
                <w:tcW w:w="6686" w:type="dxa"/>
                <w:vAlign w:val="center"/>
              </w:tcPr>
            </w:tcPrChange>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lastRenderedPageBreak/>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EC858FA" w:rsidR="00C774DC" w:rsidRPr="00CF739D" w:rsidRDefault="00026941">
      <w:pPr>
        <w:pStyle w:val="Caption"/>
      </w:pPr>
      <w:bookmarkStart w:id="1423" w:name="_Toc53150455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CF739D">
        <w:t xml:space="preserve"> Chức năng thay đổi trạng thái đơn hàng</w:t>
      </w:r>
      <w:bookmarkEnd w:id="1423"/>
    </w:p>
    <w:p w14:paraId="6B8CD49F" w14:textId="440C8B88" w:rsidR="00026941" w:rsidRPr="00920004" w:rsidRDefault="00026941">
      <w:pPr>
        <w:pStyle w:val="Heading4"/>
        <w:rPr>
          <w:lang w:val="en-US"/>
        </w:rPr>
      </w:pPr>
      <w:bookmarkStart w:id="1424" w:name="_Toc531502232"/>
      <w:r w:rsidRPr="00920004">
        <w:rPr>
          <w:lang w:val="en-US"/>
        </w:rPr>
        <w:t>Tạo hóa đơn đơn hàng</w:t>
      </w:r>
      <w:bookmarkEnd w:id="1424"/>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FFF2EE2" w:rsidR="004813AD" w:rsidRPr="00CF739D" w:rsidRDefault="00B3221F">
      <w:pPr>
        <w:pStyle w:val="Caption"/>
      </w:pPr>
      <w:bookmarkStart w:id="1425" w:name="_Toc53150455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Chức năng tạo hóa đơn đơn hàng</w:t>
      </w:r>
      <w:bookmarkEnd w:id="1425"/>
    </w:p>
    <w:p w14:paraId="10385C46" w14:textId="73FBEB6F" w:rsidR="00B3221F" w:rsidRPr="00920004" w:rsidRDefault="00B3221F" w:rsidP="00CF739D">
      <w:pPr>
        <w:pStyle w:val="Heading4"/>
        <w:spacing w:before="240" w:line="0" w:lineRule="atLeast"/>
        <w:rPr>
          <w:lang w:val="en-US"/>
        </w:rPr>
      </w:pPr>
      <w:bookmarkStart w:id="1426" w:name="_Toc531502233"/>
      <w:r w:rsidRPr="00920004">
        <w:rPr>
          <w:lang w:val="en-US"/>
        </w:rPr>
        <w:t>Cập nhật hóa đơn</w:t>
      </w:r>
      <w:bookmarkEnd w:id="1426"/>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lastRenderedPageBreak/>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F770045" w:rsidR="00B3221F" w:rsidRPr="00CF739D" w:rsidRDefault="00B3221F" w:rsidP="00CF739D">
      <w:pPr>
        <w:pStyle w:val="Caption"/>
        <w:rPr>
          <w:lang w:val="en-US"/>
        </w:rPr>
      </w:pPr>
      <w:bookmarkStart w:id="1427" w:name="_Toc531504552"/>
      <w:r w:rsidRPr="00CF739D">
        <w:t xml:space="preserve">Bảng </w:t>
      </w:r>
      <w:fldSimple w:instr=" STYLEREF 1 \s ">
        <w:r w:rsidR="00B5490C">
          <w:rPr>
            <w:noProof/>
          </w:rPr>
          <w:t>1</w:t>
        </w:r>
      </w:fldSimple>
      <w:r w:rsidR="00D632EE" w:rsidRPr="00CF739D">
        <w:t>.</w:t>
      </w:r>
      <w:fldSimple w:instr=" SEQ Bảng \* ARABIC \s 1 ">
        <w:r w:rsidR="00B5490C">
          <w:rPr>
            <w:noProof/>
          </w:rPr>
          <w:t>6</w:t>
        </w:r>
      </w:fldSimple>
      <w:r w:rsidRPr="00CF739D">
        <w:rPr>
          <w:lang w:val="en-US"/>
        </w:rPr>
        <w:t xml:space="preserve"> Chức năng cập nhật hóa đơn</w:t>
      </w:r>
      <w:bookmarkEnd w:id="1427"/>
    </w:p>
    <w:p w14:paraId="4170C364" w14:textId="7210F00A" w:rsidR="00C774DC" w:rsidRPr="00920004" w:rsidRDefault="00C774DC" w:rsidP="00CF739D">
      <w:pPr>
        <w:pStyle w:val="Heading3"/>
      </w:pPr>
      <w:r w:rsidRPr="00920004">
        <w:t xml:space="preserve"> </w:t>
      </w:r>
      <w:bookmarkStart w:id="1428" w:name="_Toc531502234"/>
      <w:r w:rsidRPr="00920004">
        <w:t>Quản lí biên nhận</w:t>
      </w:r>
      <w:bookmarkEnd w:id="1428"/>
    </w:p>
    <w:p w14:paraId="0ED5A858" w14:textId="60F6D326" w:rsidR="00B3221F" w:rsidRPr="00920004" w:rsidRDefault="00B3221F" w:rsidP="00CF739D">
      <w:pPr>
        <w:pStyle w:val="Heading4"/>
        <w:spacing w:before="240" w:line="0" w:lineRule="atLeast"/>
        <w:rPr>
          <w:lang w:val="en-US"/>
        </w:rPr>
      </w:pPr>
      <w:bookmarkStart w:id="1429" w:name="_Toc531502235"/>
      <w:r w:rsidRPr="00920004">
        <w:rPr>
          <w:lang w:val="en-US"/>
        </w:rPr>
        <w:t>Xem danh sách biên nhận theo trạng thái</w:t>
      </w:r>
      <w:bookmarkEnd w:id="1429"/>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77E7248" w:rsidR="00B3221F" w:rsidRPr="00920004" w:rsidRDefault="007846DD">
      <w:pPr>
        <w:pStyle w:val="Caption"/>
        <w:rPr>
          <w:lang w:val="en-US"/>
        </w:rPr>
      </w:pPr>
      <w:bookmarkStart w:id="1430" w:name="_Toc53150455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Chức năng xem danh sách biên nhận theo trạng thái</w:t>
      </w:r>
      <w:bookmarkEnd w:id="1430"/>
    </w:p>
    <w:p w14:paraId="7833219A" w14:textId="448114BF" w:rsidR="0016197B" w:rsidRPr="00920004" w:rsidRDefault="007846DD" w:rsidP="00CF739D">
      <w:pPr>
        <w:pStyle w:val="Heading4"/>
        <w:spacing w:before="240" w:line="0" w:lineRule="atLeast"/>
        <w:rPr>
          <w:lang w:val="en-US"/>
        </w:rPr>
      </w:pPr>
      <w:bookmarkStart w:id="1431" w:name="_Toc531502236"/>
      <w:r w:rsidRPr="00920004">
        <w:rPr>
          <w:lang w:val="en-US"/>
        </w:rPr>
        <w:t>Xem chi tiết biên nhận</w:t>
      </w:r>
      <w:bookmarkEnd w:id="1431"/>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lastRenderedPageBreak/>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26F9EA0D" w:rsidR="007846DD" w:rsidRPr="00920004" w:rsidRDefault="007846DD">
      <w:pPr>
        <w:pStyle w:val="Caption"/>
        <w:rPr>
          <w:lang w:val="en-US"/>
        </w:rPr>
      </w:pPr>
      <w:bookmarkStart w:id="1432" w:name="_Toc53150455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8</w:t>
      </w:r>
      <w:r w:rsidR="00D632EE" w:rsidRPr="00CF739D">
        <w:fldChar w:fldCharType="end"/>
      </w:r>
      <w:r w:rsidRPr="00920004">
        <w:rPr>
          <w:lang w:val="en-US"/>
        </w:rPr>
        <w:t xml:space="preserve"> Xem chi tiết biên nhận</w:t>
      </w:r>
      <w:bookmarkEnd w:id="1432"/>
    </w:p>
    <w:p w14:paraId="41BAFE39" w14:textId="435F174C" w:rsidR="00B3221F" w:rsidRPr="00CF739D" w:rsidRDefault="007846DD" w:rsidP="00CF739D">
      <w:pPr>
        <w:pStyle w:val="Heading4"/>
        <w:spacing w:before="240" w:line="0" w:lineRule="atLeast"/>
        <w:rPr>
          <w:lang w:val="en-US"/>
        </w:rPr>
      </w:pPr>
      <w:bookmarkStart w:id="1433" w:name="_Toc531502237"/>
      <w:r w:rsidRPr="00920004">
        <w:rPr>
          <w:lang w:val="en-US"/>
        </w:rPr>
        <w:t>Thay đổi trạng thái biên nhận</w:t>
      </w:r>
      <w:bookmarkEnd w:id="1433"/>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lastRenderedPageBreak/>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lastRenderedPageBreak/>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52EC522" w:rsidR="00C774DC" w:rsidRPr="00920004" w:rsidRDefault="007846DD">
      <w:pPr>
        <w:pStyle w:val="Caption"/>
        <w:rPr>
          <w:lang w:val="en-US"/>
        </w:rPr>
      </w:pPr>
      <w:bookmarkStart w:id="1434" w:name="_Toc53150455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9</w:t>
      </w:r>
      <w:r w:rsidR="00D632EE" w:rsidRPr="00CF739D">
        <w:fldChar w:fldCharType="end"/>
      </w:r>
      <w:r w:rsidRPr="00920004">
        <w:rPr>
          <w:lang w:val="en-US"/>
        </w:rPr>
        <w:t xml:space="preserve"> Chức năng thay đổi trạng thái biên nhận</w:t>
      </w:r>
      <w:bookmarkEnd w:id="1434"/>
    </w:p>
    <w:p w14:paraId="797016AC" w14:textId="22621AFB" w:rsidR="007846DD" w:rsidRPr="00920004" w:rsidRDefault="007846DD" w:rsidP="00CF739D">
      <w:pPr>
        <w:pStyle w:val="Heading4"/>
        <w:spacing w:before="240" w:line="0" w:lineRule="atLeast"/>
        <w:rPr>
          <w:lang w:val="en-US"/>
        </w:rPr>
      </w:pPr>
      <w:bookmarkStart w:id="1435" w:name="_Toc531502238"/>
      <w:r w:rsidRPr="00920004">
        <w:rPr>
          <w:lang w:val="en-US"/>
        </w:rPr>
        <w:t>Cập nhật thông tin biên nhận</w:t>
      </w:r>
      <w:bookmarkEnd w:id="1435"/>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48FBFD2" w:rsidR="008C30A2" w:rsidRPr="00920004" w:rsidRDefault="008C30A2">
      <w:pPr>
        <w:pStyle w:val="Caption"/>
        <w:rPr>
          <w:lang w:val="en-US"/>
        </w:rPr>
      </w:pPr>
      <w:bookmarkStart w:id="1436" w:name="_Toc53150455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10</w:t>
      </w:r>
      <w:r w:rsidR="00D632EE" w:rsidRPr="00CF739D">
        <w:fldChar w:fldCharType="end"/>
      </w:r>
      <w:r w:rsidRPr="00920004">
        <w:rPr>
          <w:lang w:val="en-US"/>
        </w:rPr>
        <w:t xml:space="preserve"> Chức năng cập nhật thông tin biên nhận</w:t>
      </w:r>
      <w:bookmarkEnd w:id="1436"/>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CF739D">
      <w:pPr>
        <w:pStyle w:val="Heading3"/>
      </w:pPr>
      <w:r w:rsidRPr="00CF739D">
        <w:lastRenderedPageBreak/>
        <w:t xml:space="preserve"> </w:t>
      </w:r>
      <w:bookmarkStart w:id="1437" w:name="_Toc531502239"/>
      <w:r w:rsidRPr="00CF739D">
        <w:t>Quản lí phân công xử lí đơn hàng</w:t>
      </w:r>
      <w:bookmarkEnd w:id="1437"/>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68BB384D" w:rsidR="00C774DC" w:rsidRPr="00920004" w:rsidRDefault="00C774DC" w:rsidP="00CF739D">
            <w:pPr>
              <w:jc w:val="left"/>
              <w:rPr>
                <w:lang w:val="en-US"/>
              </w:rPr>
            </w:pPr>
            <w:r w:rsidRPr="00920004">
              <w:rPr>
                <w:lang w:val="en-US"/>
              </w:rPr>
              <w:t>GU_0</w:t>
            </w:r>
            <w:ins w:id="1438" w:author="phuong vu" w:date="2018-12-02T08:38:00Z">
              <w:r w:rsidR="00B939C1">
                <w:rPr>
                  <w:lang w:val="en-US"/>
                </w:rPr>
                <w:t>3</w:t>
              </w:r>
            </w:ins>
            <w:del w:id="1439" w:author="phuong vu" w:date="2018-12-02T08:38:00Z">
              <w:r w:rsidRPr="00920004" w:rsidDel="00B939C1">
                <w:rPr>
                  <w:lang w:val="en-US"/>
                </w:rPr>
                <w:delText>4</w:delText>
              </w:r>
            </w:del>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pPr>
              <w:ind w:left="720"/>
              <w:pPrChange w:id="1440" w:author="phuong vu" w:date="2018-12-02T08:37:00Z">
                <w:pPr/>
              </w:pPrChange>
            </w:pPr>
            <w:ins w:id="1441" w:author="phuong vu" w:date="2018-12-02T08:37:00Z">
              <w:r>
                <w:rPr>
                  <w:lang w:val="en-US"/>
                </w:rPr>
                <w:t xml:space="preserve">- </w:t>
              </w:r>
            </w:ins>
            <w:r w:rsidR="00C774DC" w:rsidRPr="00CF739D">
              <w:t>Ưu tiên các máy có số đơn hàng đang đợi là ít nhất.</w:t>
            </w:r>
          </w:p>
          <w:p w14:paraId="5ECF15DA" w14:textId="1885DF22" w:rsidR="00C774DC" w:rsidRPr="00CF739D" w:rsidRDefault="00B939C1">
            <w:pPr>
              <w:ind w:left="720"/>
              <w:pPrChange w:id="1442" w:author="phuong vu" w:date="2018-12-02T08:37:00Z">
                <w:pPr/>
              </w:pPrChange>
            </w:pPr>
            <w:ins w:id="1443" w:author="phuong vu" w:date="2018-12-02T08:37:00Z">
              <w:r>
                <w:rPr>
                  <w:lang w:val="en-US"/>
                </w:rPr>
                <w:t xml:space="preserve">- </w:t>
              </w:r>
            </w:ins>
            <w:r w:rsidR="00C774DC" w:rsidRPr="00CF739D">
              <w:t>Các đơn hàng được sắp xếp theo thứ tự tăng dần dựa trên ngày và khung giờ trả đồ cho khách hàng.</w:t>
            </w:r>
          </w:p>
          <w:p w14:paraId="498637B8" w14:textId="0EE01188" w:rsidR="00C774DC" w:rsidRPr="00CF739D" w:rsidRDefault="00B939C1">
            <w:pPr>
              <w:ind w:left="720"/>
              <w:pPrChange w:id="1444" w:author="phuong vu" w:date="2018-12-02T08:37:00Z">
                <w:pPr/>
              </w:pPrChange>
            </w:pPr>
            <w:ins w:id="1445" w:author="phuong vu" w:date="2018-12-02T08:37:00Z">
              <w:r>
                <w:rPr>
                  <w:lang w:val="en-US"/>
                </w:rPr>
                <w:t xml:space="preserve">- </w:t>
              </w:r>
            </w:ins>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48CD6884" w:rsidR="008C30A2" w:rsidRPr="00920004" w:rsidRDefault="008C30A2">
      <w:pPr>
        <w:pStyle w:val="Caption"/>
        <w:rPr>
          <w:lang w:val="en-US"/>
        </w:rPr>
      </w:pPr>
      <w:bookmarkStart w:id="1446" w:name="_Toc53150455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11</w:t>
      </w:r>
      <w:r w:rsidR="00D632EE" w:rsidRPr="00CF739D">
        <w:fldChar w:fldCharType="end"/>
      </w:r>
      <w:r w:rsidRPr="00920004">
        <w:rPr>
          <w:lang w:val="en-US"/>
        </w:rPr>
        <w:t xml:space="preserve"> Chức năng quản lí phân công xử lí đơn hàng</w:t>
      </w:r>
      <w:bookmarkEnd w:id="1446"/>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879DC5D" w:rsidR="00C774DC" w:rsidRPr="00920004" w:rsidDel="00B939C1" w:rsidRDefault="007E73AD">
      <w:pPr>
        <w:pStyle w:val="Heading3"/>
        <w:rPr>
          <w:del w:id="1447" w:author="phuong vu" w:date="2018-12-02T08:38:00Z"/>
        </w:rPr>
      </w:pPr>
      <w:bookmarkStart w:id="1448" w:name="_Toc531502240"/>
      <w:del w:id="1449" w:author="phuong vu" w:date="2018-12-02T08:38:00Z">
        <w:r w:rsidRPr="00920004" w:rsidDel="00B939C1">
          <w:lastRenderedPageBreak/>
          <w:delText>Cập nhật đơn hàng</w:delText>
        </w:r>
        <w:bookmarkEnd w:id="1448"/>
      </w:del>
    </w:p>
    <w:tbl>
      <w:tblPr>
        <w:tblStyle w:val="TableGrid"/>
        <w:tblW w:w="0" w:type="auto"/>
        <w:tblLook w:val="04A0" w:firstRow="1" w:lastRow="0" w:firstColumn="1" w:lastColumn="0" w:noHBand="0" w:noVBand="1"/>
      </w:tblPr>
      <w:tblGrid>
        <w:gridCol w:w="2351"/>
        <w:gridCol w:w="6426"/>
      </w:tblGrid>
      <w:tr w:rsidR="007E73AD" w:rsidRPr="00920004" w:rsidDel="00B939C1" w14:paraId="22B2A75E" w14:textId="2DEC8982" w:rsidTr="00CF739D">
        <w:trPr>
          <w:del w:id="1450" w:author="phuong vu" w:date="2018-12-02T08:38:00Z"/>
        </w:trPr>
        <w:tc>
          <w:tcPr>
            <w:tcW w:w="2425" w:type="dxa"/>
          </w:tcPr>
          <w:p w14:paraId="4E96FAA0" w14:textId="5A2761A4" w:rsidR="007E73AD" w:rsidRPr="00CF739D" w:rsidDel="00B939C1" w:rsidRDefault="007E73AD" w:rsidP="00CF739D">
            <w:pPr>
              <w:rPr>
                <w:del w:id="1451" w:author="phuong vu" w:date="2018-12-02T08:38:00Z"/>
                <w:b/>
              </w:rPr>
            </w:pPr>
            <w:del w:id="1452" w:author="phuong vu" w:date="2018-12-02T08:38:00Z">
              <w:r w:rsidRPr="00CF739D" w:rsidDel="00B939C1">
                <w:rPr>
                  <w:b/>
                </w:rPr>
                <w:delText>Mã yêu cầu</w:delText>
              </w:r>
            </w:del>
          </w:p>
        </w:tc>
        <w:tc>
          <w:tcPr>
            <w:tcW w:w="6686" w:type="dxa"/>
            <w:vAlign w:val="center"/>
          </w:tcPr>
          <w:p w14:paraId="1119B7F3" w14:textId="445C8F26" w:rsidR="007E73AD" w:rsidRPr="00920004" w:rsidDel="00B939C1" w:rsidRDefault="007E73AD" w:rsidP="00CF739D">
            <w:pPr>
              <w:rPr>
                <w:del w:id="1453" w:author="phuong vu" w:date="2018-12-02T08:38:00Z"/>
                <w:lang w:val="en-US"/>
              </w:rPr>
            </w:pPr>
            <w:del w:id="1454" w:author="phuong vu" w:date="2018-12-02T08:38:00Z">
              <w:r w:rsidRPr="00920004" w:rsidDel="00B939C1">
                <w:rPr>
                  <w:lang w:val="en-US"/>
                </w:rPr>
                <w:delText>GU_05</w:delText>
              </w:r>
            </w:del>
          </w:p>
        </w:tc>
      </w:tr>
      <w:tr w:rsidR="007E73AD" w:rsidRPr="00920004" w:rsidDel="00B939C1" w14:paraId="013516EA" w14:textId="4E5E5F5A" w:rsidTr="005D03AE">
        <w:trPr>
          <w:del w:id="1455" w:author="phuong vu" w:date="2018-12-02T08:38:00Z"/>
        </w:trPr>
        <w:tc>
          <w:tcPr>
            <w:tcW w:w="2425" w:type="dxa"/>
          </w:tcPr>
          <w:p w14:paraId="3ACB7C91" w14:textId="259612E9" w:rsidR="007E73AD" w:rsidRPr="00CF739D" w:rsidDel="00B939C1" w:rsidRDefault="007E73AD" w:rsidP="00CF739D">
            <w:pPr>
              <w:rPr>
                <w:del w:id="1456" w:author="phuong vu" w:date="2018-12-02T08:38:00Z"/>
                <w:b/>
              </w:rPr>
            </w:pPr>
            <w:del w:id="1457" w:author="phuong vu" w:date="2018-12-02T08:38:00Z">
              <w:r w:rsidRPr="00CF739D" w:rsidDel="00B939C1">
                <w:rPr>
                  <w:b/>
                </w:rPr>
                <w:delText>Tên chức năng</w:delText>
              </w:r>
            </w:del>
          </w:p>
        </w:tc>
        <w:tc>
          <w:tcPr>
            <w:tcW w:w="6686" w:type="dxa"/>
          </w:tcPr>
          <w:p w14:paraId="2B76A217" w14:textId="07E74568" w:rsidR="007E73AD" w:rsidRPr="00920004" w:rsidDel="00B939C1" w:rsidRDefault="00163170" w:rsidP="00CF739D">
            <w:pPr>
              <w:rPr>
                <w:del w:id="1458" w:author="phuong vu" w:date="2018-12-02T08:38:00Z"/>
                <w:lang w:val="en-US"/>
              </w:rPr>
            </w:pPr>
            <w:del w:id="1459" w:author="phuong vu" w:date="2018-12-02T08:38:00Z">
              <w:r w:rsidRPr="00920004" w:rsidDel="00B939C1">
                <w:rPr>
                  <w:lang w:val="en-US"/>
                </w:rPr>
                <w:delText>Cập nhật đơn hàng</w:delText>
              </w:r>
            </w:del>
          </w:p>
        </w:tc>
      </w:tr>
      <w:tr w:rsidR="007E73AD" w:rsidRPr="00920004" w:rsidDel="00B939C1" w14:paraId="14742CD4" w14:textId="69743DC8" w:rsidTr="005D03AE">
        <w:trPr>
          <w:del w:id="1460" w:author="phuong vu" w:date="2018-12-02T08:38:00Z"/>
        </w:trPr>
        <w:tc>
          <w:tcPr>
            <w:tcW w:w="2425" w:type="dxa"/>
          </w:tcPr>
          <w:p w14:paraId="6CBCB837" w14:textId="0EE09479" w:rsidR="007E73AD" w:rsidRPr="00CF739D" w:rsidDel="00B939C1" w:rsidRDefault="007E73AD" w:rsidP="00CF739D">
            <w:pPr>
              <w:rPr>
                <w:del w:id="1461" w:author="phuong vu" w:date="2018-12-02T08:38:00Z"/>
                <w:b/>
              </w:rPr>
            </w:pPr>
            <w:del w:id="1462" w:author="phuong vu" w:date="2018-12-02T08:38:00Z">
              <w:r w:rsidRPr="00CF739D" w:rsidDel="00B939C1">
                <w:rPr>
                  <w:b/>
                </w:rPr>
                <w:delText>Đối tượng sử dụng</w:delText>
              </w:r>
            </w:del>
          </w:p>
        </w:tc>
        <w:tc>
          <w:tcPr>
            <w:tcW w:w="6686" w:type="dxa"/>
          </w:tcPr>
          <w:p w14:paraId="1EF41271" w14:textId="7338E9F4" w:rsidR="007E73AD" w:rsidRPr="00920004" w:rsidDel="00B939C1" w:rsidRDefault="00163170" w:rsidP="00CF739D">
            <w:pPr>
              <w:rPr>
                <w:del w:id="1463" w:author="phuong vu" w:date="2018-12-02T08:38:00Z"/>
                <w:lang w:val="en-US"/>
              </w:rPr>
            </w:pPr>
            <w:del w:id="1464" w:author="phuong vu" w:date="2018-12-02T08:38:00Z">
              <w:r w:rsidRPr="00920004" w:rsidDel="00B939C1">
                <w:rPr>
                  <w:lang w:val="en-US"/>
                </w:rPr>
                <w:delText>Khách hàng</w:delText>
              </w:r>
            </w:del>
          </w:p>
        </w:tc>
      </w:tr>
      <w:tr w:rsidR="007E73AD" w:rsidRPr="00920004" w:rsidDel="00B939C1" w14:paraId="13B1D30D" w14:textId="15591F11" w:rsidTr="005D03AE">
        <w:trPr>
          <w:del w:id="1465" w:author="phuong vu" w:date="2018-12-02T08:38:00Z"/>
        </w:trPr>
        <w:tc>
          <w:tcPr>
            <w:tcW w:w="2425" w:type="dxa"/>
          </w:tcPr>
          <w:p w14:paraId="47E88833" w14:textId="191ADC56" w:rsidR="007E73AD" w:rsidRPr="00CF739D" w:rsidDel="00B939C1" w:rsidRDefault="007E73AD" w:rsidP="00CF739D">
            <w:pPr>
              <w:rPr>
                <w:del w:id="1466" w:author="phuong vu" w:date="2018-12-02T08:38:00Z"/>
                <w:b/>
              </w:rPr>
            </w:pPr>
            <w:del w:id="1467" w:author="phuong vu" w:date="2018-12-02T08:38:00Z">
              <w:r w:rsidRPr="00CF739D" w:rsidDel="00B939C1">
                <w:rPr>
                  <w:b/>
                </w:rPr>
                <w:delText>Tiền điều kiện</w:delText>
              </w:r>
            </w:del>
          </w:p>
        </w:tc>
        <w:tc>
          <w:tcPr>
            <w:tcW w:w="6686" w:type="dxa"/>
          </w:tcPr>
          <w:p w14:paraId="3EBDD56F" w14:textId="5D86BEF8" w:rsidR="007E73AD" w:rsidRPr="00CF739D" w:rsidDel="00B939C1" w:rsidRDefault="00163170" w:rsidP="00CF739D">
            <w:pPr>
              <w:rPr>
                <w:del w:id="1468" w:author="phuong vu" w:date="2018-12-02T08:38:00Z"/>
              </w:rPr>
            </w:pPr>
            <w:del w:id="1469" w:author="phuong vu" w:date="2018-12-02T08:38:00Z">
              <w:r w:rsidRPr="00CF739D" w:rsidDel="00B939C1">
                <w:delText>Đăng nhập thành công vào hệ thống thông qua ứng dụng điện thoại.</w:delText>
              </w:r>
            </w:del>
          </w:p>
        </w:tc>
      </w:tr>
      <w:tr w:rsidR="007E73AD" w:rsidRPr="00920004" w:rsidDel="00B939C1" w14:paraId="6FF4312B" w14:textId="5092ED68" w:rsidTr="005D03AE">
        <w:trPr>
          <w:del w:id="1470" w:author="phuong vu" w:date="2018-12-02T08:38:00Z"/>
        </w:trPr>
        <w:tc>
          <w:tcPr>
            <w:tcW w:w="2425" w:type="dxa"/>
          </w:tcPr>
          <w:p w14:paraId="27FA5764" w14:textId="4B91D1E0" w:rsidR="007E73AD" w:rsidRPr="00CF739D" w:rsidDel="00B939C1" w:rsidRDefault="007E73AD" w:rsidP="00CF739D">
            <w:pPr>
              <w:rPr>
                <w:del w:id="1471" w:author="phuong vu" w:date="2018-12-02T08:38:00Z"/>
                <w:b/>
              </w:rPr>
            </w:pPr>
            <w:del w:id="1472" w:author="phuong vu" w:date="2018-12-02T08:38:00Z">
              <w:r w:rsidRPr="00CF739D" w:rsidDel="00B939C1">
                <w:rPr>
                  <w:b/>
                </w:rPr>
                <w:delText>Cách xử lí</w:delText>
              </w:r>
            </w:del>
          </w:p>
        </w:tc>
        <w:tc>
          <w:tcPr>
            <w:tcW w:w="6686" w:type="dxa"/>
          </w:tcPr>
          <w:p w14:paraId="49F75D9C" w14:textId="35392CF5" w:rsidR="007E73AD" w:rsidRPr="00CF739D" w:rsidDel="00B939C1" w:rsidRDefault="007E73AD" w:rsidP="00CF739D">
            <w:pPr>
              <w:rPr>
                <w:del w:id="1473" w:author="phuong vu" w:date="2018-12-02T08:38:00Z"/>
              </w:rPr>
            </w:pPr>
            <w:del w:id="1474" w:author="phuong vu" w:date="2018-12-02T08:38:00Z">
              <w:r w:rsidRPr="00CF739D" w:rsidDel="00B939C1">
                <w:delText xml:space="preserve">Bước 1: </w:delText>
              </w:r>
              <w:r w:rsidR="00163170" w:rsidRPr="00CF739D" w:rsidDel="00B939C1">
                <w:delText>Chọn “đơn hàng của bạn”.</w:delText>
              </w:r>
            </w:del>
          </w:p>
          <w:p w14:paraId="2BFD6B07" w14:textId="58A65BE4" w:rsidR="00163170" w:rsidRPr="00CF739D" w:rsidDel="00B939C1" w:rsidRDefault="00163170" w:rsidP="00CF739D">
            <w:pPr>
              <w:rPr>
                <w:del w:id="1475" w:author="phuong vu" w:date="2018-12-02T08:38:00Z"/>
              </w:rPr>
            </w:pPr>
            <w:del w:id="1476" w:author="phuong vu" w:date="2018-12-02T08:38:00Z">
              <w:r w:rsidRPr="00CF739D" w:rsidDel="00B939C1">
                <w:delText>Bước 2: Chọn đơn hàng có trạng thái “đang chờ”.</w:delText>
              </w:r>
            </w:del>
          </w:p>
          <w:p w14:paraId="4E63A5E6" w14:textId="04417EED" w:rsidR="00E66EEE" w:rsidRPr="00CF739D" w:rsidDel="00B939C1" w:rsidRDefault="00E66EEE" w:rsidP="00CF739D">
            <w:pPr>
              <w:rPr>
                <w:del w:id="1477" w:author="phuong vu" w:date="2018-12-02T08:38:00Z"/>
              </w:rPr>
            </w:pPr>
            <w:del w:id="1478" w:author="phuong vu" w:date="2018-12-02T08:38:00Z">
              <w:r w:rsidRPr="00CF739D" w:rsidDel="00B939C1">
                <w:delText>Bước 3: Chọn hủy đơn hàng hoặc cập nhật.</w:delText>
              </w:r>
            </w:del>
          </w:p>
          <w:p w14:paraId="549B3921" w14:textId="1260900A" w:rsidR="00E66EEE" w:rsidRPr="00CF739D" w:rsidDel="00B939C1" w:rsidRDefault="007E73AD" w:rsidP="00CF739D">
            <w:pPr>
              <w:rPr>
                <w:del w:id="1479" w:author="phuong vu" w:date="2018-12-02T08:38:00Z"/>
              </w:rPr>
            </w:pPr>
            <w:del w:id="1480" w:author="phuong vu" w:date="2018-12-02T08:38:00Z">
              <w:r w:rsidRPr="00CF739D" w:rsidDel="00B939C1">
                <w:delText xml:space="preserve">Bước </w:delText>
              </w:r>
              <w:r w:rsidR="00163170" w:rsidRPr="00CF739D" w:rsidDel="00B939C1">
                <w:delText>3</w:delText>
              </w:r>
              <w:r w:rsidRPr="00CF739D" w:rsidDel="00B939C1">
                <w:delText xml:space="preserve">: </w:delText>
              </w:r>
              <w:r w:rsidR="00163170" w:rsidRPr="00CF739D" w:rsidDel="00B939C1">
                <w:delText>Cập nhật lại thông tin tương tự chức năng tạo đơn hàng (GU_0</w:delText>
              </w:r>
              <w:r w:rsidR="00FF56D5" w:rsidRPr="00920004" w:rsidDel="00B939C1">
                <w:rPr>
                  <w:lang w:val="en-US"/>
                </w:rPr>
                <w:delText>4</w:delText>
              </w:r>
              <w:r w:rsidR="00163170" w:rsidRPr="00CF739D" w:rsidDel="00B939C1">
                <w:delText>)</w:delText>
              </w:r>
              <w:r w:rsidR="00E66EEE" w:rsidRPr="00CF739D" w:rsidDel="00B939C1">
                <w:delText>.</w:delText>
              </w:r>
            </w:del>
          </w:p>
          <w:p w14:paraId="31CF120C" w14:textId="77C4B64F" w:rsidR="00163170" w:rsidRPr="00920004" w:rsidDel="00B939C1" w:rsidRDefault="00163170" w:rsidP="00CF739D">
            <w:pPr>
              <w:rPr>
                <w:del w:id="1481" w:author="phuong vu" w:date="2018-12-02T08:38:00Z"/>
                <w:lang w:val="en-US"/>
              </w:rPr>
            </w:pPr>
            <w:del w:id="1482" w:author="phuong vu" w:date="2018-12-02T08:38:00Z">
              <w:r w:rsidRPr="00920004" w:rsidDel="00B939C1">
                <w:rPr>
                  <w:lang w:val="en-US"/>
                </w:rPr>
                <w:delText>Bước 4: Xác nhậ</w:delText>
              </w:r>
              <w:r w:rsidR="00E66EEE" w:rsidRPr="00920004" w:rsidDel="00B939C1">
                <w:rPr>
                  <w:lang w:val="en-US"/>
                </w:rPr>
                <w:delText>n</w:delText>
              </w:r>
              <w:r w:rsidRPr="00920004" w:rsidDel="00B939C1">
                <w:rPr>
                  <w:lang w:val="en-US"/>
                </w:rPr>
                <w:delText>.</w:delText>
              </w:r>
            </w:del>
          </w:p>
        </w:tc>
      </w:tr>
      <w:tr w:rsidR="007E73AD" w:rsidRPr="00920004" w:rsidDel="00B939C1" w14:paraId="72658705" w14:textId="1BEE142D" w:rsidTr="005D03AE">
        <w:trPr>
          <w:del w:id="1483" w:author="phuong vu" w:date="2018-12-02T08:38:00Z"/>
        </w:trPr>
        <w:tc>
          <w:tcPr>
            <w:tcW w:w="2425" w:type="dxa"/>
          </w:tcPr>
          <w:p w14:paraId="060F4486" w14:textId="3BF30796" w:rsidR="007E73AD" w:rsidRPr="00CF739D" w:rsidDel="00B939C1" w:rsidRDefault="007E73AD" w:rsidP="00CF739D">
            <w:pPr>
              <w:rPr>
                <w:del w:id="1484" w:author="phuong vu" w:date="2018-12-02T08:38:00Z"/>
                <w:b/>
              </w:rPr>
            </w:pPr>
            <w:del w:id="1485" w:author="phuong vu" w:date="2018-12-02T08:38:00Z">
              <w:r w:rsidRPr="00CF739D" w:rsidDel="00B939C1">
                <w:rPr>
                  <w:b/>
                </w:rPr>
                <w:delText>Kết quả</w:delText>
              </w:r>
            </w:del>
          </w:p>
        </w:tc>
        <w:tc>
          <w:tcPr>
            <w:tcW w:w="6686" w:type="dxa"/>
          </w:tcPr>
          <w:p w14:paraId="1485F71B" w14:textId="48E5334E" w:rsidR="007E73AD" w:rsidRPr="00CF739D" w:rsidDel="00B939C1" w:rsidRDefault="0002418D" w:rsidP="00CF739D">
            <w:pPr>
              <w:rPr>
                <w:del w:id="1486" w:author="phuong vu" w:date="2018-12-02T08:38:00Z"/>
              </w:rPr>
            </w:pPr>
            <w:del w:id="1487" w:author="phuong vu" w:date="2018-12-02T08:38:00Z">
              <w:r w:rsidRPr="00CF739D" w:rsidDel="00B939C1">
                <w:delText>Thông báo thành công. Nếu lỗi thông báo lỗi</w:delText>
              </w:r>
              <w:r w:rsidR="00E66EEE" w:rsidRPr="00CF739D" w:rsidDel="00B939C1">
                <w:delText>.</w:delText>
              </w:r>
            </w:del>
          </w:p>
        </w:tc>
      </w:tr>
      <w:tr w:rsidR="007E73AD" w:rsidRPr="00920004" w:rsidDel="00B939C1" w14:paraId="4089E97F" w14:textId="30395D3D" w:rsidTr="005D03AE">
        <w:trPr>
          <w:del w:id="1488" w:author="phuong vu" w:date="2018-12-02T08:38:00Z"/>
        </w:trPr>
        <w:tc>
          <w:tcPr>
            <w:tcW w:w="2425" w:type="dxa"/>
          </w:tcPr>
          <w:p w14:paraId="3BF9BE35" w14:textId="7301CDD4" w:rsidR="007E73AD" w:rsidRPr="00CF739D" w:rsidDel="00B939C1" w:rsidRDefault="007E73AD" w:rsidP="00CF739D">
            <w:pPr>
              <w:rPr>
                <w:del w:id="1489" w:author="phuong vu" w:date="2018-12-02T08:38:00Z"/>
                <w:b/>
              </w:rPr>
            </w:pPr>
            <w:del w:id="1490" w:author="phuong vu" w:date="2018-12-02T08:38:00Z">
              <w:r w:rsidRPr="00CF739D" w:rsidDel="00B939C1">
                <w:rPr>
                  <w:b/>
                </w:rPr>
                <w:delText>Ghi chú</w:delText>
              </w:r>
            </w:del>
          </w:p>
        </w:tc>
        <w:tc>
          <w:tcPr>
            <w:tcW w:w="6686" w:type="dxa"/>
          </w:tcPr>
          <w:p w14:paraId="7702C69A" w14:textId="12D92A53" w:rsidR="007E73AD" w:rsidRPr="00CF739D" w:rsidDel="00B939C1" w:rsidRDefault="0002418D" w:rsidP="00CF739D">
            <w:pPr>
              <w:rPr>
                <w:del w:id="1491" w:author="phuong vu" w:date="2018-12-02T08:38:00Z"/>
              </w:rPr>
            </w:pPr>
            <w:del w:id="1492" w:author="phuong vu" w:date="2018-12-02T08:38:00Z">
              <w:r w:rsidRPr="00CF739D" w:rsidDel="00B939C1">
                <w:delText>Chỉ áp dụng cho đơn hàng có trạng thái “đang chờ”.</w:delText>
              </w:r>
            </w:del>
          </w:p>
        </w:tc>
      </w:tr>
    </w:tbl>
    <w:p w14:paraId="7AB59B95" w14:textId="45805EA2" w:rsidR="007E73AD" w:rsidRPr="00CF739D" w:rsidDel="00B939C1" w:rsidRDefault="00FF56D5" w:rsidP="00CF739D">
      <w:pPr>
        <w:pStyle w:val="Caption"/>
        <w:rPr>
          <w:del w:id="1493" w:author="phuong vu" w:date="2018-12-02T08:38:00Z"/>
          <w:lang w:val="en-US"/>
        </w:rPr>
      </w:pPr>
      <w:del w:id="1494" w:author="phuong vu" w:date="2018-12-02T08:38:00Z">
        <w:r w:rsidRPr="00CF739D" w:rsidDel="00B939C1">
          <w:delText xml:space="preserve">Bảng </w:delText>
        </w:r>
        <w:r w:rsidR="00D632EE" w:rsidRPr="00CF739D" w:rsidDel="00B939C1">
          <w:rPr>
            <w:i w:val="0"/>
            <w:iCs w:val="0"/>
          </w:rPr>
          <w:fldChar w:fldCharType="begin"/>
        </w:r>
        <w:r w:rsidR="00D632EE" w:rsidRPr="00CF739D" w:rsidDel="00B939C1">
          <w:delInstrText xml:space="preserve"> STYLEREF 1 \s </w:delInstrText>
        </w:r>
        <w:r w:rsidR="00D632EE" w:rsidRPr="00CF739D" w:rsidDel="00B939C1">
          <w:rPr>
            <w:i w:val="0"/>
            <w:iCs w:val="0"/>
          </w:rPr>
          <w:fldChar w:fldCharType="separate"/>
        </w:r>
        <w:r w:rsidR="00B5490C" w:rsidDel="00B939C1">
          <w:rPr>
            <w:noProof/>
          </w:rPr>
          <w:delText>1</w:delText>
        </w:r>
        <w:r w:rsidR="00D632EE" w:rsidRPr="00CF739D" w:rsidDel="00B939C1">
          <w:rPr>
            <w:i w:val="0"/>
            <w:iCs w:val="0"/>
          </w:rPr>
          <w:fldChar w:fldCharType="end"/>
        </w:r>
        <w:r w:rsidR="00D632EE" w:rsidRPr="00CF739D" w:rsidDel="00B939C1">
          <w:delText>.</w:delText>
        </w:r>
        <w:r w:rsidR="00D632EE" w:rsidRPr="00CF739D" w:rsidDel="00B939C1">
          <w:rPr>
            <w:i w:val="0"/>
            <w:iCs w:val="0"/>
          </w:rPr>
          <w:fldChar w:fldCharType="begin"/>
        </w:r>
        <w:r w:rsidR="00D632EE" w:rsidRPr="00CF739D" w:rsidDel="00B939C1">
          <w:delInstrText xml:space="preserve"> SEQ Bảng \* ARABIC \s 1 </w:delInstrText>
        </w:r>
        <w:r w:rsidR="00D632EE" w:rsidRPr="00CF739D" w:rsidDel="00B939C1">
          <w:rPr>
            <w:i w:val="0"/>
            <w:iCs w:val="0"/>
          </w:rPr>
          <w:fldChar w:fldCharType="separate"/>
        </w:r>
        <w:r w:rsidR="00B5490C" w:rsidDel="00B939C1">
          <w:rPr>
            <w:noProof/>
          </w:rPr>
          <w:delText>12</w:delText>
        </w:r>
        <w:r w:rsidR="00D632EE" w:rsidRPr="00CF739D" w:rsidDel="00B939C1">
          <w:rPr>
            <w:i w:val="0"/>
            <w:iCs w:val="0"/>
          </w:rPr>
          <w:fldChar w:fldCharType="end"/>
        </w:r>
        <w:r w:rsidRPr="00CF739D" w:rsidDel="00B939C1">
          <w:rPr>
            <w:lang w:val="en-US"/>
          </w:rPr>
          <w:delText xml:space="preserve"> Chức năng cập nhật đơn hàng</w:delText>
        </w:r>
      </w:del>
    </w:p>
    <w:p w14:paraId="0AC3AEDB" w14:textId="77777777" w:rsidR="00C774DC" w:rsidRPr="00CF739D" w:rsidRDefault="00C774DC" w:rsidP="00CF739D">
      <w:pPr>
        <w:pStyle w:val="Heading3"/>
      </w:pPr>
      <w:bookmarkStart w:id="1495" w:name="_Toc531502241"/>
      <w:r w:rsidRPr="00CF739D">
        <w:t>Quản lí trạng thái máy giặt</w:t>
      </w:r>
      <w:bookmarkEnd w:id="1495"/>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63693599" w:rsidR="00C774DC" w:rsidRPr="00CF739D" w:rsidRDefault="00FF56D5" w:rsidP="00CF739D">
      <w:pPr>
        <w:pStyle w:val="Caption"/>
        <w:rPr>
          <w:lang w:val="en-US"/>
        </w:rPr>
      </w:pPr>
      <w:bookmarkStart w:id="1496" w:name="_Toc531504558"/>
      <w:r w:rsidRPr="00CF739D">
        <w:t xml:space="preserve">Bảng </w:t>
      </w:r>
      <w:fldSimple w:instr=" STYLEREF 1 \s ">
        <w:r w:rsidR="00B5490C">
          <w:rPr>
            <w:noProof/>
          </w:rPr>
          <w:t>1</w:t>
        </w:r>
      </w:fldSimple>
      <w:r w:rsidR="00D632EE" w:rsidRPr="00CF739D">
        <w:t>.</w:t>
      </w:r>
      <w:fldSimple w:instr=" SEQ Bảng \* ARABIC \s 1 ">
        <w:r w:rsidR="00B5490C">
          <w:rPr>
            <w:noProof/>
          </w:rPr>
          <w:t>13</w:t>
        </w:r>
      </w:fldSimple>
      <w:r w:rsidRPr="00CF739D">
        <w:rPr>
          <w:lang w:val="en-US"/>
        </w:rPr>
        <w:t xml:space="preserve"> Chức năng quản lí trạng thái máy giặt</w:t>
      </w:r>
      <w:bookmarkEnd w:id="1496"/>
    </w:p>
    <w:p w14:paraId="238E389F" w14:textId="77777777" w:rsidR="00C774DC" w:rsidRPr="00CF739D" w:rsidRDefault="00C774DC" w:rsidP="00CF739D">
      <w:pPr>
        <w:pStyle w:val="Heading3"/>
      </w:pPr>
      <w:bookmarkStart w:id="1497" w:name="_Toc531502242"/>
      <w:r w:rsidRPr="00CF739D">
        <w:t>Tìm kiếm đơn hàng</w:t>
      </w:r>
      <w:bookmarkEnd w:id="1497"/>
    </w:p>
    <w:tbl>
      <w:tblPr>
        <w:tblStyle w:val="TableGrid"/>
        <w:tblW w:w="0" w:type="auto"/>
        <w:tblLook w:val="04A0" w:firstRow="1" w:lastRow="0" w:firstColumn="1" w:lastColumn="0" w:noHBand="0" w:noVBand="1"/>
      </w:tblPr>
      <w:tblGrid>
        <w:gridCol w:w="2347"/>
        <w:gridCol w:w="6430"/>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lastRenderedPageBreak/>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6DAC29C2" w:rsidR="00C774DC" w:rsidRPr="00CF739D" w:rsidRDefault="00B939C1">
            <w:pPr>
              <w:ind w:left="720"/>
              <w:pPrChange w:id="1498" w:author="phuong vu" w:date="2018-12-02T08:39:00Z">
                <w:pPr/>
              </w:pPrChange>
            </w:pPr>
            <w:ins w:id="1499" w:author="phuong vu" w:date="2018-12-02T08:39:00Z">
              <w:r>
                <w:rPr>
                  <w:lang w:val="en-US"/>
                </w:rPr>
                <w:t xml:space="preserve">- </w:t>
              </w:r>
            </w:ins>
            <w:r w:rsidR="00C774DC" w:rsidRPr="00CF739D">
              <w:t>Tên khách hàng</w:t>
            </w:r>
            <w:del w:id="1500" w:author="phuong vu" w:date="2018-12-02T08:39:00Z">
              <w:r w:rsidR="00C774DC" w:rsidRPr="00CF739D" w:rsidDel="00B939C1">
                <w:delText xml:space="preserve"> (liên kết với trang xem thông tin chi tiết đơn hàng).</w:delText>
              </w:r>
            </w:del>
          </w:p>
          <w:p w14:paraId="0E1E4A04" w14:textId="00E3B58F" w:rsidR="00C774DC" w:rsidRPr="00920004" w:rsidRDefault="00B939C1">
            <w:pPr>
              <w:ind w:left="720"/>
              <w:rPr>
                <w:lang w:val="en-US"/>
              </w:rPr>
              <w:pPrChange w:id="1501" w:author="phuong vu" w:date="2018-12-02T08:39:00Z">
                <w:pPr/>
              </w:pPrChange>
            </w:pPr>
            <w:ins w:id="1502" w:author="phuong vu" w:date="2018-12-02T08:39:00Z">
              <w:r>
                <w:rPr>
                  <w:lang w:val="en-US"/>
                </w:rPr>
                <w:t xml:space="preserve">- </w:t>
              </w:r>
            </w:ins>
            <w:r w:rsidR="00C774DC" w:rsidRPr="00920004">
              <w:rPr>
                <w:lang w:val="en-US"/>
              </w:rPr>
              <w:t>Số điện thoại, email</w:t>
            </w:r>
          </w:p>
          <w:p w14:paraId="3B0A3453" w14:textId="5F580959" w:rsidR="00C774DC" w:rsidRPr="00920004" w:rsidRDefault="00B939C1">
            <w:pPr>
              <w:ind w:left="720"/>
              <w:rPr>
                <w:lang w:val="en-US"/>
              </w:rPr>
              <w:pPrChange w:id="1503" w:author="phuong vu" w:date="2018-12-02T08:39:00Z">
                <w:pPr/>
              </w:pPrChange>
            </w:pPr>
            <w:ins w:id="1504" w:author="phuong vu" w:date="2018-12-02T08:39:00Z">
              <w:r>
                <w:rPr>
                  <w:lang w:val="en-US"/>
                </w:rPr>
                <w:t xml:space="preserve">- </w:t>
              </w:r>
            </w:ins>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572D1CBF" w:rsidR="00C774DC" w:rsidRPr="00CF739D" w:rsidRDefault="00FF56D5" w:rsidP="00CF739D">
      <w:pPr>
        <w:pStyle w:val="Caption"/>
        <w:rPr>
          <w:lang w:val="en-US"/>
        </w:rPr>
      </w:pPr>
      <w:bookmarkStart w:id="1505" w:name="_Toc531504559"/>
      <w:r w:rsidRPr="00CF739D">
        <w:t xml:space="preserve">Bảng </w:t>
      </w:r>
      <w:fldSimple w:instr=" STYLEREF 1 \s ">
        <w:r w:rsidR="00B5490C">
          <w:rPr>
            <w:noProof/>
          </w:rPr>
          <w:t>1</w:t>
        </w:r>
      </w:fldSimple>
      <w:r w:rsidR="00D632EE" w:rsidRPr="00CF739D">
        <w:t>.</w:t>
      </w:r>
      <w:fldSimple w:instr=" SEQ Bảng \* ARABIC \s 1 ">
        <w:r w:rsidR="00B5490C">
          <w:rPr>
            <w:noProof/>
          </w:rPr>
          <w:t>14</w:t>
        </w:r>
      </w:fldSimple>
      <w:r w:rsidRPr="00CF739D">
        <w:rPr>
          <w:lang w:val="en-US"/>
        </w:rPr>
        <w:t xml:space="preserve"> Chức năng tìm kiếm đơn hàng</w:t>
      </w:r>
      <w:bookmarkEnd w:id="1505"/>
    </w:p>
    <w:p w14:paraId="07AFDB23" w14:textId="77777777" w:rsidR="00C774DC" w:rsidRPr="00CF739D" w:rsidRDefault="00C774DC" w:rsidP="00CF739D">
      <w:pPr>
        <w:pStyle w:val="Heading3"/>
      </w:pPr>
      <w:bookmarkStart w:id="1506" w:name="_Toc531502243"/>
      <w:r w:rsidRPr="00CF739D">
        <w:t>Đăng nhập hệ thống</w:t>
      </w:r>
      <w:bookmarkEnd w:id="1506"/>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lastRenderedPageBreak/>
              <w:t xml:space="preserve">Nếu đường truyền mạng lỗi, thì thông báo lỗi cho người dùng. </w:t>
            </w:r>
          </w:p>
        </w:tc>
      </w:tr>
    </w:tbl>
    <w:p w14:paraId="596EC6F8" w14:textId="7344846F" w:rsidR="00C774DC" w:rsidRPr="00CF739D" w:rsidRDefault="00FF56D5" w:rsidP="00CF739D">
      <w:pPr>
        <w:pStyle w:val="Caption"/>
        <w:rPr>
          <w:lang w:val="en-US"/>
        </w:rPr>
      </w:pPr>
      <w:bookmarkStart w:id="1507" w:name="_Toc531504560"/>
      <w:r w:rsidRPr="00CF739D">
        <w:lastRenderedPageBreak/>
        <w:t xml:space="preserve">Bảng </w:t>
      </w:r>
      <w:fldSimple w:instr=" STYLEREF 1 \s ">
        <w:r w:rsidR="00B5490C">
          <w:rPr>
            <w:noProof/>
          </w:rPr>
          <w:t>1</w:t>
        </w:r>
      </w:fldSimple>
      <w:r w:rsidR="00D632EE" w:rsidRPr="00CF739D">
        <w:t>.</w:t>
      </w:r>
      <w:fldSimple w:instr=" SEQ Bảng \* ARABIC \s 1 ">
        <w:r w:rsidR="00B5490C">
          <w:rPr>
            <w:noProof/>
          </w:rPr>
          <w:t>15</w:t>
        </w:r>
      </w:fldSimple>
      <w:r w:rsidRPr="00CF739D">
        <w:rPr>
          <w:lang w:val="en-US"/>
        </w:rPr>
        <w:t xml:space="preserve"> Chức năng đăng nhập hệ thống</w:t>
      </w:r>
      <w:bookmarkEnd w:id="1507"/>
    </w:p>
    <w:p w14:paraId="09D3F48F" w14:textId="77777777" w:rsidR="00C774DC" w:rsidRPr="00CF739D" w:rsidRDefault="00C774DC" w:rsidP="00CF739D">
      <w:pPr>
        <w:pStyle w:val="Heading3"/>
      </w:pPr>
      <w:bookmarkStart w:id="1508" w:name="_Toc531502244"/>
      <w:r w:rsidRPr="00CF739D">
        <w:t>Đăng xuất hệ thống</w:t>
      </w:r>
      <w:bookmarkEnd w:id="1508"/>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4BAA21E" w:rsidR="00C774DC" w:rsidRPr="00920004" w:rsidRDefault="00C774DC" w:rsidP="00CF739D">
            <w:pPr>
              <w:rPr>
                <w:lang w:val="en-US"/>
              </w:rPr>
            </w:pPr>
            <w:r w:rsidRPr="00CF739D">
              <w:t xml:space="preserve">Bước 1: </w:t>
            </w:r>
            <w:r w:rsidR="00412294" w:rsidRPr="00920004">
              <w:t>Chọn</w:t>
            </w:r>
            <w:r w:rsidRPr="00CF739D">
              <w:t xml:space="preserve"> vào Đăng xuất</w:t>
            </w:r>
            <w:ins w:id="1509" w:author="phuong vu" w:date="2018-12-02T08:40:00Z">
              <w:r w:rsidR="00B939C1">
                <w:rPr>
                  <w:lang w:val="en-US"/>
                </w:rPr>
                <w:t>.</w:t>
              </w:r>
            </w:ins>
            <w:del w:id="1510" w:author="phuong vu" w:date="2018-12-02T08:40:00Z">
              <w:r w:rsidRPr="00CF739D" w:rsidDel="00B939C1">
                <w:delText xml:space="preserve"> ở góc phải trên trang web</w:delText>
              </w:r>
              <w:r w:rsidR="00BA3432" w:rsidRPr="00920004" w:rsidDel="00B939C1">
                <w:rPr>
                  <w:lang w:val="en-US"/>
                </w:rPr>
                <w:delText>.</w:delText>
              </w:r>
            </w:del>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FE151D4" w:rsidR="00C774DC" w:rsidRPr="00CF739D" w:rsidRDefault="00FF56D5" w:rsidP="00CF739D">
      <w:pPr>
        <w:pStyle w:val="Caption"/>
        <w:rPr>
          <w:lang w:val="en-US"/>
        </w:rPr>
      </w:pPr>
      <w:bookmarkStart w:id="1511" w:name="_Toc531504561"/>
      <w:r w:rsidRPr="00CF739D">
        <w:t xml:space="preserve">Bảng </w:t>
      </w:r>
      <w:fldSimple w:instr=" STYLEREF 1 \s ">
        <w:r w:rsidR="00B5490C">
          <w:rPr>
            <w:noProof/>
          </w:rPr>
          <w:t>1</w:t>
        </w:r>
      </w:fldSimple>
      <w:r w:rsidR="00D632EE" w:rsidRPr="00CF739D">
        <w:t>.</w:t>
      </w:r>
      <w:fldSimple w:instr=" SEQ Bảng \* ARABIC \s 1 ">
        <w:r w:rsidR="00B5490C">
          <w:rPr>
            <w:noProof/>
          </w:rPr>
          <w:t>16</w:t>
        </w:r>
      </w:fldSimple>
      <w:r w:rsidRPr="00CF739D">
        <w:rPr>
          <w:lang w:val="en-US"/>
        </w:rPr>
        <w:t xml:space="preserve"> Chức năng đăng xuất hệ thống</w:t>
      </w:r>
      <w:bookmarkEnd w:id="1511"/>
    </w:p>
    <w:p w14:paraId="5C6AD431" w14:textId="77777777" w:rsidR="00C774DC" w:rsidRPr="00CF739D" w:rsidRDefault="00C774DC">
      <w:pPr>
        <w:pStyle w:val="Heading2"/>
        <w:pPrChange w:id="1512" w:author="phuong vu" w:date="2018-12-02T09:08:00Z">
          <w:pPr>
            <w:pStyle w:val="Heading2"/>
            <w:spacing w:before="240" w:line="0" w:lineRule="atLeast"/>
          </w:pPr>
        </w:pPrChange>
      </w:pPr>
      <w:bookmarkStart w:id="1513" w:name="_Toc531502245"/>
      <w:r w:rsidRPr="00CF739D">
        <w:t>Yêu cầu phi chức năng</w:t>
      </w:r>
      <w:bookmarkEnd w:id="1513"/>
    </w:p>
    <w:p w14:paraId="095B4D05" w14:textId="77777777" w:rsidR="00C774DC" w:rsidRPr="00920004" w:rsidRDefault="00C774DC">
      <w:pPr>
        <w:pStyle w:val="Heading3"/>
      </w:pPr>
      <w:bookmarkStart w:id="1514" w:name="_Toc531502246"/>
      <w:r w:rsidRPr="00920004">
        <w:t>Yêu cầu thực thi</w:t>
      </w:r>
      <w:bookmarkEnd w:id="1514"/>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pPr>
        <w:pStyle w:val="Heading3"/>
      </w:pPr>
      <w:bookmarkStart w:id="1515" w:name="_Toc531502247"/>
      <w:r w:rsidRPr="00920004">
        <w:t>Yêu cầu chất lượng phần mềm</w:t>
      </w:r>
      <w:bookmarkEnd w:id="1515"/>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pPr>
        <w:ind w:firstLine="720"/>
        <w:pPrChange w:id="1516" w:author="phuong vu" w:date="2018-12-02T08:40:00Z">
          <w:pPr>
            <w:ind w:firstLine="360"/>
          </w:pPr>
        </w:pPrChange>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46AAF18C"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1517" w:name="_Toc531502248"/>
      <w:r w:rsidR="00C557CE" w:rsidRPr="00920004">
        <w:rPr>
          <w:rStyle w:val="Heading2Char"/>
          <w:rFonts w:cstheme="majorHAnsi"/>
          <w:b/>
        </w:rPr>
        <w:t>CƠ SỞ LÝ THUY</w:t>
      </w:r>
      <w:r w:rsidR="00C557CE" w:rsidRPr="00CF739D">
        <w:rPr>
          <w:rStyle w:val="Heading2Char"/>
          <w:rFonts w:cstheme="majorHAnsi"/>
          <w:b/>
        </w:rPr>
        <w:t>ẾT</w:t>
      </w:r>
      <w:bookmarkEnd w:id="1188"/>
      <w:bookmarkEnd w:id="1517"/>
    </w:p>
    <w:p w14:paraId="789698BA" w14:textId="4AD730FA" w:rsidR="00997C30" w:rsidRPr="00CF739D" w:rsidRDefault="00D33C95">
      <w:pPr>
        <w:pStyle w:val="Heading2"/>
        <w:rPr>
          <w:vertAlign w:val="superscript"/>
        </w:rPr>
        <w:pPrChange w:id="1518" w:author="phuong vu" w:date="2018-12-02T09:08:00Z">
          <w:pPr>
            <w:pStyle w:val="Heading2"/>
            <w:spacing w:before="240" w:line="0" w:lineRule="atLeast"/>
          </w:pPr>
        </w:pPrChange>
      </w:pPr>
      <w:bookmarkStart w:id="1519" w:name="_Toc484566611"/>
      <w:bookmarkStart w:id="1520" w:name="_Toc531502249"/>
      <w:r w:rsidRPr="00920004">
        <w:rPr>
          <w:lang w:val="en-US"/>
        </w:rPr>
        <w:t>N</w:t>
      </w:r>
      <w:r w:rsidR="00997C30" w:rsidRPr="00CF739D">
        <w:t xml:space="preserve">ền tảng </w:t>
      </w:r>
      <w:bookmarkEnd w:id="1519"/>
      <w:r w:rsidR="00083585" w:rsidRPr="00920004">
        <w:t>Android</w:t>
      </w:r>
      <w:r w:rsidR="00412294" w:rsidRPr="00920004">
        <w:rPr>
          <w:lang w:val="en-US"/>
        </w:rPr>
        <w:t xml:space="preserve"> </w:t>
      </w:r>
      <w:r w:rsidR="00530384" w:rsidRPr="00920004">
        <w:rPr>
          <w:vertAlign w:val="superscript"/>
        </w:rPr>
        <w:t>[1]</w:t>
      </w:r>
      <w:bookmarkEnd w:id="1520"/>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2">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25DE0040" w:rsidR="004863AF" w:rsidRPr="00920004" w:rsidDel="002337B7" w:rsidRDefault="00B243D7" w:rsidP="00CF739D">
      <w:pPr>
        <w:pStyle w:val="Caption"/>
        <w:rPr>
          <w:del w:id="1521" w:author="phuong vu" w:date="2018-12-02T08:40:00Z"/>
        </w:rPr>
      </w:pPr>
      <w:bookmarkStart w:id="1522" w:name="_Ref531340860"/>
      <w:bookmarkStart w:id="1523" w:name="_Toc531380473"/>
      <w:r w:rsidRPr="00920004">
        <w:t xml:space="preserve">Hình </w:t>
      </w:r>
      <w:r w:rsidR="00EF3636" w:rsidRPr="00CF739D">
        <w:rPr>
          <w:i w:val="0"/>
          <w:iCs w:val="0"/>
        </w:rPr>
        <w:fldChar w:fldCharType="begin"/>
      </w:r>
      <w:r w:rsidR="00EF3636" w:rsidRPr="00920004">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t>.</w:t>
      </w:r>
      <w:r w:rsidR="00EF3636" w:rsidRPr="00CF739D">
        <w:rPr>
          <w:i w:val="0"/>
          <w:iCs w:val="0"/>
        </w:rPr>
        <w:fldChar w:fldCharType="begin"/>
      </w:r>
      <w:r w:rsidR="00EF3636" w:rsidRPr="00920004">
        <w:instrText xml:space="preserve"> SEQ Hình \* ARABIC \s 1 </w:instrText>
      </w:r>
      <w:r w:rsidR="00EF3636" w:rsidRPr="00CF739D">
        <w:rPr>
          <w:i w:val="0"/>
          <w:iCs w:val="0"/>
        </w:rPr>
        <w:fldChar w:fldCharType="separate"/>
      </w:r>
      <w:r w:rsidR="00B5490C">
        <w:rPr>
          <w:noProof/>
        </w:rPr>
        <w:t>1</w:t>
      </w:r>
      <w:r w:rsidR="00EF3636" w:rsidRPr="00CF739D">
        <w:rPr>
          <w:i w:val="0"/>
          <w:iCs w:val="0"/>
        </w:rPr>
        <w:fldChar w:fldCharType="end"/>
      </w:r>
      <w:bookmarkEnd w:id="1522"/>
      <w:r w:rsidRPr="00920004">
        <w:rPr>
          <w:lang w:val="en-US"/>
        </w:rPr>
        <w:t xml:space="preserve"> </w:t>
      </w:r>
      <w:r w:rsidRPr="00920004">
        <w:t xml:space="preserve">Giao diện </w:t>
      </w:r>
      <w:r w:rsidR="00083585" w:rsidRPr="00920004">
        <w:t>Android</w:t>
      </w:r>
      <w:r w:rsidRPr="00920004">
        <w:t xml:space="preserve"> 7.0 Nougat</w:t>
      </w:r>
      <w:bookmarkEnd w:id="1523"/>
    </w:p>
    <w:p w14:paraId="0F3BFAC8" w14:textId="77777777" w:rsidR="0063452C" w:rsidRPr="00CF739D" w:rsidRDefault="0063452C">
      <w:pPr>
        <w:pStyle w:val="Caption"/>
        <w:pPrChange w:id="1524" w:author="phuong vu" w:date="2018-12-02T08:40:00Z">
          <w:pPr>
            <w:spacing w:before="240" w:line="0" w:lineRule="atLeast"/>
          </w:pPr>
        </w:pPrChange>
      </w:pPr>
    </w:p>
    <w:p w14:paraId="7FFDBF81" w14:textId="59ADFAAB" w:rsidR="00997C30" w:rsidRPr="00CF739D" w:rsidRDefault="001D00CB">
      <w:pPr>
        <w:pStyle w:val="Heading2"/>
        <w:rPr>
          <w:vertAlign w:val="superscript"/>
        </w:rPr>
        <w:pPrChange w:id="1525" w:author="phuong vu" w:date="2018-12-02T09:08:00Z">
          <w:pPr>
            <w:pStyle w:val="Heading2"/>
            <w:spacing w:before="240" w:line="0" w:lineRule="atLeast"/>
          </w:pPr>
        </w:pPrChange>
      </w:pPr>
      <w:bookmarkStart w:id="1526" w:name="_Toc529231505"/>
      <w:bookmarkStart w:id="1527" w:name="_Toc531502250"/>
      <w:bookmarkEnd w:id="1526"/>
      <w:r w:rsidRPr="00CF739D">
        <w:t>GraphQL</w:t>
      </w:r>
      <w:r w:rsidR="00653696" w:rsidRPr="00CF739D">
        <w:t xml:space="preserve"> </w:t>
      </w:r>
      <w:r w:rsidR="00530384" w:rsidRPr="00CF739D">
        <w:rPr>
          <w:vertAlign w:val="superscript"/>
        </w:rPr>
        <w:t>[2]</w:t>
      </w:r>
      <w:bookmarkEnd w:id="1527"/>
    </w:p>
    <w:p w14:paraId="6ECFF5A3" w14:textId="23C3B746" w:rsidR="0063452C" w:rsidRPr="00920004" w:rsidDel="002337B7" w:rsidRDefault="001D00CB" w:rsidP="00CF739D">
      <w:pPr>
        <w:ind w:firstLine="662"/>
        <w:rPr>
          <w:del w:id="1528" w:author="phuong vu" w:date="2018-12-02T08:40:00Z"/>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pPr>
        <w:spacing w:before="120"/>
        <w:ind w:firstLine="662"/>
        <w:rPr>
          <w:lang w:val="en-US"/>
        </w:rPr>
        <w:pPrChange w:id="1529" w:author="phuong vu" w:date="2018-12-02T08:40:00Z">
          <w:pPr>
            <w:spacing w:before="240" w:line="0" w:lineRule="atLeast"/>
            <w:jc w:val="left"/>
          </w:pPr>
        </w:pPrChange>
      </w:pPr>
      <w:del w:id="1530" w:author="phuong vu" w:date="2018-12-02T08:40:00Z">
        <w:r w:rsidRPr="00920004" w:rsidDel="002337B7">
          <w:rPr>
            <w:lang w:val="en-US"/>
          </w:rPr>
          <w:br w:type="page"/>
        </w:r>
      </w:del>
    </w:p>
    <w:p w14:paraId="571212F7" w14:textId="40E43414" w:rsidR="006B44B5" w:rsidRPr="00920004" w:rsidRDefault="006B44B5" w:rsidP="00CF739D">
      <w:pPr>
        <w:spacing w:before="240" w:line="0" w:lineRule="atLeast"/>
        <w:ind w:firstLine="720"/>
        <w:rPr>
          <w:b/>
          <w:lang w:val="da-DK"/>
        </w:rPr>
      </w:pPr>
      <w:r w:rsidRPr="00920004">
        <w:rPr>
          <w:b/>
          <w:lang w:val="da-DK"/>
        </w:rPr>
        <w:lastRenderedPageBreak/>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3F77F897" w:rsidR="007643F4" w:rsidRPr="00CF739D" w:rsidRDefault="00B243D7" w:rsidP="00CF739D">
      <w:pPr>
        <w:pStyle w:val="Caption"/>
        <w:rPr>
          <w:lang w:val="da-DK"/>
        </w:rPr>
      </w:pPr>
      <w:bookmarkStart w:id="1531" w:name="_Ref531340983"/>
      <w:bookmarkStart w:id="1532" w:name="_Toc531380474"/>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2</w:t>
      </w:r>
      <w:r w:rsidR="00EF3636" w:rsidRPr="00CF739D">
        <w:rPr>
          <w:i w:val="0"/>
          <w:iCs w:val="0"/>
        </w:rPr>
        <w:fldChar w:fldCharType="end"/>
      </w:r>
      <w:bookmarkEnd w:id="1531"/>
      <w:r w:rsidRPr="00CF739D">
        <w:t xml:space="preserve"> Ví dụ về truy vấn dữ liệu</w:t>
      </w:r>
      <w:bookmarkEnd w:id="1532"/>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E33A074" w:rsidR="007643F4" w:rsidRPr="00CF739D" w:rsidRDefault="00B243D7" w:rsidP="00CF739D">
      <w:pPr>
        <w:pStyle w:val="Caption"/>
        <w:rPr>
          <w:lang w:val="da-DK"/>
        </w:rPr>
      </w:pPr>
      <w:bookmarkStart w:id="1533" w:name="_Ref531341073"/>
      <w:bookmarkStart w:id="1534" w:name="_Toc531380475"/>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3</w:t>
      </w:r>
      <w:r w:rsidR="00EF3636" w:rsidRPr="00CF739D">
        <w:rPr>
          <w:i w:val="0"/>
          <w:iCs w:val="0"/>
        </w:rPr>
        <w:fldChar w:fldCharType="end"/>
      </w:r>
      <w:bookmarkEnd w:id="1533"/>
      <w:r w:rsidRPr="00CF739D">
        <w:t xml:space="preserve"> Ví dụ về gọi một mutation</w:t>
      </w:r>
      <w:bookmarkEnd w:id="1534"/>
    </w:p>
    <w:p w14:paraId="4F976B99" w14:textId="1B93E0A1" w:rsidR="0036271B" w:rsidRPr="00920004" w:rsidRDefault="0063452C" w:rsidP="00CF739D">
      <w:pPr>
        <w:spacing w:before="240" w:line="0" w:lineRule="atLeast"/>
        <w:ind w:firstLine="666"/>
        <w:rPr>
          <w:lang w:val="da-DK"/>
        </w:rPr>
      </w:pPr>
      <w:r w:rsidRPr="00CF739D">
        <w:rPr>
          <w:b/>
        </w:rPr>
        <w:lastRenderedPageBreak/>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pPr>
        <w:pStyle w:val="Heading2"/>
        <w:rPr>
          <w:vertAlign w:val="superscript"/>
          <w:lang w:val="da-DK"/>
        </w:rPr>
        <w:pPrChange w:id="1535" w:author="phuong vu" w:date="2018-12-02T09:08:00Z">
          <w:pPr>
            <w:pStyle w:val="Heading2"/>
            <w:spacing w:before="240" w:line="0" w:lineRule="atLeast"/>
          </w:pPr>
        </w:pPrChange>
      </w:pPr>
      <w:bookmarkStart w:id="1536" w:name="_Toc531502251"/>
      <w:r w:rsidRPr="00CF739D">
        <w:rPr>
          <w:lang w:val="da-DK"/>
        </w:rPr>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1536"/>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pPr>
        <w:pStyle w:val="Heading2"/>
        <w:rPr>
          <w:vertAlign w:val="superscript"/>
        </w:rPr>
        <w:pPrChange w:id="1537" w:author="phuong vu" w:date="2018-12-02T09:08:00Z">
          <w:pPr>
            <w:pStyle w:val="Heading2"/>
            <w:spacing w:before="240" w:line="0" w:lineRule="atLeast"/>
          </w:pPr>
        </w:pPrChange>
      </w:pPr>
      <w:bookmarkStart w:id="1538" w:name="_Toc531502252"/>
      <w:r w:rsidRPr="00CF739D">
        <w:t xml:space="preserve">PostgreSQL </w:t>
      </w:r>
      <w:r w:rsidRPr="00CF739D">
        <w:rPr>
          <w:vertAlign w:val="superscript"/>
        </w:rPr>
        <w:t>[5]</w:t>
      </w:r>
      <w:bookmarkEnd w:id="1538"/>
    </w:p>
    <w:p w14:paraId="3775149B" w14:textId="182A81C7" w:rsidR="00653696" w:rsidRPr="00920004" w:rsidRDefault="00653696" w:rsidP="00CF739D">
      <w:pPr>
        <w:ind w:left="90" w:firstLine="572"/>
        <w:rPr>
          <w:shd w:val="clear" w:color="auto" w:fill="FFFFFF"/>
        </w:rPr>
      </w:pPr>
      <w:bookmarkStart w:id="1539" w:name="_Toc484566616"/>
      <w:r w:rsidRPr="00920004">
        <w:t>PostgreSQL</w:t>
      </w:r>
      <w:r w:rsidRPr="00920004">
        <w:rPr>
          <w:shd w:val="clear" w:color="auto" w:fill="FFFFFF"/>
        </w:rPr>
        <w:t> là một hệ</w:t>
      </w:r>
      <w:ins w:id="1540" w:author="phuong vu" w:date="2018-12-02T08:41:00Z">
        <w:r w:rsidR="002337B7">
          <w:rPr>
            <w:shd w:val="clear" w:color="auto" w:fill="FFFFFF"/>
            <w:lang w:val="en-US"/>
          </w:rPr>
          <w:t xml:space="preserve"> </w:t>
        </w:r>
      </w:ins>
      <w:del w:id="1541" w:author="phuong vu" w:date="2018-12-02T08:41:00Z">
        <w:r w:rsidRPr="00920004" w:rsidDel="002337B7">
          <w:rPr>
            <w:shd w:val="clear" w:color="auto" w:fill="FFFFFF"/>
          </w:rPr>
          <w:delText xml:space="preserve"> thống </w:delText>
        </w:r>
      </w:del>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lastRenderedPageBreak/>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thấy 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pPr>
        <w:pStyle w:val="Heading2"/>
        <w:rPr>
          <w:vertAlign w:val="superscript"/>
        </w:rPr>
        <w:pPrChange w:id="1542" w:author="phuong vu" w:date="2018-12-02T09:08:00Z">
          <w:pPr>
            <w:pStyle w:val="Heading2"/>
            <w:spacing w:before="240" w:line="0" w:lineRule="atLeast"/>
          </w:pPr>
        </w:pPrChange>
      </w:pPr>
      <w:bookmarkStart w:id="1543" w:name="_Toc531502253"/>
      <w:r w:rsidRPr="00CF739D">
        <w:t>JSON Web Token</w:t>
      </w:r>
      <w:r w:rsidR="006F12F5" w:rsidRPr="00CF739D">
        <w:t xml:space="preserve"> </w:t>
      </w:r>
      <w:r w:rsidR="006F12F5" w:rsidRPr="00CF739D">
        <w:rPr>
          <w:vertAlign w:val="superscript"/>
        </w:rPr>
        <w:t>[6]</w:t>
      </w:r>
      <w:bookmarkEnd w:id="1543"/>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059BFFD4" w:rsidR="008A619F" w:rsidRPr="00920004" w:rsidDel="00096614" w:rsidRDefault="0063452C">
      <w:pPr>
        <w:pStyle w:val="Caption"/>
        <w:rPr>
          <w:del w:id="1544" w:author="phuong vu" w:date="2018-12-02T08:41:00Z"/>
          <w:lang w:val="en-US"/>
        </w:rPr>
      </w:pPr>
      <w:bookmarkStart w:id="1545" w:name="_Toc531380476"/>
      <w:r w:rsidRPr="00920004">
        <w:t xml:space="preserve">Hình </w:t>
      </w:r>
      <w:r w:rsidR="00EF3636" w:rsidRPr="00CF739D">
        <w:rPr>
          <w:i w:val="0"/>
          <w:iCs w:val="0"/>
        </w:rPr>
        <w:fldChar w:fldCharType="begin"/>
      </w:r>
      <w:r w:rsidR="00EF3636" w:rsidRPr="00920004">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t>.</w:t>
      </w:r>
      <w:r w:rsidR="00EF3636" w:rsidRPr="00CF739D">
        <w:rPr>
          <w:i w:val="0"/>
          <w:iCs w:val="0"/>
        </w:rPr>
        <w:fldChar w:fldCharType="begin"/>
      </w:r>
      <w:r w:rsidR="00EF3636" w:rsidRPr="00920004">
        <w:instrText xml:space="preserve"> SEQ Hình \* ARABIC \s 1 </w:instrText>
      </w:r>
      <w:r w:rsidR="00EF3636" w:rsidRPr="00CF739D">
        <w:rPr>
          <w:i w:val="0"/>
          <w:iCs w:val="0"/>
        </w:rPr>
        <w:fldChar w:fldCharType="separate"/>
      </w:r>
      <w:r w:rsidR="00B5490C">
        <w:rPr>
          <w:noProof/>
        </w:rPr>
        <w:t>4</w:t>
      </w:r>
      <w:r w:rsidR="00EF3636" w:rsidRPr="00CF739D">
        <w:rPr>
          <w:i w:val="0"/>
          <w:iCs w:val="0"/>
        </w:rPr>
        <w:fldChar w:fldCharType="end"/>
      </w:r>
      <w:r w:rsidRPr="00920004">
        <w:rPr>
          <w:lang w:val="en-US"/>
        </w:rPr>
        <w:t xml:space="preserve"> Các thành phần JWT cần có</w:t>
      </w:r>
      <w:bookmarkEnd w:id="1545"/>
    </w:p>
    <w:p w14:paraId="08B58FD8" w14:textId="385C058B" w:rsidR="004422EA" w:rsidRPr="00920004" w:rsidDel="00096614" w:rsidRDefault="004422EA" w:rsidP="00CF739D">
      <w:pPr>
        <w:spacing w:before="240" w:line="0" w:lineRule="atLeast"/>
        <w:rPr>
          <w:del w:id="1546" w:author="phuong vu" w:date="2018-12-02T08:41:00Z"/>
          <w:lang w:val="en-US"/>
        </w:rPr>
      </w:pPr>
    </w:p>
    <w:p w14:paraId="3D4D888D" w14:textId="627C6801" w:rsidR="004422EA" w:rsidRPr="00920004" w:rsidDel="00096614" w:rsidRDefault="004422EA" w:rsidP="00CF739D">
      <w:pPr>
        <w:spacing w:before="240" w:line="0" w:lineRule="atLeast"/>
        <w:rPr>
          <w:del w:id="1547" w:author="phuong vu" w:date="2018-12-02T08:41:00Z"/>
          <w:lang w:val="en-US"/>
        </w:rPr>
      </w:pPr>
    </w:p>
    <w:p w14:paraId="59AEE5F3" w14:textId="77777777" w:rsidR="004422EA" w:rsidRPr="00920004" w:rsidRDefault="004422EA">
      <w:pPr>
        <w:pStyle w:val="Caption"/>
        <w:rPr>
          <w:lang w:val="en-US"/>
        </w:rPr>
        <w:pPrChange w:id="1548" w:author="phuong vu" w:date="2018-12-02T08:41:00Z">
          <w:pPr>
            <w:spacing w:before="240" w:line="0" w:lineRule="atLeast"/>
          </w:pPr>
        </w:pPrChange>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pPr>
        <w:pStyle w:val="Heading2"/>
        <w:rPr>
          <w:vertAlign w:val="superscript"/>
        </w:rPr>
        <w:pPrChange w:id="1549" w:author="phuong vu" w:date="2018-12-02T09:08:00Z">
          <w:pPr>
            <w:pStyle w:val="Heading2"/>
            <w:spacing w:before="240" w:line="0" w:lineRule="atLeast"/>
          </w:pPr>
        </w:pPrChange>
      </w:pPr>
      <w:bookmarkStart w:id="1550" w:name="_Toc531502254"/>
      <w:r w:rsidRPr="00CF739D">
        <w:lastRenderedPageBreak/>
        <w:t xml:space="preserve">ReactJS </w:t>
      </w:r>
      <w:r w:rsidRPr="00CF739D">
        <w:rPr>
          <w:vertAlign w:val="superscript"/>
        </w:rPr>
        <w:t>[7]</w:t>
      </w:r>
      <w:bookmarkEnd w:id="1550"/>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B4424F4" w:rsidR="00753680" w:rsidRPr="00920004" w:rsidDel="00096614" w:rsidRDefault="00753680" w:rsidP="00CF739D">
      <w:pPr>
        <w:ind w:firstLine="720"/>
        <w:rPr>
          <w:del w:id="1551" w:author="phuong vu" w:date="2018-12-02T08:43:00Z"/>
          <w:lang w:val="da-DK"/>
        </w:rPr>
      </w:pPr>
      <w:del w:id="1552" w:author="phuong vu" w:date="2018-12-02T08:43:00Z">
        <w:r w:rsidRPr="00920004" w:rsidDel="00096614">
          <w:rPr>
            <w:lang w:val="da-DK"/>
          </w:rPr>
          <w:delText xml:space="preserve">- </w:delText>
        </w:r>
        <w:r w:rsidRPr="00CF739D" w:rsidDel="00096614">
          <w:rPr>
            <w:lang w:val="da-DK"/>
          </w:rPr>
          <w:delText>Nó có nhiều công cụ phát triển:</w:delText>
        </w:r>
        <w:r w:rsidRPr="00920004" w:rsidDel="00096614">
          <w:rPr>
            <w:lang w:val="da-DK"/>
          </w:rPr>
          <w:delText xml:space="preserve"> Khi bắt đầu </w:delText>
        </w:r>
        <w:r w:rsidR="00823126" w:rsidRPr="00920004" w:rsidDel="00096614">
          <w:rPr>
            <w:lang w:val="da-DK"/>
          </w:rPr>
          <w:delText>sử dụng ReactJS</w:delText>
        </w:r>
        <w:r w:rsidRPr="00920004" w:rsidDel="00096614">
          <w:rPr>
            <w:lang w:val="da-DK"/>
          </w:rPr>
          <w:delText xml:space="preserve">, đừng quên cài đặt ứng dụng mở rộng của Chrome dành cho </w:delText>
        </w:r>
        <w:r w:rsidR="00823126" w:rsidRPr="00920004" w:rsidDel="00096614">
          <w:rPr>
            <w:lang w:val="da-DK"/>
          </w:rPr>
          <w:delText>ReactJS</w:delText>
        </w:r>
        <w:r w:rsidRPr="00920004" w:rsidDel="00096614">
          <w:rPr>
            <w:lang w:val="da-DK"/>
          </w:rPr>
          <w:delText xml:space="preserve">. Nó giúp </w:delText>
        </w:r>
        <w:r w:rsidR="00823126" w:rsidRPr="00920004" w:rsidDel="00096614">
          <w:rPr>
            <w:lang w:val="da-DK"/>
          </w:rPr>
          <w:delText>ta</w:delText>
        </w:r>
        <w:r w:rsidRPr="00920004" w:rsidDel="00096614">
          <w:rPr>
            <w:lang w:val="da-DK"/>
          </w:rPr>
          <w:delText xml:space="preserve"> </w:delText>
        </w:r>
        <w:r w:rsidR="00823126" w:rsidRPr="00920004" w:rsidDel="00096614">
          <w:rPr>
            <w:lang w:val="da-DK"/>
          </w:rPr>
          <w:delText>bắt lỗi</w:delText>
        </w:r>
        <w:r w:rsidRPr="00920004" w:rsidDel="00096614">
          <w:rPr>
            <w:lang w:val="da-DK"/>
          </w:rPr>
          <w:delText xml:space="preserve"> code dễ dàng hơn. Sau khi </w:delText>
        </w:r>
        <w:r w:rsidR="00823126" w:rsidRPr="00920004" w:rsidDel="00096614">
          <w:rPr>
            <w:lang w:val="da-DK"/>
          </w:rPr>
          <w:delText>ta</w:delText>
        </w:r>
        <w:r w:rsidRPr="00920004" w:rsidDel="00096614">
          <w:rPr>
            <w:lang w:val="da-DK"/>
          </w:rPr>
          <w:delText xml:space="preserve"> cài đặt ứng dụng này, </w:delText>
        </w:r>
        <w:r w:rsidR="00823126" w:rsidRPr="00920004" w:rsidDel="00096614">
          <w:rPr>
            <w:lang w:val="da-DK"/>
          </w:rPr>
          <w:delText>ta</w:delText>
        </w:r>
        <w:r w:rsidRPr="00920004" w:rsidDel="00096614">
          <w:rPr>
            <w:lang w:val="da-DK"/>
          </w:rPr>
          <w:delText xml:space="preserve"> sẽ có cái nhìn trực tiếp vào virtual DOM như thể </w:delText>
        </w:r>
        <w:r w:rsidR="00823126" w:rsidRPr="00920004" w:rsidDel="00096614">
          <w:rPr>
            <w:lang w:val="da-DK"/>
          </w:rPr>
          <w:delText>ta</w:delText>
        </w:r>
        <w:r w:rsidRPr="00920004" w:rsidDel="00096614">
          <w:rPr>
            <w:lang w:val="da-DK"/>
          </w:rPr>
          <w:delText xml:space="preserve"> đang xem cây DOM thông thường.</w:delText>
        </w:r>
      </w:del>
    </w:p>
    <w:p w14:paraId="195404DB" w14:textId="20A97828" w:rsidR="00823126" w:rsidRPr="00920004" w:rsidDel="00096614" w:rsidRDefault="00823126" w:rsidP="00CF739D">
      <w:pPr>
        <w:ind w:firstLine="720"/>
        <w:rPr>
          <w:del w:id="1553" w:author="phuong vu" w:date="2018-12-02T08:43:00Z"/>
          <w:lang w:val="da-DK"/>
        </w:rPr>
      </w:pPr>
      <w:del w:id="1554" w:author="phuong vu" w:date="2018-12-02T08:43:00Z">
        <w:r w:rsidRPr="00920004" w:rsidDel="00096614">
          <w:rPr>
            <w:lang w:val="da-DK"/>
          </w:rPr>
          <w:delText xml:space="preserve">- </w:delText>
        </w:r>
        <w:r w:rsidRPr="00CF739D" w:rsidDel="00096614">
          <w:rPr>
            <w:lang w:val="da-DK"/>
          </w:rPr>
          <w:delText xml:space="preserve">Render tầng </w:delText>
        </w:r>
        <w:r w:rsidR="00184C15" w:rsidRPr="00CF739D" w:rsidDel="00096614">
          <w:rPr>
            <w:lang w:val="da-DK"/>
          </w:rPr>
          <w:delText>máy chủ</w:delText>
        </w:r>
        <w:r w:rsidRPr="00CF739D" w:rsidDel="00096614">
          <w:rPr>
            <w:lang w:val="da-DK"/>
          </w:rPr>
          <w:delText>:</w:delText>
        </w:r>
        <w:r w:rsidRPr="00920004" w:rsidDel="00096614">
          <w:rPr>
            <w:lang w:val="da-DK"/>
          </w:rPr>
          <w:delTex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delText>
        </w:r>
        <w:r w:rsidR="00184C15" w:rsidRPr="00920004" w:rsidDel="00096614">
          <w:rPr>
            <w:lang w:val="da-DK"/>
          </w:rPr>
          <w:delText>máy chủ</w:delText>
        </w:r>
        <w:r w:rsidRPr="00920004" w:rsidDel="00096614">
          <w:rPr>
            <w:lang w:val="da-DK"/>
          </w:rPr>
          <w:delText xml:space="preserve"> trả về.</w:delText>
        </w:r>
      </w:del>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pPr>
        <w:pStyle w:val="Heading2"/>
        <w:rPr>
          <w:vertAlign w:val="superscript"/>
        </w:rPr>
        <w:pPrChange w:id="1555" w:author="phuong vu" w:date="2018-12-02T09:08:00Z">
          <w:pPr>
            <w:pStyle w:val="Heading2"/>
            <w:spacing w:before="240" w:line="0" w:lineRule="atLeast"/>
          </w:pPr>
        </w:pPrChange>
      </w:pPr>
      <w:bookmarkStart w:id="1556" w:name="_Toc531502255"/>
      <w:r w:rsidRPr="00CF739D">
        <w:t>Apollo Client</w:t>
      </w:r>
      <w:r w:rsidR="007A626B" w:rsidRPr="00CF739D">
        <w:t xml:space="preserve"> </w:t>
      </w:r>
      <w:r w:rsidR="007A626B" w:rsidRPr="00CF739D">
        <w:rPr>
          <w:vertAlign w:val="superscript"/>
        </w:rPr>
        <w:t>[8]</w:t>
      </w:r>
      <w:bookmarkEnd w:id="1556"/>
    </w:p>
    <w:p w14:paraId="4A7FA2FC" w14:textId="123562C4" w:rsidR="001B2876" w:rsidDel="00096614" w:rsidRDefault="007A626B" w:rsidP="00610251">
      <w:pPr>
        <w:rPr>
          <w:del w:id="1557" w:author="phuong vu" w:date="2018-12-02T08:42:00Z"/>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6F3CC9EB"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del w:id="1558" w:author="phuong vu" w:date="2018-12-02T08:44:00Z">
        <w:r w:rsidRPr="00920004" w:rsidDel="00096614">
          <w:rPr>
            <w:lang w:val="en-US"/>
          </w:rPr>
          <w:delText xml:space="preserve">ta </w:delText>
        </w:r>
      </w:del>
      <w:ins w:id="1559" w:author="phuong vu" w:date="2018-12-02T08:44:00Z">
        <w:r w:rsidR="00096614">
          <w:rPr>
            <w:lang w:val="en-US"/>
          </w:rPr>
          <w:t>người sử dụng</w:t>
        </w:r>
        <w:r w:rsidR="00096614" w:rsidRPr="00920004">
          <w:rPr>
            <w:lang w:val="en-US"/>
          </w:rPr>
          <w:t xml:space="preserve"> </w:t>
        </w:r>
      </w:ins>
      <w:r w:rsidRPr="00920004">
        <w:rPr>
          <w:lang w:val="en-US"/>
        </w:rPr>
        <w:t xml:space="preserve">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w:t>
      </w:r>
      <w:del w:id="1560" w:author="phuong vu" w:date="2018-12-02T08:44:00Z">
        <w:r w:rsidRPr="00920004" w:rsidDel="00096614">
          <w:rPr>
            <w:lang w:val="en-US"/>
          </w:rPr>
          <w:delText xml:space="preserve">mà ta cần </w:delText>
        </w:r>
      </w:del>
      <w:r w:rsidRPr="00920004">
        <w:rPr>
          <w:lang w:val="en-US"/>
        </w:rPr>
        <w:t>sử dụng.</w:t>
      </w:r>
      <w:bookmarkEnd w:id="1539"/>
    </w:p>
    <w:p w14:paraId="24C1EDC1" w14:textId="097B4ADD" w:rsidR="0073559F" w:rsidRPr="00CF739D" w:rsidRDefault="00D33C95">
      <w:pPr>
        <w:pStyle w:val="Heading2"/>
        <w:rPr>
          <w:lang w:val="en-US"/>
        </w:rPr>
        <w:pPrChange w:id="1561" w:author="phuong vu" w:date="2018-12-02T09:08:00Z">
          <w:pPr>
            <w:pStyle w:val="Heading2"/>
            <w:spacing w:before="240" w:line="0" w:lineRule="atLeast"/>
          </w:pPr>
        </w:pPrChange>
      </w:pPr>
      <w:bookmarkStart w:id="1562" w:name="_Toc531502256"/>
      <w:r w:rsidRPr="00CF739D">
        <w:rPr>
          <w:lang w:val="en-US"/>
        </w:rPr>
        <w:t>H</w:t>
      </w:r>
      <w:r w:rsidR="001F5B63" w:rsidRPr="00CF739D">
        <w:rPr>
          <w:lang w:val="en-US"/>
        </w:rPr>
        <w:t>àng đợi nhiều trạm phục vụ</w:t>
      </w:r>
      <w:bookmarkEnd w:id="1562"/>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186C8FAE" w:rsidR="005D5145" w:rsidRPr="00CF739D" w:rsidRDefault="005D5145" w:rsidP="00CF739D">
      <w:pPr>
        <w:pStyle w:val="Caption"/>
      </w:pPr>
      <w:bookmarkStart w:id="1563" w:name="_Toc531380477"/>
      <w:r w:rsidRPr="00CF739D">
        <w:t xml:space="preserve">Hình </w:t>
      </w:r>
      <w:fldSimple w:instr=" STYLEREF 1 \s ">
        <w:r w:rsidR="00B5490C">
          <w:rPr>
            <w:noProof/>
          </w:rPr>
          <w:t>2</w:t>
        </w:r>
      </w:fldSimple>
      <w:r w:rsidR="00EF3636" w:rsidRPr="00CF739D">
        <w:t>.</w:t>
      </w:r>
      <w:fldSimple w:instr=" SEQ Hình \* ARABIC \s 1 ">
        <w:r w:rsidR="00B5490C">
          <w:rPr>
            <w:noProof/>
          </w:rPr>
          <w:t>5</w:t>
        </w:r>
      </w:fldSimple>
      <w:r w:rsidRPr="00CF739D">
        <w:t xml:space="preserve"> Mô phỏng hàng đợi nhiều trạm phục vụ</w:t>
      </w:r>
      <w:bookmarkEnd w:id="1563"/>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72D74FE5" w14:textId="08FD53C1" w:rsidR="00C557CE" w:rsidRPr="003F593C" w:rsidRDefault="003F593C">
      <w:pPr>
        <w:spacing w:after="160" w:line="259" w:lineRule="auto"/>
        <w:contextualSpacing w:val="0"/>
        <w:jc w:val="left"/>
        <w:rPr>
          <w:lang w:val="en-US"/>
          <w:rPrChange w:id="1564" w:author="phuong vu" w:date="2018-12-02T08:45:00Z">
            <w:rPr/>
          </w:rPrChange>
        </w:rPr>
        <w:pPrChange w:id="1565" w:author="phuong vu" w:date="2018-12-02T08:45:00Z">
          <w:pPr>
            <w:spacing w:before="240" w:line="0" w:lineRule="atLeast"/>
            <w:jc w:val="left"/>
          </w:pPr>
        </w:pPrChange>
      </w:pPr>
      <w:ins w:id="1566" w:author="phuong vu" w:date="2018-12-02T08:45:00Z">
        <w:r>
          <w:rPr>
            <w:lang w:val="en-US"/>
          </w:rPr>
          <w:br w:type="page"/>
        </w:r>
      </w:ins>
      <w:del w:id="1567" w:author="phuong vu" w:date="2018-12-02T08:45:00Z">
        <w:r w:rsidR="00C557CE" w:rsidRPr="00CF739D" w:rsidDel="003F593C">
          <w:lastRenderedPageBreak/>
          <w:br w:type="page"/>
        </w:r>
      </w:del>
    </w:p>
    <w:p w14:paraId="568271F3" w14:textId="2AD19F26" w:rsidR="00F05D3D" w:rsidRPr="00CF739D" w:rsidRDefault="00C774DC" w:rsidP="00CF739D">
      <w:pPr>
        <w:pStyle w:val="Heading1"/>
        <w:spacing w:before="240" w:line="0" w:lineRule="atLeast"/>
        <w:ind w:firstLine="0"/>
        <w:rPr>
          <w:rFonts w:cstheme="majorHAnsi"/>
        </w:rPr>
      </w:pPr>
      <w:bookmarkStart w:id="1568" w:name="_Toc530658318"/>
      <w:bookmarkStart w:id="1569" w:name="_Toc530662042"/>
      <w:bookmarkStart w:id="1570" w:name="_Toc530662509"/>
      <w:bookmarkStart w:id="1571" w:name="_Toc531009434"/>
      <w:bookmarkStart w:id="1572" w:name="_Toc531101669"/>
      <w:bookmarkStart w:id="1573" w:name="_Toc531102617"/>
      <w:bookmarkStart w:id="1574" w:name="_Toc531358856"/>
      <w:bookmarkStart w:id="1575" w:name="_Toc531359837"/>
      <w:bookmarkStart w:id="1576" w:name="_Toc531380679"/>
      <w:bookmarkStart w:id="1577" w:name="_Toc530658319"/>
      <w:bookmarkStart w:id="1578" w:name="_Toc530662043"/>
      <w:bookmarkStart w:id="1579" w:name="_Toc530662510"/>
      <w:bookmarkStart w:id="1580" w:name="_Toc531009435"/>
      <w:bookmarkStart w:id="1581" w:name="_Toc531101670"/>
      <w:bookmarkStart w:id="1582" w:name="_Toc531102618"/>
      <w:bookmarkStart w:id="1583" w:name="_Toc531358857"/>
      <w:bookmarkStart w:id="1584" w:name="_Toc531359838"/>
      <w:bookmarkStart w:id="1585" w:name="_Toc531380680"/>
      <w:bookmarkStart w:id="1586" w:name="_Toc530658320"/>
      <w:bookmarkStart w:id="1587" w:name="_Toc530662044"/>
      <w:bookmarkStart w:id="1588" w:name="_Toc530662511"/>
      <w:bookmarkStart w:id="1589" w:name="_Toc531009436"/>
      <w:bookmarkStart w:id="1590" w:name="_Toc531101671"/>
      <w:bookmarkStart w:id="1591" w:name="_Toc531102619"/>
      <w:bookmarkStart w:id="1592" w:name="_Toc531358858"/>
      <w:bookmarkStart w:id="1593" w:name="_Toc531359839"/>
      <w:bookmarkStart w:id="1594" w:name="_Toc531380681"/>
      <w:bookmarkStart w:id="1595" w:name="_Toc530658321"/>
      <w:bookmarkStart w:id="1596" w:name="_Toc530662045"/>
      <w:bookmarkStart w:id="1597" w:name="_Toc530662512"/>
      <w:bookmarkStart w:id="1598" w:name="_Toc531009437"/>
      <w:bookmarkStart w:id="1599" w:name="_Toc531101672"/>
      <w:bookmarkStart w:id="1600" w:name="_Toc531102620"/>
      <w:bookmarkStart w:id="1601" w:name="_Toc531358859"/>
      <w:bookmarkStart w:id="1602" w:name="_Toc531359840"/>
      <w:bookmarkStart w:id="1603" w:name="_Toc531380682"/>
      <w:bookmarkStart w:id="1604" w:name="_Toc530658322"/>
      <w:bookmarkStart w:id="1605" w:name="_Toc530662046"/>
      <w:bookmarkStart w:id="1606" w:name="_Toc530662513"/>
      <w:bookmarkStart w:id="1607" w:name="_Toc531009438"/>
      <w:bookmarkStart w:id="1608" w:name="_Toc531101673"/>
      <w:bookmarkStart w:id="1609" w:name="_Toc531102621"/>
      <w:bookmarkStart w:id="1610" w:name="_Toc531358860"/>
      <w:bookmarkStart w:id="1611" w:name="_Toc531359841"/>
      <w:bookmarkStart w:id="1612" w:name="_Toc531380683"/>
      <w:bookmarkStart w:id="1613" w:name="_Toc530658323"/>
      <w:bookmarkStart w:id="1614" w:name="_Toc530662047"/>
      <w:bookmarkStart w:id="1615" w:name="_Toc530662514"/>
      <w:bookmarkStart w:id="1616" w:name="_Toc531009439"/>
      <w:bookmarkStart w:id="1617" w:name="_Toc531101674"/>
      <w:bookmarkStart w:id="1618" w:name="_Toc531102622"/>
      <w:bookmarkStart w:id="1619" w:name="_Toc531358861"/>
      <w:bookmarkStart w:id="1620" w:name="_Toc531359842"/>
      <w:bookmarkStart w:id="1621" w:name="_Toc531380684"/>
      <w:bookmarkStart w:id="1622" w:name="_Toc530658324"/>
      <w:bookmarkStart w:id="1623" w:name="_Toc530662048"/>
      <w:bookmarkStart w:id="1624" w:name="_Toc530662515"/>
      <w:bookmarkStart w:id="1625" w:name="_Toc531009440"/>
      <w:bookmarkStart w:id="1626" w:name="_Toc531101675"/>
      <w:bookmarkStart w:id="1627" w:name="_Toc531102623"/>
      <w:bookmarkStart w:id="1628" w:name="_Toc531358862"/>
      <w:bookmarkStart w:id="1629" w:name="_Toc531359843"/>
      <w:bookmarkStart w:id="1630" w:name="_Toc531380685"/>
      <w:bookmarkStart w:id="1631" w:name="_Toc530658325"/>
      <w:bookmarkStart w:id="1632" w:name="_Toc530662049"/>
      <w:bookmarkStart w:id="1633" w:name="_Toc530662516"/>
      <w:bookmarkStart w:id="1634" w:name="_Toc531009441"/>
      <w:bookmarkStart w:id="1635" w:name="_Toc531101676"/>
      <w:bookmarkStart w:id="1636" w:name="_Toc531102624"/>
      <w:bookmarkStart w:id="1637" w:name="_Toc531358863"/>
      <w:bookmarkStart w:id="1638" w:name="_Toc531359844"/>
      <w:bookmarkStart w:id="1639" w:name="_Toc531380686"/>
      <w:bookmarkStart w:id="1640" w:name="_Toc530658326"/>
      <w:bookmarkStart w:id="1641" w:name="_Toc530662050"/>
      <w:bookmarkStart w:id="1642" w:name="_Toc530662517"/>
      <w:bookmarkStart w:id="1643" w:name="_Toc531009442"/>
      <w:bookmarkStart w:id="1644" w:name="_Toc531101677"/>
      <w:bookmarkStart w:id="1645" w:name="_Toc531102625"/>
      <w:bookmarkStart w:id="1646" w:name="_Toc531358864"/>
      <w:bookmarkStart w:id="1647" w:name="_Toc531359845"/>
      <w:bookmarkStart w:id="1648" w:name="_Toc531380687"/>
      <w:bookmarkStart w:id="1649" w:name="_Toc530658327"/>
      <w:bookmarkStart w:id="1650" w:name="_Toc530662051"/>
      <w:bookmarkStart w:id="1651" w:name="_Toc530662518"/>
      <w:bookmarkStart w:id="1652" w:name="_Toc531009443"/>
      <w:bookmarkStart w:id="1653" w:name="_Toc531101678"/>
      <w:bookmarkStart w:id="1654" w:name="_Toc531102626"/>
      <w:bookmarkStart w:id="1655" w:name="_Toc531358865"/>
      <w:bookmarkStart w:id="1656" w:name="_Toc531359846"/>
      <w:bookmarkStart w:id="1657" w:name="_Toc531380688"/>
      <w:bookmarkStart w:id="1658" w:name="_Toc530658328"/>
      <w:bookmarkStart w:id="1659" w:name="_Toc530662052"/>
      <w:bookmarkStart w:id="1660" w:name="_Toc530662519"/>
      <w:bookmarkStart w:id="1661" w:name="_Toc531009444"/>
      <w:bookmarkStart w:id="1662" w:name="_Toc531101679"/>
      <w:bookmarkStart w:id="1663" w:name="_Toc531102627"/>
      <w:bookmarkStart w:id="1664" w:name="_Toc531358866"/>
      <w:bookmarkStart w:id="1665" w:name="_Toc531359847"/>
      <w:bookmarkStart w:id="1666" w:name="_Toc531380689"/>
      <w:bookmarkStart w:id="1667" w:name="_Toc530658329"/>
      <w:bookmarkStart w:id="1668" w:name="_Toc530662053"/>
      <w:bookmarkStart w:id="1669" w:name="_Toc530662520"/>
      <w:bookmarkStart w:id="1670" w:name="_Toc531009445"/>
      <w:bookmarkStart w:id="1671" w:name="_Toc531101680"/>
      <w:bookmarkStart w:id="1672" w:name="_Toc531102628"/>
      <w:bookmarkStart w:id="1673" w:name="_Toc531358867"/>
      <w:bookmarkStart w:id="1674" w:name="_Toc531359848"/>
      <w:bookmarkStart w:id="1675" w:name="_Toc531380690"/>
      <w:bookmarkStart w:id="1676" w:name="_Toc530658330"/>
      <w:bookmarkStart w:id="1677" w:name="_Toc530662054"/>
      <w:bookmarkStart w:id="1678" w:name="_Toc530662521"/>
      <w:bookmarkStart w:id="1679" w:name="_Toc531009446"/>
      <w:bookmarkStart w:id="1680" w:name="_Toc531101681"/>
      <w:bookmarkStart w:id="1681" w:name="_Toc531102629"/>
      <w:bookmarkStart w:id="1682" w:name="_Toc531358868"/>
      <w:bookmarkStart w:id="1683" w:name="_Toc531359849"/>
      <w:bookmarkStart w:id="1684" w:name="_Toc531380691"/>
      <w:bookmarkStart w:id="1685" w:name="_Toc530658331"/>
      <w:bookmarkStart w:id="1686" w:name="_Toc530662055"/>
      <w:bookmarkStart w:id="1687" w:name="_Toc530662522"/>
      <w:bookmarkStart w:id="1688" w:name="_Toc531009447"/>
      <w:bookmarkStart w:id="1689" w:name="_Toc531101682"/>
      <w:bookmarkStart w:id="1690" w:name="_Toc531102630"/>
      <w:bookmarkStart w:id="1691" w:name="_Toc531358869"/>
      <w:bookmarkStart w:id="1692" w:name="_Toc531359850"/>
      <w:bookmarkStart w:id="1693" w:name="_Toc531380692"/>
      <w:bookmarkStart w:id="1694" w:name="_Toc530658332"/>
      <w:bookmarkStart w:id="1695" w:name="_Toc530662056"/>
      <w:bookmarkStart w:id="1696" w:name="_Toc530662523"/>
      <w:bookmarkStart w:id="1697" w:name="_Toc531009448"/>
      <w:bookmarkStart w:id="1698" w:name="_Toc531101683"/>
      <w:bookmarkStart w:id="1699" w:name="_Toc531102631"/>
      <w:bookmarkStart w:id="1700" w:name="_Toc531358870"/>
      <w:bookmarkStart w:id="1701" w:name="_Toc531359851"/>
      <w:bookmarkStart w:id="1702" w:name="_Toc531380693"/>
      <w:bookmarkStart w:id="1703" w:name="_Toc530658333"/>
      <w:bookmarkStart w:id="1704" w:name="_Toc530662057"/>
      <w:bookmarkStart w:id="1705" w:name="_Toc530662524"/>
      <w:bookmarkStart w:id="1706" w:name="_Toc531009449"/>
      <w:bookmarkStart w:id="1707" w:name="_Toc531101684"/>
      <w:bookmarkStart w:id="1708" w:name="_Toc531102632"/>
      <w:bookmarkStart w:id="1709" w:name="_Toc531358871"/>
      <w:bookmarkStart w:id="1710" w:name="_Toc531359852"/>
      <w:bookmarkStart w:id="1711" w:name="_Toc531380694"/>
      <w:bookmarkStart w:id="1712" w:name="_Toc530658334"/>
      <w:bookmarkStart w:id="1713" w:name="_Toc530662058"/>
      <w:bookmarkStart w:id="1714" w:name="_Toc530662525"/>
      <w:bookmarkStart w:id="1715" w:name="_Toc531009450"/>
      <w:bookmarkStart w:id="1716" w:name="_Toc531101685"/>
      <w:bookmarkStart w:id="1717" w:name="_Toc531102633"/>
      <w:bookmarkStart w:id="1718" w:name="_Toc531358872"/>
      <w:bookmarkStart w:id="1719" w:name="_Toc531359853"/>
      <w:bookmarkStart w:id="1720" w:name="_Toc531380695"/>
      <w:bookmarkStart w:id="1721" w:name="_Toc530658375"/>
      <w:bookmarkStart w:id="1722" w:name="_Toc530662099"/>
      <w:bookmarkStart w:id="1723" w:name="_Toc530662566"/>
      <w:bookmarkStart w:id="1724" w:name="_Toc531009491"/>
      <w:bookmarkStart w:id="1725" w:name="_Toc531101726"/>
      <w:bookmarkStart w:id="1726" w:name="_Toc531102674"/>
      <w:bookmarkStart w:id="1727" w:name="_Toc531358913"/>
      <w:bookmarkStart w:id="1728" w:name="_Toc531359894"/>
      <w:bookmarkStart w:id="1729" w:name="_Toc531380736"/>
      <w:bookmarkStart w:id="1730" w:name="_Toc530658376"/>
      <w:bookmarkStart w:id="1731" w:name="_Toc530662100"/>
      <w:bookmarkStart w:id="1732" w:name="_Toc530662567"/>
      <w:bookmarkStart w:id="1733" w:name="_Toc531009492"/>
      <w:bookmarkStart w:id="1734" w:name="_Toc531101727"/>
      <w:bookmarkStart w:id="1735" w:name="_Toc531102675"/>
      <w:bookmarkStart w:id="1736" w:name="_Toc531358914"/>
      <w:bookmarkStart w:id="1737" w:name="_Toc531359895"/>
      <w:bookmarkStart w:id="1738" w:name="_Toc531380737"/>
      <w:bookmarkStart w:id="1739" w:name="_Toc530658377"/>
      <w:bookmarkStart w:id="1740" w:name="_Toc530662101"/>
      <w:bookmarkStart w:id="1741" w:name="_Toc530662568"/>
      <w:bookmarkStart w:id="1742" w:name="_Toc531009493"/>
      <w:bookmarkStart w:id="1743" w:name="_Toc531101728"/>
      <w:bookmarkStart w:id="1744" w:name="_Toc531102676"/>
      <w:bookmarkStart w:id="1745" w:name="_Toc531358915"/>
      <w:bookmarkStart w:id="1746" w:name="_Toc531359896"/>
      <w:bookmarkStart w:id="1747" w:name="_Toc531380738"/>
      <w:bookmarkStart w:id="1748" w:name="_Toc530658378"/>
      <w:bookmarkStart w:id="1749" w:name="_Toc530662102"/>
      <w:bookmarkStart w:id="1750" w:name="_Toc530662569"/>
      <w:bookmarkStart w:id="1751" w:name="_Toc531009494"/>
      <w:bookmarkStart w:id="1752" w:name="_Toc531101729"/>
      <w:bookmarkStart w:id="1753" w:name="_Toc531102677"/>
      <w:bookmarkStart w:id="1754" w:name="_Toc531358916"/>
      <w:bookmarkStart w:id="1755" w:name="_Toc531359897"/>
      <w:bookmarkStart w:id="1756" w:name="_Toc531380739"/>
      <w:bookmarkStart w:id="1757" w:name="_Toc530658379"/>
      <w:bookmarkStart w:id="1758" w:name="_Toc530662103"/>
      <w:bookmarkStart w:id="1759" w:name="_Toc530662570"/>
      <w:bookmarkStart w:id="1760" w:name="_Toc531009495"/>
      <w:bookmarkStart w:id="1761" w:name="_Toc531101730"/>
      <w:bookmarkStart w:id="1762" w:name="_Toc531102678"/>
      <w:bookmarkStart w:id="1763" w:name="_Toc531358917"/>
      <w:bookmarkStart w:id="1764" w:name="_Toc531359898"/>
      <w:bookmarkStart w:id="1765" w:name="_Toc531380740"/>
      <w:bookmarkStart w:id="1766" w:name="_Toc530658380"/>
      <w:bookmarkStart w:id="1767" w:name="_Toc530662104"/>
      <w:bookmarkStart w:id="1768" w:name="_Toc530662571"/>
      <w:bookmarkStart w:id="1769" w:name="_Toc531009496"/>
      <w:bookmarkStart w:id="1770" w:name="_Toc531101731"/>
      <w:bookmarkStart w:id="1771" w:name="_Toc531102679"/>
      <w:bookmarkStart w:id="1772" w:name="_Toc531358918"/>
      <w:bookmarkStart w:id="1773" w:name="_Toc531359899"/>
      <w:bookmarkStart w:id="1774" w:name="_Toc531380741"/>
      <w:bookmarkStart w:id="1775" w:name="_Toc530658381"/>
      <w:bookmarkStart w:id="1776" w:name="_Toc530662105"/>
      <w:bookmarkStart w:id="1777" w:name="_Toc530662572"/>
      <w:bookmarkStart w:id="1778" w:name="_Toc531009497"/>
      <w:bookmarkStart w:id="1779" w:name="_Toc531101732"/>
      <w:bookmarkStart w:id="1780" w:name="_Toc531102680"/>
      <w:bookmarkStart w:id="1781" w:name="_Toc531358919"/>
      <w:bookmarkStart w:id="1782" w:name="_Toc531359900"/>
      <w:bookmarkStart w:id="1783" w:name="_Toc531380742"/>
      <w:bookmarkStart w:id="1784" w:name="_Toc530658382"/>
      <w:bookmarkStart w:id="1785" w:name="_Toc530662106"/>
      <w:bookmarkStart w:id="1786" w:name="_Toc530662573"/>
      <w:bookmarkStart w:id="1787" w:name="_Toc531009498"/>
      <w:bookmarkStart w:id="1788" w:name="_Toc531101733"/>
      <w:bookmarkStart w:id="1789" w:name="_Toc531102681"/>
      <w:bookmarkStart w:id="1790" w:name="_Toc531358920"/>
      <w:bookmarkStart w:id="1791" w:name="_Toc531359901"/>
      <w:bookmarkStart w:id="1792" w:name="_Toc531380743"/>
      <w:bookmarkStart w:id="1793" w:name="_Toc530658388"/>
      <w:bookmarkStart w:id="1794" w:name="_Toc530662112"/>
      <w:bookmarkStart w:id="1795" w:name="_Toc530662579"/>
      <w:bookmarkStart w:id="1796" w:name="_Toc531009504"/>
      <w:bookmarkStart w:id="1797" w:name="_Toc531101739"/>
      <w:bookmarkStart w:id="1798" w:name="_Toc531102687"/>
      <w:bookmarkStart w:id="1799" w:name="_Toc531358926"/>
      <w:bookmarkStart w:id="1800" w:name="_Toc531359907"/>
      <w:bookmarkStart w:id="1801" w:name="_Toc531380749"/>
      <w:bookmarkStart w:id="1802" w:name="_Toc530658389"/>
      <w:bookmarkStart w:id="1803" w:name="_Toc530662113"/>
      <w:bookmarkStart w:id="1804" w:name="_Toc530662580"/>
      <w:bookmarkStart w:id="1805" w:name="_Toc531009505"/>
      <w:bookmarkStart w:id="1806" w:name="_Toc531101740"/>
      <w:bookmarkStart w:id="1807" w:name="_Toc531102688"/>
      <w:bookmarkStart w:id="1808" w:name="_Toc531358927"/>
      <w:bookmarkStart w:id="1809" w:name="_Toc531359908"/>
      <w:bookmarkStart w:id="1810" w:name="_Toc531380750"/>
      <w:bookmarkStart w:id="1811" w:name="_Toc530658390"/>
      <w:bookmarkStart w:id="1812" w:name="_Toc530662114"/>
      <w:bookmarkStart w:id="1813" w:name="_Toc530662581"/>
      <w:bookmarkStart w:id="1814" w:name="_Toc531009506"/>
      <w:bookmarkStart w:id="1815" w:name="_Toc531101741"/>
      <w:bookmarkStart w:id="1816" w:name="_Toc531102689"/>
      <w:bookmarkStart w:id="1817" w:name="_Toc531358928"/>
      <w:bookmarkStart w:id="1818" w:name="_Toc531359909"/>
      <w:bookmarkStart w:id="1819" w:name="_Toc531380751"/>
      <w:bookmarkStart w:id="1820" w:name="_Toc530658421"/>
      <w:bookmarkStart w:id="1821" w:name="_Toc530662145"/>
      <w:bookmarkStart w:id="1822" w:name="_Toc530662612"/>
      <w:bookmarkStart w:id="1823" w:name="_Toc531009537"/>
      <w:bookmarkStart w:id="1824" w:name="_Toc531101772"/>
      <w:bookmarkStart w:id="1825" w:name="_Toc531102720"/>
      <w:bookmarkStart w:id="1826" w:name="_Toc531358959"/>
      <w:bookmarkStart w:id="1827" w:name="_Toc531359940"/>
      <w:bookmarkStart w:id="1828" w:name="_Toc531380782"/>
      <w:bookmarkStart w:id="1829" w:name="_Toc530658422"/>
      <w:bookmarkStart w:id="1830" w:name="_Toc530662146"/>
      <w:bookmarkStart w:id="1831" w:name="_Toc530662613"/>
      <w:bookmarkStart w:id="1832" w:name="_Toc531009538"/>
      <w:bookmarkStart w:id="1833" w:name="_Toc531101773"/>
      <w:bookmarkStart w:id="1834" w:name="_Toc531102721"/>
      <w:bookmarkStart w:id="1835" w:name="_Toc531358960"/>
      <w:bookmarkStart w:id="1836" w:name="_Toc531359941"/>
      <w:bookmarkStart w:id="1837" w:name="_Toc531380783"/>
      <w:bookmarkStart w:id="1838" w:name="_Toc530658451"/>
      <w:bookmarkStart w:id="1839" w:name="_Toc530662175"/>
      <w:bookmarkStart w:id="1840" w:name="_Toc530662642"/>
      <w:bookmarkStart w:id="1841" w:name="_Toc531009567"/>
      <w:bookmarkStart w:id="1842" w:name="_Toc531101802"/>
      <w:bookmarkStart w:id="1843" w:name="_Toc531102750"/>
      <w:bookmarkStart w:id="1844" w:name="_Toc531358989"/>
      <w:bookmarkStart w:id="1845" w:name="_Toc531359970"/>
      <w:bookmarkStart w:id="1846" w:name="_Toc531380812"/>
      <w:bookmarkStart w:id="1847" w:name="_Toc530658452"/>
      <w:bookmarkStart w:id="1848" w:name="_Toc530662176"/>
      <w:bookmarkStart w:id="1849" w:name="_Toc530662643"/>
      <w:bookmarkStart w:id="1850" w:name="_Toc531009568"/>
      <w:bookmarkStart w:id="1851" w:name="_Toc531101803"/>
      <w:bookmarkStart w:id="1852" w:name="_Toc531102751"/>
      <w:bookmarkStart w:id="1853" w:name="_Toc531358990"/>
      <w:bookmarkStart w:id="1854" w:name="_Toc531359971"/>
      <w:bookmarkStart w:id="1855" w:name="_Toc531380813"/>
      <w:bookmarkStart w:id="1856" w:name="_Toc530605662"/>
      <w:bookmarkStart w:id="1857" w:name="_Toc530657368"/>
      <w:bookmarkStart w:id="1858" w:name="_Toc530658483"/>
      <w:bookmarkStart w:id="1859" w:name="_Toc530662207"/>
      <w:bookmarkStart w:id="1860" w:name="_Toc530662674"/>
      <w:bookmarkStart w:id="1861" w:name="_Toc531009599"/>
      <w:bookmarkStart w:id="1862" w:name="_Toc531101834"/>
      <w:bookmarkStart w:id="1863" w:name="_Toc531102782"/>
      <w:bookmarkStart w:id="1864" w:name="_Toc531359021"/>
      <w:bookmarkStart w:id="1865" w:name="_Toc531360002"/>
      <w:bookmarkStart w:id="1866" w:name="_Toc531380844"/>
      <w:bookmarkStart w:id="1867" w:name="_Toc530658484"/>
      <w:bookmarkStart w:id="1868" w:name="_Toc530662208"/>
      <w:bookmarkStart w:id="1869" w:name="_Toc530662675"/>
      <w:bookmarkStart w:id="1870" w:name="_Toc531009600"/>
      <w:bookmarkStart w:id="1871" w:name="_Toc531101835"/>
      <w:bookmarkStart w:id="1872" w:name="_Toc531102783"/>
      <w:bookmarkStart w:id="1873" w:name="_Toc531359022"/>
      <w:bookmarkStart w:id="1874" w:name="_Toc531360003"/>
      <w:bookmarkStart w:id="1875" w:name="_Toc531380845"/>
      <w:bookmarkStart w:id="1876" w:name="_Toc530658523"/>
      <w:bookmarkStart w:id="1877" w:name="_Toc530662247"/>
      <w:bookmarkStart w:id="1878" w:name="_Toc530662714"/>
      <w:bookmarkStart w:id="1879" w:name="_Toc531009639"/>
      <w:bookmarkStart w:id="1880" w:name="_Toc531101874"/>
      <w:bookmarkStart w:id="1881" w:name="_Toc531102822"/>
      <w:bookmarkStart w:id="1882" w:name="_Toc531359061"/>
      <w:bookmarkStart w:id="1883" w:name="_Toc531360042"/>
      <w:bookmarkStart w:id="1884" w:name="_Toc531380884"/>
      <w:bookmarkStart w:id="1885" w:name="_Toc530658524"/>
      <w:bookmarkStart w:id="1886" w:name="_Toc530662248"/>
      <w:bookmarkStart w:id="1887" w:name="_Toc530662715"/>
      <w:bookmarkStart w:id="1888" w:name="_Toc531009640"/>
      <w:bookmarkStart w:id="1889" w:name="_Toc531101875"/>
      <w:bookmarkStart w:id="1890" w:name="_Toc531102823"/>
      <w:bookmarkStart w:id="1891" w:name="_Toc531359062"/>
      <w:bookmarkStart w:id="1892" w:name="_Toc531360043"/>
      <w:bookmarkStart w:id="1893" w:name="_Toc531380885"/>
      <w:bookmarkStart w:id="1894" w:name="_Toc530658549"/>
      <w:bookmarkStart w:id="1895" w:name="_Toc530662273"/>
      <w:bookmarkStart w:id="1896" w:name="_Toc530662740"/>
      <w:bookmarkStart w:id="1897" w:name="_Toc531009665"/>
      <w:bookmarkStart w:id="1898" w:name="_Toc531101900"/>
      <w:bookmarkStart w:id="1899" w:name="_Toc531102848"/>
      <w:bookmarkStart w:id="1900" w:name="_Toc531359087"/>
      <w:bookmarkStart w:id="1901" w:name="_Toc531360068"/>
      <w:bookmarkStart w:id="1902" w:name="_Toc531380910"/>
      <w:bookmarkStart w:id="1903" w:name="_Toc530658573"/>
      <w:bookmarkStart w:id="1904" w:name="_Toc530662297"/>
      <w:bookmarkStart w:id="1905" w:name="_Toc530662764"/>
      <w:bookmarkStart w:id="1906" w:name="_Toc531009689"/>
      <w:bookmarkStart w:id="1907" w:name="_Toc531101924"/>
      <w:bookmarkStart w:id="1908" w:name="_Toc531102872"/>
      <w:bookmarkStart w:id="1909" w:name="_Toc531359111"/>
      <w:bookmarkStart w:id="1910" w:name="_Toc531360092"/>
      <w:bookmarkStart w:id="1911" w:name="_Toc531380934"/>
      <w:bookmarkStart w:id="1912" w:name="_Toc530658574"/>
      <w:bookmarkStart w:id="1913" w:name="_Toc530662298"/>
      <w:bookmarkStart w:id="1914" w:name="_Toc530662765"/>
      <w:bookmarkStart w:id="1915" w:name="_Toc531009690"/>
      <w:bookmarkStart w:id="1916" w:name="_Toc531101925"/>
      <w:bookmarkStart w:id="1917" w:name="_Toc531102873"/>
      <w:bookmarkStart w:id="1918" w:name="_Toc531359112"/>
      <w:bookmarkStart w:id="1919" w:name="_Toc531360093"/>
      <w:bookmarkStart w:id="1920" w:name="_Toc531380935"/>
      <w:bookmarkStart w:id="1921" w:name="_Toc530658603"/>
      <w:bookmarkStart w:id="1922" w:name="_Toc530662327"/>
      <w:bookmarkStart w:id="1923" w:name="_Toc530662794"/>
      <w:bookmarkStart w:id="1924" w:name="_Toc531009719"/>
      <w:bookmarkStart w:id="1925" w:name="_Toc531101954"/>
      <w:bookmarkStart w:id="1926" w:name="_Toc531102902"/>
      <w:bookmarkStart w:id="1927" w:name="_Toc531359141"/>
      <w:bookmarkStart w:id="1928" w:name="_Toc531360122"/>
      <w:bookmarkStart w:id="1929" w:name="_Toc531380964"/>
      <w:bookmarkStart w:id="1930" w:name="_Toc530658604"/>
      <w:bookmarkStart w:id="1931" w:name="_Toc530662328"/>
      <w:bookmarkStart w:id="1932" w:name="_Toc530662795"/>
      <w:bookmarkStart w:id="1933" w:name="_Toc531009720"/>
      <w:bookmarkStart w:id="1934" w:name="_Toc531101955"/>
      <w:bookmarkStart w:id="1935" w:name="_Toc531102903"/>
      <w:bookmarkStart w:id="1936" w:name="_Toc531359142"/>
      <w:bookmarkStart w:id="1937" w:name="_Toc531360123"/>
      <w:bookmarkStart w:id="1938" w:name="_Toc531380965"/>
      <w:bookmarkStart w:id="1939" w:name="_Toc530658629"/>
      <w:bookmarkStart w:id="1940" w:name="_Toc530662353"/>
      <w:bookmarkStart w:id="1941" w:name="_Toc530662820"/>
      <w:bookmarkStart w:id="1942" w:name="_Toc531009745"/>
      <w:bookmarkStart w:id="1943" w:name="_Toc531101980"/>
      <w:bookmarkStart w:id="1944" w:name="_Toc531102928"/>
      <w:bookmarkStart w:id="1945" w:name="_Toc531359167"/>
      <w:bookmarkStart w:id="1946" w:name="_Toc531360148"/>
      <w:bookmarkStart w:id="1947" w:name="_Toc531380990"/>
      <w:bookmarkStart w:id="1948" w:name="_Toc530658630"/>
      <w:bookmarkStart w:id="1949" w:name="_Toc530662354"/>
      <w:bookmarkStart w:id="1950" w:name="_Toc530662821"/>
      <w:bookmarkStart w:id="1951" w:name="_Toc531009746"/>
      <w:bookmarkStart w:id="1952" w:name="_Toc531101981"/>
      <w:bookmarkStart w:id="1953" w:name="_Toc531102929"/>
      <w:bookmarkStart w:id="1954" w:name="_Toc531359168"/>
      <w:bookmarkStart w:id="1955" w:name="_Toc531360149"/>
      <w:bookmarkStart w:id="1956" w:name="_Toc531380991"/>
      <w:bookmarkStart w:id="1957" w:name="_Toc530658654"/>
      <w:bookmarkStart w:id="1958" w:name="_Toc530662378"/>
      <w:bookmarkStart w:id="1959" w:name="_Toc530662845"/>
      <w:bookmarkStart w:id="1960" w:name="_Toc531009770"/>
      <w:bookmarkStart w:id="1961" w:name="_Toc531102005"/>
      <w:bookmarkStart w:id="1962" w:name="_Toc531102953"/>
      <w:bookmarkStart w:id="1963" w:name="_Toc531359192"/>
      <w:bookmarkStart w:id="1964" w:name="_Toc531360173"/>
      <w:bookmarkStart w:id="1965" w:name="_Toc531381015"/>
      <w:bookmarkStart w:id="1966" w:name="_Toc530658655"/>
      <w:bookmarkStart w:id="1967" w:name="_Toc530662379"/>
      <w:bookmarkStart w:id="1968" w:name="_Toc530662846"/>
      <w:bookmarkStart w:id="1969" w:name="_Toc531009771"/>
      <w:bookmarkStart w:id="1970" w:name="_Toc531102006"/>
      <w:bookmarkStart w:id="1971" w:name="_Toc531102954"/>
      <w:bookmarkStart w:id="1972" w:name="_Toc531359193"/>
      <w:bookmarkStart w:id="1973" w:name="_Toc531360174"/>
      <w:bookmarkStart w:id="1974" w:name="_Toc531381016"/>
      <w:bookmarkStart w:id="1975" w:name="_Toc530658681"/>
      <w:bookmarkStart w:id="1976" w:name="_Toc530662405"/>
      <w:bookmarkStart w:id="1977" w:name="_Toc530662872"/>
      <w:bookmarkStart w:id="1978" w:name="_Toc531009797"/>
      <w:bookmarkStart w:id="1979" w:name="_Toc531102032"/>
      <w:bookmarkStart w:id="1980" w:name="_Toc531102980"/>
      <w:bookmarkStart w:id="1981" w:name="_Toc531359219"/>
      <w:bookmarkStart w:id="1982" w:name="_Toc531360200"/>
      <w:bookmarkStart w:id="1983" w:name="_Toc531381042"/>
      <w:bookmarkStart w:id="1984" w:name="_Toc529231143"/>
      <w:bookmarkStart w:id="1985" w:name="_Toc529231530"/>
      <w:bookmarkStart w:id="1986" w:name="_Toc530658682"/>
      <w:bookmarkStart w:id="1987" w:name="_Toc530662406"/>
      <w:bookmarkStart w:id="1988" w:name="_Toc530662873"/>
      <w:bookmarkStart w:id="1989" w:name="_Toc531009798"/>
      <w:bookmarkStart w:id="1990" w:name="_Toc531102033"/>
      <w:bookmarkStart w:id="1991" w:name="_Toc531102981"/>
      <w:bookmarkStart w:id="1992" w:name="_Toc531359220"/>
      <w:bookmarkStart w:id="1993" w:name="_Toc531360201"/>
      <w:bookmarkStart w:id="1994" w:name="_Toc531381043"/>
      <w:bookmarkStart w:id="1995" w:name="_Toc530658683"/>
      <w:bookmarkStart w:id="1996" w:name="_Toc530662407"/>
      <w:bookmarkStart w:id="1997" w:name="_Toc530662874"/>
      <w:bookmarkStart w:id="1998" w:name="_Toc531009799"/>
      <w:bookmarkStart w:id="1999" w:name="_Toc531102034"/>
      <w:bookmarkStart w:id="2000" w:name="_Toc531102982"/>
      <w:bookmarkStart w:id="2001" w:name="_Toc531359221"/>
      <w:bookmarkStart w:id="2002" w:name="_Toc531360202"/>
      <w:bookmarkStart w:id="2003" w:name="_Toc531381044"/>
      <w:bookmarkStart w:id="2004" w:name="_Toc530658684"/>
      <w:bookmarkStart w:id="2005" w:name="_Toc530662408"/>
      <w:bookmarkStart w:id="2006" w:name="_Toc530662875"/>
      <w:bookmarkStart w:id="2007" w:name="_Toc531009800"/>
      <w:bookmarkStart w:id="2008" w:name="_Toc531102035"/>
      <w:bookmarkStart w:id="2009" w:name="_Toc531102983"/>
      <w:bookmarkStart w:id="2010" w:name="_Toc531359222"/>
      <w:bookmarkStart w:id="2011" w:name="_Toc531360203"/>
      <w:bookmarkStart w:id="2012" w:name="_Toc531381045"/>
      <w:bookmarkStart w:id="2013" w:name="_Toc530658685"/>
      <w:bookmarkStart w:id="2014" w:name="_Toc530662409"/>
      <w:bookmarkStart w:id="2015" w:name="_Toc530662876"/>
      <w:bookmarkStart w:id="2016" w:name="_Toc531009801"/>
      <w:bookmarkStart w:id="2017" w:name="_Toc531102036"/>
      <w:bookmarkStart w:id="2018" w:name="_Toc531102984"/>
      <w:bookmarkStart w:id="2019" w:name="_Toc531359223"/>
      <w:bookmarkStart w:id="2020" w:name="_Toc531360204"/>
      <w:bookmarkStart w:id="2021" w:name="_Toc531381046"/>
      <w:bookmarkStart w:id="2022" w:name="_Toc530658686"/>
      <w:bookmarkStart w:id="2023" w:name="_Toc530662410"/>
      <w:bookmarkStart w:id="2024" w:name="_Toc530662877"/>
      <w:bookmarkStart w:id="2025" w:name="_Toc531009802"/>
      <w:bookmarkStart w:id="2026" w:name="_Toc531102037"/>
      <w:bookmarkStart w:id="2027" w:name="_Toc531102985"/>
      <w:bookmarkStart w:id="2028" w:name="_Toc531359224"/>
      <w:bookmarkStart w:id="2029" w:name="_Toc531360205"/>
      <w:bookmarkStart w:id="2030" w:name="_Toc531381047"/>
      <w:bookmarkStart w:id="2031" w:name="_Toc530658687"/>
      <w:bookmarkStart w:id="2032" w:name="_Toc530662411"/>
      <w:bookmarkStart w:id="2033" w:name="_Toc530662878"/>
      <w:bookmarkStart w:id="2034" w:name="_Toc531009803"/>
      <w:bookmarkStart w:id="2035" w:name="_Toc531102038"/>
      <w:bookmarkStart w:id="2036" w:name="_Toc531102986"/>
      <w:bookmarkStart w:id="2037" w:name="_Toc531359225"/>
      <w:bookmarkStart w:id="2038" w:name="_Toc531360206"/>
      <w:bookmarkStart w:id="2039" w:name="_Toc531381048"/>
      <w:bookmarkStart w:id="2040" w:name="_Toc530658688"/>
      <w:bookmarkStart w:id="2041" w:name="_Toc530662412"/>
      <w:bookmarkStart w:id="2042" w:name="_Toc530662879"/>
      <w:bookmarkStart w:id="2043" w:name="_Toc531009804"/>
      <w:bookmarkStart w:id="2044" w:name="_Toc531102039"/>
      <w:bookmarkStart w:id="2045" w:name="_Toc531102987"/>
      <w:bookmarkStart w:id="2046" w:name="_Toc531359226"/>
      <w:bookmarkStart w:id="2047" w:name="_Toc531360207"/>
      <w:bookmarkStart w:id="2048" w:name="_Toc531381049"/>
      <w:bookmarkStart w:id="2049" w:name="_Toc530658689"/>
      <w:bookmarkStart w:id="2050" w:name="_Toc530662413"/>
      <w:bookmarkStart w:id="2051" w:name="_Toc530662880"/>
      <w:bookmarkStart w:id="2052" w:name="_Toc531009805"/>
      <w:bookmarkStart w:id="2053" w:name="_Toc531102040"/>
      <w:bookmarkStart w:id="2054" w:name="_Toc531102988"/>
      <w:bookmarkStart w:id="2055" w:name="_Toc531359227"/>
      <w:bookmarkStart w:id="2056" w:name="_Toc531360208"/>
      <w:bookmarkStart w:id="2057" w:name="_Toc531381050"/>
      <w:bookmarkStart w:id="2058" w:name="_Toc530658690"/>
      <w:bookmarkStart w:id="2059" w:name="_Toc530662414"/>
      <w:bookmarkStart w:id="2060" w:name="_Toc530662881"/>
      <w:bookmarkStart w:id="2061" w:name="_Toc531009806"/>
      <w:bookmarkStart w:id="2062" w:name="_Toc531102041"/>
      <w:bookmarkStart w:id="2063" w:name="_Toc531102989"/>
      <w:bookmarkStart w:id="2064" w:name="_Toc531359228"/>
      <w:bookmarkStart w:id="2065" w:name="_Toc531360209"/>
      <w:bookmarkStart w:id="2066" w:name="_Toc531381051"/>
      <w:bookmarkStart w:id="2067" w:name="_Toc530605697"/>
      <w:bookmarkStart w:id="2068" w:name="_Toc530657403"/>
      <w:bookmarkStart w:id="2069" w:name="_Toc530658691"/>
      <w:bookmarkStart w:id="2070" w:name="_Toc530662415"/>
      <w:bookmarkStart w:id="2071" w:name="_Toc530662882"/>
      <w:bookmarkStart w:id="2072" w:name="_Toc531009807"/>
      <w:bookmarkStart w:id="2073" w:name="_Toc531102042"/>
      <w:bookmarkStart w:id="2074" w:name="_Toc531102990"/>
      <w:bookmarkStart w:id="2075" w:name="_Toc531359229"/>
      <w:bookmarkStart w:id="2076" w:name="_Toc531360210"/>
      <w:bookmarkStart w:id="2077" w:name="_Toc531381052"/>
      <w:bookmarkStart w:id="2078" w:name="_Toc530605698"/>
      <w:bookmarkStart w:id="2079" w:name="_Toc530657404"/>
      <w:bookmarkStart w:id="2080" w:name="_Toc530658692"/>
      <w:bookmarkStart w:id="2081" w:name="_Toc530662416"/>
      <w:bookmarkStart w:id="2082" w:name="_Toc530662883"/>
      <w:bookmarkStart w:id="2083" w:name="_Toc531009808"/>
      <w:bookmarkStart w:id="2084" w:name="_Toc531102043"/>
      <w:bookmarkStart w:id="2085" w:name="_Toc531102991"/>
      <w:bookmarkStart w:id="2086" w:name="_Toc531359230"/>
      <w:bookmarkStart w:id="2087" w:name="_Toc531360211"/>
      <w:bookmarkStart w:id="2088" w:name="_Toc531381053"/>
      <w:bookmarkStart w:id="2089" w:name="_Toc530605699"/>
      <w:bookmarkStart w:id="2090" w:name="_Toc530657405"/>
      <w:bookmarkStart w:id="2091" w:name="_Toc530658693"/>
      <w:bookmarkStart w:id="2092" w:name="_Toc530662417"/>
      <w:bookmarkStart w:id="2093" w:name="_Toc530662884"/>
      <w:bookmarkStart w:id="2094" w:name="_Toc531009809"/>
      <w:bookmarkStart w:id="2095" w:name="_Toc531102044"/>
      <w:bookmarkStart w:id="2096" w:name="_Toc531102992"/>
      <w:bookmarkStart w:id="2097" w:name="_Toc531359231"/>
      <w:bookmarkStart w:id="2098" w:name="_Toc531360212"/>
      <w:bookmarkStart w:id="2099" w:name="_Toc531381054"/>
      <w:bookmarkStart w:id="2100" w:name="_Toc53150225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r w:rsidRPr="00CF739D">
        <w:rPr>
          <w:rFonts w:cstheme="majorHAnsi"/>
        </w:rPr>
        <w:lastRenderedPageBreak/>
        <w:t>THIẾT KẾ VÀ CÀI ĐẶT</w:t>
      </w:r>
      <w:bookmarkEnd w:id="2100"/>
    </w:p>
    <w:p w14:paraId="11721B01" w14:textId="774A9239" w:rsidR="00EC1917" w:rsidRDefault="00EC1917" w:rsidP="00D72BF9">
      <w:pPr>
        <w:pStyle w:val="Heading3"/>
      </w:pPr>
      <w:bookmarkStart w:id="2101" w:name="_Toc531502258"/>
      <w:r w:rsidRPr="00920004">
        <w:t>Kiến tr</w:t>
      </w:r>
      <w:r w:rsidR="006327EB" w:rsidRPr="00920004">
        <w:t>ú</w:t>
      </w:r>
      <w:r w:rsidRPr="00920004">
        <w:t>c hệ thống</w:t>
      </w:r>
      <w:bookmarkEnd w:id="2101"/>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8A2D8AF" w:rsidR="00706E92" w:rsidRPr="00920004" w:rsidRDefault="00E23E74" w:rsidP="00CF739D">
      <w:pPr>
        <w:pStyle w:val="Caption"/>
        <w:rPr>
          <w:iCs w:val="0"/>
        </w:rPr>
      </w:pPr>
      <w:bookmarkStart w:id="2102" w:name="_Ref531383838"/>
      <w:bookmarkStart w:id="2103" w:name="_Toc531380478"/>
      <w:bookmarkStart w:id="2104" w:name="_Ref531383831"/>
      <w:r w:rsidRPr="00CF739D">
        <w:t xml:space="preserve">Hình </w:t>
      </w:r>
      <w:fldSimple w:instr=" STYLEREF 1 \s ">
        <w:r w:rsidR="00B5490C" w:rsidRPr="00CF739D">
          <w:t>3</w:t>
        </w:r>
      </w:fldSimple>
      <w:r w:rsidR="00EF3636" w:rsidRPr="00CF739D">
        <w:t>.</w:t>
      </w:r>
      <w:fldSimple w:instr=" SEQ Hình \* ARABIC \s 1 ">
        <w:r w:rsidR="00B5490C" w:rsidRPr="00CF739D">
          <w:t>1</w:t>
        </w:r>
      </w:fldSimple>
      <w:bookmarkEnd w:id="2102"/>
      <w:r w:rsidRPr="00CF739D">
        <w:t xml:space="preserve">: </w:t>
      </w:r>
      <w:r w:rsidR="000C3B2E" w:rsidRPr="00CF739D">
        <w:t>Các thành phần xây dựng hệ thống</w:t>
      </w:r>
      <w:bookmarkEnd w:id="2103"/>
      <w:bookmarkEnd w:id="2104"/>
    </w:p>
    <w:p w14:paraId="3B86294A" w14:textId="2B475656" w:rsidR="00074569" w:rsidRPr="003F593C" w:rsidDel="003F593C" w:rsidRDefault="003F593C" w:rsidP="00CF739D">
      <w:pPr>
        <w:spacing w:before="240" w:line="0" w:lineRule="atLeast"/>
        <w:jc w:val="center"/>
        <w:rPr>
          <w:del w:id="2105" w:author="phuong vu" w:date="2018-12-02T08:45:00Z"/>
          <w:lang w:val="en-US"/>
          <w:rPrChange w:id="2106" w:author="phuong vu" w:date="2018-12-02T08:46:00Z">
            <w:rPr>
              <w:del w:id="2107" w:author="phuong vu" w:date="2018-12-02T08:45:00Z"/>
            </w:rPr>
          </w:rPrChange>
        </w:rPr>
      </w:pPr>
      <w:ins w:id="2108" w:author="phuong vu" w:date="2018-12-02T08:46:00Z">
        <w:r>
          <w:tab/>
        </w:r>
        <w:r w:rsidR="00655435">
          <w:rPr>
            <w:lang w:val="en-US"/>
          </w:rPr>
          <w:t xml:space="preserve">Các hoạt động truy xuất dữ liệu từ ứng dụng </w:t>
        </w:r>
      </w:ins>
      <w:ins w:id="2109" w:author="phuong vu" w:date="2018-12-02T08:48:00Z">
        <w:r w:rsidR="00655435">
          <w:rPr>
            <w:lang w:val="en-US"/>
          </w:rPr>
          <w:t>điện thoại</w:t>
        </w:r>
      </w:ins>
      <w:ins w:id="2110" w:author="phuong vu" w:date="2018-12-02T08:46:00Z">
        <w:r w:rsidR="00655435">
          <w:rPr>
            <w:lang w:val="en-US"/>
          </w:rPr>
          <w:t xml:space="preserve"> hay trang web đều </w:t>
        </w:r>
      </w:ins>
      <w:ins w:id="2111" w:author="phuong vu" w:date="2018-12-02T08:47:00Z">
        <w:r w:rsidR="00655435">
          <w:rPr>
            <w:lang w:val="en-US"/>
          </w:rPr>
          <w:t xml:space="preserve">được xác thực thông token nhận được sau khi người dùng đăng nhập thành công. </w:t>
        </w:r>
      </w:ins>
      <w:ins w:id="2112" w:author="phuong vu" w:date="2018-12-02T08:48:00Z">
        <w:r w:rsidR="00655435">
          <w:rPr>
            <w:lang w:val="en-US"/>
          </w:rPr>
          <w:t>Việc quản lí token được hỗ trợ bởi Postgraphile</w:t>
        </w:r>
      </w:ins>
      <w:ins w:id="2113" w:author="phuong vu" w:date="2018-12-02T08:49:00Z">
        <w:r w:rsidR="00655435">
          <w:rPr>
            <w:lang w:val="en-US"/>
          </w:rPr>
          <w:t>.</w:t>
        </w:r>
      </w:ins>
    </w:p>
    <w:p w14:paraId="1AF15E9E" w14:textId="6611291C" w:rsidR="009F7171" w:rsidRPr="00920004" w:rsidRDefault="00FB4E11">
      <w:pPr>
        <w:rPr>
          <w:lang w:val="en-US"/>
        </w:rPr>
      </w:pPr>
      <w:del w:id="2114" w:author="phuong vu" w:date="2018-12-02T08:45:00Z">
        <w:r w:rsidRPr="00920004" w:rsidDel="003F593C">
          <w:rPr>
            <w:lang w:val="en-US"/>
          </w:rPr>
          <w:tab/>
          <w:delText xml:space="preserve"> </w:delText>
        </w:r>
      </w:del>
    </w:p>
    <w:p w14:paraId="0296F399" w14:textId="56974BB4" w:rsidR="00184C15" w:rsidRPr="00CF739D" w:rsidRDefault="00184C15" w:rsidP="00CF739D">
      <w:pPr>
        <w:pStyle w:val="Heading3"/>
      </w:pPr>
      <w:bookmarkStart w:id="2115" w:name="_Toc531502259"/>
      <w:r w:rsidRPr="00CF739D">
        <w:lastRenderedPageBreak/>
        <w:t>Sơ đồ chức năng hệ thống</w:t>
      </w:r>
      <w:bookmarkEnd w:id="2115"/>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6D3616DB" w:rsidR="00400E30" w:rsidRPr="00277F44" w:rsidRDefault="00400E30" w:rsidP="00A17FA5">
                            <w:pPr>
                              <w:pStyle w:val="Caption"/>
                              <w:rPr>
                                <w:noProof/>
                              </w:rPr>
                            </w:pPr>
                            <w:bookmarkStart w:id="2116" w:name="_Toc531380479"/>
                            <w:r w:rsidRPr="00277F44">
                              <w:t xml:space="preserve">Hình </w:t>
                            </w:r>
                            <w:fldSimple w:instr=" STYLEREF 1 \s ">
                              <w:r>
                                <w:rPr>
                                  <w:noProof/>
                                </w:rPr>
                                <w:t>3</w:t>
                              </w:r>
                            </w:fldSimple>
                            <w:r>
                              <w:t>.</w:t>
                            </w:r>
                            <w:fldSimple w:instr=" SEQ Hình \* ARABIC \s 1 ">
                              <w:r>
                                <w:rPr>
                                  <w:noProof/>
                                </w:rPr>
                                <w:t>2</w:t>
                              </w:r>
                            </w:fldSimple>
                            <w:r w:rsidRPr="00277F44">
                              <w:rPr>
                                <w:lang w:val="en-US"/>
                              </w:rPr>
                              <w:t xml:space="preserve"> </w:t>
                            </w:r>
                            <w:r w:rsidRPr="00814A06">
                              <w:rPr>
                                <w:lang w:val="en-US"/>
                              </w:rPr>
                              <w:t xml:space="preserve">Sơ đồ </w:t>
                            </w:r>
                            <w:r>
                              <w:rPr>
                                <w:lang w:val="en-US"/>
                              </w:rPr>
                              <w:t>chức năng của hệ thống giặt ủi</w:t>
                            </w:r>
                            <w:bookmarkEnd w:id="2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6D3616DB" w:rsidR="00400E30" w:rsidRPr="00277F44" w:rsidRDefault="00400E30" w:rsidP="00A17FA5">
                      <w:pPr>
                        <w:pStyle w:val="Caption"/>
                        <w:rPr>
                          <w:noProof/>
                        </w:rPr>
                      </w:pPr>
                      <w:bookmarkStart w:id="2091"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91"/>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pPr>
        <w:pStyle w:val="Heading3"/>
      </w:pPr>
      <w:bookmarkStart w:id="2117" w:name="_Toc530605702"/>
      <w:bookmarkStart w:id="2118" w:name="_Toc530657408"/>
      <w:bookmarkStart w:id="2119" w:name="_Toc530658696"/>
      <w:bookmarkStart w:id="2120" w:name="_Toc530662420"/>
      <w:bookmarkStart w:id="2121" w:name="_Toc530662887"/>
      <w:bookmarkStart w:id="2122" w:name="_Toc531009812"/>
      <w:bookmarkStart w:id="2123" w:name="_Toc531102047"/>
      <w:bookmarkStart w:id="2124" w:name="_Toc531102995"/>
      <w:bookmarkStart w:id="2125" w:name="_Toc531359235"/>
      <w:bookmarkStart w:id="2126" w:name="_Toc531360216"/>
      <w:bookmarkStart w:id="2127" w:name="_Toc531381058"/>
      <w:bookmarkStart w:id="2128" w:name="_Toc530605703"/>
      <w:bookmarkStart w:id="2129" w:name="_Toc530657409"/>
      <w:bookmarkStart w:id="2130" w:name="_Toc530658697"/>
      <w:bookmarkStart w:id="2131" w:name="_Toc530662421"/>
      <w:bookmarkStart w:id="2132" w:name="_Toc530662888"/>
      <w:bookmarkStart w:id="2133" w:name="_Toc531009813"/>
      <w:bookmarkStart w:id="2134" w:name="_Toc531102048"/>
      <w:bookmarkStart w:id="2135" w:name="_Toc531102996"/>
      <w:bookmarkStart w:id="2136" w:name="_Toc531359236"/>
      <w:bookmarkStart w:id="2137" w:name="_Toc531360217"/>
      <w:bookmarkStart w:id="2138" w:name="_Toc531381059"/>
      <w:bookmarkStart w:id="2139" w:name="_Toc530605704"/>
      <w:bookmarkStart w:id="2140" w:name="_Toc530657410"/>
      <w:bookmarkStart w:id="2141" w:name="_Toc530658698"/>
      <w:bookmarkStart w:id="2142" w:name="_Toc530662422"/>
      <w:bookmarkStart w:id="2143" w:name="_Toc530662889"/>
      <w:bookmarkStart w:id="2144" w:name="_Toc531009814"/>
      <w:bookmarkStart w:id="2145" w:name="_Toc531102049"/>
      <w:bookmarkStart w:id="2146" w:name="_Toc531102997"/>
      <w:bookmarkStart w:id="2147" w:name="_Toc531359237"/>
      <w:bookmarkStart w:id="2148" w:name="_Toc531360218"/>
      <w:bookmarkStart w:id="2149" w:name="_Toc531381060"/>
      <w:bookmarkStart w:id="2150" w:name="_Toc530605705"/>
      <w:bookmarkStart w:id="2151" w:name="_Toc530657411"/>
      <w:bookmarkStart w:id="2152" w:name="_Toc530658699"/>
      <w:bookmarkStart w:id="2153" w:name="_Toc530662423"/>
      <w:bookmarkStart w:id="2154" w:name="_Toc530662890"/>
      <w:bookmarkStart w:id="2155" w:name="_Toc531009815"/>
      <w:bookmarkStart w:id="2156" w:name="_Toc531102050"/>
      <w:bookmarkStart w:id="2157" w:name="_Toc531102998"/>
      <w:bookmarkStart w:id="2158" w:name="_Toc531359238"/>
      <w:bookmarkStart w:id="2159" w:name="_Toc531360219"/>
      <w:bookmarkStart w:id="2160" w:name="_Toc531381061"/>
      <w:bookmarkStart w:id="2161" w:name="_Toc531502260"/>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r w:rsidRPr="00920004">
        <w:lastRenderedPageBreak/>
        <w:t xml:space="preserve">Sơ đồ </w:t>
      </w:r>
      <w:r w:rsidR="001A6E15" w:rsidRPr="00920004">
        <w:t>C</w:t>
      </w:r>
      <w:r w:rsidRPr="00920004">
        <w:t>DM</w:t>
      </w:r>
      <w:bookmarkEnd w:id="2161"/>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19CAA3B0" w:rsidR="007625B6" w:rsidRPr="00CF739D" w:rsidRDefault="00EC5005" w:rsidP="00CF739D">
      <w:pPr>
        <w:pStyle w:val="Caption"/>
      </w:pPr>
      <w:bookmarkStart w:id="2162" w:name="_Toc531380480"/>
      <w:r w:rsidRPr="00CF739D">
        <w:t xml:space="preserve">Hình </w:t>
      </w:r>
      <w:fldSimple w:instr=" STYLEREF 1 \s ">
        <w:r w:rsidR="00B5490C">
          <w:rPr>
            <w:noProof/>
          </w:rPr>
          <w:t>3</w:t>
        </w:r>
      </w:fldSimple>
      <w:r w:rsidR="00EF3636" w:rsidRPr="00CF739D">
        <w:t>.</w:t>
      </w:r>
      <w:fldSimple w:instr=" SEQ Hình \* ARABIC \s 1 ">
        <w:r w:rsidR="00B5490C">
          <w:rPr>
            <w:noProof/>
          </w:rPr>
          <w:t>3</w:t>
        </w:r>
      </w:fldSimple>
      <w:r w:rsidRPr="00CF739D">
        <w:t xml:space="preserve"> </w:t>
      </w:r>
      <w:r w:rsidR="00184C15" w:rsidRPr="00CF739D">
        <w:rPr>
          <w:lang w:val="en-US"/>
        </w:rPr>
        <w:t>Giới thiệu sơ đồ CDM của hệ thống</w:t>
      </w:r>
      <w:bookmarkEnd w:id="2162"/>
    </w:p>
    <w:p w14:paraId="27AB324E" w14:textId="63B7A5DD" w:rsidR="001A6E15" w:rsidRPr="00920004" w:rsidRDefault="001A6E15">
      <w:pPr>
        <w:pStyle w:val="Heading3"/>
      </w:pPr>
      <w:bookmarkStart w:id="2163" w:name="_Toc531502261"/>
      <w:r w:rsidRPr="00920004">
        <w:lastRenderedPageBreak/>
        <w:t>Sơ đồ LDM</w:t>
      </w:r>
      <w:bookmarkEnd w:id="2163"/>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pPr>
        <w:pStyle w:val="Heading3"/>
      </w:pPr>
      <w:bookmarkStart w:id="2164" w:name="_Toc531359241"/>
      <w:bookmarkStart w:id="2165" w:name="_Toc531360222"/>
      <w:bookmarkStart w:id="2166" w:name="_Toc531381064"/>
      <w:bookmarkStart w:id="2167" w:name="_Toc531502262"/>
      <w:bookmarkEnd w:id="2164"/>
      <w:bookmarkEnd w:id="2165"/>
      <w:bookmarkEnd w:id="2166"/>
      <w:r w:rsidRPr="00920004">
        <w:t>Thiết kế dữ liệu</w:t>
      </w:r>
      <w:bookmarkEnd w:id="2167"/>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66015D1A" w:rsidR="008441B4" w:rsidRDefault="00FA543F" w:rsidP="00CF739D">
      <w:pPr>
        <w:pStyle w:val="Caption"/>
        <w:rPr>
          <w:ins w:id="2168" w:author="phuong vu" w:date="2018-12-02T08:51:00Z"/>
        </w:rPr>
      </w:pPr>
      <w:bookmarkStart w:id="2169" w:name="_Toc531504562"/>
      <w:r w:rsidRPr="00CF739D">
        <w:t xml:space="preserve">Bảng </w:t>
      </w:r>
      <w:fldSimple w:instr=" STYLEREF 1 \s ">
        <w:r w:rsidR="00B5490C">
          <w:rPr>
            <w:noProof/>
          </w:rPr>
          <w:t>3</w:t>
        </w:r>
      </w:fldSimple>
      <w:r w:rsidR="00D632EE" w:rsidRPr="00CF739D">
        <w:t>.</w:t>
      </w:r>
      <w:fldSimple w:instr=" SEQ Bảng \* ARABIC \s 1 ">
        <w:r w:rsidR="00B5490C">
          <w:rPr>
            <w:noProof/>
          </w:rPr>
          <w:t>1</w:t>
        </w:r>
      </w:fldSimple>
      <w:r w:rsidRPr="00CF739D">
        <w:t xml:space="preserve"> Tổng quan các bảng trong cơ sở dữ liệu</w:t>
      </w:r>
      <w:bookmarkEnd w:id="2169"/>
    </w:p>
    <w:p w14:paraId="5D5DA2A8" w14:textId="5F519FD0" w:rsidR="00697467" w:rsidRPr="00697467" w:rsidRDefault="00697467">
      <w:pPr>
        <w:rPr>
          <w:lang w:val="en-US"/>
          <w:rPrChange w:id="2170" w:author="phuong vu" w:date="2018-12-02T08:51:00Z">
            <w:rPr/>
          </w:rPrChange>
        </w:rPr>
        <w:pPrChange w:id="2171" w:author="phuong vu" w:date="2018-12-02T08:51:00Z">
          <w:pPr>
            <w:pStyle w:val="Caption"/>
          </w:pPr>
        </w:pPrChange>
      </w:pPr>
      <w:ins w:id="2172" w:author="phuong vu" w:date="2018-12-02T08:51:00Z">
        <w:r>
          <w:rPr>
            <w:lang w:val="en-US"/>
          </w:rPr>
          <w:t xml:space="preserve">Chi tiết xem thêm phụ lục trang </w:t>
        </w:r>
      </w:ins>
      <w:ins w:id="2173" w:author="phuong vu" w:date="2018-12-02T08:52:00Z">
        <w:r>
          <w:rPr>
            <w:lang w:val="en-US"/>
          </w:rPr>
          <w:fldChar w:fldCharType="begin"/>
        </w:r>
        <w:r>
          <w:rPr>
            <w:lang w:val="en-US"/>
          </w:rPr>
          <w:instrText xml:space="preserve"> PAGEREF _Ref531504057 \h </w:instrText>
        </w:r>
      </w:ins>
      <w:r>
        <w:rPr>
          <w:lang w:val="en-US"/>
        </w:rPr>
      </w:r>
      <w:r>
        <w:rPr>
          <w:lang w:val="en-US"/>
        </w:rPr>
        <w:fldChar w:fldCharType="separate"/>
      </w:r>
      <w:ins w:id="2174" w:author="phuong vu" w:date="2018-12-02T08:52:00Z">
        <w:r>
          <w:rPr>
            <w:noProof/>
            <w:lang w:val="en-US"/>
          </w:rPr>
          <w:t>85</w:t>
        </w:r>
        <w:r>
          <w:rPr>
            <w:lang w:val="en-US"/>
          </w:rPr>
          <w:fldChar w:fldCharType="end"/>
        </w:r>
        <w:r>
          <w:rPr>
            <w:lang w:val="en-US"/>
          </w:rPr>
          <w:t>.</w:t>
        </w:r>
      </w:ins>
    </w:p>
    <w:p w14:paraId="38692DB1" w14:textId="5B1DEA6A" w:rsidR="00EC1917" w:rsidRPr="00920004" w:rsidRDefault="00BA6D3B">
      <w:pPr>
        <w:pStyle w:val="Heading3"/>
      </w:pPr>
      <w:bookmarkStart w:id="2175" w:name="_Toc530605709"/>
      <w:bookmarkStart w:id="2176" w:name="_Toc530657415"/>
      <w:bookmarkStart w:id="2177" w:name="_Toc530658703"/>
      <w:bookmarkStart w:id="2178" w:name="_Toc530662427"/>
      <w:bookmarkStart w:id="2179" w:name="_Toc530662894"/>
      <w:bookmarkStart w:id="2180" w:name="_Toc531009819"/>
      <w:bookmarkStart w:id="2181" w:name="_Toc531102054"/>
      <w:bookmarkStart w:id="2182" w:name="_Toc531103002"/>
      <w:bookmarkStart w:id="2183" w:name="_Toc531359243"/>
      <w:bookmarkStart w:id="2184" w:name="_Toc531360224"/>
      <w:bookmarkStart w:id="2185" w:name="_Toc531381066"/>
      <w:bookmarkStart w:id="2186" w:name="_Toc529231542"/>
      <w:bookmarkStart w:id="2187" w:name="_Toc531502263"/>
      <w:bookmarkEnd w:id="2175"/>
      <w:bookmarkEnd w:id="2176"/>
      <w:bookmarkEnd w:id="2177"/>
      <w:bookmarkEnd w:id="2178"/>
      <w:bookmarkEnd w:id="2179"/>
      <w:bookmarkEnd w:id="2180"/>
      <w:bookmarkEnd w:id="2181"/>
      <w:bookmarkEnd w:id="2182"/>
      <w:bookmarkEnd w:id="2183"/>
      <w:bookmarkEnd w:id="2184"/>
      <w:bookmarkEnd w:id="2185"/>
      <w:bookmarkEnd w:id="2186"/>
      <w:r w:rsidRPr="00920004">
        <w:t>Thiết kế theo chức năng</w:t>
      </w:r>
      <w:bookmarkEnd w:id="2187"/>
    </w:p>
    <w:p w14:paraId="28D86442" w14:textId="450DF31A" w:rsidR="005368A7" w:rsidRPr="00CF739D" w:rsidRDefault="00D43E01" w:rsidP="00CF739D">
      <w:pPr>
        <w:pStyle w:val="Heading4"/>
        <w:spacing w:before="240" w:line="0" w:lineRule="atLeast"/>
        <w:rPr>
          <w:rFonts w:cstheme="majorHAnsi"/>
          <w:lang w:val="en-US"/>
        </w:rPr>
      </w:pPr>
      <w:bookmarkStart w:id="2188" w:name="_Toc531502264"/>
      <w:r w:rsidRPr="00CF739D">
        <w:rPr>
          <w:rFonts w:cstheme="majorHAnsi"/>
          <w:lang w:val="en-US"/>
        </w:rPr>
        <w:t>Quản lí đơn hàng</w:t>
      </w:r>
      <w:bookmarkEnd w:id="2188"/>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69418775" w:rsidR="00640F77" w:rsidRPr="00CF739D" w:rsidRDefault="0098709A" w:rsidP="00CF739D">
      <w:pPr>
        <w:pStyle w:val="Caption"/>
      </w:pPr>
      <w:bookmarkStart w:id="2189" w:name="_Toc531380481"/>
      <w:r w:rsidRPr="00CF739D">
        <w:t xml:space="preserve">Hình </w:t>
      </w:r>
      <w:fldSimple w:instr=" STYLEREF 1 \s ">
        <w:r w:rsidR="00B5490C">
          <w:rPr>
            <w:noProof/>
          </w:rPr>
          <w:t>3</w:t>
        </w:r>
      </w:fldSimple>
      <w:r w:rsidR="00EF3636" w:rsidRPr="00CF739D">
        <w:t>.</w:t>
      </w:r>
      <w:fldSimple w:instr=" SEQ Hình \* ARABIC \s 1 ">
        <w:r w:rsidR="00B5490C">
          <w:rPr>
            <w:noProof/>
          </w:rPr>
          <w:t>4</w:t>
        </w:r>
      </w:fldSimple>
      <w:r w:rsidR="00F72520" w:rsidRPr="00CF739D">
        <w:t xml:space="preserve"> </w:t>
      </w:r>
      <w:r w:rsidRPr="00CF739D">
        <w:t>Giao diện xem danh sách đơn hàng trạng thái "hoàn tất"</w:t>
      </w:r>
      <w:bookmarkEnd w:id="2189"/>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6523" cy="1592462"/>
                    </a:xfrm>
                    <a:prstGeom prst="rect">
                      <a:avLst/>
                    </a:prstGeom>
                  </pic:spPr>
                </pic:pic>
              </a:graphicData>
            </a:graphic>
          </wp:inline>
        </w:drawing>
      </w:r>
    </w:p>
    <w:p w14:paraId="219BDA52" w14:textId="6109F8BE" w:rsidR="002A641F" w:rsidRPr="00CF739D" w:rsidRDefault="0098709A" w:rsidP="00CF739D">
      <w:pPr>
        <w:pStyle w:val="Caption"/>
      </w:pPr>
      <w:bookmarkStart w:id="2190" w:name="_Toc531380482"/>
      <w:r w:rsidRPr="00CF739D">
        <w:t xml:space="preserve">Hình </w:t>
      </w:r>
      <w:fldSimple w:instr=" STYLEREF 1 \s ">
        <w:r w:rsidR="00B5490C">
          <w:rPr>
            <w:noProof/>
          </w:rPr>
          <w:t>3</w:t>
        </w:r>
      </w:fldSimple>
      <w:r w:rsidR="00EF3636" w:rsidRPr="00CF739D">
        <w:t>.</w:t>
      </w:r>
      <w:fldSimple w:instr=" SEQ Hình \* ARABIC \s 1 ">
        <w:r w:rsidR="00B5490C">
          <w:rPr>
            <w:noProof/>
          </w:rPr>
          <w:t>5</w:t>
        </w:r>
      </w:fldSimple>
      <w:r w:rsidRPr="00CF739D">
        <w:t xml:space="preserve"> Giao diện xem danh sách đơn hàng khi dữ liệu rỗng</w:t>
      </w:r>
      <w:bookmarkEnd w:id="2190"/>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06980"/>
                    </a:xfrm>
                    <a:prstGeom prst="rect">
                      <a:avLst/>
                    </a:prstGeom>
                  </pic:spPr>
                </pic:pic>
              </a:graphicData>
            </a:graphic>
          </wp:inline>
        </w:drawing>
      </w:r>
    </w:p>
    <w:p w14:paraId="7E981E1A" w14:textId="6227FEED" w:rsidR="00575627" w:rsidRPr="00CF739D" w:rsidRDefault="0098709A" w:rsidP="00CF739D">
      <w:pPr>
        <w:pStyle w:val="Caption"/>
      </w:pPr>
      <w:bookmarkStart w:id="2191" w:name="_Toc531380483"/>
      <w:r w:rsidRPr="00CF739D">
        <w:t xml:space="preserve">Hình </w:t>
      </w:r>
      <w:fldSimple w:instr=" STYLEREF 1 \s ">
        <w:r w:rsidR="00B5490C">
          <w:rPr>
            <w:noProof/>
          </w:rPr>
          <w:t>3</w:t>
        </w:r>
      </w:fldSimple>
      <w:r w:rsidR="00EF3636" w:rsidRPr="00CF739D">
        <w:t>.</w:t>
      </w:r>
      <w:fldSimple w:instr=" SEQ Hình \* ARABIC \s 1 ">
        <w:r w:rsidR="00B5490C">
          <w:rPr>
            <w:noProof/>
          </w:rPr>
          <w:t>6</w:t>
        </w:r>
      </w:fldSimple>
      <w:r w:rsidRPr="00CF739D">
        <w:t xml:space="preserve"> </w:t>
      </w:r>
      <w:r w:rsidRPr="00CF739D">
        <w:rPr>
          <w:noProof/>
        </w:rPr>
        <w:t>Giao diện xem danh sách đơn hàng đang xử lí</w:t>
      </w:r>
      <w:bookmarkEnd w:id="2191"/>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EDD0CFC" w:rsidR="0056343E" w:rsidRPr="00920004" w:rsidRDefault="0056343E" w:rsidP="00CF739D">
            <w:pPr>
              <w:rPr>
                <w:lang w:val="en-US"/>
              </w:rPr>
            </w:pPr>
            <w:r w:rsidRPr="00920004">
              <w:rPr>
                <w:lang w:val="en-US"/>
              </w:rPr>
              <w:t>Hiển thị danh sách đơn hàng</w:t>
            </w:r>
            <w:ins w:id="2192" w:author="phuong vu" w:date="2018-12-02T08:59:00Z">
              <w:r w:rsidR="002A009A">
                <w:rPr>
                  <w:lang w:val="en-US"/>
                </w:rPr>
                <w:t>.</w:t>
              </w:r>
            </w:ins>
            <w:del w:id="2193" w:author="phuong vu" w:date="2018-12-02T08:59:00Z">
              <w:r w:rsidR="00297E5D" w:rsidRPr="00920004" w:rsidDel="002A009A">
                <w:rPr>
                  <w:lang w:val="en-US"/>
                </w:rPr>
                <w:delText xml:space="preserve"> (xem thêm phụ lục</w:delText>
              </w:r>
              <w:r w:rsidR="00B264D7" w:rsidRPr="00920004" w:rsidDel="002A009A">
                <w:rPr>
                  <w:lang w:val="en-US"/>
                </w:rPr>
                <w:delText xml:space="preserve"> </w:delText>
              </w:r>
              <w:r w:rsidR="00B264D7" w:rsidRPr="00CF739D" w:rsidDel="002A009A">
                <w:rPr>
                  <w:lang w:val="en-US"/>
                </w:rPr>
                <w:fldChar w:fldCharType="begin"/>
              </w:r>
              <w:r w:rsidR="00B264D7" w:rsidRPr="00920004" w:rsidDel="002A009A">
                <w:rPr>
                  <w:lang w:val="en-US"/>
                </w:rPr>
                <w:delInstrText xml:space="preserve"> PAGEREF _Ref530069275 \h </w:delInstrText>
              </w:r>
              <w:r w:rsidR="00B264D7" w:rsidRPr="00CF739D" w:rsidDel="002A009A">
                <w:rPr>
                  <w:lang w:val="en-US"/>
                </w:rPr>
              </w:r>
              <w:r w:rsidR="00B264D7" w:rsidRPr="00CF739D" w:rsidDel="002A009A">
                <w:rPr>
                  <w:lang w:val="en-US"/>
                </w:rPr>
                <w:fldChar w:fldCharType="separate"/>
              </w:r>
              <w:r w:rsidR="000D4429" w:rsidRPr="00920004" w:rsidDel="002A009A">
                <w:rPr>
                  <w:noProof/>
                  <w:lang w:val="en-US"/>
                </w:rPr>
                <w:delText>101</w:delText>
              </w:r>
              <w:r w:rsidR="00B264D7" w:rsidRPr="00CF739D" w:rsidDel="002A009A">
                <w:rPr>
                  <w:lang w:val="en-US"/>
                </w:rPr>
                <w:fldChar w:fldCharType="end"/>
              </w:r>
              <w:r w:rsidR="00297E5D" w:rsidRPr="00920004" w:rsidDel="002A009A">
                <w:rPr>
                  <w:lang w:val="en-US"/>
                </w:rPr>
                <w:delText>)</w:delText>
              </w:r>
            </w:del>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2D3D578D" w:rsidR="0056343E" w:rsidRPr="00CF739D" w:rsidRDefault="00C878E0" w:rsidP="00CF739D">
      <w:pPr>
        <w:pStyle w:val="Caption"/>
        <w:rPr>
          <w:lang w:val="en-US"/>
        </w:rPr>
      </w:pPr>
      <w:bookmarkStart w:id="2194" w:name="_Toc531504563"/>
      <w:r w:rsidRPr="00CF739D">
        <w:t xml:space="preserve">Bảng </w:t>
      </w:r>
      <w:fldSimple w:instr=" STYLEREF 1 \s ">
        <w:r w:rsidR="00B5490C">
          <w:rPr>
            <w:noProof/>
          </w:rPr>
          <w:t>3</w:t>
        </w:r>
      </w:fldSimple>
      <w:r w:rsidR="00D632EE" w:rsidRPr="00CF739D">
        <w:t>.</w:t>
      </w:r>
      <w:fldSimple w:instr=" SEQ Bảng \* ARABIC \s 1 ">
        <w:r w:rsidR="00B5490C">
          <w:rPr>
            <w:noProof/>
          </w:rPr>
          <w:t>2</w:t>
        </w:r>
      </w:fldSimple>
      <w:r w:rsidRPr="00CF739D">
        <w:rPr>
          <w:lang w:val="en-US"/>
        </w:rPr>
        <w:t xml:space="preserve"> Các thành phần giao diện xem danh sách đơn hàng theo trạng thái</w:t>
      </w:r>
      <w:bookmarkEnd w:id="2194"/>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6796CD56" w:rsidR="00C878E0" w:rsidRPr="00CF739D" w:rsidRDefault="00C878E0" w:rsidP="00CF739D">
      <w:pPr>
        <w:pStyle w:val="Caption"/>
        <w:rPr>
          <w:lang w:val="en-US"/>
        </w:rPr>
      </w:pPr>
      <w:bookmarkStart w:id="2195" w:name="_Toc531504564"/>
      <w:r w:rsidRPr="00CF739D">
        <w:t xml:space="preserve">Bảng </w:t>
      </w:r>
      <w:fldSimple w:instr=" STYLEREF 1 \s ">
        <w:r w:rsidR="00B5490C">
          <w:rPr>
            <w:noProof/>
          </w:rPr>
          <w:t>3</w:t>
        </w:r>
      </w:fldSimple>
      <w:r w:rsidR="00D632EE" w:rsidRPr="00CF739D">
        <w:t>.</w:t>
      </w:r>
      <w:fldSimple w:instr=" SEQ Bảng \* ARABIC \s 1 ">
        <w:r w:rsidR="00B5490C">
          <w:rPr>
            <w:noProof/>
          </w:rPr>
          <w:t>3</w:t>
        </w:r>
      </w:fldSimple>
      <w:r w:rsidRPr="00CF739D">
        <w:rPr>
          <w:lang w:val="en-US"/>
        </w:rPr>
        <w:t xml:space="preserve"> Dữ liệu sử dụng xem danh sách đơn hàng theo trạng thái</w:t>
      </w:r>
      <w:bookmarkEnd w:id="2195"/>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4D4D64C5">
            <wp:extent cx="3348990" cy="6167120"/>
            <wp:effectExtent l="0" t="0" r="381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8990" cy="6167120"/>
                    </a:xfrm>
                    <a:prstGeom prst="rect">
                      <a:avLst/>
                    </a:prstGeom>
                    <a:noFill/>
                    <a:ln>
                      <a:noFill/>
                    </a:ln>
                  </pic:spPr>
                </pic:pic>
              </a:graphicData>
            </a:graphic>
          </wp:inline>
        </w:drawing>
      </w:r>
    </w:p>
    <w:p w14:paraId="63D74243" w14:textId="71750F53" w:rsidR="005645EE" w:rsidRPr="00CF739D" w:rsidRDefault="00C878E0" w:rsidP="00CF739D">
      <w:pPr>
        <w:pStyle w:val="Caption"/>
        <w:rPr>
          <w:lang w:val="en-US"/>
        </w:rPr>
      </w:pPr>
      <w:bookmarkStart w:id="2196" w:name="_Toc531380484"/>
      <w:r w:rsidRPr="00CF739D">
        <w:t xml:space="preserve">Hình </w:t>
      </w:r>
      <w:fldSimple w:instr=" STYLEREF 1 \s ">
        <w:r w:rsidR="00B5490C">
          <w:rPr>
            <w:noProof/>
          </w:rPr>
          <w:t>3</w:t>
        </w:r>
      </w:fldSimple>
      <w:r w:rsidR="00EF3636" w:rsidRPr="00CF739D">
        <w:t>.</w:t>
      </w:r>
      <w:fldSimple w:instr=" SEQ Hình \* ARABIC \s 1 ">
        <w:r w:rsidR="00B5490C">
          <w:rPr>
            <w:noProof/>
          </w:rPr>
          <w:t>7</w:t>
        </w:r>
      </w:fldSimple>
      <w:r w:rsidRPr="00CF739D">
        <w:rPr>
          <w:lang w:val="en-US"/>
        </w:rPr>
        <w:t xml:space="preserve"> Sơ đồ xử lí xem danh sách đơn hàng theo trạng thái</w:t>
      </w:r>
      <w:bookmarkEnd w:id="2196"/>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lastRenderedPageBreak/>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0CAFB960" w:rsidR="005D7559" w:rsidRPr="00CF739D" w:rsidRDefault="00977C58">
      <w:pPr>
        <w:pStyle w:val="Caption"/>
      </w:pPr>
      <w:bookmarkStart w:id="2197" w:name="_Toc531380485"/>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8</w:t>
      </w:r>
      <w:r w:rsidR="00EF3636" w:rsidRPr="00CF739D">
        <w:fldChar w:fldCharType="end"/>
      </w:r>
      <w:r w:rsidRPr="00CF739D">
        <w:t xml:space="preserve"> Giao diện xem chi tiết đơn hàng</w:t>
      </w:r>
      <w:bookmarkEnd w:id="2197"/>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lastRenderedPageBreak/>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6585F6D" w:rsidR="00977C58" w:rsidRPr="00CF739D" w:rsidRDefault="007267DC" w:rsidP="00CF739D">
      <w:pPr>
        <w:pStyle w:val="Caption"/>
        <w:rPr>
          <w:lang w:val="en-US"/>
        </w:rPr>
      </w:pPr>
      <w:bookmarkStart w:id="2198" w:name="_Toc531504565"/>
      <w:r w:rsidRPr="00CF739D">
        <w:t xml:space="preserve">Bảng </w:t>
      </w:r>
      <w:fldSimple w:instr=" STYLEREF 1 \s ">
        <w:r w:rsidR="00B5490C">
          <w:rPr>
            <w:noProof/>
          </w:rPr>
          <w:t>3</w:t>
        </w:r>
      </w:fldSimple>
      <w:r w:rsidR="00D632EE" w:rsidRPr="00CF739D">
        <w:t>.</w:t>
      </w:r>
      <w:fldSimple w:instr=" SEQ Bảng \* ARABIC \s 1 ">
        <w:r w:rsidR="00B5490C">
          <w:rPr>
            <w:noProof/>
          </w:rPr>
          <w:t>4</w:t>
        </w:r>
      </w:fldSimple>
      <w:r w:rsidRPr="00CF739D">
        <w:rPr>
          <w:lang w:val="en-US"/>
        </w:rPr>
        <w:t xml:space="preserve"> Các thành phần giao diện xem chi tiết đơn hàng</w:t>
      </w:r>
      <w:bookmarkEnd w:id="2198"/>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C69FCF4" w:rsidR="00B7091A" w:rsidRDefault="007267DC" w:rsidP="00B7091A">
      <w:pPr>
        <w:pStyle w:val="Caption"/>
        <w:rPr>
          <w:lang w:val="en-US"/>
        </w:rPr>
      </w:pPr>
      <w:bookmarkStart w:id="2199" w:name="_Toc53150456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Dữ liệu sử dụng xem chi tiết đơn hàng</w:t>
      </w:r>
      <w:bookmarkEnd w:id="2199"/>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008323C0" w:rsidR="00670BD0" w:rsidRPr="00CF739D" w:rsidRDefault="00670BD0" w:rsidP="00CF739D">
      <w:pPr>
        <w:pStyle w:val="Caption"/>
        <w:rPr>
          <w:lang w:val="en-US"/>
        </w:rPr>
      </w:pPr>
      <w:bookmarkStart w:id="2200" w:name="_Toc531380486"/>
      <w:r w:rsidRPr="00CF739D">
        <w:t xml:space="preserve">Hình </w:t>
      </w:r>
      <w:fldSimple w:instr=" STYLEREF 1 \s ">
        <w:r w:rsidR="00B5490C">
          <w:rPr>
            <w:noProof/>
          </w:rPr>
          <w:t>3</w:t>
        </w:r>
      </w:fldSimple>
      <w:r w:rsidR="00EF3636" w:rsidRPr="00CF739D">
        <w:t>.</w:t>
      </w:r>
      <w:fldSimple w:instr=" SEQ Hình \* ARABIC \s 1 ">
        <w:r w:rsidR="00B5490C">
          <w:rPr>
            <w:noProof/>
          </w:rPr>
          <w:t>9</w:t>
        </w:r>
      </w:fldSimple>
      <w:r w:rsidRPr="00CF739D">
        <w:rPr>
          <w:lang w:val="en-US"/>
        </w:rPr>
        <w:t xml:space="preserve"> Sơ đồ xử lí xem chi tiết đơn hàng</w:t>
      </w:r>
      <w:bookmarkEnd w:id="2200"/>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DF22FDD" w:rsidR="008977B2" w:rsidRPr="00CF739D" w:rsidRDefault="008977B2">
      <w:pPr>
        <w:pStyle w:val="Caption"/>
      </w:pPr>
      <w:bookmarkStart w:id="2201" w:name="_Toc531380487"/>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10</w:t>
      </w:r>
      <w:r w:rsidR="00EF3636" w:rsidRPr="00CF739D">
        <w:fldChar w:fldCharType="end"/>
      </w:r>
      <w:r w:rsidRPr="00CF739D">
        <w:t xml:space="preserve"> Giao diện các chức năng với trạng thái "đang chờ"</w:t>
      </w:r>
      <w:bookmarkEnd w:id="2201"/>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6F891AFB" w:rsidR="00264BCF" w:rsidRPr="00CF739D" w:rsidRDefault="00264BCF">
      <w:pPr>
        <w:pStyle w:val="Caption"/>
      </w:pPr>
      <w:bookmarkStart w:id="2202" w:name="_Toc531380488"/>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11</w:t>
      </w:r>
      <w:r w:rsidR="00EF3636" w:rsidRPr="00CF739D">
        <w:fldChar w:fldCharType="end"/>
      </w:r>
      <w:r w:rsidR="006C103E" w:rsidRPr="00CF739D">
        <w:t xml:space="preserve"> </w:t>
      </w:r>
      <w:r w:rsidRPr="00920004">
        <w:t>Giao diện các chức năng với trạng thái "đang chờ</w:t>
      </w:r>
      <w:r w:rsidRPr="00CF739D">
        <w:t xml:space="preserve"> xử lí</w:t>
      </w:r>
      <w:r w:rsidRPr="00920004">
        <w:t>"</w:t>
      </w:r>
      <w:bookmarkEnd w:id="2202"/>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589B8428" w:rsidR="008977B2" w:rsidRPr="00CF739D" w:rsidRDefault="007267DC" w:rsidP="00CF739D">
      <w:pPr>
        <w:pStyle w:val="Caption"/>
        <w:rPr>
          <w:lang w:val="en-US"/>
        </w:rPr>
      </w:pPr>
      <w:bookmarkStart w:id="2203" w:name="_Toc531504567"/>
      <w:r w:rsidRPr="00CF739D">
        <w:t xml:space="preserve">Bảng </w:t>
      </w:r>
      <w:fldSimple w:instr=" STYLEREF 1 \s ">
        <w:r w:rsidR="00B5490C">
          <w:rPr>
            <w:noProof/>
          </w:rPr>
          <w:t>3</w:t>
        </w:r>
      </w:fldSimple>
      <w:r w:rsidR="00D632EE" w:rsidRPr="00CF739D">
        <w:t>.</w:t>
      </w:r>
      <w:fldSimple w:instr=" SEQ Bảng \* ARABIC \s 1 ">
        <w:r w:rsidR="00B5490C">
          <w:rPr>
            <w:noProof/>
          </w:rPr>
          <w:t>6</w:t>
        </w:r>
      </w:fldSimple>
      <w:r w:rsidRPr="00CF739D">
        <w:rPr>
          <w:lang w:val="en-US"/>
        </w:rPr>
        <w:t xml:space="preserve"> Các thành phần giao diện thay đổi trạng thái đơn hàng</w:t>
      </w:r>
      <w:bookmarkEnd w:id="2203"/>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6119E58C" w:rsidR="008977B2" w:rsidRPr="00CF739D" w:rsidRDefault="007267DC" w:rsidP="00CF739D">
      <w:pPr>
        <w:pStyle w:val="Caption"/>
        <w:rPr>
          <w:lang w:val="en-US"/>
        </w:rPr>
      </w:pPr>
      <w:bookmarkStart w:id="2204" w:name="_Toc531504568"/>
      <w:r w:rsidRPr="00CF739D">
        <w:t xml:space="preserve">Bảng </w:t>
      </w:r>
      <w:fldSimple w:instr=" STYLEREF 1 \s ">
        <w:r w:rsidR="00B5490C">
          <w:rPr>
            <w:noProof/>
          </w:rPr>
          <w:t>3</w:t>
        </w:r>
      </w:fldSimple>
      <w:r w:rsidR="00D632EE" w:rsidRPr="00CF739D">
        <w:t>.</w:t>
      </w:r>
      <w:fldSimple w:instr=" SEQ Bảng \* ARABIC \s 1 ">
        <w:r w:rsidR="00B5490C">
          <w:rPr>
            <w:noProof/>
          </w:rPr>
          <w:t>7</w:t>
        </w:r>
      </w:fldSimple>
      <w:r w:rsidRPr="00CF739D">
        <w:rPr>
          <w:lang w:val="en-US"/>
        </w:rPr>
        <w:t xml:space="preserve"> Dữ liệu sử dụng thay đổi trạng thái đơn hàng</w:t>
      </w:r>
      <w:bookmarkEnd w:id="2204"/>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04FB633" w:rsidR="00FC24EF" w:rsidRPr="00CF739D" w:rsidRDefault="0017533A" w:rsidP="00CF739D">
      <w:pPr>
        <w:pStyle w:val="Caption"/>
        <w:rPr>
          <w:lang w:val="en-US"/>
        </w:rPr>
      </w:pPr>
      <w:bookmarkStart w:id="2205" w:name="_Toc531380489"/>
      <w:r w:rsidRPr="00CF739D">
        <w:t xml:space="preserve">Hình </w:t>
      </w:r>
      <w:fldSimple w:instr=" STYLEREF 1 \s ">
        <w:r w:rsidR="00B5490C">
          <w:rPr>
            <w:noProof/>
          </w:rPr>
          <w:t>3</w:t>
        </w:r>
      </w:fldSimple>
      <w:r w:rsidR="00EF3636" w:rsidRPr="00CF739D">
        <w:t>.</w:t>
      </w:r>
      <w:fldSimple w:instr=" SEQ Hình \* ARABIC \s 1 ">
        <w:r w:rsidR="00B5490C">
          <w:rPr>
            <w:noProof/>
          </w:rPr>
          <w:t>12</w:t>
        </w:r>
      </w:fldSimple>
      <w:r w:rsidRPr="00CF739D">
        <w:rPr>
          <w:lang w:val="en-US"/>
        </w:rPr>
        <w:t xml:space="preserve"> Sơ đồ xử lí thay đổi trạng thái đơn hàng</w:t>
      </w:r>
      <w:bookmarkEnd w:id="2205"/>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1F6993BC" w:rsidR="004F28F8" w:rsidRPr="00CF739D" w:rsidRDefault="004F28F8">
      <w:pPr>
        <w:pStyle w:val="Caption"/>
      </w:pPr>
      <w:bookmarkStart w:id="2206" w:name="_Ref530087124"/>
      <w:bookmarkStart w:id="2207" w:name="_Ref530087110"/>
      <w:bookmarkStart w:id="2208" w:name="_Toc53138049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13</w:t>
      </w:r>
      <w:r w:rsidR="00EF3636" w:rsidRPr="00CF739D">
        <w:fldChar w:fldCharType="end"/>
      </w:r>
      <w:bookmarkEnd w:id="2206"/>
      <w:r w:rsidRPr="00CF739D">
        <w:t xml:space="preserve"> Giao diện thực hiện chức năng tạo hóa đơn cho đơn hàng</w:t>
      </w:r>
      <w:bookmarkEnd w:id="2207"/>
      <w:bookmarkEnd w:id="2208"/>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2EDDEEC7" w:rsidR="004F28F8" w:rsidRPr="00CF739D" w:rsidRDefault="004F28F8">
      <w:pPr>
        <w:pStyle w:val="Caption"/>
      </w:pPr>
      <w:bookmarkStart w:id="2209" w:name="_Toc53138049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14</w:t>
      </w:r>
      <w:r w:rsidR="00EF3636" w:rsidRPr="00CF739D">
        <w:fldChar w:fldCharType="end"/>
      </w:r>
      <w:r w:rsidRPr="00CF739D">
        <w:t xml:space="preserve"> Giao diện xem hóa đơn của đơn hàng</w:t>
      </w:r>
      <w:bookmarkEnd w:id="2209"/>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7A7D1465" w:rsidR="000B72E2" w:rsidRPr="00CF739D" w:rsidRDefault="007267DC" w:rsidP="00CF739D">
      <w:pPr>
        <w:pStyle w:val="Caption"/>
        <w:rPr>
          <w:lang w:val="en-US"/>
        </w:rPr>
      </w:pPr>
      <w:bookmarkStart w:id="2210" w:name="_Toc531504569"/>
      <w:r w:rsidRPr="00CF739D">
        <w:t xml:space="preserve">Bảng </w:t>
      </w:r>
      <w:fldSimple w:instr=" STYLEREF 1 \s ">
        <w:r w:rsidR="00B5490C">
          <w:rPr>
            <w:noProof/>
          </w:rPr>
          <w:t>3</w:t>
        </w:r>
      </w:fldSimple>
      <w:r w:rsidR="00D632EE" w:rsidRPr="00CF739D">
        <w:t>.</w:t>
      </w:r>
      <w:fldSimple w:instr=" SEQ Bảng \* ARABIC \s 1 ">
        <w:r w:rsidR="00B5490C">
          <w:rPr>
            <w:noProof/>
          </w:rPr>
          <w:t>8</w:t>
        </w:r>
      </w:fldSimple>
      <w:r w:rsidRPr="00CF739D">
        <w:rPr>
          <w:lang w:val="en-US"/>
        </w:rPr>
        <w:t xml:space="preserve"> Các thành phần giao diện tạo hóa đơn đơn hàng</w:t>
      </w:r>
      <w:bookmarkEnd w:id="2210"/>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5F56E0F8" w:rsidR="00D225CD" w:rsidRPr="00CF739D" w:rsidRDefault="007267DC" w:rsidP="00CF739D">
      <w:pPr>
        <w:pStyle w:val="Caption"/>
        <w:rPr>
          <w:lang w:val="en-US"/>
        </w:rPr>
      </w:pPr>
      <w:bookmarkStart w:id="2211" w:name="_Toc531504570"/>
      <w:r w:rsidRPr="00CF739D">
        <w:t xml:space="preserve">Bảng </w:t>
      </w:r>
      <w:fldSimple w:instr=" STYLEREF 1 \s ">
        <w:r w:rsidR="00B5490C">
          <w:rPr>
            <w:noProof/>
          </w:rPr>
          <w:t>3</w:t>
        </w:r>
      </w:fldSimple>
      <w:r w:rsidR="00D632EE" w:rsidRPr="00CF739D">
        <w:t>.</w:t>
      </w:r>
      <w:fldSimple w:instr=" SEQ Bảng \* ARABIC \s 1 ">
        <w:r w:rsidR="00B5490C">
          <w:rPr>
            <w:noProof/>
          </w:rPr>
          <w:t>9</w:t>
        </w:r>
      </w:fldSimple>
      <w:r w:rsidRPr="00CF739D">
        <w:rPr>
          <w:lang w:val="en-US"/>
        </w:rPr>
        <w:t xml:space="preserve"> Dữ liệu sử dụng tạo hóa đơn đơn hàng</w:t>
      </w:r>
      <w:bookmarkEnd w:id="2211"/>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585CFD1F" w:rsidR="005A14ED" w:rsidRPr="00CF739D" w:rsidRDefault="005A14ED" w:rsidP="00CF739D">
      <w:pPr>
        <w:pStyle w:val="Caption"/>
        <w:rPr>
          <w:lang w:val="en-US"/>
        </w:rPr>
      </w:pPr>
      <w:bookmarkStart w:id="2212" w:name="_Toc531380492"/>
      <w:r w:rsidRPr="00CF739D">
        <w:t xml:space="preserve">Hình </w:t>
      </w:r>
      <w:fldSimple w:instr=" STYLEREF 1 \s ">
        <w:r w:rsidR="00B5490C">
          <w:rPr>
            <w:noProof/>
          </w:rPr>
          <w:t>3</w:t>
        </w:r>
      </w:fldSimple>
      <w:r w:rsidR="00EF3636" w:rsidRPr="00CF739D">
        <w:t>.</w:t>
      </w:r>
      <w:fldSimple w:instr=" SEQ Hình \* ARABIC \s 1 ">
        <w:r w:rsidR="00B5490C">
          <w:rPr>
            <w:noProof/>
          </w:rPr>
          <w:t>15</w:t>
        </w:r>
      </w:fldSimple>
      <w:r w:rsidR="00946C11" w:rsidRPr="00CF739D">
        <w:rPr>
          <w:lang w:val="en-US"/>
        </w:rPr>
        <w:t xml:space="preserve"> Sơ đồ xử lí tạo hóa đơn đơn hàng</w:t>
      </w:r>
      <w:bookmarkEnd w:id="2212"/>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686050"/>
                    </a:xfrm>
                    <a:prstGeom prst="rect">
                      <a:avLst/>
                    </a:prstGeom>
                  </pic:spPr>
                </pic:pic>
              </a:graphicData>
            </a:graphic>
          </wp:inline>
        </w:drawing>
      </w:r>
    </w:p>
    <w:p w14:paraId="24BD55E1" w14:textId="68DA706E" w:rsidR="00770D42" w:rsidRPr="00CF739D" w:rsidRDefault="00770D42" w:rsidP="00CF739D">
      <w:pPr>
        <w:pStyle w:val="Caption"/>
      </w:pPr>
      <w:bookmarkStart w:id="2213" w:name="_Ref530600985"/>
      <w:bookmarkStart w:id="2214" w:name="_Toc531380493"/>
      <w:r w:rsidRPr="00CF739D">
        <w:t xml:space="preserve">Hình </w:t>
      </w:r>
      <w:fldSimple w:instr=" STYLEREF 1 \s ">
        <w:r w:rsidR="00B5490C">
          <w:rPr>
            <w:noProof/>
          </w:rPr>
          <w:t>3</w:t>
        </w:r>
      </w:fldSimple>
      <w:r w:rsidR="00EF3636" w:rsidRPr="00CF739D">
        <w:t>.</w:t>
      </w:r>
      <w:fldSimple w:instr=" SEQ Hình \* ARABIC \s 1 ">
        <w:r w:rsidR="00B5490C">
          <w:rPr>
            <w:noProof/>
          </w:rPr>
          <w:t>16</w:t>
        </w:r>
      </w:fldSimple>
      <w:bookmarkEnd w:id="2213"/>
      <w:r w:rsidRPr="00CF739D">
        <w:t xml:space="preserve"> Giao diện cập nhật thông tin hóa đơn</w:t>
      </w:r>
      <w:bookmarkEnd w:id="2214"/>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2A24BE0F" w:rsidR="00F653CC" w:rsidRPr="00CF739D" w:rsidRDefault="00F653CC" w:rsidP="00CF739D">
      <w:pPr>
        <w:pStyle w:val="Caption"/>
        <w:rPr>
          <w:lang w:val="en-US"/>
        </w:rPr>
      </w:pPr>
      <w:bookmarkStart w:id="2215" w:name="_Toc531504571"/>
      <w:r w:rsidRPr="00CF739D">
        <w:t xml:space="preserve">Bảng </w:t>
      </w:r>
      <w:fldSimple w:instr=" STYLEREF 1 \s ">
        <w:r w:rsidR="00B5490C">
          <w:rPr>
            <w:noProof/>
          </w:rPr>
          <w:t>3</w:t>
        </w:r>
      </w:fldSimple>
      <w:r w:rsidR="00D632EE" w:rsidRPr="00CF739D">
        <w:t>.</w:t>
      </w:r>
      <w:fldSimple w:instr=" SEQ Bảng \* ARABIC \s 1 ">
        <w:r w:rsidR="00B5490C">
          <w:rPr>
            <w:noProof/>
          </w:rPr>
          <w:t>10</w:t>
        </w:r>
      </w:fldSimple>
      <w:r w:rsidRPr="00CF739D">
        <w:rPr>
          <w:lang w:val="en-US"/>
        </w:rPr>
        <w:t xml:space="preserve"> Các thành phần giao diện cập nhật hóa đơn</w:t>
      </w:r>
      <w:bookmarkEnd w:id="2215"/>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04382CF" w:rsidR="00565D22" w:rsidRPr="00CF739D" w:rsidRDefault="00F653CC" w:rsidP="00CF739D">
      <w:pPr>
        <w:pStyle w:val="Caption"/>
        <w:rPr>
          <w:lang w:val="en-US"/>
        </w:rPr>
      </w:pPr>
      <w:bookmarkStart w:id="2216" w:name="_Toc531504572"/>
      <w:r w:rsidRPr="00CF739D">
        <w:t xml:space="preserve">Bảng </w:t>
      </w:r>
      <w:fldSimple w:instr=" STYLEREF 1 \s ">
        <w:r w:rsidR="00B5490C">
          <w:rPr>
            <w:noProof/>
          </w:rPr>
          <w:t>3</w:t>
        </w:r>
      </w:fldSimple>
      <w:r w:rsidR="00D632EE" w:rsidRPr="00CF739D">
        <w:t>.</w:t>
      </w:r>
      <w:fldSimple w:instr=" SEQ Bảng \* ARABIC \s 1 ">
        <w:r w:rsidR="00B5490C">
          <w:rPr>
            <w:noProof/>
          </w:rPr>
          <w:t>11</w:t>
        </w:r>
      </w:fldSimple>
      <w:r w:rsidRPr="00CF739D">
        <w:rPr>
          <w:lang w:val="en-US"/>
        </w:rPr>
        <w:t xml:space="preserve"> Dữ liệu sử dụng cập nhật hóa đơn</w:t>
      </w:r>
      <w:bookmarkEnd w:id="2216"/>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1A1895D5" w:rsidR="00E21716" w:rsidRPr="00CF739D" w:rsidRDefault="00946C11" w:rsidP="00CF739D">
      <w:pPr>
        <w:pStyle w:val="Caption"/>
        <w:rPr>
          <w:lang w:val="en-US"/>
        </w:rPr>
      </w:pPr>
      <w:bookmarkStart w:id="2217" w:name="_Toc531380494"/>
      <w:r w:rsidRPr="00CF739D">
        <w:t xml:space="preserve">Hình </w:t>
      </w:r>
      <w:fldSimple w:instr=" STYLEREF 1 \s ">
        <w:r w:rsidR="00B5490C">
          <w:rPr>
            <w:noProof/>
          </w:rPr>
          <w:t>3</w:t>
        </w:r>
      </w:fldSimple>
      <w:r w:rsidR="00EF3636" w:rsidRPr="00CF739D">
        <w:t>.</w:t>
      </w:r>
      <w:fldSimple w:instr=" SEQ Hình \* ARABIC \s 1 ">
        <w:r w:rsidR="00B5490C">
          <w:rPr>
            <w:noProof/>
          </w:rPr>
          <w:t>17</w:t>
        </w:r>
      </w:fldSimple>
      <w:r w:rsidRPr="00CF739D">
        <w:rPr>
          <w:lang w:val="en-US"/>
        </w:rPr>
        <w:t xml:space="preserve"> Sơ đồ xử lí cập nhật hóa đơn</w:t>
      </w:r>
      <w:bookmarkEnd w:id="2217"/>
    </w:p>
    <w:p w14:paraId="3DAC2ECC" w14:textId="1B4DE053" w:rsidR="00A61DB2" w:rsidRPr="00CF739D" w:rsidRDefault="00FC2466" w:rsidP="00CF739D">
      <w:pPr>
        <w:pStyle w:val="Heading4"/>
        <w:spacing w:before="240" w:line="0" w:lineRule="atLeast"/>
        <w:rPr>
          <w:rFonts w:cstheme="majorHAnsi"/>
          <w:lang w:val="en-US"/>
        </w:rPr>
      </w:pPr>
      <w:bookmarkStart w:id="2218" w:name="_Toc531502265"/>
      <w:r w:rsidRPr="00920004">
        <w:rPr>
          <w:rFonts w:cstheme="majorHAnsi"/>
          <w:lang w:val="en-US"/>
        </w:rPr>
        <w:lastRenderedPageBreak/>
        <w:t>Q</w:t>
      </w:r>
      <w:r w:rsidRPr="00CF739D">
        <w:rPr>
          <w:rFonts w:cstheme="majorHAnsi"/>
          <w:lang w:val="en-US"/>
        </w:rPr>
        <w:t>uản lí biên nhận</w:t>
      </w:r>
      <w:bookmarkEnd w:id="2218"/>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530475"/>
                    </a:xfrm>
                    <a:prstGeom prst="rect">
                      <a:avLst/>
                    </a:prstGeom>
                  </pic:spPr>
                </pic:pic>
              </a:graphicData>
            </a:graphic>
          </wp:inline>
        </w:drawing>
      </w:r>
    </w:p>
    <w:p w14:paraId="21197602" w14:textId="5C702AB9" w:rsidR="00E6429B" w:rsidRPr="00CF739D" w:rsidRDefault="005645EE" w:rsidP="00CF739D">
      <w:pPr>
        <w:pStyle w:val="Caption"/>
      </w:pPr>
      <w:bookmarkStart w:id="2219" w:name="_Toc531380495"/>
      <w:r w:rsidRPr="00CF739D">
        <w:t xml:space="preserve">Hình </w:t>
      </w:r>
      <w:fldSimple w:instr=" STYLEREF 1 \s ">
        <w:r w:rsidR="00B5490C">
          <w:rPr>
            <w:noProof/>
          </w:rPr>
          <w:t>3</w:t>
        </w:r>
      </w:fldSimple>
      <w:r w:rsidR="00EF3636" w:rsidRPr="00CF739D">
        <w:t>.</w:t>
      </w:r>
      <w:fldSimple w:instr=" SEQ Hình \* ARABIC \s 1 ">
        <w:r w:rsidR="00B5490C">
          <w:rPr>
            <w:noProof/>
          </w:rPr>
          <w:t>18</w:t>
        </w:r>
      </w:fldSimple>
      <w:r w:rsidRPr="00CF739D">
        <w:t xml:space="preserve"> Giao diện xem danh sách biên nhận</w:t>
      </w:r>
      <w:bookmarkEnd w:id="2219"/>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5FAFC45F" w:rsidR="005645EE" w:rsidRDefault="006C10EC" w:rsidP="00A17FA5">
      <w:pPr>
        <w:pStyle w:val="Caption"/>
        <w:rPr>
          <w:lang w:val="en-US"/>
        </w:rPr>
      </w:pPr>
      <w:bookmarkStart w:id="2220" w:name="_Toc53150457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12</w:t>
      </w:r>
      <w:r w:rsidR="00D632EE" w:rsidRPr="00CF739D">
        <w:fldChar w:fldCharType="end"/>
      </w:r>
      <w:r w:rsidRPr="00920004">
        <w:rPr>
          <w:lang w:val="en-US"/>
        </w:rPr>
        <w:t xml:space="preserve"> Các thành phần giao diện xem danh sách biên nhận theo trạng thái</w:t>
      </w:r>
      <w:bookmarkEnd w:id="2220"/>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3C314F26" w:rsidR="00DE7121" w:rsidRPr="00CF739D" w:rsidRDefault="006C10EC" w:rsidP="00CF739D">
      <w:pPr>
        <w:pStyle w:val="Caption"/>
        <w:rPr>
          <w:lang w:val="en-US"/>
        </w:rPr>
      </w:pPr>
      <w:bookmarkStart w:id="2221" w:name="_Toc531504574"/>
      <w:r w:rsidRPr="00CF739D">
        <w:t xml:space="preserve">Bảng </w:t>
      </w:r>
      <w:fldSimple w:instr=" STYLEREF 1 \s ">
        <w:r w:rsidR="00B5490C">
          <w:rPr>
            <w:noProof/>
          </w:rPr>
          <w:t>3</w:t>
        </w:r>
      </w:fldSimple>
      <w:r w:rsidR="00D632EE" w:rsidRPr="00CF739D">
        <w:t>.</w:t>
      </w:r>
      <w:fldSimple w:instr=" SEQ Bảng \* ARABIC \s 1 ">
        <w:r w:rsidR="00B5490C">
          <w:rPr>
            <w:noProof/>
          </w:rPr>
          <w:t>13</w:t>
        </w:r>
      </w:fldSimple>
      <w:r w:rsidRPr="00CF739D">
        <w:rPr>
          <w:lang w:val="en-US"/>
        </w:rPr>
        <w:t xml:space="preserve"> Dữ liệu sử dụng xem danh sách biên nhận theo trạng thái</w:t>
      </w:r>
      <w:bookmarkEnd w:id="2221"/>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030F4BB5" w:rsidR="006C10EC" w:rsidRPr="00CF739D" w:rsidRDefault="006C10EC" w:rsidP="00CF739D">
      <w:pPr>
        <w:pStyle w:val="Caption"/>
        <w:rPr>
          <w:lang w:val="en-US"/>
        </w:rPr>
      </w:pPr>
      <w:bookmarkStart w:id="2222" w:name="_Toc531380496"/>
      <w:r w:rsidRPr="00CF739D">
        <w:t xml:space="preserve">Hình </w:t>
      </w:r>
      <w:fldSimple w:instr=" STYLEREF 1 \s ">
        <w:r w:rsidR="00B5490C">
          <w:rPr>
            <w:noProof/>
          </w:rPr>
          <w:t>3</w:t>
        </w:r>
      </w:fldSimple>
      <w:r w:rsidR="00EF3636" w:rsidRPr="00CF739D">
        <w:t>.</w:t>
      </w:r>
      <w:fldSimple w:instr=" SEQ Hình \* ARABIC \s 1 ">
        <w:r w:rsidR="00B5490C">
          <w:rPr>
            <w:noProof/>
          </w:rPr>
          <w:t>19</w:t>
        </w:r>
      </w:fldSimple>
      <w:r w:rsidRPr="00CF739D">
        <w:rPr>
          <w:lang w:val="en-US"/>
        </w:rPr>
        <w:t xml:space="preserve"> Sơ đồ xử lí xem danh sách đơn hàng theo trạng thái</w:t>
      </w:r>
      <w:bookmarkEnd w:id="2222"/>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2223" w:name="_Toc531380497"/>
    <w:p w14:paraId="58CF6C74" w14:textId="18C9AF83"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2">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4">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5"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6"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77"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2B9A438" w:rsidR="00400E30" w:rsidRPr="00CF739D" w:rsidRDefault="00400E30">
                            <w:pPr>
                              <w:pStyle w:val="Caption"/>
                              <w:rPr>
                                <w:noProof/>
                                <w:szCs w:val="26"/>
                                <w:lang w:val="en-US"/>
                              </w:rPr>
                            </w:pPr>
                            <w:bookmarkStart w:id="2224" w:name="_Toc531380498"/>
                            <w:r>
                              <w:t xml:space="preserve">Hình </w:t>
                            </w:r>
                            <w:fldSimple w:instr=" STYLEREF 1 \s ">
                              <w:r>
                                <w:rPr>
                                  <w:noProof/>
                                </w:rPr>
                                <w:t>3</w:t>
                              </w:r>
                            </w:fldSimple>
                            <w:r>
                              <w:t>.</w:t>
                            </w:r>
                            <w:fldSimple w:instr=" SEQ Hình \* ARABIC \s 1 ">
                              <w:r>
                                <w:rPr>
                                  <w:noProof/>
                                </w:rPr>
                                <w:t>20</w:t>
                              </w:r>
                            </w:fldSimple>
                            <w:r>
                              <w:rPr>
                                <w:lang w:val="en-US"/>
                              </w:rPr>
                              <w:t xml:space="preserve"> Các chức năng ứng với biên nhận</w:t>
                            </w:r>
                            <w:bookmarkEnd w:id="2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2B9A438" w:rsidR="00400E30" w:rsidRPr="00CF739D" w:rsidRDefault="00400E30">
                      <w:pPr>
                        <w:pStyle w:val="Caption"/>
                        <w:rPr>
                          <w:noProof/>
                          <w:szCs w:val="26"/>
                          <w:lang w:val="en-US"/>
                        </w:rPr>
                      </w:pPr>
                      <w:bookmarkStart w:id="2200"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200"/>
                    </w:p>
                  </w:txbxContent>
                </v:textbox>
                <w10:wrap type="topAndBottom"/>
              </v:shape>
            </w:pict>
          </mc:Fallback>
        </mc:AlternateContent>
      </w:r>
      <w:r w:rsidR="003C2D88"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21</w:t>
      </w:r>
      <w:r w:rsidR="00EF3636" w:rsidRPr="00CF739D">
        <w:fldChar w:fldCharType="end"/>
      </w:r>
      <w:r w:rsidR="003C2D88" w:rsidRPr="00CF739D">
        <w:t xml:space="preserve"> Giao diện chi tiết biên nhận</w:t>
      </w:r>
      <w:bookmarkEnd w:id="2223"/>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D9DED2A" w:rsidR="00565D22" w:rsidRPr="00CF739D" w:rsidRDefault="005A14ED" w:rsidP="00CF739D">
      <w:pPr>
        <w:pStyle w:val="Caption"/>
        <w:rPr>
          <w:lang w:val="en-US"/>
        </w:rPr>
      </w:pPr>
      <w:bookmarkStart w:id="2225" w:name="_Toc531504575"/>
      <w:r w:rsidRPr="00CF739D">
        <w:t xml:space="preserve">Bảng </w:t>
      </w:r>
      <w:fldSimple w:instr=" STYLEREF 1 \s ">
        <w:r w:rsidR="00B5490C">
          <w:rPr>
            <w:noProof/>
          </w:rPr>
          <w:t>3</w:t>
        </w:r>
      </w:fldSimple>
      <w:r w:rsidR="00D632EE" w:rsidRPr="00CF739D">
        <w:t>.</w:t>
      </w:r>
      <w:fldSimple w:instr=" SEQ Bảng \* ARABIC \s 1 ">
        <w:r w:rsidR="00B5490C">
          <w:rPr>
            <w:noProof/>
          </w:rPr>
          <w:t>14</w:t>
        </w:r>
      </w:fldSimple>
      <w:r w:rsidRPr="00CF739D">
        <w:rPr>
          <w:lang w:val="en-US"/>
        </w:rPr>
        <w:t xml:space="preserve"> Các thành phần giao diện xem chi tiết biên nhận</w:t>
      </w:r>
      <w:bookmarkEnd w:id="2225"/>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77D095AE" w:rsidR="008E1FFB" w:rsidRPr="00CF739D" w:rsidRDefault="005A14ED" w:rsidP="00CF739D">
      <w:pPr>
        <w:pStyle w:val="Caption"/>
        <w:rPr>
          <w:lang w:val="en-US"/>
        </w:rPr>
      </w:pPr>
      <w:bookmarkStart w:id="2226" w:name="_Toc531504576"/>
      <w:r w:rsidRPr="00CF739D">
        <w:t xml:space="preserve">Bảng </w:t>
      </w:r>
      <w:fldSimple w:instr=" STYLEREF 1 \s ">
        <w:r w:rsidR="00B5490C">
          <w:rPr>
            <w:noProof/>
          </w:rPr>
          <w:t>3</w:t>
        </w:r>
      </w:fldSimple>
      <w:r w:rsidR="00D632EE" w:rsidRPr="00CF739D">
        <w:t>.</w:t>
      </w:r>
      <w:fldSimple w:instr=" SEQ Bảng \* ARABIC \s 1 ">
        <w:r w:rsidR="00B5490C">
          <w:rPr>
            <w:noProof/>
          </w:rPr>
          <w:t>15</w:t>
        </w:r>
      </w:fldSimple>
      <w:r w:rsidRPr="00CF739D">
        <w:rPr>
          <w:lang w:val="en-US"/>
        </w:rPr>
        <w:t xml:space="preserve"> Dữ liệu sử dụng xem chi tiết biên nhận</w:t>
      </w:r>
      <w:bookmarkEnd w:id="2226"/>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80DCE74" w:rsidR="005A14ED" w:rsidRPr="00CF739D" w:rsidRDefault="00EC6582" w:rsidP="00CF739D">
      <w:pPr>
        <w:pStyle w:val="Caption"/>
        <w:rPr>
          <w:lang w:val="en-US"/>
        </w:rPr>
      </w:pPr>
      <w:bookmarkStart w:id="2227" w:name="_Toc531380499"/>
      <w:r w:rsidRPr="00CF739D">
        <w:t xml:space="preserve">Hình </w:t>
      </w:r>
      <w:fldSimple w:instr=" STYLEREF 1 \s ">
        <w:r w:rsidR="00B5490C">
          <w:rPr>
            <w:noProof/>
          </w:rPr>
          <w:t>3</w:t>
        </w:r>
      </w:fldSimple>
      <w:r w:rsidR="00EF3636" w:rsidRPr="00CF739D">
        <w:t>.</w:t>
      </w:r>
      <w:fldSimple w:instr=" SEQ Hình \* ARABIC \s 1 ">
        <w:r w:rsidR="00B5490C">
          <w:rPr>
            <w:noProof/>
          </w:rPr>
          <w:t>22</w:t>
        </w:r>
      </w:fldSimple>
      <w:r w:rsidRPr="00CF739D">
        <w:rPr>
          <w:lang w:val="en-US"/>
        </w:rPr>
        <w:t xml:space="preserve"> Sơ đồ xử lí xem chi tiết biên nhận</w:t>
      </w:r>
      <w:bookmarkEnd w:id="2227"/>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BED8004" w:rsidR="00840C60" w:rsidRPr="00CF739D" w:rsidRDefault="00840C60">
      <w:pPr>
        <w:pStyle w:val="Caption"/>
      </w:pPr>
      <w:bookmarkStart w:id="2228" w:name="_Toc53138050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23</w:t>
      </w:r>
      <w:r w:rsidR="00EF3636" w:rsidRPr="00CF739D">
        <w:fldChar w:fldCharType="end"/>
      </w:r>
      <w:r w:rsidRPr="00CF739D">
        <w:t xml:space="preserve"> Giao diện thay đổi trạng thái biên nhận khi trạng thái "đang chờ"</w:t>
      </w:r>
      <w:bookmarkEnd w:id="2228"/>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20D370B2" w:rsidR="004F28F8" w:rsidRPr="00CF739D" w:rsidRDefault="004F28F8">
      <w:pPr>
        <w:pStyle w:val="Caption"/>
      </w:pPr>
      <w:bookmarkStart w:id="2229" w:name="_Toc53138050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24</w:t>
      </w:r>
      <w:r w:rsidR="00EF3636" w:rsidRPr="00CF739D">
        <w:fldChar w:fldCharType="end"/>
      </w:r>
      <w:r w:rsidRPr="00CF739D">
        <w:t xml:space="preserve"> Giao diện thay đổi trạng thái biên nhận khi trạng thái "đang chờ trả đồ"</w:t>
      </w:r>
      <w:bookmarkEnd w:id="2229"/>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46E9EB1D" w:rsidR="00D632EE" w:rsidRPr="00CF739D" w:rsidRDefault="00D632EE" w:rsidP="00CF739D">
      <w:pPr>
        <w:pStyle w:val="Caption"/>
        <w:rPr>
          <w:lang w:val="en-US"/>
        </w:rPr>
      </w:pPr>
      <w:bookmarkStart w:id="2230" w:name="_Toc531504577"/>
      <w:r w:rsidRPr="00CF739D">
        <w:t xml:space="preserve">Bảng </w:t>
      </w:r>
      <w:fldSimple w:instr=" STYLEREF 1 \s ">
        <w:r w:rsidR="00B5490C">
          <w:rPr>
            <w:noProof/>
          </w:rPr>
          <w:t>3</w:t>
        </w:r>
      </w:fldSimple>
      <w:r w:rsidRPr="00CF739D">
        <w:t>.</w:t>
      </w:r>
      <w:fldSimple w:instr=" SEQ Bảng \* ARABIC \s 1 ">
        <w:r w:rsidR="00B5490C">
          <w:rPr>
            <w:noProof/>
          </w:rPr>
          <w:t>16</w:t>
        </w:r>
      </w:fldSimple>
      <w:r w:rsidRPr="00CF739D">
        <w:rPr>
          <w:lang w:val="en-US"/>
        </w:rPr>
        <w:t xml:space="preserve"> Các thành phần giao diện thay đổi trạng thái biên nhận</w:t>
      </w:r>
      <w:bookmarkEnd w:id="2230"/>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3ADC6EC" w:rsidR="00DE2334" w:rsidRPr="00CF739D" w:rsidRDefault="00D632EE" w:rsidP="00CF739D">
      <w:pPr>
        <w:pStyle w:val="Caption"/>
        <w:rPr>
          <w:lang w:val="en-US"/>
        </w:rPr>
      </w:pPr>
      <w:bookmarkStart w:id="2231" w:name="_Toc531504578"/>
      <w:r w:rsidRPr="00CF739D">
        <w:t xml:space="preserve">Bảng </w:t>
      </w:r>
      <w:fldSimple w:instr=" STYLEREF 1 \s ">
        <w:r w:rsidR="00B5490C">
          <w:rPr>
            <w:noProof/>
          </w:rPr>
          <w:t>3</w:t>
        </w:r>
      </w:fldSimple>
      <w:r w:rsidRPr="00CF739D">
        <w:t>.</w:t>
      </w:r>
      <w:fldSimple w:instr=" SEQ Bảng \* ARABIC \s 1 ">
        <w:r w:rsidR="00B5490C">
          <w:rPr>
            <w:noProof/>
          </w:rPr>
          <w:t>17</w:t>
        </w:r>
      </w:fldSimple>
      <w:r w:rsidRPr="00CF739D">
        <w:rPr>
          <w:lang w:val="en-US"/>
        </w:rPr>
        <w:t xml:space="preserve"> Dữ liệu sử dụng thay đổi trạng thái biên nhận</w:t>
      </w:r>
      <w:bookmarkEnd w:id="2231"/>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12399D73" w:rsidR="007D228D" w:rsidRPr="00CF739D" w:rsidRDefault="007D228D" w:rsidP="00CF739D">
      <w:pPr>
        <w:pStyle w:val="Caption"/>
        <w:rPr>
          <w:lang w:val="en-US"/>
        </w:rPr>
      </w:pPr>
      <w:bookmarkStart w:id="2232" w:name="_Toc531380502"/>
      <w:r w:rsidRPr="00CF739D">
        <w:t xml:space="preserve">Hình </w:t>
      </w:r>
      <w:fldSimple w:instr=" STYLEREF 1 \s ">
        <w:r w:rsidR="00B5490C">
          <w:rPr>
            <w:noProof/>
          </w:rPr>
          <w:t>3</w:t>
        </w:r>
      </w:fldSimple>
      <w:r w:rsidR="00EF3636" w:rsidRPr="00CF739D">
        <w:t>.</w:t>
      </w:r>
      <w:fldSimple w:instr=" SEQ Hình \* ARABIC \s 1 ">
        <w:r w:rsidR="00B5490C">
          <w:rPr>
            <w:noProof/>
          </w:rPr>
          <w:t>25</w:t>
        </w:r>
      </w:fldSimple>
      <w:r w:rsidRPr="00CF739D">
        <w:rPr>
          <w:lang w:val="en-US"/>
        </w:rPr>
        <w:t xml:space="preserve"> Sơ đồ xử lí thay đổi trạng thái biên nhận</w:t>
      </w:r>
      <w:bookmarkEnd w:id="2232"/>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51821920" w:rsidR="006C3B6C" w:rsidRPr="00CF739D" w:rsidRDefault="006C3B6C">
      <w:pPr>
        <w:pStyle w:val="Caption"/>
      </w:pPr>
      <w:bookmarkStart w:id="2233" w:name="_Toc53138050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26</w:t>
      </w:r>
      <w:r w:rsidR="00EF3636" w:rsidRPr="00CF739D">
        <w:fldChar w:fldCharType="end"/>
      </w:r>
      <w:r w:rsidRPr="00CF739D">
        <w:t xml:space="preserve"> Giao diện cập nhật thông tin biên nhận với trạng thái "đang chờ"</w:t>
      </w:r>
      <w:bookmarkEnd w:id="2233"/>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7E29B5E5" w:rsidR="0013721C" w:rsidRPr="00CF739D" w:rsidRDefault="0013721C">
      <w:pPr>
        <w:pStyle w:val="Caption"/>
      </w:pPr>
      <w:bookmarkStart w:id="2234" w:name="_Toc53138050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27</w:t>
      </w:r>
      <w:r w:rsidR="00EF3636" w:rsidRPr="00CF739D">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2234"/>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5D38089" w:rsidR="00451F3E" w:rsidRPr="00CF739D" w:rsidRDefault="005A14ED" w:rsidP="00CF739D">
      <w:pPr>
        <w:pStyle w:val="Caption"/>
        <w:rPr>
          <w:lang w:val="en-US"/>
        </w:rPr>
      </w:pPr>
      <w:bookmarkStart w:id="2235" w:name="_Toc531504579"/>
      <w:r w:rsidRPr="00CF739D">
        <w:t xml:space="preserve">Bảng </w:t>
      </w:r>
      <w:fldSimple w:instr=" STYLEREF 1 \s ">
        <w:r w:rsidR="00B5490C">
          <w:rPr>
            <w:noProof/>
          </w:rPr>
          <w:t>3</w:t>
        </w:r>
      </w:fldSimple>
      <w:r w:rsidR="00D632EE" w:rsidRPr="00CF739D">
        <w:t>.</w:t>
      </w:r>
      <w:fldSimple w:instr=" SEQ Bảng \* ARABIC \s 1 ">
        <w:r w:rsidR="00B5490C">
          <w:rPr>
            <w:noProof/>
          </w:rPr>
          <w:t>18</w:t>
        </w:r>
      </w:fldSimple>
      <w:r w:rsidRPr="00CF739D">
        <w:rPr>
          <w:lang w:val="en-US"/>
        </w:rPr>
        <w:t xml:space="preserve"> Các thành phần giao diện cập nhật thông tin biên nhận</w:t>
      </w:r>
      <w:bookmarkEnd w:id="2235"/>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0036F05" w:rsidR="00DE2334" w:rsidRPr="00CF739D" w:rsidRDefault="005A14ED" w:rsidP="00CF739D">
      <w:pPr>
        <w:pStyle w:val="Caption"/>
        <w:rPr>
          <w:lang w:val="en-US"/>
        </w:rPr>
      </w:pPr>
      <w:bookmarkStart w:id="2236" w:name="_Toc531504580"/>
      <w:r w:rsidRPr="00CF739D">
        <w:t xml:space="preserve">Bảng </w:t>
      </w:r>
      <w:fldSimple w:instr=" STYLEREF 1 \s ">
        <w:r w:rsidR="00B5490C">
          <w:rPr>
            <w:noProof/>
          </w:rPr>
          <w:t>3</w:t>
        </w:r>
      </w:fldSimple>
      <w:r w:rsidR="00D632EE" w:rsidRPr="00CF739D">
        <w:t>.</w:t>
      </w:r>
      <w:fldSimple w:instr=" SEQ Bảng \* ARABIC \s 1 ">
        <w:r w:rsidR="00B5490C">
          <w:rPr>
            <w:noProof/>
          </w:rPr>
          <w:t>19</w:t>
        </w:r>
      </w:fldSimple>
      <w:r w:rsidRPr="00CF739D">
        <w:rPr>
          <w:lang w:val="en-US"/>
        </w:rPr>
        <w:t xml:space="preserve"> Dữ liệu sử dụng cập nhật thông tin biên nhận</w:t>
      </w:r>
      <w:bookmarkEnd w:id="2236"/>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2279B8A1" w:rsidR="00A57F07" w:rsidRPr="00CF739D" w:rsidRDefault="00A57F07" w:rsidP="00CF739D">
      <w:pPr>
        <w:pStyle w:val="Caption"/>
        <w:rPr>
          <w:lang w:val="en-US"/>
        </w:rPr>
      </w:pPr>
      <w:bookmarkStart w:id="2237" w:name="_Toc531380505"/>
      <w:r w:rsidRPr="00CF739D">
        <w:t xml:space="preserve">Hình </w:t>
      </w:r>
      <w:fldSimple w:instr=" STYLEREF 1 \s ">
        <w:r w:rsidR="00B5490C">
          <w:rPr>
            <w:noProof/>
          </w:rPr>
          <w:t>3</w:t>
        </w:r>
      </w:fldSimple>
      <w:r w:rsidR="00EF3636" w:rsidRPr="00CF739D">
        <w:t>.</w:t>
      </w:r>
      <w:fldSimple w:instr=" SEQ Hình \* ARABIC \s 1 ">
        <w:r w:rsidR="00B5490C">
          <w:rPr>
            <w:noProof/>
          </w:rPr>
          <w:t>28</w:t>
        </w:r>
      </w:fldSimple>
      <w:r w:rsidRPr="00CF739D">
        <w:rPr>
          <w:lang w:val="en-US"/>
        </w:rPr>
        <w:t xml:space="preserve"> Sơ đồ xử lí cập nhật thông tin biên nhận</w:t>
      </w:r>
      <w:bookmarkEnd w:id="2237"/>
    </w:p>
    <w:p w14:paraId="0B918616" w14:textId="6B914B6B" w:rsidR="00DD0637" w:rsidRPr="00CF739D" w:rsidRDefault="00D25C6A" w:rsidP="00CF739D">
      <w:pPr>
        <w:pStyle w:val="Heading4"/>
        <w:spacing w:before="240" w:line="0" w:lineRule="atLeast"/>
        <w:rPr>
          <w:rFonts w:cstheme="majorHAnsi"/>
          <w:lang w:val="en-US"/>
        </w:rPr>
      </w:pPr>
      <w:bookmarkStart w:id="2238" w:name="_Toc531502266"/>
      <w:r w:rsidRPr="00CF739D">
        <w:rPr>
          <w:rFonts w:cstheme="majorHAnsi"/>
          <w:lang w:val="en-US"/>
        </w:rPr>
        <w:lastRenderedPageBreak/>
        <w:t>Quản lí phân công xử lí đơn hàng</w:t>
      </w:r>
      <w:bookmarkEnd w:id="2238"/>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50510112" w:rsidR="008C24F2" w:rsidRPr="00CF739D" w:rsidRDefault="0019690B">
      <w:pPr>
        <w:pStyle w:val="Caption"/>
      </w:pPr>
      <w:bookmarkStart w:id="2239" w:name="_Ref530595407"/>
      <w:bookmarkStart w:id="2240" w:name="_Toc53138050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29</w:t>
      </w:r>
      <w:r w:rsidR="00EF3636" w:rsidRPr="00CF739D">
        <w:fldChar w:fldCharType="end"/>
      </w:r>
      <w:bookmarkEnd w:id="2239"/>
      <w:r w:rsidRPr="00CF739D">
        <w:t xml:space="preserve"> Tổng quan phân công xử l</w:t>
      </w:r>
      <w:r w:rsidR="00B3636C" w:rsidRPr="00CF739D">
        <w:t>í</w:t>
      </w:r>
      <w:r w:rsidRPr="00CF739D">
        <w:t xml:space="preserve"> đơn hàng</w:t>
      </w:r>
      <w:bookmarkEnd w:id="2240"/>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5A486057" w:rsidR="00F04D17" w:rsidRPr="00CF739D" w:rsidRDefault="00F04D17" w:rsidP="00CF739D">
      <w:pPr>
        <w:pStyle w:val="Caption"/>
      </w:pPr>
      <w:bookmarkStart w:id="2241" w:name="_Ref530595425"/>
      <w:bookmarkStart w:id="2242" w:name="_Toc531380507"/>
      <w:r w:rsidRPr="00CF739D">
        <w:t xml:space="preserve">Hình </w:t>
      </w:r>
      <w:fldSimple w:instr=" STYLEREF 1 \s ">
        <w:r w:rsidR="00B5490C">
          <w:rPr>
            <w:noProof/>
          </w:rPr>
          <w:t>3</w:t>
        </w:r>
      </w:fldSimple>
      <w:r w:rsidR="00EF3636" w:rsidRPr="00CF739D">
        <w:t>.</w:t>
      </w:r>
      <w:fldSimple w:instr=" SEQ Hình \* ARABIC \s 1 ">
        <w:r w:rsidR="00B5490C">
          <w:rPr>
            <w:noProof/>
          </w:rPr>
          <w:t>30</w:t>
        </w:r>
      </w:fldSimple>
      <w:bookmarkEnd w:id="2241"/>
      <w:r w:rsidRPr="00CF739D">
        <w:t xml:space="preserve"> Giao diện phân công đơn hàng vào máy giặt</w:t>
      </w:r>
      <w:bookmarkEnd w:id="2242"/>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6BB177D6" w:rsidR="00300FEC" w:rsidRPr="00CF739D" w:rsidRDefault="00300FEC">
      <w:pPr>
        <w:pStyle w:val="Caption"/>
        <w:rPr>
          <w:lang w:val="en-US"/>
        </w:rPr>
      </w:pPr>
      <w:bookmarkStart w:id="2243" w:name="_Toc53150458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rPr>
          <w:lang w:val="en-US"/>
        </w:rPr>
        <w:t xml:space="preserve"> Các thành phần giao diện quản lí phân công xử lí đơn hàng</w:t>
      </w:r>
      <w:bookmarkEnd w:id="2243"/>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7B66E209" w:rsidR="00692A1B" w:rsidRPr="00CF739D" w:rsidRDefault="00300FEC" w:rsidP="00CF739D">
      <w:pPr>
        <w:pStyle w:val="Caption"/>
        <w:rPr>
          <w:lang w:val="en-US"/>
        </w:rPr>
      </w:pPr>
      <w:bookmarkStart w:id="2244" w:name="_Toc531504582"/>
      <w:r w:rsidRPr="00CF739D">
        <w:t xml:space="preserve">Bảng </w:t>
      </w:r>
      <w:fldSimple w:instr=" STYLEREF 1 \s ">
        <w:r w:rsidR="00B5490C">
          <w:rPr>
            <w:noProof/>
          </w:rPr>
          <w:t>3</w:t>
        </w:r>
      </w:fldSimple>
      <w:r w:rsidR="00D632EE" w:rsidRPr="00CF739D">
        <w:t>.</w:t>
      </w:r>
      <w:fldSimple w:instr=" SEQ Bảng \* ARABIC \s 1 ">
        <w:r w:rsidR="00B5490C">
          <w:rPr>
            <w:noProof/>
          </w:rPr>
          <w:t>21</w:t>
        </w:r>
      </w:fldSimple>
      <w:r w:rsidRPr="00CF739D">
        <w:rPr>
          <w:lang w:val="en-US"/>
        </w:rPr>
        <w:t xml:space="preserve"> Dữ liệu sử dụng quản lí phân công xử lí đơn hàng</w:t>
      </w:r>
      <w:bookmarkEnd w:id="2244"/>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76EBEB6B" w:rsidR="00E304D0" w:rsidRPr="00CF739D" w:rsidRDefault="00E304D0" w:rsidP="00CF739D">
      <w:pPr>
        <w:pStyle w:val="Caption"/>
        <w:rPr>
          <w:lang w:val="en-US"/>
        </w:rPr>
      </w:pPr>
      <w:bookmarkStart w:id="2245" w:name="_Toc531380508"/>
      <w:r w:rsidRPr="00CF739D">
        <w:t xml:space="preserve">Hình </w:t>
      </w:r>
      <w:fldSimple w:instr=" STYLEREF 1 \s ">
        <w:r w:rsidR="00B5490C">
          <w:rPr>
            <w:noProof/>
          </w:rPr>
          <w:t>3</w:t>
        </w:r>
      </w:fldSimple>
      <w:r w:rsidR="00EF3636" w:rsidRPr="00CF739D">
        <w:t>.</w:t>
      </w:r>
      <w:fldSimple w:instr=" SEQ Hình \* ARABIC \s 1 ">
        <w:r w:rsidR="00B5490C">
          <w:rPr>
            <w:noProof/>
          </w:rPr>
          <w:t>31</w:t>
        </w:r>
      </w:fldSimple>
      <w:r w:rsidRPr="00CF739D">
        <w:rPr>
          <w:lang w:val="en-US"/>
        </w:rPr>
        <w:t xml:space="preserve"> Sơ đồ xử lí phân công xử lí đơn hàng</w:t>
      </w:r>
      <w:bookmarkEnd w:id="2245"/>
    </w:p>
    <w:p w14:paraId="6E154777" w14:textId="2D1C2324" w:rsidR="00D46DE7" w:rsidRPr="00920004" w:rsidRDefault="00D46DE7" w:rsidP="00CF739D">
      <w:pPr>
        <w:pStyle w:val="Heading4"/>
        <w:spacing w:before="240" w:line="0" w:lineRule="atLeast"/>
        <w:rPr>
          <w:lang w:val="en-US"/>
        </w:rPr>
      </w:pPr>
      <w:bookmarkStart w:id="2246" w:name="_Toc531102059"/>
      <w:bookmarkStart w:id="2247" w:name="_Toc531103007"/>
      <w:bookmarkStart w:id="2248" w:name="_Toc531359248"/>
      <w:bookmarkStart w:id="2249" w:name="_Toc531360229"/>
      <w:bookmarkStart w:id="2250" w:name="_Toc531381071"/>
      <w:bookmarkStart w:id="2251" w:name="_Toc531102060"/>
      <w:bookmarkStart w:id="2252" w:name="_Toc531103008"/>
      <w:bookmarkStart w:id="2253" w:name="_Toc531359249"/>
      <w:bookmarkStart w:id="2254" w:name="_Toc531360230"/>
      <w:bookmarkStart w:id="2255" w:name="_Toc531381072"/>
      <w:bookmarkStart w:id="2256" w:name="_Toc531102061"/>
      <w:bookmarkStart w:id="2257" w:name="_Toc531103009"/>
      <w:bookmarkStart w:id="2258" w:name="_Toc531359250"/>
      <w:bookmarkStart w:id="2259" w:name="_Toc531360231"/>
      <w:bookmarkStart w:id="2260" w:name="_Toc531381073"/>
      <w:bookmarkStart w:id="2261" w:name="_Toc531102062"/>
      <w:bookmarkStart w:id="2262" w:name="_Toc531103010"/>
      <w:bookmarkStart w:id="2263" w:name="_Toc531359251"/>
      <w:bookmarkStart w:id="2264" w:name="_Toc531360232"/>
      <w:bookmarkStart w:id="2265" w:name="_Toc531381074"/>
      <w:bookmarkStart w:id="2266" w:name="_Toc531102063"/>
      <w:bookmarkStart w:id="2267" w:name="_Toc531103011"/>
      <w:bookmarkStart w:id="2268" w:name="_Toc531359252"/>
      <w:bookmarkStart w:id="2269" w:name="_Toc531360233"/>
      <w:bookmarkStart w:id="2270" w:name="_Toc531381075"/>
      <w:bookmarkStart w:id="2271" w:name="_Toc531102064"/>
      <w:bookmarkStart w:id="2272" w:name="_Toc531103012"/>
      <w:bookmarkStart w:id="2273" w:name="_Toc531359253"/>
      <w:bookmarkStart w:id="2274" w:name="_Toc531360234"/>
      <w:bookmarkStart w:id="2275" w:name="_Toc531381076"/>
      <w:bookmarkStart w:id="2276" w:name="_Toc531102065"/>
      <w:bookmarkStart w:id="2277" w:name="_Toc531103013"/>
      <w:bookmarkStart w:id="2278" w:name="_Toc531359254"/>
      <w:bookmarkStart w:id="2279" w:name="_Toc531360235"/>
      <w:bookmarkStart w:id="2280" w:name="_Toc531381077"/>
      <w:bookmarkStart w:id="2281" w:name="_Toc531102066"/>
      <w:bookmarkStart w:id="2282" w:name="_Toc531103014"/>
      <w:bookmarkStart w:id="2283" w:name="_Toc531359255"/>
      <w:bookmarkStart w:id="2284" w:name="_Toc531360236"/>
      <w:bookmarkStart w:id="2285" w:name="_Toc531381078"/>
      <w:bookmarkStart w:id="2286" w:name="_Toc531102067"/>
      <w:bookmarkStart w:id="2287" w:name="_Toc531103015"/>
      <w:bookmarkStart w:id="2288" w:name="_Toc531359256"/>
      <w:bookmarkStart w:id="2289" w:name="_Toc531360237"/>
      <w:bookmarkStart w:id="2290" w:name="_Toc531381079"/>
      <w:bookmarkStart w:id="2291" w:name="_Toc531102188"/>
      <w:bookmarkStart w:id="2292" w:name="_Toc531103136"/>
      <w:bookmarkStart w:id="2293" w:name="_Toc531359377"/>
      <w:bookmarkStart w:id="2294" w:name="_Toc531360358"/>
      <w:bookmarkStart w:id="2295" w:name="_Toc531381200"/>
      <w:bookmarkStart w:id="2296" w:name="_Toc531102309"/>
      <w:bookmarkStart w:id="2297" w:name="_Toc531103257"/>
      <w:bookmarkStart w:id="2298" w:name="_Toc531359498"/>
      <w:bookmarkStart w:id="2299" w:name="_Toc531360479"/>
      <w:bookmarkStart w:id="2300" w:name="_Toc531381321"/>
      <w:bookmarkStart w:id="2301" w:name="_Toc531102310"/>
      <w:bookmarkStart w:id="2302" w:name="_Toc531103258"/>
      <w:bookmarkStart w:id="2303" w:name="_Toc531359499"/>
      <w:bookmarkStart w:id="2304" w:name="_Toc531360480"/>
      <w:bookmarkStart w:id="2305" w:name="_Toc531381322"/>
      <w:bookmarkStart w:id="2306" w:name="_Toc531102316"/>
      <w:bookmarkStart w:id="2307" w:name="_Toc531103264"/>
      <w:bookmarkStart w:id="2308" w:name="_Toc531359505"/>
      <w:bookmarkStart w:id="2309" w:name="_Toc531360486"/>
      <w:bookmarkStart w:id="2310" w:name="_Toc531381328"/>
      <w:bookmarkStart w:id="2311" w:name="_Toc531102400"/>
      <w:bookmarkStart w:id="2312" w:name="_Toc531103348"/>
      <w:bookmarkStart w:id="2313" w:name="_Toc531359589"/>
      <w:bookmarkStart w:id="2314" w:name="_Toc531360570"/>
      <w:bookmarkStart w:id="2315" w:name="_Toc531381412"/>
      <w:bookmarkStart w:id="2316" w:name="_Toc531502267"/>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r w:rsidRPr="00920004">
        <w:rPr>
          <w:lang w:val="en-US"/>
        </w:rPr>
        <w:lastRenderedPageBreak/>
        <w:t>Quản lí trạng thái máy giặt</w:t>
      </w:r>
      <w:bookmarkEnd w:id="2316"/>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447C36A1" w:rsidR="00D46DE7" w:rsidRPr="00CF739D" w:rsidRDefault="00D46DE7" w:rsidP="00CF739D">
      <w:pPr>
        <w:pStyle w:val="Caption"/>
        <w:rPr>
          <w:lang w:val="en-US"/>
        </w:rPr>
      </w:pPr>
      <w:bookmarkStart w:id="2317" w:name="_Toc531380509"/>
      <w:r w:rsidRPr="00CF739D">
        <w:t xml:space="preserve">Hình </w:t>
      </w:r>
      <w:fldSimple w:instr=" STYLEREF 1 \s ">
        <w:r w:rsidR="00B5490C">
          <w:rPr>
            <w:noProof/>
          </w:rPr>
          <w:t>3</w:t>
        </w:r>
      </w:fldSimple>
      <w:r w:rsidR="00EF3636" w:rsidRPr="00CF739D">
        <w:t>.</w:t>
      </w:r>
      <w:fldSimple w:instr=" SEQ Hình \* ARABIC \s 1 ">
        <w:r w:rsidR="00B5490C">
          <w:rPr>
            <w:noProof/>
          </w:rPr>
          <w:t>32</w:t>
        </w:r>
      </w:fldSimple>
      <w:r w:rsidRPr="00CF739D">
        <w:rPr>
          <w:lang w:val="en-US"/>
        </w:rPr>
        <w:t xml:space="preserve"> Giao diện chức năng quản lí trạng thái máy giặt</w:t>
      </w:r>
      <w:bookmarkEnd w:id="2317"/>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7913157" w:rsidR="00300FEC" w:rsidRPr="00CF739D" w:rsidRDefault="00300FEC">
      <w:pPr>
        <w:pStyle w:val="Caption"/>
        <w:rPr>
          <w:lang w:val="en-US"/>
        </w:rPr>
      </w:pPr>
      <w:bookmarkStart w:id="2318" w:name="_Toc53150458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rPr>
          <w:lang w:val="en-US"/>
        </w:rPr>
        <w:t xml:space="preserve"> Các thành phần giao diện quản lí trạng thái máy giặt</w:t>
      </w:r>
      <w:bookmarkEnd w:id="2318"/>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22801C35" w:rsidR="00A535B7" w:rsidRPr="00CF739D" w:rsidRDefault="00A535B7" w:rsidP="00CF739D">
      <w:pPr>
        <w:pStyle w:val="Caption"/>
        <w:rPr>
          <w:lang w:val="en-US"/>
        </w:rPr>
      </w:pPr>
      <w:bookmarkStart w:id="2319" w:name="_Toc531504584"/>
      <w:r w:rsidRPr="00CF739D">
        <w:t xml:space="preserve">Bảng </w:t>
      </w:r>
      <w:fldSimple w:instr=" STYLEREF 1 \s ">
        <w:r w:rsidR="00B5490C">
          <w:rPr>
            <w:noProof/>
          </w:rPr>
          <w:t>3</w:t>
        </w:r>
      </w:fldSimple>
      <w:r w:rsidR="00D632EE" w:rsidRPr="00CF739D">
        <w:t>.</w:t>
      </w:r>
      <w:fldSimple w:instr=" SEQ Bảng \* ARABIC \s 1 ">
        <w:r w:rsidR="00B5490C">
          <w:rPr>
            <w:noProof/>
          </w:rPr>
          <w:t>23</w:t>
        </w:r>
      </w:fldSimple>
      <w:r w:rsidRPr="00CF739D">
        <w:rPr>
          <w:lang w:val="en-US"/>
        </w:rPr>
        <w:t xml:space="preserve"> Dữ liệu sử dụng quản lí trạng thái máy giặt</w:t>
      </w:r>
      <w:bookmarkEnd w:id="2319"/>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6C78774" w:rsidR="008A66E1" w:rsidRPr="00CF739D" w:rsidRDefault="008A66E1" w:rsidP="00CF739D">
      <w:pPr>
        <w:pStyle w:val="Caption"/>
        <w:rPr>
          <w:lang w:val="en-US"/>
        </w:rPr>
      </w:pPr>
      <w:bookmarkStart w:id="2320" w:name="_Toc531380510"/>
      <w:r w:rsidRPr="00CF739D">
        <w:t xml:space="preserve">Hình </w:t>
      </w:r>
      <w:fldSimple w:instr=" STYLEREF 1 \s ">
        <w:r w:rsidR="00B5490C">
          <w:rPr>
            <w:noProof/>
          </w:rPr>
          <w:t>3</w:t>
        </w:r>
      </w:fldSimple>
      <w:r w:rsidR="00EF3636" w:rsidRPr="00CF739D">
        <w:t>.</w:t>
      </w:r>
      <w:fldSimple w:instr=" SEQ Hình \* ARABIC \s 1 ">
        <w:r w:rsidR="00B5490C">
          <w:rPr>
            <w:noProof/>
          </w:rPr>
          <w:t>33</w:t>
        </w:r>
      </w:fldSimple>
      <w:r w:rsidRPr="00CF739D">
        <w:rPr>
          <w:lang w:val="en-US"/>
        </w:rPr>
        <w:t xml:space="preserve"> Sơ đồ xử lí trạng thái máy giặt</w:t>
      </w:r>
      <w:bookmarkEnd w:id="2320"/>
    </w:p>
    <w:p w14:paraId="69A9AF4F" w14:textId="69993F8C" w:rsidR="00A61DB2" w:rsidRPr="00CF739D" w:rsidRDefault="00A61DB2" w:rsidP="00CF739D">
      <w:pPr>
        <w:pStyle w:val="Heading4"/>
        <w:spacing w:before="240" w:line="0" w:lineRule="atLeast"/>
        <w:rPr>
          <w:rFonts w:cstheme="majorHAnsi"/>
        </w:rPr>
      </w:pPr>
      <w:bookmarkStart w:id="2321" w:name="_Toc531009826"/>
      <w:bookmarkStart w:id="2322" w:name="_Toc531102402"/>
      <w:bookmarkStart w:id="2323" w:name="_Toc531103350"/>
      <w:bookmarkStart w:id="2324" w:name="_Toc531359591"/>
      <w:bookmarkStart w:id="2325" w:name="_Toc531360572"/>
      <w:bookmarkStart w:id="2326" w:name="_Toc531381414"/>
      <w:bookmarkStart w:id="2327" w:name="_Toc530605715"/>
      <w:bookmarkStart w:id="2328" w:name="_Toc530657421"/>
      <w:bookmarkStart w:id="2329" w:name="_Toc530658709"/>
      <w:bookmarkStart w:id="2330" w:name="_Toc530662433"/>
      <w:bookmarkStart w:id="2331" w:name="_Toc530662900"/>
      <w:bookmarkStart w:id="2332" w:name="_Toc531009827"/>
      <w:bookmarkStart w:id="2333" w:name="_Toc531102403"/>
      <w:bookmarkStart w:id="2334" w:name="_Toc531103351"/>
      <w:bookmarkStart w:id="2335" w:name="_Toc531359592"/>
      <w:bookmarkStart w:id="2336" w:name="_Toc531360573"/>
      <w:bookmarkStart w:id="2337" w:name="_Toc531381415"/>
      <w:bookmarkStart w:id="2338" w:name="_Toc530605716"/>
      <w:bookmarkStart w:id="2339" w:name="_Toc530657422"/>
      <w:bookmarkStart w:id="2340" w:name="_Toc530658710"/>
      <w:bookmarkStart w:id="2341" w:name="_Toc530662434"/>
      <w:bookmarkStart w:id="2342" w:name="_Toc530662901"/>
      <w:bookmarkStart w:id="2343" w:name="_Toc531009828"/>
      <w:bookmarkStart w:id="2344" w:name="_Toc531102404"/>
      <w:bookmarkStart w:id="2345" w:name="_Toc531103352"/>
      <w:bookmarkStart w:id="2346" w:name="_Toc531359593"/>
      <w:bookmarkStart w:id="2347" w:name="_Toc531360574"/>
      <w:bookmarkStart w:id="2348" w:name="_Toc531381416"/>
      <w:bookmarkStart w:id="2349" w:name="_Toc530605717"/>
      <w:bookmarkStart w:id="2350" w:name="_Toc530657423"/>
      <w:bookmarkStart w:id="2351" w:name="_Toc530658711"/>
      <w:bookmarkStart w:id="2352" w:name="_Toc530662435"/>
      <w:bookmarkStart w:id="2353" w:name="_Toc530662902"/>
      <w:bookmarkStart w:id="2354" w:name="_Toc531009829"/>
      <w:bookmarkStart w:id="2355" w:name="_Toc531102405"/>
      <w:bookmarkStart w:id="2356" w:name="_Toc531103353"/>
      <w:bookmarkStart w:id="2357" w:name="_Toc531359594"/>
      <w:bookmarkStart w:id="2358" w:name="_Toc531360575"/>
      <w:bookmarkStart w:id="2359" w:name="_Toc531381417"/>
      <w:bookmarkStart w:id="2360" w:name="_Toc530605718"/>
      <w:bookmarkStart w:id="2361" w:name="_Toc530657424"/>
      <w:bookmarkStart w:id="2362" w:name="_Toc530658712"/>
      <w:bookmarkStart w:id="2363" w:name="_Toc530662436"/>
      <w:bookmarkStart w:id="2364" w:name="_Toc530662903"/>
      <w:bookmarkStart w:id="2365" w:name="_Toc531009830"/>
      <w:bookmarkStart w:id="2366" w:name="_Toc531102406"/>
      <w:bookmarkStart w:id="2367" w:name="_Toc531103354"/>
      <w:bookmarkStart w:id="2368" w:name="_Toc531359595"/>
      <w:bookmarkStart w:id="2369" w:name="_Toc531360576"/>
      <w:bookmarkStart w:id="2370" w:name="_Toc531381418"/>
      <w:bookmarkStart w:id="2371" w:name="_Toc530605719"/>
      <w:bookmarkStart w:id="2372" w:name="_Toc530657425"/>
      <w:bookmarkStart w:id="2373" w:name="_Toc530658713"/>
      <w:bookmarkStart w:id="2374" w:name="_Toc530662437"/>
      <w:bookmarkStart w:id="2375" w:name="_Toc530662904"/>
      <w:bookmarkStart w:id="2376" w:name="_Toc531009831"/>
      <w:bookmarkStart w:id="2377" w:name="_Toc531102407"/>
      <w:bookmarkStart w:id="2378" w:name="_Toc531103355"/>
      <w:bookmarkStart w:id="2379" w:name="_Toc531359596"/>
      <w:bookmarkStart w:id="2380" w:name="_Toc531360577"/>
      <w:bookmarkStart w:id="2381" w:name="_Toc531381419"/>
      <w:bookmarkStart w:id="2382" w:name="_Toc530605720"/>
      <w:bookmarkStart w:id="2383" w:name="_Toc530657426"/>
      <w:bookmarkStart w:id="2384" w:name="_Toc530658714"/>
      <w:bookmarkStart w:id="2385" w:name="_Toc530662438"/>
      <w:bookmarkStart w:id="2386" w:name="_Toc530662905"/>
      <w:bookmarkStart w:id="2387" w:name="_Toc531009832"/>
      <w:bookmarkStart w:id="2388" w:name="_Toc531102408"/>
      <w:bookmarkStart w:id="2389" w:name="_Toc531103356"/>
      <w:bookmarkStart w:id="2390" w:name="_Toc531359597"/>
      <w:bookmarkStart w:id="2391" w:name="_Toc531360578"/>
      <w:bookmarkStart w:id="2392" w:name="_Toc531381420"/>
      <w:bookmarkStart w:id="2393" w:name="_Toc529744440"/>
      <w:bookmarkStart w:id="2394" w:name="_Toc531009833"/>
      <w:bookmarkStart w:id="2395" w:name="_Toc531102409"/>
      <w:bookmarkStart w:id="2396" w:name="_Toc531103357"/>
      <w:bookmarkStart w:id="2397" w:name="_Toc531359598"/>
      <w:bookmarkStart w:id="2398" w:name="_Toc531360579"/>
      <w:bookmarkStart w:id="2399" w:name="_Toc531381421"/>
      <w:bookmarkStart w:id="2400" w:name="_Toc531502268"/>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r w:rsidRPr="00920004">
        <w:rPr>
          <w:rFonts w:cstheme="majorHAnsi"/>
        </w:rPr>
        <w:lastRenderedPageBreak/>
        <w:t>Tìm ki</w:t>
      </w:r>
      <w:r w:rsidRPr="00CF739D">
        <w:rPr>
          <w:rFonts w:cstheme="majorHAnsi"/>
        </w:rPr>
        <w:t>ếm đơn hàng</w:t>
      </w:r>
      <w:bookmarkEnd w:id="2400"/>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385695"/>
                    </a:xfrm>
                    <a:prstGeom prst="rect">
                      <a:avLst/>
                    </a:prstGeom>
                  </pic:spPr>
                </pic:pic>
              </a:graphicData>
            </a:graphic>
          </wp:inline>
        </w:drawing>
      </w:r>
    </w:p>
    <w:p w14:paraId="3AD25041" w14:textId="22F1D107" w:rsidR="00523613" w:rsidRPr="00CF739D" w:rsidRDefault="00523613">
      <w:pPr>
        <w:pStyle w:val="Caption"/>
      </w:pPr>
      <w:bookmarkStart w:id="2401" w:name="_Toc53138051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34</w:t>
      </w:r>
      <w:r w:rsidR="00EF3636" w:rsidRPr="00CF739D">
        <w:fldChar w:fldCharType="end"/>
      </w:r>
      <w:r w:rsidRPr="00CF739D">
        <w:t xml:space="preserve"> Giao diện tìm kiếm</w:t>
      </w:r>
      <w:bookmarkEnd w:id="2401"/>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2558415"/>
                    </a:xfrm>
                    <a:prstGeom prst="rect">
                      <a:avLst/>
                    </a:prstGeom>
                  </pic:spPr>
                </pic:pic>
              </a:graphicData>
            </a:graphic>
          </wp:inline>
        </w:drawing>
      </w:r>
    </w:p>
    <w:p w14:paraId="780455C0" w14:textId="3CED534D" w:rsidR="00EC45DD" w:rsidRPr="00CF739D" w:rsidRDefault="00EC45DD">
      <w:pPr>
        <w:pStyle w:val="Caption"/>
      </w:pPr>
      <w:bookmarkStart w:id="2402" w:name="_Toc531380512"/>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35</w:t>
      </w:r>
      <w:r w:rsidR="00EF3636" w:rsidRPr="00CF739D">
        <w:fldChar w:fldCharType="end"/>
      </w:r>
      <w:r w:rsidRPr="00CF739D">
        <w:t xml:space="preserve"> Giao diện tìm kiếm đơn hàng</w:t>
      </w:r>
      <w:r w:rsidR="00523613" w:rsidRPr="00CF739D">
        <w:t xml:space="preserve"> khi có kêt quả</w:t>
      </w:r>
      <w:bookmarkEnd w:id="2402"/>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115310"/>
                    </a:xfrm>
                    <a:prstGeom prst="rect">
                      <a:avLst/>
                    </a:prstGeom>
                  </pic:spPr>
                </pic:pic>
              </a:graphicData>
            </a:graphic>
          </wp:inline>
        </w:drawing>
      </w:r>
    </w:p>
    <w:p w14:paraId="7FFBDCFD" w14:textId="4FB62BB7" w:rsidR="00E4365A" w:rsidRPr="00CF739D" w:rsidRDefault="00E4365A">
      <w:pPr>
        <w:pStyle w:val="Caption"/>
      </w:pPr>
      <w:bookmarkStart w:id="2403" w:name="_Toc53138051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36</w:t>
      </w:r>
      <w:r w:rsidR="00EF3636" w:rsidRPr="00CF739D">
        <w:fldChar w:fldCharType="end"/>
      </w:r>
      <w:r w:rsidRPr="00CF739D">
        <w:t xml:space="preserve"> Giao diện tìm kiếm khi QR Code được bật</w:t>
      </w:r>
      <w:bookmarkEnd w:id="2403"/>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0378B5DF" w:rsidR="00A604BA" w:rsidRPr="00CF739D" w:rsidRDefault="009E4E70" w:rsidP="00CF739D">
      <w:pPr>
        <w:pStyle w:val="Caption"/>
        <w:rPr>
          <w:lang w:val="en-US"/>
        </w:rPr>
      </w:pPr>
      <w:bookmarkStart w:id="2404" w:name="_Toc531504585"/>
      <w:r w:rsidRPr="00CF739D">
        <w:t xml:space="preserve">Bảng </w:t>
      </w:r>
      <w:fldSimple w:instr=" STYLEREF 1 \s ">
        <w:r w:rsidR="00B5490C">
          <w:rPr>
            <w:noProof/>
          </w:rPr>
          <w:t>3</w:t>
        </w:r>
      </w:fldSimple>
      <w:r w:rsidR="00D632EE" w:rsidRPr="00CF739D">
        <w:t>.</w:t>
      </w:r>
      <w:fldSimple w:instr=" SEQ Bảng \* ARABIC \s 1 ">
        <w:r w:rsidR="00B5490C">
          <w:rPr>
            <w:noProof/>
          </w:rPr>
          <w:t>24</w:t>
        </w:r>
      </w:fldSimple>
      <w:r w:rsidRPr="00CF739D">
        <w:rPr>
          <w:lang w:val="en-US"/>
        </w:rPr>
        <w:t xml:space="preserve"> Các thành phần giao diện tìm kiếm đơn hàng</w:t>
      </w:r>
      <w:bookmarkEnd w:id="2404"/>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4C051D85" w:rsidR="009E4E70" w:rsidRPr="00CF739D" w:rsidRDefault="009E4E70">
      <w:pPr>
        <w:pStyle w:val="Caption"/>
        <w:rPr>
          <w:lang w:val="en-US"/>
        </w:rPr>
      </w:pPr>
      <w:bookmarkStart w:id="2405" w:name="_Toc53150458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25</w:t>
      </w:r>
      <w:r w:rsidR="00D632EE" w:rsidRPr="00CF739D">
        <w:fldChar w:fldCharType="end"/>
      </w:r>
      <w:r w:rsidRPr="00920004">
        <w:rPr>
          <w:lang w:val="en-US"/>
        </w:rPr>
        <w:t xml:space="preserve"> Dữ liệu sử dụng tìm kiếm đơn hàng</w:t>
      </w:r>
      <w:bookmarkEnd w:id="2405"/>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7F28F01C" w:rsidR="00EB7385" w:rsidRPr="00920004" w:rsidRDefault="009F114E">
      <w:pPr>
        <w:pStyle w:val="Caption"/>
      </w:pPr>
      <w:bookmarkStart w:id="2406" w:name="_Toc53138051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37</w:t>
      </w:r>
      <w:r w:rsidR="00EF3636" w:rsidRPr="00CF739D">
        <w:fldChar w:fldCharType="end"/>
      </w:r>
      <w:r w:rsidRPr="00CF739D">
        <w:t xml:space="preserve"> Sơ đồ cách xử lí tìm kiếm đơn hàng</w:t>
      </w:r>
      <w:bookmarkEnd w:id="2406"/>
    </w:p>
    <w:p w14:paraId="6C2245BB" w14:textId="4D3698CB" w:rsidR="00A61DB2" w:rsidRPr="00CF739D" w:rsidRDefault="00A61DB2" w:rsidP="00CF739D">
      <w:pPr>
        <w:pStyle w:val="Heading4"/>
        <w:spacing w:before="240" w:line="0" w:lineRule="atLeast"/>
        <w:rPr>
          <w:rFonts w:cstheme="majorHAnsi"/>
          <w:lang w:val="en-US"/>
        </w:rPr>
      </w:pPr>
      <w:bookmarkStart w:id="2407" w:name="_Toc531502269"/>
      <w:r w:rsidRPr="00CF739D">
        <w:rPr>
          <w:rFonts w:cstheme="majorHAnsi"/>
        </w:rPr>
        <w:lastRenderedPageBreak/>
        <w:t>Đăng nhập</w:t>
      </w:r>
      <w:r w:rsidRPr="00CF739D">
        <w:rPr>
          <w:rFonts w:cstheme="majorHAnsi"/>
          <w:lang w:val="en-US"/>
        </w:rPr>
        <w:t xml:space="preserve"> hệ thống</w:t>
      </w:r>
      <w:bookmarkEnd w:id="2407"/>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0B51EEEA" w:rsidR="00400E30" w:rsidRPr="00CF739D" w:rsidRDefault="00400E30" w:rsidP="00CF739D">
                            <w:pPr>
                              <w:pStyle w:val="Caption"/>
                              <w:rPr>
                                <w:noProof/>
                                <w:lang w:val="en-US"/>
                              </w:rPr>
                            </w:pPr>
                            <w:bookmarkStart w:id="2408" w:name="_Toc531380516"/>
                            <w:r>
                              <w:t xml:space="preserve">Hình </w:t>
                            </w:r>
                            <w:fldSimple w:instr=" STYLEREF 1 \s ">
                              <w:r>
                                <w:rPr>
                                  <w:noProof/>
                                </w:rPr>
                                <w:t>3</w:t>
                              </w:r>
                            </w:fldSimple>
                            <w:r>
                              <w:t>.</w:t>
                            </w:r>
                            <w:fldSimple w:instr=" SEQ Hình \* ARABIC \s 1 ">
                              <w:r>
                                <w:rPr>
                                  <w:noProof/>
                                </w:rPr>
                                <w:t>39</w:t>
                              </w:r>
                            </w:fldSimple>
                            <w:r>
                              <w:rPr>
                                <w:lang w:val="en-US"/>
                              </w:rPr>
                              <w:t xml:space="preserve"> Giao diện form đăng nhập hệ thống</w:t>
                            </w:r>
                            <w:bookmarkEnd w:id="2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0B51EEEA" w:rsidR="00400E30" w:rsidRPr="00CF739D" w:rsidRDefault="00400E30" w:rsidP="00CF739D">
                      <w:pPr>
                        <w:pStyle w:val="Caption"/>
                        <w:rPr>
                          <w:noProof/>
                          <w:lang w:val="en-US"/>
                        </w:rPr>
                      </w:pPr>
                      <w:bookmarkStart w:id="2385"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85"/>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4">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4AE4FCB3" w:rsidR="00635A50" w:rsidRPr="00CF739D" w:rsidRDefault="009E4E70" w:rsidP="00CF739D">
      <w:pPr>
        <w:pStyle w:val="Caption"/>
        <w:rPr>
          <w:lang w:val="en-US"/>
        </w:rPr>
      </w:pPr>
      <w:bookmarkStart w:id="2409" w:name="_Toc531504587"/>
      <w:r w:rsidRPr="00CF739D">
        <w:t xml:space="preserve">Bảng </w:t>
      </w:r>
      <w:fldSimple w:instr=" STYLEREF 1 \s ">
        <w:r w:rsidR="00B5490C">
          <w:rPr>
            <w:noProof/>
          </w:rPr>
          <w:t>3</w:t>
        </w:r>
      </w:fldSimple>
      <w:r w:rsidR="00D632EE" w:rsidRPr="00CF739D">
        <w:t>.</w:t>
      </w:r>
      <w:fldSimple w:instr=" SEQ Bảng \* ARABIC \s 1 ">
        <w:r w:rsidR="00B5490C">
          <w:rPr>
            <w:noProof/>
          </w:rPr>
          <w:t>26</w:t>
        </w:r>
      </w:fldSimple>
      <w:r w:rsidRPr="00CF739D">
        <w:rPr>
          <w:lang w:val="en-US"/>
        </w:rPr>
        <w:t xml:space="preserve"> Các thành phần giao diện đăng nhập hệ thống</w:t>
      </w:r>
      <w:bookmarkEnd w:id="2409"/>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3E2BFD0" w:rsidR="009E4E70" w:rsidRPr="00CF739D" w:rsidRDefault="009E4E70">
      <w:pPr>
        <w:pStyle w:val="Caption"/>
        <w:rPr>
          <w:lang w:val="en-US"/>
        </w:rPr>
      </w:pPr>
      <w:bookmarkStart w:id="2410" w:name="_Toc53150458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rPr>
          <w:lang w:val="en-US"/>
        </w:rPr>
        <w:t xml:space="preserve"> Dữ liệu sử dụng đăng nhập hệ thống</w:t>
      </w:r>
      <w:bookmarkEnd w:id="2410"/>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33EB2B7E" w:rsidR="00E114E4" w:rsidRPr="00CF739D" w:rsidRDefault="00744A90" w:rsidP="00CF739D">
      <w:pPr>
        <w:pStyle w:val="Caption"/>
      </w:pPr>
      <w:bookmarkStart w:id="2411" w:name="_Toc531380517"/>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3</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40</w:t>
      </w:r>
      <w:r w:rsidR="00EF3636" w:rsidRPr="00CF739D">
        <w:rPr>
          <w:i w:val="0"/>
          <w:iCs w:val="0"/>
        </w:rPr>
        <w:fldChar w:fldCharType="end"/>
      </w:r>
      <w:r w:rsidRPr="00CF739D">
        <w:rPr>
          <w:i w:val="0"/>
          <w:iCs w:val="0"/>
        </w:rPr>
        <w:t xml:space="preserve"> Sơ đồ xử lí đăng nhập</w:t>
      </w:r>
      <w:bookmarkEnd w:id="2411"/>
    </w:p>
    <w:p w14:paraId="44D29F39" w14:textId="0734D38E" w:rsidR="00A61DB2" w:rsidRPr="00CF739D" w:rsidRDefault="00A61DB2" w:rsidP="00CF739D">
      <w:pPr>
        <w:pStyle w:val="Heading4"/>
        <w:spacing w:before="240" w:line="0" w:lineRule="atLeast"/>
        <w:rPr>
          <w:rFonts w:cstheme="majorHAnsi"/>
        </w:rPr>
      </w:pPr>
      <w:bookmarkStart w:id="2412" w:name="_Toc531502270"/>
      <w:r w:rsidRPr="00920004">
        <w:rPr>
          <w:rFonts w:cstheme="majorHAnsi"/>
          <w:lang w:val="en-US"/>
        </w:rPr>
        <w:lastRenderedPageBreak/>
        <w:t>Đ</w:t>
      </w:r>
      <w:r w:rsidRPr="00CF739D">
        <w:rPr>
          <w:rFonts w:cstheme="majorHAnsi"/>
        </w:rPr>
        <w:t>ăng xuất hệ thống</w:t>
      </w:r>
      <w:bookmarkEnd w:id="2412"/>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285EB8DB" w:rsidR="00400E30" w:rsidRPr="00E4365A" w:rsidRDefault="00400E30">
                            <w:pPr>
                              <w:pStyle w:val="Caption"/>
                              <w:rPr>
                                <w:b/>
                                <w:noProof/>
                              </w:rPr>
                            </w:pPr>
                            <w:bookmarkStart w:id="2413" w:name="_Toc531380518"/>
                            <w:r w:rsidRPr="00E4365A">
                              <w:t xml:space="preserve">Hình </w:t>
                            </w:r>
                            <w:fldSimple w:instr=" STYLEREF 1 \s ">
                              <w:r>
                                <w:rPr>
                                  <w:noProof/>
                                </w:rPr>
                                <w:t>3</w:t>
                              </w:r>
                            </w:fldSimple>
                            <w:r>
                              <w:t>.</w:t>
                            </w:r>
                            <w:fldSimple w:instr=" SEQ Hình \* ARABIC \s 1 ">
                              <w:r>
                                <w:rPr>
                                  <w:noProof/>
                                </w:rPr>
                                <w:t>41</w:t>
                              </w:r>
                            </w:fldSimple>
                            <w:r w:rsidRPr="00E4365A">
                              <w:rPr>
                                <w:lang w:val="en-US"/>
                              </w:rPr>
                              <w:t xml:space="preserve"> Giao diện xử lí đăng xuất</w:t>
                            </w:r>
                            <w:bookmarkEnd w:id="2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285EB8DB" w:rsidR="00400E30" w:rsidRPr="00E4365A" w:rsidRDefault="00400E30">
                      <w:pPr>
                        <w:pStyle w:val="Caption"/>
                        <w:rPr>
                          <w:b/>
                          <w:noProof/>
                        </w:rPr>
                      </w:pPr>
                      <w:bookmarkStart w:id="2391"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91"/>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6">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543119B" w:rsidR="003D5A3C" w:rsidRPr="00CF739D" w:rsidRDefault="009E4E70" w:rsidP="00CF739D">
      <w:pPr>
        <w:pStyle w:val="Caption"/>
        <w:rPr>
          <w:lang w:val="en-US"/>
        </w:rPr>
      </w:pPr>
      <w:bookmarkStart w:id="2414" w:name="_Toc531504589"/>
      <w:r w:rsidRPr="00CF739D">
        <w:t xml:space="preserve">Bảng </w:t>
      </w:r>
      <w:fldSimple w:instr=" STYLEREF 1 \s ">
        <w:r w:rsidR="00B5490C">
          <w:rPr>
            <w:noProof/>
          </w:rPr>
          <w:t>3</w:t>
        </w:r>
      </w:fldSimple>
      <w:r w:rsidR="00D632EE" w:rsidRPr="00CF739D">
        <w:t>.</w:t>
      </w:r>
      <w:fldSimple w:instr=" SEQ Bảng \* ARABIC \s 1 ">
        <w:r w:rsidR="00B5490C">
          <w:rPr>
            <w:noProof/>
          </w:rPr>
          <w:t>28</w:t>
        </w:r>
      </w:fldSimple>
      <w:r w:rsidRPr="00CF739D">
        <w:rPr>
          <w:lang w:val="en-US"/>
        </w:rPr>
        <w:t xml:space="preserve"> Các thành phần giao diện đăng xuất hệ thống</w:t>
      </w:r>
      <w:bookmarkEnd w:id="2414"/>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685759D3" w:rsidR="00755C63" w:rsidRPr="00CF739D" w:rsidRDefault="009E4E70" w:rsidP="00CF739D">
      <w:pPr>
        <w:pStyle w:val="Caption"/>
        <w:rPr>
          <w:lang w:val="en-US"/>
        </w:rPr>
      </w:pPr>
      <w:bookmarkStart w:id="2415" w:name="_Toc531504590"/>
      <w:r w:rsidRPr="00CF739D">
        <w:t xml:space="preserve">Bảng </w:t>
      </w:r>
      <w:fldSimple w:instr=" STYLEREF 1 \s ">
        <w:r w:rsidR="00B5490C">
          <w:rPr>
            <w:noProof/>
          </w:rPr>
          <w:t>3</w:t>
        </w:r>
      </w:fldSimple>
      <w:r w:rsidR="00D632EE" w:rsidRPr="00CF739D">
        <w:t>.</w:t>
      </w:r>
      <w:fldSimple w:instr=" SEQ Bảng \* ARABIC \s 1 ">
        <w:r w:rsidR="00B5490C">
          <w:rPr>
            <w:noProof/>
          </w:rPr>
          <w:t>29</w:t>
        </w:r>
      </w:fldSimple>
      <w:r w:rsidRPr="00CF739D">
        <w:rPr>
          <w:lang w:val="en-US"/>
        </w:rPr>
        <w:t xml:space="preserve"> Dữ liệu sử dụng đăng xuất hệ thống</w:t>
      </w:r>
      <w:bookmarkEnd w:id="2415"/>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2B113298" w:rsidR="002F5F09" w:rsidRPr="00920004" w:rsidRDefault="00282E77" w:rsidP="00CF739D">
      <w:pPr>
        <w:pStyle w:val="Caption"/>
      </w:pPr>
      <w:bookmarkStart w:id="2416" w:name="_Toc531380519"/>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42</w:t>
      </w:r>
      <w:r w:rsidR="00EF3636" w:rsidRPr="00CF739D">
        <w:fldChar w:fldCharType="end"/>
      </w:r>
      <w:r w:rsidRPr="00CF739D">
        <w:t xml:space="preserve"> Sơ đồ xử lí đăng xuất</w:t>
      </w:r>
      <w:bookmarkEnd w:id="2416"/>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2417" w:name="_Toc531009837"/>
      <w:bookmarkStart w:id="2418" w:name="_Toc531102413"/>
      <w:bookmarkStart w:id="2419" w:name="_Toc531103361"/>
      <w:bookmarkStart w:id="2420" w:name="_Toc531359602"/>
      <w:bookmarkStart w:id="2421" w:name="_Toc531360583"/>
      <w:bookmarkStart w:id="2422" w:name="_Toc531381425"/>
      <w:bookmarkStart w:id="2423" w:name="_Toc531009838"/>
      <w:bookmarkStart w:id="2424" w:name="_Toc531102414"/>
      <w:bookmarkStart w:id="2425" w:name="_Toc531103362"/>
      <w:bookmarkStart w:id="2426" w:name="_Toc531359603"/>
      <w:bookmarkStart w:id="2427" w:name="_Toc531360584"/>
      <w:bookmarkStart w:id="2428" w:name="_Toc531381426"/>
      <w:bookmarkStart w:id="2429" w:name="_Toc531009839"/>
      <w:bookmarkStart w:id="2430" w:name="_Toc531102415"/>
      <w:bookmarkStart w:id="2431" w:name="_Toc531103363"/>
      <w:bookmarkStart w:id="2432" w:name="_Toc531359604"/>
      <w:bookmarkStart w:id="2433" w:name="_Toc531360585"/>
      <w:bookmarkStart w:id="2434" w:name="_Toc531381427"/>
      <w:bookmarkStart w:id="2435" w:name="_Toc531009840"/>
      <w:bookmarkStart w:id="2436" w:name="_Toc531102416"/>
      <w:bookmarkStart w:id="2437" w:name="_Toc531103364"/>
      <w:bookmarkStart w:id="2438" w:name="_Toc531359605"/>
      <w:bookmarkStart w:id="2439" w:name="_Toc531360586"/>
      <w:bookmarkStart w:id="2440" w:name="_Toc531381428"/>
      <w:bookmarkStart w:id="2441" w:name="_Toc531009841"/>
      <w:bookmarkStart w:id="2442" w:name="_Toc531102417"/>
      <w:bookmarkStart w:id="2443" w:name="_Toc531103365"/>
      <w:bookmarkStart w:id="2444" w:name="_Toc531359606"/>
      <w:bookmarkStart w:id="2445" w:name="_Toc531360587"/>
      <w:bookmarkStart w:id="2446" w:name="_Toc531381429"/>
      <w:bookmarkStart w:id="2447" w:name="_Toc531009842"/>
      <w:bookmarkStart w:id="2448" w:name="_Toc531102418"/>
      <w:bookmarkStart w:id="2449" w:name="_Toc531103366"/>
      <w:bookmarkStart w:id="2450" w:name="_Toc531359607"/>
      <w:bookmarkStart w:id="2451" w:name="_Toc531360588"/>
      <w:bookmarkStart w:id="2452" w:name="_Toc531381430"/>
      <w:bookmarkStart w:id="2453" w:name="_Toc531009898"/>
      <w:bookmarkStart w:id="2454" w:name="_Toc531102474"/>
      <w:bookmarkStart w:id="2455" w:name="_Toc531103422"/>
      <w:bookmarkStart w:id="2456" w:name="_Toc531359663"/>
      <w:bookmarkStart w:id="2457" w:name="_Toc531360644"/>
      <w:bookmarkStart w:id="2458" w:name="_Toc531381486"/>
      <w:bookmarkStart w:id="2459" w:name="_Toc531009899"/>
      <w:bookmarkStart w:id="2460" w:name="_Toc531102475"/>
      <w:bookmarkStart w:id="2461" w:name="_Toc531103423"/>
      <w:bookmarkStart w:id="2462" w:name="_Toc531359664"/>
      <w:bookmarkStart w:id="2463" w:name="_Toc531360645"/>
      <w:bookmarkStart w:id="2464" w:name="_Toc531381487"/>
      <w:bookmarkStart w:id="2465" w:name="_Toc531009905"/>
      <w:bookmarkStart w:id="2466" w:name="_Toc531102481"/>
      <w:bookmarkStart w:id="2467" w:name="_Toc531103429"/>
      <w:bookmarkStart w:id="2468" w:name="_Toc531359670"/>
      <w:bookmarkStart w:id="2469" w:name="_Toc531360651"/>
      <w:bookmarkStart w:id="2470" w:name="_Toc531381493"/>
      <w:bookmarkStart w:id="2471" w:name="_Toc531009933"/>
      <w:bookmarkStart w:id="2472" w:name="_Toc531102509"/>
      <w:bookmarkStart w:id="2473" w:name="_Toc531103457"/>
      <w:bookmarkStart w:id="2474" w:name="_Toc531359698"/>
      <w:bookmarkStart w:id="2475" w:name="_Toc531360679"/>
      <w:bookmarkStart w:id="2476" w:name="_Toc531381521"/>
      <w:bookmarkStart w:id="2477" w:name="_Toc531009934"/>
      <w:bookmarkStart w:id="2478" w:name="_Toc531102510"/>
      <w:bookmarkStart w:id="2479" w:name="_Toc531103458"/>
      <w:bookmarkStart w:id="2480" w:name="_Toc531359699"/>
      <w:bookmarkStart w:id="2481" w:name="_Toc531360680"/>
      <w:bookmarkStart w:id="2482" w:name="_Toc531381522"/>
      <w:bookmarkStart w:id="2483" w:name="_Toc531009935"/>
      <w:bookmarkStart w:id="2484" w:name="_Toc531102511"/>
      <w:bookmarkStart w:id="2485" w:name="_Toc531103459"/>
      <w:bookmarkStart w:id="2486" w:name="_Toc531359700"/>
      <w:bookmarkStart w:id="2487" w:name="_Toc531360681"/>
      <w:bookmarkStart w:id="2488" w:name="_Toc531381523"/>
      <w:bookmarkStart w:id="2489" w:name="_Toc531009936"/>
      <w:bookmarkStart w:id="2490" w:name="_Toc531102512"/>
      <w:bookmarkStart w:id="2491" w:name="_Toc531103460"/>
      <w:bookmarkStart w:id="2492" w:name="_Toc531359701"/>
      <w:bookmarkStart w:id="2493" w:name="_Toc531360682"/>
      <w:bookmarkStart w:id="2494" w:name="_Toc531381524"/>
      <w:bookmarkStart w:id="2495" w:name="_Toc531009937"/>
      <w:bookmarkStart w:id="2496" w:name="_Toc531102513"/>
      <w:bookmarkStart w:id="2497" w:name="_Toc531103461"/>
      <w:bookmarkStart w:id="2498" w:name="_Toc531359702"/>
      <w:bookmarkStart w:id="2499" w:name="_Toc531360683"/>
      <w:bookmarkStart w:id="2500" w:name="_Toc531381525"/>
      <w:bookmarkStart w:id="2501" w:name="_Toc531009938"/>
      <w:bookmarkStart w:id="2502" w:name="_Toc531102514"/>
      <w:bookmarkStart w:id="2503" w:name="_Toc531103462"/>
      <w:bookmarkStart w:id="2504" w:name="_Toc531359703"/>
      <w:bookmarkStart w:id="2505" w:name="_Toc531360684"/>
      <w:bookmarkStart w:id="2506" w:name="_Toc531381526"/>
      <w:bookmarkStart w:id="2507" w:name="_Toc531502271"/>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r w:rsidRPr="00CF739D">
        <w:rPr>
          <w:rFonts w:cstheme="majorHAnsi"/>
        </w:rPr>
        <w:lastRenderedPageBreak/>
        <w:t>KIỂM THỬ</w:t>
      </w:r>
      <w:bookmarkEnd w:id="2507"/>
    </w:p>
    <w:p w14:paraId="19FA80FD" w14:textId="25F7120B" w:rsidR="004A77C2" w:rsidRPr="00CF739D" w:rsidRDefault="004A77C2">
      <w:pPr>
        <w:pStyle w:val="Heading2"/>
        <w:pPrChange w:id="2508" w:author="phuong vu" w:date="2018-12-02T09:08:00Z">
          <w:pPr>
            <w:pStyle w:val="Heading2"/>
            <w:spacing w:before="240" w:line="0" w:lineRule="atLeast"/>
          </w:pPr>
        </w:pPrChange>
      </w:pPr>
      <w:bookmarkStart w:id="2509" w:name="_Toc531502272"/>
      <w:r w:rsidRPr="00CF739D">
        <w:t>Giới thiệu</w:t>
      </w:r>
      <w:bookmarkEnd w:id="2509"/>
    </w:p>
    <w:p w14:paraId="127BEAE5" w14:textId="02E95783" w:rsidR="001D2492" w:rsidRPr="00920004" w:rsidRDefault="001D2492">
      <w:pPr>
        <w:pStyle w:val="Heading3"/>
      </w:pPr>
      <w:bookmarkStart w:id="2510" w:name="_Toc531502273"/>
      <w:r w:rsidRPr="00920004">
        <w:t>Mục tiêu</w:t>
      </w:r>
      <w:bookmarkEnd w:id="2510"/>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pPr>
        <w:pStyle w:val="Heading3"/>
      </w:pPr>
      <w:bookmarkStart w:id="2511" w:name="_Toc531502274"/>
      <w:r w:rsidRPr="00920004">
        <w:t>Phạm vi kiểm thử</w:t>
      </w:r>
      <w:bookmarkEnd w:id="2511"/>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pPr>
        <w:pStyle w:val="Heading2"/>
        <w:pPrChange w:id="2512" w:author="phuong vu" w:date="2018-12-02T09:08:00Z">
          <w:pPr>
            <w:pStyle w:val="Heading2"/>
            <w:spacing w:before="240" w:line="0" w:lineRule="atLeast"/>
          </w:pPr>
        </w:pPrChange>
      </w:pPr>
      <w:bookmarkStart w:id="2513" w:name="_Toc531502275"/>
      <w:r w:rsidRPr="00CF739D">
        <w:t>Chi tiết kế hoạch kiểm thử</w:t>
      </w:r>
      <w:bookmarkEnd w:id="2513"/>
    </w:p>
    <w:p w14:paraId="47FB87D6" w14:textId="729A1F05" w:rsidR="00924D77" w:rsidRPr="00920004" w:rsidRDefault="00924D77" w:rsidP="00CF739D">
      <w:pPr>
        <w:pStyle w:val="Heading3"/>
      </w:pPr>
      <w:bookmarkStart w:id="2514" w:name="_Toc531502276"/>
      <w:r w:rsidRPr="00920004">
        <w:t>Các chức năng kiểm thử</w:t>
      </w:r>
      <w:bookmarkEnd w:id="2514"/>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89F9273" w:rsidR="00924D77" w:rsidRPr="00CF739D" w:rsidRDefault="00924D77" w:rsidP="00CF739D">
      <w:pPr>
        <w:pStyle w:val="Caption"/>
      </w:pPr>
      <w:bookmarkStart w:id="2515" w:name="_Toc531504591"/>
      <w:r w:rsidRPr="00CF739D">
        <w:t xml:space="preserve">Bảng </w:t>
      </w:r>
      <w:fldSimple w:instr=" STYLEREF 1 \s ">
        <w:r w:rsidR="00B5490C">
          <w:rPr>
            <w:noProof/>
          </w:rPr>
          <w:t>4</w:t>
        </w:r>
      </w:fldSimple>
      <w:r w:rsidR="00D632EE" w:rsidRPr="00CF739D">
        <w:t>.</w:t>
      </w:r>
      <w:fldSimple w:instr=" SEQ Bảng \* ARABIC \s 1 ">
        <w:r w:rsidR="00B5490C">
          <w:rPr>
            <w:noProof/>
          </w:rPr>
          <w:t>1</w:t>
        </w:r>
      </w:fldSimple>
      <w:r w:rsidRPr="00CF739D">
        <w:t xml:space="preserve"> Các chức năng được kiểm thử</w:t>
      </w:r>
      <w:bookmarkEnd w:id="2515"/>
    </w:p>
    <w:p w14:paraId="6E774E1B" w14:textId="490F06FE" w:rsidR="00924D77" w:rsidRPr="00920004" w:rsidRDefault="00924D77">
      <w:pPr>
        <w:pStyle w:val="Heading3"/>
      </w:pPr>
      <w:bookmarkStart w:id="2516" w:name="_Toc531502277"/>
      <w:r w:rsidRPr="00920004">
        <w:t>Tiêu chí kiểm thử</w:t>
      </w:r>
      <w:bookmarkEnd w:id="2516"/>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pPr>
        <w:pStyle w:val="Heading2"/>
        <w:pPrChange w:id="2517" w:author="phuong vu" w:date="2018-12-02T09:08:00Z">
          <w:pPr>
            <w:pStyle w:val="Heading2"/>
            <w:spacing w:before="240" w:line="0" w:lineRule="atLeast"/>
          </w:pPr>
        </w:pPrChange>
      </w:pPr>
      <w:bookmarkStart w:id="2518" w:name="_Toc531502278"/>
      <w:r w:rsidRPr="00CF739D">
        <w:t>Quản lí kiểm thử</w:t>
      </w:r>
      <w:bookmarkEnd w:id="2518"/>
    </w:p>
    <w:p w14:paraId="64EAE467" w14:textId="7C2BBB81" w:rsidR="00924D77" w:rsidRPr="00920004" w:rsidRDefault="00924D77">
      <w:pPr>
        <w:pStyle w:val="Heading3"/>
      </w:pPr>
      <w:bookmarkStart w:id="2519" w:name="_Toc531502279"/>
      <w:r w:rsidRPr="00920004">
        <w:t>Tiến hành kiểm thử</w:t>
      </w:r>
      <w:bookmarkEnd w:id="2519"/>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pPr>
        <w:pStyle w:val="Heading3"/>
      </w:pPr>
      <w:bookmarkStart w:id="2520" w:name="_Toc531502280"/>
      <w:r w:rsidRPr="00920004">
        <w:t>Môi trường kiểm thử</w:t>
      </w:r>
      <w:bookmarkEnd w:id="2520"/>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pPr>
        <w:pStyle w:val="Heading3"/>
      </w:pPr>
      <w:bookmarkStart w:id="2521" w:name="_Toc531502281"/>
      <w:r w:rsidRPr="00920004">
        <w:t>Kế hoạch dự đoán và chi phí</w:t>
      </w:r>
      <w:bookmarkEnd w:id="2521"/>
    </w:p>
    <w:p w14:paraId="363121EF" w14:textId="3BB197C2" w:rsidR="00924D77" w:rsidRPr="00920004" w:rsidRDefault="00924D77">
      <w:pPr>
        <w:pStyle w:val="Heading3"/>
      </w:pPr>
      <w:bookmarkStart w:id="2522" w:name="_Toc531502282"/>
      <w:r w:rsidRPr="00920004">
        <w:t>Các rủi ro</w:t>
      </w:r>
      <w:bookmarkEnd w:id="25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70E2828F" w:rsidR="00924D77" w:rsidRPr="00CF739D" w:rsidRDefault="00104646" w:rsidP="00CF739D">
      <w:pPr>
        <w:pStyle w:val="Caption"/>
      </w:pPr>
      <w:bookmarkStart w:id="2523" w:name="_Toc531504592"/>
      <w:r w:rsidRPr="00CF739D">
        <w:t xml:space="preserve">Bảng </w:t>
      </w:r>
      <w:fldSimple w:instr=" STYLEREF 1 \s ">
        <w:r w:rsidR="00B5490C">
          <w:rPr>
            <w:noProof/>
          </w:rPr>
          <w:t>4</w:t>
        </w:r>
      </w:fldSimple>
      <w:r w:rsidR="00D632EE" w:rsidRPr="00CF739D">
        <w:t>.</w:t>
      </w:r>
      <w:fldSimple w:instr=" SEQ Bảng \* ARABIC \s 1 ">
        <w:r w:rsidR="00B5490C">
          <w:rPr>
            <w:noProof/>
          </w:rPr>
          <w:t>2</w:t>
        </w:r>
      </w:fldSimple>
      <w:r w:rsidRPr="00CF739D">
        <w:t xml:space="preserve"> Các rủi ro có thể xảy ra khi kiểm thử</w:t>
      </w:r>
      <w:bookmarkEnd w:id="2523"/>
    </w:p>
    <w:p w14:paraId="2CCA3230" w14:textId="7BF5704C" w:rsidR="00C557CE" w:rsidRPr="00CF739D" w:rsidRDefault="004A77C2">
      <w:pPr>
        <w:pStyle w:val="Heading2"/>
        <w:pPrChange w:id="2524" w:author="phuong vu" w:date="2018-12-02T09:08:00Z">
          <w:pPr>
            <w:pStyle w:val="Heading2"/>
            <w:spacing w:before="240" w:line="0" w:lineRule="atLeast"/>
          </w:pPr>
        </w:pPrChange>
      </w:pPr>
      <w:bookmarkStart w:id="2525" w:name="_Toc531502283"/>
      <w:r w:rsidRPr="00CF739D">
        <w:t>Các trường hợp kiểm thử</w:t>
      </w:r>
      <w:bookmarkEnd w:id="2525"/>
    </w:p>
    <w:p w14:paraId="78573932" w14:textId="2FACCA38" w:rsidR="00C557CE" w:rsidRPr="00920004" w:rsidRDefault="00287281" w:rsidP="00CF739D">
      <w:pPr>
        <w:pStyle w:val="Heading3"/>
      </w:pPr>
      <w:bookmarkStart w:id="2526" w:name="_Toc531502284"/>
      <w:r w:rsidRPr="00920004">
        <w:t>Quản lí đơn hàng</w:t>
      </w:r>
      <w:bookmarkEnd w:id="2526"/>
    </w:p>
    <w:p w14:paraId="4E4EA01F" w14:textId="241198C6" w:rsidR="006A5504" w:rsidRPr="00920004" w:rsidRDefault="006A5504" w:rsidP="00CF739D">
      <w:pPr>
        <w:pStyle w:val="Heading4"/>
        <w:spacing w:before="240" w:line="0" w:lineRule="atLeast"/>
        <w:rPr>
          <w:lang w:val="en-US"/>
        </w:rPr>
      </w:pPr>
      <w:bookmarkStart w:id="2527" w:name="_Toc531502285"/>
      <w:r w:rsidRPr="00920004">
        <w:rPr>
          <w:lang w:val="en-US"/>
        </w:rPr>
        <w:t>Xem danh sách đơn hàng theo trạng thái</w:t>
      </w:r>
      <w:bookmarkEnd w:id="2527"/>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59177BC0" w:rsidR="006A5504" w:rsidRPr="00CF739D" w:rsidRDefault="00FA2022" w:rsidP="00CF739D">
      <w:pPr>
        <w:pStyle w:val="Caption"/>
      </w:pPr>
      <w:bookmarkStart w:id="2528" w:name="_Toc531504593"/>
      <w:r w:rsidRPr="00CF739D">
        <w:t xml:space="preserve">Bảng </w:t>
      </w:r>
      <w:fldSimple w:instr=" STYLEREF 1 \s ">
        <w:r w:rsidR="00B5490C">
          <w:rPr>
            <w:noProof/>
          </w:rPr>
          <w:t>4</w:t>
        </w:r>
      </w:fldSimple>
      <w:r w:rsidR="00D632EE" w:rsidRPr="00CF739D">
        <w:t>.</w:t>
      </w:r>
      <w:fldSimple w:instr=" SEQ Bảng \* ARABIC \s 1 ">
        <w:r w:rsidR="00B5490C">
          <w:rPr>
            <w:noProof/>
          </w:rPr>
          <w:t>3</w:t>
        </w:r>
      </w:fldSimple>
      <w:r w:rsidRPr="00CF739D">
        <w:rPr>
          <w:lang w:val="en-US"/>
        </w:rPr>
        <w:t xml:space="preserve"> Kiểm thử chức năng danh sách đơn hàng theo trạng thái</w:t>
      </w:r>
      <w:bookmarkEnd w:id="2528"/>
    </w:p>
    <w:p w14:paraId="4D4DBE8B" w14:textId="3B8BF9A0" w:rsidR="006C2726" w:rsidRPr="00CF739D" w:rsidRDefault="006C2726" w:rsidP="00CF739D">
      <w:pPr>
        <w:pStyle w:val="Heading4"/>
        <w:spacing w:before="240" w:line="0" w:lineRule="atLeast"/>
      </w:pPr>
      <w:bookmarkStart w:id="2529" w:name="_Toc531502286"/>
      <w:r w:rsidRPr="00CF739D">
        <w:rPr>
          <w:lang w:val="en-US"/>
        </w:rPr>
        <w:t>Xem chi tiết đơn hàng</w:t>
      </w:r>
      <w:bookmarkEnd w:id="2529"/>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3C865988" w:rsidR="00FA2022" w:rsidRPr="00CF739D" w:rsidRDefault="00FA2022">
      <w:pPr>
        <w:pStyle w:val="Caption"/>
        <w:rPr>
          <w:lang w:val="en-US"/>
        </w:rPr>
      </w:pPr>
      <w:bookmarkStart w:id="2530" w:name="_Toc53150459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920004">
        <w:rPr>
          <w:lang w:val="en-US"/>
        </w:rPr>
        <w:t xml:space="preserve"> Kiểm thử chức năng xem chi tiết đơn hàng</w:t>
      </w:r>
      <w:bookmarkEnd w:id="2530"/>
    </w:p>
    <w:p w14:paraId="6107DADC" w14:textId="75024AEB" w:rsidR="0077093A" w:rsidRPr="00920004" w:rsidRDefault="002219F0" w:rsidP="00CF739D">
      <w:pPr>
        <w:pStyle w:val="Heading4"/>
        <w:spacing w:before="240" w:line="0" w:lineRule="atLeast"/>
        <w:rPr>
          <w:lang w:val="en-US"/>
        </w:rPr>
      </w:pPr>
      <w:bookmarkStart w:id="2531" w:name="_Toc531502287"/>
      <w:r w:rsidRPr="00920004">
        <w:rPr>
          <w:lang w:val="en-US"/>
        </w:rPr>
        <w:t>Thay đổi trạng thái đơn hàng</w:t>
      </w:r>
      <w:bookmarkEnd w:id="2531"/>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09854DF2" w:rsidR="00FA2022" w:rsidRPr="00CF739D" w:rsidRDefault="00FA2022">
      <w:pPr>
        <w:pStyle w:val="Caption"/>
        <w:rPr>
          <w:lang w:val="en-US"/>
        </w:rPr>
      </w:pPr>
      <w:bookmarkStart w:id="2532" w:name="_Toc53150459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Kiểm thử chức năng thay đổi trạng thái đơn hàng</w:t>
      </w:r>
      <w:bookmarkEnd w:id="2532"/>
    </w:p>
    <w:p w14:paraId="49AB012F" w14:textId="1D4EF7F9" w:rsidR="002219F0" w:rsidRPr="00920004" w:rsidRDefault="0001206E" w:rsidP="00CF739D">
      <w:pPr>
        <w:pStyle w:val="Heading4"/>
        <w:spacing w:before="240" w:line="0" w:lineRule="atLeast"/>
        <w:rPr>
          <w:lang w:val="en-US"/>
        </w:rPr>
      </w:pPr>
      <w:bookmarkStart w:id="2533" w:name="_Toc531502288"/>
      <w:r w:rsidRPr="00920004">
        <w:rPr>
          <w:lang w:val="en-US"/>
        </w:rPr>
        <w:t>Tạo hóa đơn đơn hàng</w:t>
      </w:r>
      <w:bookmarkEnd w:id="2533"/>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66F89FC6" w:rsidR="00FA2022" w:rsidRPr="00CF739D" w:rsidRDefault="00FA2022">
      <w:pPr>
        <w:pStyle w:val="Caption"/>
        <w:rPr>
          <w:lang w:val="en-US"/>
        </w:rPr>
      </w:pPr>
      <w:bookmarkStart w:id="2534" w:name="_Toc53150459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6</w:t>
      </w:r>
      <w:r w:rsidR="00D632EE" w:rsidRPr="00CF739D">
        <w:fldChar w:fldCharType="end"/>
      </w:r>
      <w:r w:rsidRPr="00920004">
        <w:rPr>
          <w:lang w:val="en-US"/>
        </w:rPr>
        <w:t xml:space="preserve"> Kiểm thử chức năng tạo hóa đơn đơn hàng</w:t>
      </w:r>
      <w:bookmarkEnd w:id="2534"/>
    </w:p>
    <w:p w14:paraId="2F432260" w14:textId="609760B2" w:rsidR="0001206E" w:rsidRPr="00920004" w:rsidRDefault="00FB1C45" w:rsidP="00CF739D">
      <w:pPr>
        <w:pStyle w:val="Heading4"/>
        <w:spacing w:before="240" w:line="0" w:lineRule="atLeast"/>
        <w:rPr>
          <w:lang w:val="en-US"/>
        </w:rPr>
      </w:pPr>
      <w:bookmarkStart w:id="2535" w:name="_Toc531502289"/>
      <w:r w:rsidRPr="00920004">
        <w:rPr>
          <w:lang w:val="en-US"/>
        </w:rPr>
        <w:t>Cập nhật hóa đơn</w:t>
      </w:r>
      <w:bookmarkEnd w:id="2535"/>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112AA8AB" w:rsidR="00FB1C45" w:rsidRPr="00920004" w:rsidRDefault="00A31ABA">
      <w:pPr>
        <w:pStyle w:val="Caption"/>
        <w:rPr>
          <w:lang w:val="en-US"/>
        </w:rPr>
      </w:pPr>
      <w:bookmarkStart w:id="2536" w:name="_Toc53150459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Kiểm thử </w:t>
      </w:r>
      <w:r w:rsidR="00FA2022" w:rsidRPr="00920004">
        <w:rPr>
          <w:lang w:val="en-US"/>
        </w:rPr>
        <w:t>chức năng cập nhật hóa đơn</w:t>
      </w:r>
      <w:bookmarkEnd w:id="2536"/>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CF739D">
      <w:pPr>
        <w:pStyle w:val="Heading3"/>
      </w:pPr>
      <w:bookmarkStart w:id="2537" w:name="_Toc531502290"/>
      <w:r w:rsidRPr="00920004">
        <w:t>Quản lí biên nhận</w:t>
      </w:r>
      <w:bookmarkEnd w:id="2537"/>
    </w:p>
    <w:p w14:paraId="7C4C6216" w14:textId="4BAFC6AC" w:rsidR="00A31ABA" w:rsidRPr="00CF739D" w:rsidRDefault="00A31ABA" w:rsidP="00CF739D">
      <w:pPr>
        <w:pStyle w:val="Heading4"/>
        <w:spacing w:before="240" w:line="0" w:lineRule="atLeast"/>
      </w:pPr>
      <w:bookmarkStart w:id="2538" w:name="_Toc531502291"/>
      <w:r w:rsidRPr="00CF739D">
        <w:rPr>
          <w:lang w:val="en-US"/>
        </w:rPr>
        <w:t>Xem danh sách biên nhận theo trạng thái</w:t>
      </w:r>
      <w:bookmarkEnd w:id="2538"/>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4F0ECF46" w:rsidR="0077093A" w:rsidRPr="00CF739D" w:rsidRDefault="00477528" w:rsidP="00CF739D">
      <w:pPr>
        <w:pStyle w:val="Caption"/>
        <w:rPr>
          <w:lang w:val="en-US"/>
        </w:rPr>
      </w:pPr>
      <w:bookmarkStart w:id="2539" w:name="_Toc531504598"/>
      <w:r w:rsidRPr="00CF739D">
        <w:t xml:space="preserve">Bảng </w:t>
      </w:r>
      <w:fldSimple w:instr=" STYLEREF 1 \s ">
        <w:r w:rsidR="00B5490C">
          <w:rPr>
            <w:noProof/>
          </w:rPr>
          <w:t>4</w:t>
        </w:r>
      </w:fldSimple>
      <w:r w:rsidR="00D632EE" w:rsidRPr="00CF739D">
        <w:t>.</w:t>
      </w:r>
      <w:fldSimple w:instr=" SEQ Bảng \* ARABIC \s 1 ">
        <w:r w:rsidR="00B5490C">
          <w:rPr>
            <w:noProof/>
          </w:rPr>
          <w:t>8</w:t>
        </w:r>
      </w:fldSimple>
      <w:r w:rsidRPr="00CF739D">
        <w:rPr>
          <w:lang w:val="en-US"/>
        </w:rPr>
        <w:t xml:space="preserve"> Kiểm thử chức năng xem danh sách biên nhận theo trạng thái</w:t>
      </w:r>
      <w:bookmarkEnd w:id="2539"/>
    </w:p>
    <w:p w14:paraId="3BAE1BC0" w14:textId="34C756CF" w:rsidR="00F92702" w:rsidRPr="00920004" w:rsidRDefault="00F92702" w:rsidP="00CF739D">
      <w:pPr>
        <w:pStyle w:val="Heading4"/>
        <w:spacing w:before="240" w:line="0" w:lineRule="atLeast"/>
        <w:rPr>
          <w:lang w:val="en-US"/>
        </w:rPr>
      </w:pPr>
      <w:bookmarkStart w:id="2540" w:name="_Toc531502292"/>
      <w:r w:rsidRPr="00920004">
        <w:rPr>
          <w:lang w:val="en-US"/>
        </w:rPr>
        <w:t>Thay đổi trạng thái biên nhận</w:t>
      </w:r>
      <w:bookmarkEnd w:id="2540"/>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B2EDFDE" w:rsidR="00F92702" w:rsidRPr="00CF739D" w:rsidRDefault="00477528" w:rsidP="00CF739D">
      <w:pPr>
        <w:pStyle w:val="Caption"/>
        <w:rPr>
          <w:lang w:val="en-US"/>
        </w:rPr>
      </w:pPr>
      <w:bookmarkStart w:id="2541" w:name="_Toc531504599"/>
      <w:r w:rsidRPr="00CF739D">
        <w:t xml:space="preserve">Bảng </w:t>
      </w:r>
      <w:fldSimple w:instr=" STYLEREF 1 \s ">
        <w:r w:rsidR="00B5490C">
          <w:rPr>
            <w:noProof/>
          </w:rPr>
          <w:t>4</w:t>
        </w:r>
      </w:fldSimple>
      <w:r w:rsidR="00D632EE" w:rsidRPr="00CF739D">
        <w:t>.</w:t>
      </w:r>
      <w:fldSimple w:instr=" SEQ Bảng \* ARABIC \s 1 ">
        <w:r w:rsidR="00B5490C">
          <w:rPr>
            <w:noProof/>
          </w:rPr>
          <w:t>9</w:t>
        </w:r>
      </w:fldSimple>
      <w:r w:rsidRPr="00CF739D">
        <w:rPr>
          <w:lang w:val="en-US"/>
        </w:rPr>
        <w:t xml:space="preserve"> Kiểm thử chức năng thay đổi trạng thái biên nhận</w:t>
      </w:r>
      <w:bookmarkEnd w:id="2541"/>
    </w:p>
    <w:p w14:paraId="338B5170" w14:textId="5D61783F" w:rsidR="00477528" w:rsidRPr="00920004" w:rsidRDefault="00477528" w:rsidP="00CF739D">
      <w:pPr>
        <w:pStyle w:val="Heading4"/>
        <w:spacing w:before="240" w:line="0" w:lineRule="atLeast"/>
        <w:rPr>
          <w:lang w:val="en-US"/>
        </w:rPr>
      </w:pPr>
      <w:bookmarkStart w:id="2542" w:name="_Toc531502293"/>
      <w:r w:rsidRPr="00920004">
        <w:rPr>
          <w:lang w:val="en-US"/>
        </w:rPr>
        <w:t>Cập nhật biên nhận</w:t>
      </w:r>
      <w:bookmarkEnd w:id="2542"/>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8BB2DDC" w:rsidR="00477528" w:rsidRPr="00CF739D" w:rsidRDefault="00B81AB4" w:rsidP="00CF739D">
      <w:pPr>
        <w:pStyle w:val="Caption"/>
      </w:pPr>
      <w:bookmarkStart w:id="2543" w:name="_Toc531504600"/>
      <w:r w:rsidRPr="00CF739D">
        <w:t xml:space="preserve">Bảng </w:t>
      </w:r>
      <w:fldSimple w:instr=" STYLEREF 1 \s ">
        <w:r w:rsidR="00B5490C">
          <w:rPr>
            <w:noProof/>
          </w:rPr>
          <w:t>4</w:t>
        </w:r>
      </w:fldSimple>
      <w:r w:rsidR="00D632EE" w:rsidRPr="00CF739D">
        <w:t>.</w:t>
      </w:r>
      <w:fldSimple w:instr=" SEQ Bảng \* ARABIC \s 1 ">
        <w:r w:rsidR="00B5490C">
          <w:rPr>
            <w:noProof/>
          </w:rPr>
          <w:t>10</w:t>
        </w:r>
      </w:fldSimple>
      <w:r w:rsidRPr="00CF739D">
        <w:t xml:space="preserve"> Kiểm thử chức năng cập nhật biên nhận</w:t>
      </w:r>
      <w:bookmarkEnd w:id="2543"/>
    </w:p>
    <w:p w14:paraId="1D9E6C81" w14:textId="50D22D4F" w:rsidR="00287281" w:rsidRPr="00920004" w:rsidRDefault="00287281">
      <w:pPr>
        <w:pStyle w:val="Heading3"/>
      </w:pPr>
      <w:bookmarkStart w:id="2544" w:name="_Toc531502294"/>
      <w:r w:rsidRPr="00920004">
        <w:lastRenderedPageBreak/>
        <w:t>Quản lí phân công xử lí đơn hàng</w:t>
      </w:r>
      <w:bookmarkEnd w:id="2544"/>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lastRenderedPageBreak/>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AF4C9DD" w:rsidR="0077093A" w:rsidRPr="00CF739D" w:rsidRDefault="002B2334" w:rsidP="00CF739D">
      <w:pPr>
        <w:pStyle w:val="Caption"/>
      </w:pPr>
      <w:bookmarkStart w:id="2545" w:name="_Toc531504601"/>
      <w:r w:rsidRPr="00CF739D">
        <w:t xml:space="preserve">Bảng </w:t>
      </w:r>
      <w:fldSimple w:instr=" STYLEREF 1 \s ">
        <w:r w:rsidR="00B5490C">
          <w:rPr>
            <w:noProof/>
          </w:rPr>
          <w:t>4</w:t>
        </w:r>
      </w:fldSimple>
      <w:r w:rsidR="00D632EE" w:rsidRPr="00CF739D">
        <w:t>.</w:t>
      </w:r>
      <w:fldSimple w:instr=" SEQ Bảng \* ARABIC \s 1 ">
        <w:r w:rsidR="00B5490C">
          <w:rPr>
            <w:noProof/>
          </w:rPr>
          <w:t>11</w:t>
        </w:r>
      </w:fldSimple>
      <w:r w:rsidRPr="00CF739D">
        <w:t xml:space="preserve"> Kiểm thử chức năng quản lí phân công xử lí đơn hàng</w:t>
      </w:r>
      <w:bookmarkEnd w:id="2545"/>
    </w:p>
    <w:p w14:paraId="08D9CF24" w14:textId="0833DFAB" w:rsidR="00287281" w:rsidRPr="00920004" w:rsidRDefault="00287281">
      <w:pPr>
        <w:pStyle w:val="Heading3"/>
      </w:pPr>
      <w:bookmarkStart w:id="2546" w:name="_Toc531502295"/>
      <w:r w:rsidRPr="00920004">
        <w:t>Quản lí trạng thái máy giặt</w:t>
      </w:r>
      <w:bookmarkEnd w:id="2546"/>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01453158" w:rsidR="00404CBA" w:rsidRDefault="00404CBA" w:rsidP="00CF739D">
      <w:pPr>
        <w:ind w:left="720"/>
        <w:rPr>
          <w:ins w:id="2547" w:author="phuong vu" w:date="2018-12-02T09:07:00Z"/>
          <w:lang w:val="en-US"/>
        </w:rPr>
      </w:pPr>
      <w:r w:rsidRPr="00920004">
        <w:rPr>
          <w:lang w:val="en-US"/>
        </w:rPr>
        <w:t>- Bước 5: Kiểm tra phân công đơn hàng.</w:t>
      </w:r>
    </w:p>
    <w:p w14:paraId="5682B35E" w14:textId="6F27F20A" w:rsidR="00373334" w:rsidRDefault="00373334" w:rsidP="00CF739D">
      <w:pPr>
        <w:ind w:left="720"/>
        <w:rPr>
          <w:ins w:id="2548" w:author="phuong vu" w:date="2018-12-02T09:07:00Z"/>
          <w:lang w:val="en-US"/>
        </w:rPr>
      </w:pPr>
    </w:p>
    <w:p w14:paraId="6A7D6D94" w14:textId="77777777" w:rsidR="00373334" w:rsidRPr="00920004" w:rsidRDefault="00373334" w:rsidP="00CF739D">
      <w:pPr>
        <w:ind w:left="720"/>
        <w:rPr>
          <w:lang w:val="en-US"/>
        </w:rPr>
      </w:pP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lastRenderedPageBreak/>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lastRenderedPageBreak/>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lastRenderedPageBreak/>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lastRenderedPageBreak/>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3FD5C0F7" w:rsidR="0077093A" w:rsidRPr="00CF739D" w:rsidRDefault="00404CBA" w:rsidP="00CF739D">
      <w:pPr>
        <w:pStyle w:val="Caption"/>
      </w:pPr>
      <w:bookmarkStart w:id="2549" w:name="_Toc531504602"/>
      <w:r w:rsidRPr="00CF739D">
        <w:t xml:space="preserve">Bảng </w:t>
      </w:r>
      <w:fldSimple w:instr=" STYLEREF 1 \s ">
        <w:r w:rsidR="00B5490C">
          <w:rPr>
            <w:noProof/>
          </w:rPr>
          <w:t>4</w:t>
        </w:r>
      </w:fldSimple>
      <w:r w:rsidR="00D632EE" w:rsidRPr="00CF739D">
        <w:t>.</w:t>
      </w:r>
      <w:fldSimple w:instr=" SEQ Bảng \* ARABIC \s 1 ">
        <w:r w:rsidR="00B5490C">
          <w:rPr>
            <w:noProof/>
          </w:rPr>
          <w:t>12</w:t>
        </w:r>
      </w:fldSimple>
      <w:r w:rsidRPr="00CF739D">
        <w:rPr>
          <w:lang w:val="en-US"/>
        </w:rPr>
        <w:t xml:space="preserve"> Kiểm thử chức năng quản lí trạng thái máy giặt</w:t>
      </w:r>
      <w:bookmarkEnd w:id="2549"/>
    </w:p>
    <w:p w14:paraId="09E0E175" w14:textId="1BFA0DED" w:rsidR="00287281" w:rsidRPr="00920004" w:rsidRDefault="00287281">
      <w:pPr>
        <w:pStyle w:val="Heading3"/>
      </w:pPr>
      <w:bookmarkStart w:id="2550" w:name="_Toc531502296"/>
      <w:r w:rsidRPr="00920004">
        <w:t>Tìm kiếm đơn hàng</w:t>
      </w:r>
      <w:bookmarkEnd w:id="2550"/>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lastRenderedPageBreak/>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25078983" w:rsidR="0077093A" w:rsidRPr="00CF739D" w:rsidRDefault="00D6420A" w:rsidP="00CF739D">
      <w:pPr>
        <w:pStyle w:val="Caption"/>
      </w:pPr>
      <w:bookmarkStart w:id="2551" w:name="_Toc531504603"/>
      <w:r w:rsidRPr="00CF739D">
        <w:t xml:space="preserve">Bảng </w:t>
      </w:r>
      <w:fldSimple w:instr=" STYLEREF 1 \s ">
        <w:r w:rsidR="00B5490C">
          <w:rPr>
            <w:noProof/>
          </w:rPr>
          <w:t>4</w:t>
        </w:r>
      </w:fldSimple>
      <w:r w:rsidR="00D632EE" w:rsidRPr="00CF739D">
        <w:t>.</w:t>
      </w:r>
      <w:fldSimple w:instr=" SEQ Bảng \* ARABIC \s 1 ">
        <w:r w:rsidR="00B5490C">
          <w:rPr>
            <w:noProof/>
          </w:rPr>
          <w:t>13</w:t>
        </w:r>
      </w:fldSimple>
      <w:r w:rsidRPr="00CF739D">
        <w:rPr>
          <w:lang w:val="en-US"/>
        </w:rPr>
        <w:t xml:space="preserve"> Kiểm thử chức năng tìm kiếm đơn hàng</w:t>
      </w:r>
      <w:bookmarkEnd w:id="2551"/>
    </w:p>
    <w:p w14:paraId="711C6080" w14:textId="545E5763" w:rsidR="00287281" w:rsidRPr="00920004" w:rsidRDefault="00287281">
      <w:pPr>
        <w:pStyle w:val="Heading3"/>
      </w:pPr>
      <w:bookmarkStart w:id="2552" w:name="_Toc531502297"/>
      <w:r w:rsidRPr="00920004">
        <w:t>Đăng nhập, đăng xuất</w:t>
      </w:r>
      <w:bookmarkEnd w:id="2552"/>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lastRenderedPageBreak/>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2B2013DC" w:rsidR="00343A9F" w:rsidRPr="00CF739D" w:rsidRDefault="00343A9F" w:rsidP="00CF739D">
      <w:pPr>
        <w:pStyle w:val="Caption"/>
        <w:rPr>
          <w:lang w:val="en-US"/>
        </w:rPr>
      </w:pPr>
      <w:bookmarkStart w:id="2553" w:name="_Toc531504604"/>
      <w:r w:rsidRPr="00CF739D">
        <w:t xml:space="preserve">Bảng </w:t>
      </w:r>
      <w:fldSimple w:instr=" STYLEREF 1 \s ">
        <w:r w:rsidR="00B5490C">
          <w:rPr>
            <w:noProof/>
          </w:rPr>
          <w:t>4</w:t>
        </w:r>
      </w:fldSimple>
      <w:r w:rsidR="00D632EE" w:rsidRPr="00CF739D">
        <w:t>.</w:t>
      </w:r>
      <w:fldSimple w:instr=" SEQ Bảng \* ARABIC \s 1 ">
        <w:r w:rsidR="00B5490C">
          <w:rPr>
            <w:noProof/>
          </w:rPr>
          <w:t>14</w:t>
        </w:r>
      </w:fldSimple>
      <w:r w:rsidRPr="00CF739D">
        <w:rPr>
          <w:lang w:val="en-US"/>
        </w:rPr>
        <w:t xml:space="preserve"> Kiểm thử chức năng đăng nhập, đăng xuất</w:t>
      </w:r>
      <w:bookmarkEnd w:id="2553"/>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2554" w:name="_Toc531009967"/>
      <w:bookmarkStart w:id="2555" w:name="_Toc531102542"/>
      <w:bookmarkStart w:id="2556" w:name="_Toc531103490"/>
      <w:bookmarkStart w:id="2557" w:name="_Toc531502298"/>
      <w:bookmarkStart w:id="2558" w:name="_Toc484566666"/>
      <w:bookmarkEnd w:id="2554"/>
      <w:bookmarkEnd w:id="2555"/>
      <w:bookmarkEnd w:id="2556"/>
      <w:r w:rsidRPr="00CF739D">
        <w:lastRenderedPageBreak/>
        <w:t xml:space="preserve">PHẦN </w:t>
      </w:r>
      <w:r w:rsidR="00C557CE" w:rsidRPr="00CF739D">
        <w:t xml:space="preserve">KẾT </w:t>
      </w:r>
      <w:r w:rsidR="00463867" w:rsidRPr="00CF739D">
        <w:t>LUẬN</w:t>
      </w:r>
      <w:bookmarkEnd w:id="2557"/>
    </w:p>
    <w:p w14:paraId="13905E6D" w14:textId="36C2B663" w:rsidR="00EB1083" w:rsidRPr="00CF739D" w:rsidRDefault="00775F06" w:rsidP="0070761D">
      <w:pPr>
        <w:pStyle w:val="Heading2"/>
        <w:numPr>
          <w:ilvl w:val="1"/>
          <w:numId w:val="76"/>
        </w:numPr>
        <w:spacing w:line="240" w:lineRule="auto"/>
      </w:pPr>
      <w:bookmarkStart w:id="2559" w:name="_Toc531502299"/>
      <w:bookmarkEnd w:id="2558"/>
      <w:r w:rsidRPr="00CF739D">
        <w:t>Kết quả đạt được</w:t>
      </w:r>
      <w:bookmarkEnd w:id="2559"/>
    </w:p>
    <w:p w14:paraId="34E4B2E8" w14:textId="16E8E102" w:rsidR="0001325D" w:rsidRPr="0001325D" w:rsidRDefault="0077093A">
      <w:pPr>
        <w:pStyle w:val="Heading3"/>
      </w:pPr>
      <w:bookmarkStart w:id="2560" w:name="_Toc531502300"/>
      <w:r w:rsidRPr="0070761D">
        <w:t>Về lí thuyết</w:t>
      </w:r>
      <w:bookmarkEnd w:id="2560"/>
    </w:p>
    <w:p w14:paraId="13A572C0" w14:textId="72E769DD" w:rsidR="0077093A" w:rsidRPr="00920004" w:rsidRDefault="0070761D" w:rsidP="0070761D">
      <w:pPr>
        <w:rPr>
          <w:lang w:val="en-US"/>
        </w:rPr>
      </w:pPr>
      <w:ins w:id="2561" w:author="phuong vu" w:date="2018-12-02T09:14:00Z">
        <w:r>
          <w:rPr>
            <w:lang w:val="en-US"/>
          </w:rPr>
          <w:tab/>
        </w:r>
      </w:ins>
      <w:ins w:id="2562" w:author="phuong vu" w:date="2018-12-02T09:29:00Z">
        <w:r w:rsidR="00615357">
          <w:rPr>
            <w:lang w:val="en-US"/>
          </w:rPr>
          <w:t xml:space="preserve">- </w:t>
        </w:r>
      </w:ins>
      <w:del w:id="2563" w:author="phuong vu" w:date="2018-12-02T09:11:00Z">
        <w:r w:rsidR="0077093A" w:rsidRPr="00920004" w:rsidDel="00373334">
          <w:rPr>
            <w:lang w:val="en-US"/>
          </w:rPr>
          <w:tab/>
        </w:r>
      </w:del>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3AA1E31F" w:rsidR="0077093A" w:rsidRPr="00920004" w:rsidRDefault="0077093A" w:rsidP="0070761D">
      <w:pPr>
        <w:rPr>
          <w:lang w:val="en-US"/>
        </w:rPr>
      </w:pPr>
      <w:r w:rsidRPr="00920004">
        <w:rPr>
          <w:lang w:val="en-US"/>
        </w:rPr>
        <w:tab/>
      </w:r>
      <w:ins w:id="2564" w:author="phuong vu" w:date="2018-12-02T09:29:00Z">
        <w:r w:rsidR="00615357">
          <w:rPr>
            <w:lang w:val="en-US"/>
          </w:rPr>
          <w:t xml:space="preserve">- </w:t>
        </w:r>
      </w:ins>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ins w:id="2565" w:author="phuong vu" w:date="2018-12-02T09:14:00Z">
        <w:r w:rsidR="0070761D">
          <w:rPr>
            <w:lang w:val="en-US"/>
          </w:rPr>
          <w:t>. Đặc biệt,</w:t>
        </w:r>
      </w:ins>
      <w:ins w:id="2566" w:author="phuong vu" w:date="2018-12-02T09:16:00Z">
        <w:r w:rsidR="0070761D">
          <w:rPr>
            <w:lang w:val="en-US"/>
          </w:rPr>
          <w:t xml:space="preserve"> tìm hiểu và sử dụng một hệ quản trị cơ sở dữ liệu mới là PostgreSQL</w:t>
        </w:r>
      </w:ins>
      <w:ins w:id="2567" w:author="phuong vu" w:date="2018-12-02T09:18:00Z">
        <w:r w:rsidR="008F2054">
          <w:rPr>
            <w:lang w:val="en-US"/>
          </w:rPr>
          <w:t>.</w:t>
        </w:r>
      </w:ins>
      <w:del w:id="2568" w:author="phuong vu" w:date="2018-12-02T09:14:00Z">
        <w:r w:rsidRPr="00920004" w:rsidDel="0070761D">
          <w:rPr>
            <w:lang w:val="en-US"/>
          </w:rPr>
          <w:delText>.</w:delText>
        </w:r>
      </w:del>
    </w:p>
    <w:p w14:paraId="7A3EF874" w14:textId="46AD8736" w:rsidR="0077093A" w:rsidRDefault="0077093A" w:rsidP="0070761D">
      <w:pPr>
        <w:rPr>
          <w:ins w:id="2569" w:author="phuong vu" w:date="2018-12-02T09:35:00Z"/>
          <w:lang w:val="en-US"/>
        </w:rPr>
      </w:pPr>
      <w:r w:rsidRPr="00920004">
        <w:rPr>
          <w:lang w:val="en-US"/>
        </w:rPr>
        <w:tab/>
      </w:r>
      <w:ins w:id="2570" w:author="phuong vu" w:date="2018-12-02T09:29:00Z">
        <w:r w:rsidR="00615357">
          <w:rPr>
            <w:lang w:val="en-US"/>
          </w:rPr>
          <w:t xml:space="preserve">- </w:t>
        </w:r>
      </w:ins>
      <w:r w:rsidRPr="00920004">
        <w:rPr>
          <w:lang w:val="en-US"/>
        </w:rPr>
        <w:t>Bổ sung các kiến thức mới về xây dựng API một endpoint</w:t>
      </w:r>
      <w:ins w:id="2571" w:author="phuong vu" w:date="2018-12-02T09:18:00Z">
        <w:r w:rsidR="008F2054">
          <w:rPr>
            <w:lang w:val="en-US"/>
          </w:rPr>
          <w:t xml:space="preserve"> với GraphQL</w:t>
        </w:r>
      </w:ins>
      <w:r w:rsidR="001E6F11" w:rsidRPr="00920004">
        <w:rPr>
          <w:lang w:val="en-US"/>
        </w:rPr>
        <w:t>, xây dựng website bằng ReactJS.</w:t>
      </w:r>
    </w:p>
    <w:p w14:paraId="0A28F14C" w14:textId="651E2737" w:rsidR="00615357" w:rsidRPr="00920004" w:rsidRDefault="00615357" w:rsidP="0070761D">
      <w:pPr>
        <w:rPr>
          <w:lang w:val="en-US"/>
        </w:rPr>
      </w:pPr>
      <w:ins w:id="2572" w:author="phuong vu" w:date="2018-12-02T09:35:00Z">
        <w:r>
          <w:rPr>
            <w:lang w:val="en-US"/>
          </w:rPr>
          <w:tab/>
          <w:t>- Áp dụng được giải thuật hàng đợi nhiều trạm phục vụ vào xử l</w:t>
        </w:r>
      </w:ins>
      <w:ins w:id="2573" w:author="phuong vu" w:date="2018-12-02T09:36:00Z">
        <w:r>
          <w:rPr>
            <w:lang w:val="en-US"/>
          </w:rPr>
          <w:t>í phân công đơn hàng.</w:t>
        </w:r>
      </w:ins>
    </w:p>
    <w:p w14:paraId="40652FFF" w14:textId="0CF84206" w:rsidR="001E6F11" w:rsidRDefault="001E6F11" w:rsidP="00D72BF9">
      <w:pPr>
        <w:pStyle w:val="Heading3"/>
      </w:pPr>
      <w:bookmarkStart w:id="2574" w:name="_Toc531502301"/>
      <w:r w:rsidRPr="00920004">
        <w:t>Về chức năng</w:t>
      </w:r>
      <w:bookmarkEnd w:id="2574"/>
    </w:p>
    <w:p w14:paraId="2B098B44" w14:textId="05BD6521" w:rsidR="00D252BC" w:rsidRDefault="00615357">
      <w:pPr>
        <w:ind w:firstLine="720"/>
        <w:rPr>
          <w:ins w:id="2575" w:author="phuong vu" w:date="2018-12-02T09:25:00Z"/>
          <w:lang w:val="en-US"/>
        </w:rPr>
        <w:pPrChange w:id="2576" w:author="phuong vu" w:date="2018-12-02T09:33:00Z">
          <w:pPr>
            <w:ind w:left="720"/>
          </w:pPr>
        </w:pPrChange>
      </w:pPr>
      <w:ins w:id="2577" w:author="phuong vu" w:date="2018-12-02T09:33:00Z">
        <w:r>
          <w:rPr>
            <w:lang w:val="en-US"/>
          </w:rPr>
          <w:t xml:space="preserve">- </w:t>
        </w:r>
      </w:ins>
      <w:ins w:id="2578" w:author="phuong vu" w:date="2018-12-02T09:23:00Z">
        <w:r w:rsidR="008F2054">
          <w:rPr>
            <w:lang w:val="en-US"/>
          </w:rPr>
          <w:t>Xây dựng hoàn tất một hệ thống hoạt động</w:t>
        </w:r>
      </w:ins>
      <w:ins w:id="2579" w:author="phuong vu" w:date="2018-12-02T09:24:00Z">
        <w:r w:rsidR="008F2054">
          <w:rPr>
            <w:lang w:val="en-US"/>
          </w:rPr>
          <w:t xml:space="preserve"> có thể hoạt động riêng lẻ với nhau nhưng cần kết hợp để có một hệ thống hoạt động hoàn chỉnh bao gồm: 1 máy chủ API, 1 trang web quản lí, 1 ứng dụng đi</w:t>
        </w:r>
      </w:ins>
      <w:ins w:id="2580" w:author="phuong vu" w:date="2018-12-02T09:25:00Z">
        <w:r w:rsidR="008F2054">
          <w:rPr>
            <w:lang w:val="en-US"/>
          </w:rPr>
          <w:t>ện thoại.</w:t>
        </w:r>
      </w:ins>
    </w:p>
    <w:p w14:paraId="5D0387A3" w14:textId="651BB9B1" w:rsidR="008F2054" w:rsidRDefault="00615357">
      <w:pPr>
        <w:ind w:firstLine="720"/>
        <w:rPr>
          <w:ins w:id="2581" w:author="phuong vu" w:date="2018-12-02T09:28:00Z"/>
          <w:lang w:val="en-US"/>
        </w:rPr>
        <w:pPrChange w:id="2582" w:author="phuong vu" w:date="2018-12-02T09:33:00Z">
          <w:pPr>
            <w:ind w:left="720"/>
          </w:pPr>
        </w:pPrChange>
      </w:pPr>
      <w:ins w:id="2583" w:author="phuong vu" w:date="2018-12-02T09:33:00Z">
        <w:r>
          <w:rPr>
            <w:lang w:val="en-US"/>
          </w:rPr>
          <w:t xml:space="preserve">- </w:t>
        </w:r>
      </w:ins>
      <w:ins w:id="2584" w:author="phuong vu" w:date="2018-12-02T09:25:00Z">
        <w:r w:rsidR="008F2054">
          <w:rPr>
            <w:lang w:val="en-US"/>
          </w:rPr>
          <w:t>Trang web quản lí hoàn thiện</w:t>
        </w:r>
      </w:ins>
      <w:ins w:id="2585" w:author="phuong vu" w:date="2018-12-02T09:26:00Z">
        <w:r w:rsidR="008F2054">
          <w:rPr>
            <w:lang w:val="en-US"/>
          </w:rPr>
          <w:t xml:space="preserve"> với 3 </w:t>
        </w:r>
      </w:ins>
      <w:ins w:id="2586" w:author="phuong vu" w:date="2018-12-02T09:36:00Z">
        <w:r>
          <w:rPr>
            <w:lang w:val="en-US"/>
          </w:rPr>
          <w:t>chức năng</w:t>
        </w:r>
      </w:ins>
      <w:ins w:id="2587" w:author="phuong vu" w:date="2018-12-02T09:26:00Z">
        <w:r w:rsidR="008F2054">
          <w:rPr>
            <w:lang w:val="en-US"/>
          </w:rPr>
          <w:t xml:space="preserve"> chính</w:t>
        </w:r>
      </w:ins>
      <w:ins w:id="2588" w:author="phuong vu" w:date="2018-12-02T09:28:00Z">
        <w:r>
          <w:rPr>
            <w:lang w:val="en-US"/>
          </w:rPr>
          <w:t>: Quản lí đơn hàng, quản lí biên nh</w:t>
        </w:r>
      </w:ins>
      <w:ins w:id="2589" w:author="phuong vu" w:date="2018-12-02T09:31:00Z">
        <w:r>
          <w:rPr>
            <w:lang w:val="en-US"/>
          </w:rPr>
          <w:t>ậ</w:t>
        </w:r>
      </w:ins>
      <w:ins w:id="2590" w:author="phuong vu" w:date="2018-12-02T09:28:00Z">
        <w:r>
          <w:rPr>
            <w:lang w:val="en-US"/>
          </w:rPr>
          <w:t xml:space="preserve">n và quản lí phân công </w:t>
        </w:r>
      </w:ins>
      <w:ins w:id="2591" w:author="phuong vu" w:date="2018-12-02T09:29:00Z">
        <w:r>
          <w:rPr>
            <w:lang w:val="en-US"/>
          </w:rPr>
          <w:t>xử lí đơn hàng</w:t>
        </w:r>
      </w:ins>
      <w:ins w:id="2592" w:author="phuong vu" w:date="2018-12-02T09:28:00Z">
        <w:r>
          <w:rPr>
            <w:lang w:val="en-US"/>
          </w:rPr>
          <w:t>.</w:t>
        </w:r>
      </w:ins>
    </w:p>
    <w:p w14:paraId="11BBE37E" w14:textId="32552E79" w:rsidR="00615357" w:rsidRPr="00CF739D" w:rsidRDefault="00615357">
      <w:pPr>
        <w:ind w:firstLine="666"/>
        <w:rPr>
          <w:lang w:val="en-US"/>
        </w:rPr>
        <w:pPrChange w:id="2593" w:author="phuong vu" w:date="2018-12-02T21:52:00Z">
          <w:pPr>
            <w:ind w:left="720"/>
          </w:pPr>
        </w:pPrChange>
      </w:pPr>
      <w:ins w:id="2594" w:author="phuong vu" w:date="2018-12-02T09:33:00Z">
        <w:r>
          <w:rPr>
            <w:lang w:val="en-US"/>
          </w:rPr>
          <w:t xml:space="preserve">- </w:t>
        </w:r>
      </w:ins>
      <w:ins w:id="2595" w:author="phuong vu" w:date="2018-12-02T09:32:00Z">
        <w:r>
          <w:rPr>
            <w:lang w:val="en-US"/>
          </w:rPr>
          <w:t xml:space="preserve">Các chức năng dành cho nhóm người </w:t>
        </w:r>
      </w:ins>
      <w:ins w:id="2596" w:author="phuong vu" w:date="2018-12-02T09:33:00Z">
        <w:r>
          <w:rPr>
            <w:lang w:val="en-US"/>
          </w:rPr>
          <w:t>dùng nhân viên cửa hàng được phân rõ ràng, tách biệt.</w:t>
        </w:r>
      </w:ins>
    </w:p>
    <w:p w14:paraId="15C5F6AB" w14:textId="7A0058F4" w:rsidR="00FC2F88" w:rsidRDefault="00EB1083" w:rsidP="001F4C8C">
      <w:pPr>
        <w:pStyle w:val="Heading2"/>
        <w:rPr>
          <w:ins w:id="2597" w:author="phuong vu" w:date="2018-12-02T21:54:00Z"/>
        </w:rPr>
      </w:pPr>
      <w:bookmarkStart w:id="2598" w:name="_Toc531502302"/>
      <w:r w:rsidRPr="0070761D">
        <w:t>Hạn chế</w:t>
      </w:r>
      <w:bookmarkEnd w:id="2598"/>
    </w:p>
    <w:p w14:paraId="7A617DAD" w14:textId="188E831B" w:rsidR="001F4C8C" w:rsidRDefault="001F4C8C">
      <w:pPr>
        <w:ind w:left="86" w:firstLine="576"/>
        <w:rPr>
          <w:ins w:id="2599" w:author="phuong vu" w:date="2018-12-02T22:01:00Z"/>
          <w:lang w:val="en-US"/>
        </w:rPr>
        <w:pPrChange w:id="2600" w:author="phuong vu" w:date="2018-12-02T22:18:00Z">
          <w:pPr>
            <w:ind w:left="662"/>
          </w:pPr>
        </w:pPrChange>
      </w:pPr>
      <w:ins w:id="2601" w:author="phuong vu" w:date="2018-12-02T21:55:00Z">
        <w:r>
          <w:rPr>
            <w:lang w:val="en-US"/>
          </w:rPr>
          <w:t xml:space="preserve">- Giao diện xây </w:t>
        </w:r>
      </w:ins>
      <w:ins w:id="2602" w:author="phuong vu" w:date="2018-12-02T21:57:00Z">
        <w:r>
          <w:rPr>
            <w:lang w:val="en-US"/>
          </w:rPr>
          <w:t>dựng chủ yếu sử dụng bảng</w:t>
        </w:r>
      </w:ins>
      <w:ins w:id="2603" w:author="phuong vu" w:date="2018-12-02T22:11:00Z">
        <w:r w:rsidR="00147226">
          <w:rPr>
            <w:lang w:val="en-US"/>
          </w:rPr>
          <w:t xml:space="preserve"> để hiển thị dữ liệu</w:t>
        </w:r>
      </w:ins>
      <w:ins w:id="2604" w:author="phuong vu" w:date="2018-12-02T21:57:00Z">
        <w:r>
          <w:rPr>
            <w:lang w:val="en-US"/>
          </w:rPr>
          <w:t xml:space="preserve"> nên việc hiển thị trên </w:t>
        </w:r>
      </w:ins>
      <w:ins w:id="2605" w:author="phuong vu" w:date="2018-12-02T22:00:00Z">
        <w:r w:rsidR="007A26F3">
          <w:rPr>
            <w:lang w:val="en-US"/>
          </w:rPr>
          <w:t xml:space="preserve">các thiết bị có màn hình </w:t>
        </w:r>
      </w:ins>
      <w:ins w:id="2606" w:author="phuong vu" w:date="2018-12-02T22:01:00Z">
        <w:r w:rsidR="007A26F3">
          <w:rPr>
            <w:lang w:val="en-US"/>
          </w:rPr>
          <w:t>nhỏ chưa được tối ưu</w:t>
        </w:r>
      </w:ins>
      <w:ins w:id="2607" w:author="phuong vu" w:date="2018-12-02T22:12:00Z">
        <w:r w:rsidR="00147226">
          <w:rPr>
            <w:lang w:val="en-US"/>
          </w:rPr>
          <w:t xml:space="preserve"> hóa</w:t>
        </w:r>
      </w:ins>
      <w:ins w:id="2608" w:author="phuong vu" w:date="2018-12-02T22:01:00Z">
        <w:r w:rsidR="007A26F3">
          <w:rPr>
            <w:lang w:val="en-US"/>
          </w:rPr>
          <w:t>.</w:t>
        </w:r>
      </w:ins>
    </w:p>
    <w:p w14:paraId="6983D398" w14:textId="15C76B3E" w:rsidR="007A26F3" w:rsidRPr="001F4C8C" w:rsidRDefault="007A26F3">
      <w:pPr>
        <w:ind w:firstLine="662"/>
        <w:rPr>
          <w:lang w:val="en-US"/>
          <w:rPrChange w:id="2609" w:author="phuong vu" w:date="2018-12-02T21:55:00Z">
            <w:rPr/>
          </w:rPrChange>
        </w:rPr>
        <w:pPrChange w:id="2610" w:author="phuong vu" w:date="2018-12-02T22:23:00Z">
          <w:pPr>
            <w:pStyle w:val="Heading2"/>
            <w:spacing w:before="240" w:line="0" w:lineRule="atLeast"/>
          </w:pPr>
        </w:pPrChange>
      </w:pPr>
      <w:ins w:id="2611" w:author="phuong vu" w:date="2018-12-02T22:01:00Z">
        <w:r>
          <w:rPr>
            <w:lang w:val="en-US"/>
          </w:rPr>
          <w:t xml:space="preserve">- </w:t>
        </w:r>
      </w:ins>
      <w:ins w:id="2612" w:author="phuong vu" w:date="2018-12-02T22:20:00Z">
        <w:r w:rsidR="00D77C41">
          <w:rPr>
            <w:lang w:val="en-US"/>
          </w:rPr>
          <w:t>Giải thuật hàng đợi nhiều trạm phục vụ</w:t>
        </w:r>
      </w:ins>
      <w:ins w:id="2613" w:author="phuong vu" w:date="2018-12-02T22:21:00Z">
        <w:r w:rsidR="00D77C41">
          <w:rPr>
            <w:lang w:val="en-US"/>
          </w:rPr>
          <w:t xml:space="preserve"> chỉ hỗ trợ xử lí </w:t>
        </w:r>
      </w:ins>
      <w:ins w:id="2614" w:author="phuong vu" w:date="2018-12-02T22:23:00Z">
        <w:r w:rsidR="00D77C41">
          <w:rPr>
            <w:lang w:val="en-US"/>
          </w:rPr>
          <w:t>cho mỗi đơn hàng</w:t>
        </w:r>
      </w:ins>
      <w:ins w:id="2615" w:author="phuong vu" w:date="2018-12-02T22:24:00Z">
        <w:r w:rsidR="00D77C41">
          <w:rPr>
            <w:lang w:val="en-US"/>
          </w:rPr>
          <w:t xml:space="preserve"> với thời gian cố định</w:t>
        </w:r>
      </w:ins>
      <w:ins w:id="2616" w:author="phuong vu" w:date="2018-12-02T22:21:00Z">
        <w:r w:rsidR="00D77C41">
          <w:rPr>
            <w:lang w:val="en-US"/>
          </w:rPr>
          <w:t>.</w:t>
        </w:r>
      </w:ins>
    </w:p>
    <w:p w14:paraId="1517ACD6" w14:textId="455DA820" w:rsidR="00C51F17" w:rsidRDefault="00EB1083" w:rsidP="00373334">
      <w:pPr>
        <w:pStyle w:val="Heading2"/>
        <w:rPr>
          <w:ins w:id="2617" w:author="phuong vu" w:date="2018-12-02T22:33:00Z"/>
        </w:rPr>
      </w:pPr>
      <w:bookmarkStart w:id="2618" w:name="_Toc531502303"/>
      <w:r w:rsidRPr="00CF739D">
        <w:t>Hướng phát triển</w:t>
      </w:r>
      <w:bookmarkEnd w:id="2618"/>
    </w:p>
    <w:p w14:paraId="3507A17A" w14:textId="06921365" w:rsidR="00E918EE" w:rsidRPr="00E918EE" w:rsidRDefault="00E918EE">
      <w:pPr>
        <w:ind w:firstLine="662"/>
        <w:rPr>
          <w:lang w:val="en-US"/>
          <w:rPrChange w:id="2619" w:author="phuong vu" w:date="2018-12-02T22:33:00Z">
            <w:rPr/>
          </w:rPrChange>
        </w:rPr>
        <w:pPrChange w:id="2620" w:author="phuong vu" w:date="2018-12-02T22:35:00Z">
          <w:pPr>
            <w:pStyle w:val="Heading2"/>
            <w:spacing w:before="240" w:line="0" w:lineRule="atLeast"/>
          </w:pPr>
        </w:pPrChange>
      </w:pPr>
      <w:ins w:id="2621" w:author="phuong vu" w:date="2018-12-02T22:33:00Z">
        <w:r>
          <w:rPr>
            <w:lang w:val="en-US"/>
          </w:rPr>
          <w:t>Do hạn chế về thời gian cũng như kiến thức nên đề tài chỉ phát những chức năng theo yêu cầu, phát triển thêm một vài chức năng nh</w:t>
        </w:r>
      </w:ins>
      <w:ins w:id="2622" w:author="phuong vu" w:date="2018-12-02T22:34:00Z">
        <w:r>
          <w:rPr>
            <w:lang w:val="en-US"/>
          </w:rPr>
          <w:t>ỏ. Đề tài còn khá nhiều hạn chế, chỉ ở mức nghiên cứu và xây dựng, bổ trợ cho người. Vì vậy, đ</w:t>
        </w:r>
      </w:ins>
      <w:ins w:id="2623" w:author="phuong vu" w:date="2018-12-02T22:35:00Z">
        <w:r>
          <w:rPr>
            <w:lang w:val="en-US"/>
          </w:rPr>
          <w:t>ề tài sẽ được tiếp tục nghiên cứu và mở rộng theo các hướng sau:</w:t>
        </w:r>
      </w:ins>
    </w:p>
    <w:p w14:paraId="63FF4C17" w14:textId="63BE924B" w:rsidR="00D77C41" w:rsidRDefault="00147226">
      <w:pPr>
        <w:ind w:firstLine="662"/>
        <w:rPr>
          <w:ins w:id="2624" w:author="phuong vu" w:date="2018-12-02T22:22:00Z"/>
          <w:lang w:val="en-US"/>
        </w:rPr>
        <w:pPrChange w:id="2625" w:author="phuong vu" w:date="2018-12-02T22:27:00Z">
          <w:pPr>
            <w:spacing w:before="240" w:line="0" w:lineRule="atLeast"/>
            <w:ind w:left="86" w:firstLine="576"/>
            <w:jc w:val="left"/>
          </w:pPr>
        </w:pPrChange>
      </w:pPr>
      <w:ins w:id="2626" w:author="phuong vu" w:date="2018-12-02T22:17:00Z">
        <w:r>
          <w:rPr>
            <w:lang w:val="en-US"/>
          </w:rPr>
          <w:t xml:space="preserve">- </w:t>
        </w:r>
      </w:ins>
      <w:ins w:id="2627" w:author="phuong vu" w:date="2018-12-02T22:18:00Z">
        <w:r>
          <w:rPr>
            <w:lang w:val="en-US"/>
          </w:rPr>
          <w:t>Tối ưu hóa giao diện trang web để hỗ trợ trên các thiết bị di động màn hình nhỏ để dễ d</w:t>
        </w:r>
        <w:r w:rsidR="00D77C41">
          <w:rPr>
            <w:lang w:val="en-US"/>
          </w:rPr>
          <w:t>àng</w:t>
        </w:r>
        <w:r>
          <w:rPr>
            <w:lang w:val="en-US"/>
          </w:rPr>
          <w:t>.</w:t>
        </w:r>
      </w:ins>
    </w:p>
    <w:p w14:paraId="39387141" w14:textId="2CFEB9F2" w:rsidR="00E918EE" w:rsidRDefault="00D77C41" w:rsidP="00D77C41">
      <w:pPr>
        <w:rPr>
          <w:ins w:id="2628" w:author="phuong vu" w:date="2018-12-02T22:35:00Z"/>
          <w:lang w:val="en-US"/>
        </w:rPr>
      </w:pPr>
      <w:ins w:id="2629" w:author="phuong vu" w:date="2018-12-02T22:22:00Z">
        <w:r>
          <w:lastRenderedPageBreak/>
          <w:tab/>
        </w:r>
        <w:r>
          <w:rPr>
            <w:lang w:val="en-US"/>
          </w:rPr>
          <w:t xml:space="preserve">- </w:t>
        </w:r>
      </w:ins>
      <w:ins w:id="2630" w:author="phuong vu" w:date="2018-12-02T22:24:00Z">
        <w:r>
          <w:rPr>
            <w:lang w:val="en-US"/>
          </w:rPr>
          <w:t xml:space="preserve">Cải thiện giải thuật hàng đợi nhiều trạm phục vụ hỗ trợ cho mỗi </w:t>
        </w:r>
      </w:ins>
      <w:ins w:id="2631" w:author="phuong vu" w:date="2018-12-02T22:25:00Z">
        <w:r>
          <w:rPr>
            <w:lang w:val="en-US"/>
          </w:rPr>
          <w:t>đơn hàng có thời gian không đồng nhất.</w:t>
        </w:r>
      </w:ins>
    </w:p>
    <w:p w14:paraId="433051DB" w14:textId="18A00309" w:rsidR="00E918EE" w:rsidRDefault="00E918EE" w:rsidP="00D77C41">
      <w:pPr>
        <w:rPr>
          <w:ins w:id="2632" w:author="phuong vu" w:date="2018-12-02T22:36:00Z"/>
          <w:lang w:val="en-US"/>
        </w:rPr>
      </w:pPr>
      <w:ins w:id="2633" w:author="phuong vu" w:date="2018-12-02T22:35:00Z">
        <w:r>
          <w:rPr>
            <w:lang w:val="en-US"/>
          </w:rPr>
          <w:tab/>
          <w:t>- Triển khai tran</w:t>
        </w:r>
      </w:ins>
      <w:ins w:id="2634" w:author="phuong vu" w:date="2018-12-02T22:36:00Z">
        <w:r>
          <w:rPr>
            <w:lang w:val="en-US"/>
          </w:rPr>
          <w:t>g web lên internet.</w:t>
        </w:r>
      </w:ins>
    </w:p>
    <w:p w14:paraId="4DA13FD8" w14:textId="2B86DC69" w:rsidR="00E918EE" w:rsidRDefault="00E918EE" w:rsidP="00D77C41">
      <w:pPr>
        <w:rPr>
          <w:ins w:id="2635" w:author="phuong vu" w:date="2018-12-02T22:32:00Z"/>
          <w:lang w:val="en-US"/>
        </w:rPr>
      </w:pPr>
      <w:ins w:id="2636" w:author="phuong vu" w:date="2018-12-02T22:36:00Z">
        <w:r>
          <w:rPr>
            <w:lang w:val="en-US"/>
          </w:rPr>
          <w:tab/>
          <w:t>- Kết xuất báo cáo thống kê số lượng truy c</w:t>
        </w:r>
      </w:ins>
      <w:ins w:id="2637" w:author="phuong vu" w:date="2018-12-02T22:37:00Z">
        <w:r>
          <w:rPr>
            <w:lang w:val="en-US"/>
          </w:rPr>
          <w:t>ập, thống kê đơn hàng, thống kê doanh thu theo các tiêu chí khác nhau.</w:t>
        </w:r>
      </w:ins>
    </w:p>
    <w:p w14:paraId="17EDC801" w14:textId="277B1DF1" w:rsidR="00AE5480" w:rsidRPr="00920004" w:rsidRDefault="00AE5480">
      <w:pPr>
        <w:pPrChange w:id="2638" w:author="phuong vu" w:date="2018-12-02T22:27:00Z">
          <w:pPr>
            <w:spacing w:before="240" w:line="0" w:lineRule="atLeast"/>
            <w:jc w:val="left"/>
          </w:pPr>
        </w:pPrChange>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2639" w:name="_Toc531502304"/>
      <w:r w:rsidRPr="00CF739D">
        <w:rPr>
          <w:rFonts w:cstheme="majorHAnsi"/>
        </w:rPr>
        <w:lastRenderedPageBreak/>
        <w:t>PHỤ LỤC</w:t>
      </w:r>
      <w:bookmarkEnd w:id="2639"/>
    </w:p>
    <w:p w14:paraId="33921320" w14:textId="66DBCA0E" w:rsidR="008904F6" w:rsidRPr="00CF739D" w:rsidRDefault="008904F6">
      <w:pPr>
        <w:pStyle w:val="Style2"/>
        <w:pPrChange w:id="2640" w:author="phuong vu" w:date="2018-12-02T09:08:00Z">
          <w:pPr>
            <w:pStyle w:val="Style2"/>
            <w:ind w:left="360"/>
          </w:pPr>
        </w:pPrChange>
      </w:pPr>
      <w:bookmarkStart w:id="2641" w:name="sá"/>
      <w:bookmarkStart w:id="2642" w:name="_Toc531502305"/>
      <w:bookmarkStart w:id="2643" w:name="_Ref531504049"/>
      <w:bookmarkStart w:id="2644" w:name="_Ref531504051"/>
      <w:bookmarkStart w:id="2645" w:name="_Ref531504057"/>
      <w:bookmarkEnd w:id="2641"/>
      <w:r w:rsidRPr="00CF739D">
        <w:t xml:space="preserve">Sơ đồ </w:t>
      </w:r>
      <w:r w:rsidR="006871B5" w:rsidRPr="00CF739D">
        <w:t>PDM</w:t>
      </w:r>
      <w:bookmarkEnd w:id="2642"/>
      <w:bookmarkEnd w:id="2643"/>
      <w:bookmarkEnd w:id="2644"/>
      <w:bookmarkEnd w:id="2645"/>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4911EAE9" w:rsidR="006871B5" w:rsidRPr="00CF739D" w:rsidRDefault="006871B5" w:rsidP="00CF739D">
      <w:pPr>
        <w:pStyle w:val="Caption"/>
      </w:pPr>
      <w:bookmarkStart w:id="2646" w:name="_Toc53150460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15</w:t>
      </w:r>
      <w:r w:rsidR="00D632EE" w:rsidRPr="00CF739D">
        <w:fldChar w:fldCharType="end"/>
      </w:r>
      <w:r w:rsidRPr="00920004">
        <w:t xml:space="preserve"> </w:t>
      </w:r>
      <w:r w:rsidRPr="00CF739D">
        <w:t>Bảng dữ liệu hóa đơn</w:t>
      </w:r>
      <w:bookmarkEnd w:id="2646"/>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7D58AA9" w:rsidR="006871B5" w:rsidRPr="00CF739D" w:rsidRDefault="006871B5" w:rsidP="00CF739D">
      <w:pPr>
        <w:pStyle w:val="Caption"/>
      </w:pPr>
      <w:bookmarkStart w:id="2647" w:name="_Toc53150460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16</w:t>
      </w:r>
      <w:r w:rsidR="00D632EE" w:rsidRPr="00CF739D">
        <w:fldChar w:fldCharType="end"/>
      </w:r>
      <w:r w:rsidRPr="00920004">
        <w:t xml:space="preserve"> Bảng dữ liệu chi tiết hóa đơn</w:t>
      </w:r>
      <w:bookmarkEnd w:id="2647"/>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10B33BC7" w:rsidR="006871B5" w:rsidRPr="00CF739D" w:rsidRDefault="006871B5" w:rsidP="00CF739D">
      <w:pPr>
        <w:pStyle w:val="Caption"/>
      </w:pPr>
      <w:bookmarkStart w:id="2648" w:name="_Toc53150460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17</w:t>
      </w:r>
      <w:r w:rsidR="00D632EE" w:rsidRPr="00CF739D">
        <w:fldChar w:fldCharType="end"/>
      </w:r>
      <w:r w:rsidRPr="00920004">
        <w:t xml:space="preserve"> Bảng dữ liệu chi nhánh</w:t>
      </w:r>
      <w:bookmarkEnd w:id="2648"/>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6028B773" w:rsidR="00941ED9" w:rsidRPr="00CF739D" w:rsidRDefault="006871B5" w:rsidP="00CF739D">
      <w:pPr>
        <w:pStyle w:val="Caption"/>
      </w:pPr>
      <w:bookmarkStart w:id="2649" w:name="_Toc53150460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18</w:t>
      </w:r>
      <w:r w:rsidR="00D632EE" w:rsidRPr="00CF739D">
        <w:fldChar w:fldCharType="end"/>
      </w:r>
      <w:r w:rsidRPr="00920004">
        <w:t xml:space="preserve"> Bảng dữ liệu màu sắc</w:t>
      </w:r>
      <w:bookmarkEnd w:id="2649"/>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5254E987" w:rsidR="00727C9A" w:rsidRPr="00CF739D" w:rsidRDefault="006871B5" w:rsidP="00CF739D">
      <w:pPr>
        <w:pStyle w:val="Caption"/>
      </w:pPr>
      <w:bookmarkStart w:id="2650" w:name="_Toc53150460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19</w:t>
      </w:r>
      <w:r w:rsidR="00D632EE" w:rsidRPr="00CF739D">
        <w:fldChar w:fldCharType="end"/>
      </w:r>
      <w:r w:rsidRPr="00920004">
        <w:t xml:space="preserve"> Bảng dữ liệu nhóm màu</w:t>
      </w:r>
      <w:bookmarkEnd w:id="2650"/>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7A14D39" w:rsidR="00941ED9" w:rsidRPr="00CF739D" w:rsidRDefault="006871B5" w:rsidP="00CF739D">
      <w:pPr>
        <w:pStyle w:val="Caption"/>
      </w:pPr>
      <w:bookmarkStart w:id="2651" w:name="_Toc53150461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t xml:space="preserve"> Bảng dữ liệu khách hàng</w:t>
      </w:r>
      <w:bookmarkEnd w:id="2651"/>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7EF3ECEC" w:rsidR="00BD0851" w:rsidRPr="00CF739D" w:rsidRDefault="00BD0851" w:rsidP="00CF739D">
      <w:pPr>
        <w:pStyle w:val="Caption"/>
        <w:rPr>
          <w:lang w:val="en-US"/>
        </w:rPr>
      </w:pPr>
      <w:bookmarkStart w:id="2652" w:name="_Toc531504611"/>
      <w:r w:rsidRPr="00CF739D">
        <w:t xml:space="preserve">Bảng </w:t>
      </w:r>
      <w:fldSimple w:instr=" STYLEREF 1 \s ">
        <w:r w:rsidR="00B5490C">
          <w:rPr>
            <w:noProof/>
          </w:rPr>
          <w:t>4</w:t>
        </w:r>
      </w:fldSimple>
      <w:r w:rsidR="00D632EE" w:rsidRPr="00CF739D">
        <w:t>.</w:t>
      </w:r>
      <w:fldSimple w:instr=" SEQ Bảng \* ARABIC \s 1 ">
        <w:r w:rsidR="00B5490C">
          <w:rPr>
            <w:noProof/>
          </w:rPr>
          <w:t>21</w:t>
        </w:r>
      </w:fldSimple>
      <w:r w:rsidRPr="00CF739D">
        <w:rPr>
          <w:lang w:val="en-US"/>
        </w:rPr>
        <w:t xml:space="preserve"> Bảng dữ liệu đơn hàng</w:t>
      </w:r>
      <w:bookmarkEnd w:id="2652"/>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7421AE" w:rsidR="00E452E5" w:rsidRPr="00CF739D" w:rsidRDefault="006871B5" w:rsidP="00CF739D">
      <w:pPr>
        <w:pStyle w:val="Caption"/>
      </w:pPr>
      <w:bookmarkStart w:id="2653" w:name="_Toc53150461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t xml:space="preserve"> Bảng dữ liệu nh</w:t>
      </w:r>
      <w:r w:rsidR="00BD0851" w:rsidRPr="00920004">
        <w:rPr>
          <w:lang w:val="en-US"/>
        </w:rPr>
        <w:t>ã</w:t>
      </w:r>
      <w:r w:rsidRPr="00920004">
        <w:t>n hiệu</w:t>
      </w:r>
      <w:bookmarkEnd w:id="2653"/>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ACC75EA" w:rsidR="006871B5" w:rsidRPr="00CF739D" w:rsidRDefault="006871B5" w:rsidP="00CF739D">
      <w:pPr>
        <w:pStyle w:val="Caption"/>
      </w:pPr>
      <w:bookmarkStart w:id="2654" w:name="_Toc53150461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23</w:t>
      </w:r>
      <w:r w:rsidR="00D632EE" w:rsidRPr="00CF739D">
        <w:fldChar w:fldCharType="end"/>
      </w:r>
      <w:r w:rsidRPr="00920004">
        <w:t xml:space="preserve"> Bảng dữ liệu chất liệu</w:t>
      </w:r>
      <w:bookmarkEnd w:id="2654"/>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2EAB4C3E" w:rsidR="00BD0851" w:rsidRPr="00920004" w:rsidRDefault="006871B5" w:rsidP="00CF739D">
      <w:pPr>
        <w:pStyle w:val="Caption"/>
      </w:pPr>
      <w:bookmarkStart w:id="2655" w:name="_Toc53150461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24</w:t>
      </w:r>
      <w:r w:rsidR="00D632EE" w:rsidRPr="00CF739D">
        <w:fldChar w:fldCharType="end"/>
      </w:r>
      <w:r w:rsidRPr="00920004">
        <w:t xml:space="preserve"> Bảng dữ liệu hình ảnh</w:t>
      </w:r>
      <w:bookmarkEnd w:id="2655"/>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065BC56E" w:rsidR="00BD0851" w:rsidRPr="00CF739D" w:rsidRDefault="00BD0851" w:rsidP="00CF739D">
      <w:pPr>
        <w:pStyle w:val="Caption"/>
      </w:pPr>
      <w:bookmarkStart w:id="2656" w:name="_Toc531504615"/>
      <w:r w:rsidRPr="00CF739D">
        <w:t xml:space="preserve">Bảng </w:t>
      </w:r>
      <w:fldSimple w:instr=" STYLEREF 1 \s ">
        <w:r w:rsidR="00B5490C">
          <w:rPr>
            <w:noProof/>
          </w:rPr>
          <w:t>4</w:t>
        </w:r>
      </w:fldSimple>
      <w:r w:rsidR="00D632EE" w:rsidRPr="00CF739D">
        <w:t>.</w:t>
      </w:r>
      <w:fldSimple w:instr=" SEQ Bảng \* ARABIC \s 1 ">
        <w:r w:rsidR="00B5490C">
          <w:rPr>
            <w:noProof/>
          </w:rPr>
          <w:t>25</w:t>
        </w:r>
      </w:fldSimple>
      <w:r w:rsidRPr="00CF739D">
        <w:t xml:space="preserve"> Bảng dữ liệu chi tiết đơn hàng</w:t>
      </w:r>
      <w:bookmarkEnd w:id="2656"/>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75BF98C6" w:rsidR="00727C9A" w:rsidRPr="00CF739D" w:rsidRDefault="006871B5" w:rsidP="00CF739D">
      <w:pPr>
        <w:pStyle w:val="Caption"/>
      </w:pPr>
      <w:bookmarkStart w:id="2657" w:name="_Toc53150461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26</w:t>
      </w:r>
      <w:r w:rsidR="00D632EE" w:rsidRPr="00CF739D">
        <w:fldChar w:fldCharType="end"/>
      </w:r>
      <w:r w:rsidRPr="00920004">
        <w:t xml:space="preserve"> Bảng dữ liệu quần áo</w:t>
      </w:r>
      <w:bookmarkEnd w:id="2657"/>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3C36A5B" w:rsidR="00BD0851" w:rsidRPr="00920004" w:rsidRDefault="006871B5" w:rsidP="00CF739D">
      <w:pPr>
        <w:pStyle w:val="Caption"/>
      </w:pPr>
      <w:bookmarkStart w:id="2658" w:name="_Toc53150461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t xml:space="preserve"> Bảng dữ liệu loại quần áo</w:t>
      </w:r>
      <w:bookmarkEnd w:id="2658"/>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7D712B6C" w:rsidR="00BD0851" w:rsidRPr="00CF739D" w:rsidRDefault="006871B5">
      <w:pPr>
        <w:pStyle w:val="Caption"/>
      </w:pPr>
      <w:bookmarkStart w:id="2659" w:name="_Toc53150461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28</w:t>
      </w:r>
      <w:r w:rsidR="00D632EE" w:rsidRPr="00CF739D">
        <w:fldChar w:fldCharType="end"/>
      </w:r>
      <w:r w:rsidRPr="00920004">
        <w:t xml:space="preserve"> Bảng dữ liệu khuyến mãi</w:t>
      </w:r>
      <w:bookmarkEnd w:id="2659"/>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CEE9CB6" w:rsidR="00BD0851" w:rsidRPr="00CF739D" w:rsidRDefault="006871B5">
      <w:pPr>
        <w:pStyle w:val="Caption"/>
      </w:pPr>
      <w:bookmarkStart w:id="2660" w:name="_Toc53150461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29</w:t>
      </w:r>
      <w:r w:rsidR="00D632EE" w:rsidRPr="00CF739D">
        <w:fldChar w:fldCharType="end"/>
      </w:r>
      <w:r w:rsidRPr="00920004">
        <w:t xml:space="preserve"> Bảng dữ liệu theo chi nhánh</w:t>
      </w:r>
      <w:bookmarkEnd w:id="2660"/>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1E8FB4CA" w:rsidR="00BD0851" w:rsidRDefault="006871B5" w:rsidP="00A17FA5">
      <w:pPr>
        <w:pStyle w:val="Caption"/>
      </w:pPr>
      <w:bookmarkStart w:id="2661" w:name="_Toc53150462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30</w:t>
      </w:r>
      <w:r w:rsidR="00D632EE" w:rsidRPr="00CF739D">
        <w:fldChar w:fldCharType="end"/>
      </w:r>
      <w:r w:rsidRPr="00920004">
        <w:t xml:space="preserve"> Bảng dữ liệu biên nhận</w:t>
      </w:r>
      <w:bookmarkEnd w:id="2661"/>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711B48BD" w:rsidR="00E452E5" w:rsidRPr="00920004" w:rsidRDefault="006871B5">
      <w:pPr>
        <w:pStyle w:val="Caption"/>
      </w:pPr>
      <w:bookmarkStart w:id="2662" w:name="_Toc53150462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31</w:t>
      </w:r>
      <w:r w:rsidR="00D632EE" w:rsidRPr="00CF739D">
        <w:fldChar w:fldCharType="end"/>
      </w:r>
      <w:r w:rsidRPr="00920004">
        <w:t xml:space="preserve"> Bảng dữ liệu chi tiết biên nhận</w:t>
      </w:r>
      <w:bookmarkEnd w:id="2662"/>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7743728" w:rsidR="00BD0851" w:rsidRPr="00920004" w:rsidRDefault="006871B5">
      <w:pPr>
        <w:pStyle w:val="Caption"/>
      </w:pPr>
      <w:bookmarkStart w:id="2663" w:name="_Toc53150462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32</w:t>
      </w:r>
      <w:r w:rsidR="00D632EE" w:rsidRPr="00CF739D">
        <w:fldChar w:fldCharType="end"/>
      </w:r>
      <w:r w:rsidRPr="00920004">
        <w:t xml:space="preserve"> Bảng dữ liệu quần áo theo dịch vụ</w:t>
      </w:r>
      <w:bookmarkEnd w:id="2663"/>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76458D9" w:rsidR="006871B5" w:rsidRPr="00CF739D" w:rsidRDefault="006871B5">
      <w:pPr>
        <w:pStyle w:val="Caption"/>
      </w:pPr>
      <w:bookmarkStart w:id="2664" w:name="_Toc53150462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33</w:t>
      </w:r>
      <w:r w:rsidR="00D632EE" w:rsidRPr="00CF739D">
        <w:fldChar w:fldCharType="end"/>
      </w:r>
      <w:r w:rsidRPr="00920004">
        <w:t xml:space="preserve"> Bảng dữ liệu dịch vụ</w:t>
      </w:r>
      <w:bookmarkEnd w:id="2664"/>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386EB0AC" w:rsidR="00BD0851" w:rsidRPr="00920004" w:rsidRDefault="006871B5">
      <w:pPr>
        <w:pStyle w:val="Caption"/>
      </w:pPr>
      <w:bookmarkStart w:id="2665" w:name="_Toc53150462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34</w:t>
      </w:r>
      <w:r w:rsidR="00D632EE" w:rsidRPr="00CF739D">
        <w:fldChar w:fldCharType="end"/>
      </w:r>
      <w:r w:rsidRPr="00920004">
        <w:t xml:space="preserve"> Bảng dữ liệu dịch vụ theo chi nhánh</w:t>
      </w:r>
      <w:bookmarkEnd w:id="2665"/>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5E411557" w:rsidR="00BD0851" w:rsidRPr="00CF739D" w:rsidRDefault="006871B5">
      <w:pPr>
        <w:pStyle w:val="Caption"/>
      </w:pPr>
      <w:bookmarkStart w:id="2666" w:name="_Toc53150462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35</w:t>
      </w:r>
      <w:r w:rsidR="00D632EE" w:rsidRPr="00CF739D">
        <w:fldChar w:fldCharType="end"/>
      </w:r>
      <w:r w:rsidRPr="00920004">
        <w:t xml:space="preserve"> Bảng dữ liệu nhân viên</w:t>
      </w:r>
      <w:bookmarkEnd w:id="2666"/>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0C956FA8" w:rsidR="006871B5" w:rsidRPr="00920004" w:rsidRDefault="006871B5">
      <w:pPr>
        <w:pStyle w:val="Caption"/>
        <w:rPr>
          <w:b/>
        </w:rPr>
      </w:pPr>
      <w:bookmarkStart w:id="2667" w:name="_Toc53150462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36</w:t>
      </w:r>
      <w:r w:rsidR="00D632EE" w:rsidRPr="00CF739D">
        <w:fldChar w:fldCharType="end"/>
      </w:r>
      <w:r w:rsidRPr="00920004">
        <w:t xml:space="preserve"> Bảng dữ liệu loại nhân viên</w:t>
      </w:r>
      <w:bookmarkEnd w:id="2667"/>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BCE0407" w:rsidR="006871B5" w:rsidRDefault="006871B5" w:rsidP="00A17FA5">
      <w:pPr>
        <w:pStyle w:val="Caption"/>
      </w:pPr>
      <w:bookmarkStart w:id="2668" w:name="_Toc53150462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37</w:t>
      </w:r>
      <w:r w:rsidR="00D632EE" w:rsidRPr="00CF739D">
        <w:fldChar w:fldCharType="end"/>
      </w:r>
      <w:r w:rsidRPr="00920004">
        <w:t xml:space="preserve"> Bảng dữ liệu công việc</w:t>
      </w:r>
      <w:bookmarkEnd w:id="2668"/>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2D258E11" w:rsidR="006871B5" w:rsidRPr="00920004" w:rsidRDefault="006871B5">
      <w:pPr>
        <w:pStyle w:val="Caption"/>
        <w:rPr>
          <w:b/>
        </w:rPr>
      </w:pPr>
      <w:bookmarkStart w:id="2669" w:name="_Toc53150462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38</w:t>
      </w:r>
      <w:r w:rsidR="00D632EE" w:rsidRPr="00CF739D">
        <w:fldChar w:fldCharType="end"/>
      </w:r>
      <w:r w:rsidRPr="00920004">
        <w:t xml:space="preserve"> Bảng dữ liệu khung giờ nhận trả quần áo</w:t>
      </w:r>
      <w:bookmarkEnd w:id="2669"/>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0802290B" w:rsidR="00BD0851" w:rsidRPr="00CF739D" w:rsidRDefault="006871B5" w:rsidP="00CF739D">
      <w:pPr>
        <w:pStyle w:val="Caption"/>
      </w:pPr>
      <w:bookmarkStart w:id="2670" w:name="_Toc531504629"/>
      <w:r w:rsidRPr="00CF739D">
        <w:t xml:space="preserve">Bảng </w:t>
      </w:r>
      <w:fldSimple w:instr=" STYLEREF 1 \s ">
        <w:r w:rsidR="00B5490C">
          <w:rPr>
            <w:noProof/>
          </w:rPr>
          <w:t>4</w:t>
        </w:r>
      </w:fldSimple>
      <w:r w:rsidR="00D632EE" w:rsidRPr="00CF739D">
        <w:t>.</w:t>
      </w:r>
      <w:fldSimple w:instr=" SEQ Bảng \* ARABIC \s 1 ">
        <w:r w:rsidR="00B5490C">
          <w:rPr>
            <w:noProof/>
          </w:rPr>
          <w:t>39</w:t>
        </w:r>
      </w:fldSimple>
      <w:r w:rsidRPr="00CF739D">
        <w:t xml:space="preserve"> Bảng dữ liệu đơn vị tính</w:t>
      </w:r>
      <w:bookmarkEnd w:id="2670"/>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D1727EC" w:rsidR="00BD0851" w:rsidRPr="00920004" w:rsidRDefault="006871B5">
      <w:pPr>
        <w:pStyle w:val="Caption"/>
      </w:pPr>
      <w:bookmarkStart w:id="2671" w:name="_Toc53150463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40</w:t>
      </w:r>
      <w:r w:rsidR="00D632EE" w:rsidRPr="00CF739D">
        <w:fldChar w:fldCharType="end"/>
      </w:r>
      <w:r w:rsidRPr="00920004">
        <w:t xml:space="preserve"> Bảng dữ liệu đơn giá</w:t>
      </w:r>
      <w:bookmarkEnd w:id="2671"/>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1FBC91E" w:rsidR="00BD0851" w:rsidRDefault="00BD0851" w:rsidP="00A17FA5">
      <w:pPr>
        <w:pStyle w:val="Caption"/>
        <w:rPr>
          <w:lang w:val="en-US"/>
        </w:rPr>
      </w:pPr>
      <w:bookmarkStart w:id="2672" w:name="_Toc53150463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41</w:t>
      </w:r>
      <w:r w:rsidR="00D632EE" w:rsidRPr="00CF739D">
        <w:fldChar w:fldCharType="end"/>
      </w:r>
      <w:r w:rsidRPr="00920004">
        <w:rPr>
          <w:lang w:val="en-US"/>
        </w:rPr>
        <w:t xml:space="preserve"> Bảng dữ liệu người dùng</w:t>
      </w:r>
      <w:bookmarkEnd w:id="2672"/>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45527E0B" w:rsidR="006871B5" w:rsidRPr="00CF739D" w:rsidRDefault="006871B5">
      <w:pPr>
        <w:pStyle w:val="Caption"/>
      </w:pPr>
      <w:bookmarkStart w:id="2673" w:name="_Toc53150463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42</w:t>
      </w:r>
      <w:r w:rsidR="00D632EE" w:rsidRPr="00CF739D">
        <w:fldChar w:fldCharType="end"/>
      </w:r>
      <w:r w:rsidRPr="00920004">
        <w:t xml:space="preserve"> Bảng dữ liệu theo dõi giặt</w:t>
      </w:r>
      <w:bookmarkEnd w:id="2673"/>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74C1EC" w:rsidR="006871B5" w:rsidRPr="00920004" w:rsidRDefault="006871B5">
      <w:pPr>
        <w:pStyle w:val="Caption"/>
      </w:pPr>
      <w:bookmarkStart w:id="2674" w:name="_Toc53150463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43</w:t>
      </w:r>
      <w:r w:rsidR="00D632EE" w:rsidRPr="00CF739D">
        <w:fldChar w:fldCharType="end"/>
      </w:r>
      <w:r w:rsidRPr="00920004">
        <w:t xml:space="preserve"> Bảng dữ liệu túi giặt</w:t>
      </w:r>
      <w:bookmarkEnd w:id="2674"/>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32C23EEC" w:rsidR="00BD0851" w:rsidRPr="00920004" w:rsidRDefault="006871B5">
      <w:pPr>
        <w:pStyle w:val="Caption"/>
      </w:pPr>
      <w:bookmarkStart w:id="2675" w:name="_Toc53150463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44</w:t>
      </w:r>
      <w:r w:rsidR="00D632EE" w:rsidRPr="00CF739D">
        <w:fldChar w:fldCharType="end"/>
      </w:r>
      <w:r w:rsidRPr="00920004">
        <w:t xml:space="preserve"> Bảng chi tiết túi giặt</w:t>
      </w:r>
      <w:bookmarkEnd w:id="2675"/>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6EA78609" w:rsidR="00BD0851" w:rsidRPr="00CF739D" w:rsidRDefault="006871B5" w:rsidP="00CF739D">
      <w:pPr>
        <w:pStyle w:val="Caption"/>
      </w:pPr>
      <w:bookmarkStart w:id="2676" w:name="_Toc531504635"/>
      <w:r w:rsidRPr="00CF739D">
        <w:t xml:space="preserve">Bảng </w:t>
      </w:r>
      <w:fldSimple w:instr=" STYLEREF 1 \s ">
        <w:r w:rsidR="00B5490C">
          <w:rPr>
            <w:noProof/>
          </w:rPr>
          <w:t>4</w:t>
        </w:r>
      </w:fldSimple>
      <w:r w:rsidR="00D632EE" w:rsidRPr="00CF739D">
        <w:t>.</w:t>
      </w:r>
      <w:fldSimple w:instr=" SEQ Bảng \* ARABIC \s 1 ">
        <w:r w:rsidR="00B5490C">
          <w:rPr>
            <w:noProof/>
          </w:rPr>
          <w:t>45</w:t>
        </w:r>
      </w:fldSimple>
      <w:r w:rsidRPr="00CF739D">
        <w:t xml:space="preserve"> Bảng dữ liệu máy giặt</w:t>
      </w:r>
      <w:bookmarkEnd w:id="2676"/>
    </w:p>
    <w:p w14:paraId="6575A584" w14:textId="6BC0CBDC" w:rsidR="00297E5D" w:rsidRPr="00CF739D" w:rsidDel="002A009A" w:rsidRDefault="00297E5D" w:rsidP="00CF739D">
      <w:pPr>
        <w:pStyle w:val="Style2"/>
        <w:ind w:left="360"/>
        <w:rPr>
          <w:del w:id="2677" w:author="phuong vu" w:date="2018-12-02T09:00:00Z"/>
          <w:b w:val="0"/>
          <w:lang w:val="vi-VN"/>
        </w:rPr>
      </w:pPr>
      <w:bookmarkStart w:id="2678" w:name="_Toc531502306"/>
      <w:del w:id="2679" w:author="phuong vu" w:date="2018-12-02T09:00:00Z">
        <w:r w:rsidRPr="00CF739D" w:rsidDel="002A009A">
          <w:rPr>
            <w:lang w:val="vi-VN"/>
          </w:rPr>
          <w:delText>Dữ liệu hiển thị danh sách đơn hàng</w:delText>
        </w:r>
        <w:bookmarkEnd w:id="2678"/>
      </w:del>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rsidDel="002A009A" w14:paraId="2E6257A2" w14:textId="4C7AAD91" w:rsidTr="00CF739D">
        <w:trPr>
          <w:del w:id="2680" w:author="phuong vu" w:date="2018-12-02T09:00:00Z"/>
        </w:trPr>
        <w:tc>
          <w:tcPr>
            <w:tcW w:w="1795" w:type="dxa"/>
            <w:vAlign w:val="center"/>
          </w:tcPr>
          <w:p w14:paraId="39D68C9D" w14:textId="23A19617" w:rsidR="00070151" w:rsidRPr="00CF739D" w:rsidDel="002A009A" w:rsidRDefault="00070151" w:rsidP="00CF739D">
            <w:pPr>
              <w:jc w:val="center"/>
              <w:rPr>
                <w:del w:id="2681" w:author="phuong vu" w:date="2018-12-02T09:00:00Z"/>
                <w:b/>
                <w:lang w:val="en-US"/>
              </w:rPr>
            </w:pPr>
            <w:del w:id="2682" w:author="phuong vu" w:date="2018-12-02T09:00:00Z">
              <w:r w:rsidRPr="00CF739D" w:rsidDel="002A009A">
                <w:rPr>
                  <w:b/>
                  <w:lang w:val="en-US"/>
                </w:rPr>
                <w:delText>Thành phần dữ liệu</w:delText>
              </w:r>
            </w:del>
          </w:p>
        </w:tc>
        <w:tc>
          <w:tcPr>
            <w:tcW w:w="1440" w:type="dxa"/>
            <w:vAlign w:val="center"/>
          </w:tcPr>
          <w:p w14:paraId="76DD433D" w14:textId="57595E8D" w:rsidR="00070151" w:rsidRPr="00CF739D" w:rsidDel="002A009A" w:rsidRDefault="00070151" w:rsidP="00CF739D">
            <w:pPr>
              <w:jc w:val="center"/>
              <w:rPr>
                <w:del w:id="2683" w:author="phuong vu" w:date="2018-12-02T09:00:00Z"/>
                <w:b/>
                <w:lang w:val="en-US"/>
              </w:rPr>
            </w:pPr>
            <w:del w:id="2684" w:author="phuong vu" w:date="2018-12-02T09:00:00Z">
              <w:r w:rsidRPr="00CF739D" w:rsidDel="002A009A">
                <w:rPr>
                  <w:b/>
                  <w:lang w:val="en-US"/>
                </w:rPr>
                <w:delText>Đơn hàng đang chờ</w:delText>
              </w:r>
            </w:del>
          </w:p>
        </w:tc>
        <w:tc>
          <w:tcPr>
            <w:tcW w:w="1350" w:type="dxa"/>
            <w:vAlign w:val="center"/>
          </w:tcPr>
          <w:p w14:paraId="2169840E" w14:textId="409A9B3C" w:rsidR="00070151" w:rsidRPr="00CF739D" w:rsidDel="002A009A" w:rsidRDefault="00070151" w:rsidP="00CF739D">
            <w:pPr>
              <w:jc w:val="center"/>
              <w:rPr>
                <w:del w:id="2685" w:author="phuong vu" w:date="2018-12-02T09:00:00Z"/>
                <w:b/>
                <w:lang w:val="en-US"/>
              </w:rPr>
            </w:pPr>
            <w:del w:id="2686" w:author="phuong vu" w:date="2018-12-02T09:00:00Z">
              <w:r w:rsidRPr="00CF739D" w:rsidDel="002A009A">
                <w:rPr>
                  <w:b/>
                  <w:lang w:val="en-US"/>
                </w:rPr>
                <w:delText>Đơn hàng đang xử lí</w:delText>
              </w:r>
            </w:del>
          </w:p>
        </w:tc>
        <w:tc>
          <w:tcPr>
            <w:tcW w:w="1266" w:type="dxa"/>
            <w:vAlign w:val="center"/>
          </w:tcPr>
          <w:p w14:paraId="67FBE187" w14:textId="4C4E9C40" w:rsidR="00070151" w:rsidRPr="00CF739D" w:rsidDel="002A009A" w:rsidRDefault="00070151" w:rsidP="00CF739D">
            <w:pPr>
              <w:jc w:val="center"/>
              <w:rPr>
                <w:del w:id="2687" w:author="phuong vu" w:date="2018-12-02T09:00:00Z"/>
                <w:b/>
                <w:lang w:val="en-US"/>
              </w:rPr>
            </w:pPr>
            <w:del w:id="2688" w:author="phuong vu" w:date="2018-12-02T09:00:00Z">
              <w:r w:rsidRPr="00CF739D" w:rsidDel="002A009A">
                <w:rPr>
                  <w:b/>
                  <w:lang w:val="en-US"/>
                </w:rPr>
                <w:delText>Đã xử lí hoàn tất</w:delText>
              </w:r>
            </w:del>
          </w:p>
        </w:tc>
        <w:tc>
          <w:tcPr>
            <w:tcW w:w="1614" w:type="dxa"/>
            <w:vAlign w:val="center"/>
          </w:tcPr>
          <w:p w14:paraId="4507ED15" w14:textId="20712F8B" w:rsidR="00070151" w:rsidRPr="00CF739D" w:rsidDel="002A009A" w:rsidRDefault="00070151" w:rsidP="00CF739D">
            <w:pPr>
              <w:jc w:val="center"/>
              <w:rPr>
                <w:del w:id="2689" w:author="phuong vu" w:date="2018-12-02T09:00:00Z"/>
                <w:b/>
                <w:lang w:val="en-US"/>
              </w:rPr>
            </w:pPr>
            <w:del w:id="2690" w:author="phuong vu" w:date="2018-12-02T09:00:00Z">
              <w:r w:rsidRPr="00CF739D" w:rsidDel="002A009A">
                <w:rPr>
                  <w:b/>
                  <w:lang w:val="en-US"/>
                </w:rPr>
                <w:delText>Đơn hàng thành công</w:delText>
              </w:r>
            </w:del>
          </w:p>
        </w:tc>
        <w:tc>
          <w:tcPr>
            <w:tcW w:w="1312" w:type="dxa"/>
            <w:vAlign w:val="center"/>
          </w:tcPr>
          <w:p w14:paraId="5C1F0DD4" w14:textId="32003193" w:rsidR="00070151" w:rsidRPr="00CF739D" w:rsidDel="002A009A" w:rsidRDefault="00070151" w:rsidP="00CF739D">
            <w:pPr>
              <w:jc w:val="center"/>
              <w:rPr>
                <w:del w:id="2691" w:author="phuong vu" w:date="2018-12-02T09:00:00Z"/>
                <w:b/>
                <w:lang w:val="en-US"/>
              </w:rPr>
            </w:pPr>
            <w:del w:id="2692" w:author="phuong vu" w:date="2018-12-02T09:00:00Z">
              <w:r w:rsidRPr="00CF739D" w:rsidDel="002A009A">
                <w:rPr>
                  <w:b/>
                  <w:lang w:val="en-US"/>
                </w:rPr>
                <w:delText>Đơn hàng bị hủy</w:delText>
              </w:r>
            </w:del>
          </w:p>
        </w:tc>
      </w:tr>
      <w:tr w:rsidR="00070151" w:rsidRPr="00920004" w:rsidDel="002A009A" w14:paraId="2071D08D" w14:textId="17DEF0A9" w:rsidTr="00CF739D">
        <w:trPr>
          <w:trHeight w:val="422"/>
          <w:del w:id="2693" w:author="phuong vu" w:date="2018-12-02T09:00:00Z"/>
        </w:trPr>
        <w:tc>
          <w:tcPr>
            <w:tcW w:w="1795" w:type="dxa"/>
          </w:tcPr>
          <w:p w14:paraId="0DC89E9F" w14:textId="4A93688A" w:rsidR="00070151" w:rsidRPr="00920004" w:rsidDel="002A009A" w:rsidRDefault="00070151" w:rsidP="00CF739D">
            <w:pPr>
              <w:rPr>
                <w:del w:id="2694" w:author="phuong vu" w:date="2018-12-02T09:00:00Z"/>
                <w:lang w:val="en-US"/>
              </w:rPr>
            </w:pPr>
            <w:del w:id="2695" w:author="phuong vu" w:date="2018-12-02T09:00:00Z">
              <w:r w:rsidRPr="00920004" w:rsidDel="002A009A">
                <w:rPr>
                  <w:lang w:val="en-US"/>
                </w:rPr>
                <w:delText>Chi nhánh</w:delText>
              </w:r>
            </w:del>
          </w:p>
        </w:tc>
        <w:tc>
          <w:tcPr>
            <w:tcW w:w="1440" w:type="dxa"/>
            <w:vAlign w:val="center"/>
          </w:tcPr>
          <w:p w14:paraId="6479F926" w14:textId="67AFEEFE" w:rsidR="00070151" w:rsidRPr="00CF739D" w:rsidDel="002A009A" w:rsidRDefault="00070151" w:rsidP="00CF739D">
            <w:pPr>
              <w:jc w:val="center"/>
              <w:rPr>
                <w:del w:id="2696" w:author="phuong vu" w:date="2018-12-02T09:00:00Z"/>
                <w:lang w:val="en-US"/>
              </w:rPr>
            </w:pPr>
            <w:del w:id="2697" w:author="phuong vu" w:date="2018-12-02T09:00:00Z">
              <w:r w:rsidRPr="00CF739D" w:rsidDel="002A009A">
                <w:rPr>
                  <w:lang w:val="en-US"/>
                </w:rPr>
                <w:delText>X</w:delText>
              </w:r>
            </w:del>
          </w:p>
        </w:tc>
        <w:tc>
          <w:tcPr>
            <w:tcW w:w="1350" w:type="dxa"/>
            <w:vAlign w:val="center"/>
          </w:tcPr>
          <w:p w14:paraId="36581A45" w14:textId="6370723E" w:rsidR="00070151" w:rsidRPr="00CF739D" w:rsidDel="002A009A" w:rsidRDefault="00070151" w:rsidP="00CF739D">
            <w:pPr>
              <w:jc w:val="center"/>
              <w:rPr>
                <w:del w:id="2698" w:author="phuong vu" w:date="2018-12-02T09:00:00Z"/>
                <w:lang w:val="en-US"/>
              </w:rPr>
            </w:pPr>
          </w:p>
        </w:tc>
        <w:tc>
          <w:tcPr>
            <w:tcW w:w="1266" w:type="dxa"/>
            <w:vAlign w:val="center"/>
          </w:tcPr>
          <w:p w14:paraId="6CF49F62" w14:textId="6BDBAAE8" w:rsidR="00070151" w:rsidRPr="00CF739D" w:rsidDel="002A009A" w:rsidRDefault="00070151" w:rsidP="00CF739D">
            <w:pPr>
              <w:jc w:val="center"/>
              <w:rPr>
                <w:del w:id="2699" w:author="phuong vu" w:date="2018-12-02T09:00:00Z"/>
                <w:lang w:val="en-US"/>
              </w:rPr>
            </w:pPr>
          </w:p>
        </w:tc>
        <w:tc>
          <w:tcPr>
            <w:tcW w:w="1614" w:type="dxa"/>
            <w:vAlign w:val="center"/>
          </w:tcPr>
          <w:p w14:paraId="7F935607" w14:textId="44809550" w:rsidR="00070151" w:rsidRPr="00CF739D" w:rsidDel="002A009A" w:rsidRDefault="00070151" w:rsidP="00CF739D">
            <w:pPr>
              <w:jc w:val="center"/>
              <w:rPr>
                <w:del w:id="2700" w:author="phuong vu" w:date="2018-12-02T09:00:00Z"/>
                <w:lang w:val="en-US"/>
              </w:rPr>
            </w:pPr>
            <w:del w:id="2701" w:author="phuong vu" w:date="2018-12-02T09:00:00Z">
              <w:r w:rsidRPr="00CF739D" w:rsidDel="002A009A">
                <w:rPr>
                  <w:lang w:val="en-US"/>
                </w:rPr>
                <w:delText>X</w:delText>
              </w:r>
            </w:del>
          </w:p>
        </w:tc>
        <w:tc>
          <w:tcPr>
            <w:tcW w:w="1312" w:type="dxa"/>
            <w:vAlign w:val="center"/>
          </w:tcPr>
          <w:p w14:paraId="52584C3E" w14:textId="02A1E51B" w:rsidR="00070151" w:rsidRPr="00CF739D" w:rsidDel="002A009A" w:rsidRDefault="00070151" w:rsidP="00CF739D">
            <w:pPr>
              <w:jc w:val="center"/>
              <w:rPr>
                <w:del w:id="2702" w:author="phuong vu" w:date="2018-12-02T09:00:00Z"/>
                <w:lang w:val="en-US"/>
              </w:rPr>
            </w:pPr>
            <w:del w:id="2703" w:author="phuong vu" w:date="2018-12-02T09:00:00Z">
              <w:r w:rsidRPr="00CF739D" w:rsidDel="002A009A">
                <w:rPr>
                  <w:lang w:val="en-US"/>
                </w:rPr>
                <w:delText>X</w:delText>
              </w:r>
            </w:del>
          </w:p>
        </w:tc>
      </w:tr>
      <w:tr w:rsidR="00070151" w:rsidRPr="00920004" w:rsidDel="002A009A" w14:paraId="06614F2C" w14:textId="41B492CE" w:rsidTr="00CF739D">
        <w:trPr>
          <w:del w:id="2704" w:author="phuong vu" w:date="2018-12-02T09:00:00Z"/>
        </w:trPr>
        <w:tc>
          <w:tcPr>
            <w:tcW w:w="1795" w:type="dxa"/>
          </w:tcPr>
          <w:p w14:paraId="495A6586" w14:textId="061C43A7" w:rsidR="00070151" w:rsidRPr="00CF739D" w:rsidDel="002A009A" w:rsidRDefault="00070151" w:rsidP="00CF739D">
            <w:pPr>
              <w:rPr>
                <w:del w:id="2705" w:author="phuong vu" w:date="2018-12-02T09:00:00Z"/>
                <w:lang w:val="en-US"/>
              </w:rPr>
            </w:pPr>
            <w:del w:id="2706" w:author="phuong vu" w:date="2018-12-02T09:00:00Z">
              <w:r w:rsidRPr="00920004" w:rsidDel="002A009A">
                <w:rPr>
                  <w:lang w:val="en-US"/>
                </w:rPr>
                <w:delText>Tên khách hàng</w:delText>
              </w:r>
            </w:del>
          </w:p>
        </w:tc>
        <w:tc>
          <w:tcPr>
            <w:tcW w:w="1440" w:type="dxa"/>
            <w:vAlign w:val="center"/>
          </w:tcPr>
          <w:p w14:paraId="2BF59747" w14:textId="35390A93" w:rsidR="00070151" w:rsidRPr="00CF739D" w:rsidDel="002A009A" w:rsidRDefault="00070151" w:rsidP="00CF739D">
            <w:pPr>
              <w:jc w:val="center"/>
              <w:rPr>
                <w:del w:id="2707" w:author="phuong vu" w:date="2018-12-02T09:00:00Z"/>
                <w:lang w:val="en-US"/>
              </w:rPr>
            </w:pPr>
            <w:del w:id="2708" w:author="phuong vu" w:date="2018-12-02T09:00:00Z">
              <w:r w:rsidRPr="00CF739D" w:rsidDel="002A009A">
                <w:rPr>
                  <w:lang w:val="en-US"/>
                </w:rPr>
                <w:delText>X</w:delText>
              </w:r>
            </w:del>
          </w:p>
        </w:tc>
        <w:tc>
          <w:tcPr>
            <w:tcW w:w="1350" w:type="dxa"/>
            <w:vAlign w:val="center"/>
          </w:tcPr>
          <w:p w14:paraId="07B95138" w14:textId="000AD66F" w:rsidR="00070151" w:rsidRPr="00CF739D" w:rsidDel="002A009A" w:rsidRDefault="00070151" w:rsidP="00CF739D">
            <w:pPr>
              <w:jc w:val="center"/>
              <w:rPr>
                <w:del w:id="2709" w:author="phuong vu" w:date="2018-12-02T09:00:00Z"/>
                <w:lang w:val="en-US"/>
              </w:rPr>
            </w:pPr>
            <w:del w:id="2710" w:author="phuong vu" w:date="2018-12-02T09:00:00Z">
              <w:r w:rsidRPr="00CF739D" w:rsidDel="002A009A">
                <w:rPr>
                  <w:lang w:val="en-US"/>
                </w:rPr>
                <w:delText>X</w:delText>
              </w:r>
            </w:del>
          </w:p>
        </w:tc>
        <w:tc>
          <w:tcPr>
            <w:tcW w:w="1266" w:type="dxa"/>
            <w:vAlign w:val="center"/>
          </w:tcPr>
          <w:p w14:paraId="6B6D7D53" w14:textId="001166BF" w:rsidR="00070151" w:rsidRPr="00CF739D" w:rsidDel="002A009A" w:rsidRDefault="00070151" w:rsidP="00CF739D">
            <w:pPr>
              <w:jc w:val="center"/>
              <w:rPr>
                <w:del w:id="2711" w:author="phuong vu" w:date="2018-12-02T09:00:00Z"/>
                <w:lang w:val="en-US"/>
              </w:rPr>
            </w:pPr>
            <w:del w:id="2712" w:author="phuong vu" w:date="2018-12-02T09:00:00Z">
              <w:r w:rsidRPr="00CF739D" w:rsidDel="002A009A">
                <w:rPr>
                  <w:lang w:val="en-US"/>
                </w:rPr>
                <w:delText>X</w:delText>
              </w:r>
            </w:del>
          </w:p>
        </w:tc>
        <w:tc>
          <w:tcPr>
            <w:tcW w:w="1614" w:type="dxa"/>
            <w:vAlign w:val="center"/>
          </w:tcPr>
          <w:p w14:paraId="626DCAE4" w14:textId="1CF49D35" w:rsidR="00070151" w:rsidRPr="00CF739D" w:rsidDel="002A009A" w:rsidRDefault="00070151" w:rsidP="00CF739D">
            <w:pPr>
              <w:jc w:val="center"/>
              <w:rPr>
                <w:del w:id="2713" w:author="phuong vu" w:date="2018-12-02T09:00:00Z"/>
                <w:lang w:val="en-US"/>
              </w:rPr>
            </w:pPr>
            <w:del w:id="2714" w:author="phuong vu" w:date="2018-12-02T09:00:00Z">
              <w:r w:rsidRPr="00CF739D" w:rsidDel="002A009A">
                <w:rPr>
                  <w:lang w:val="en-US"/>
                </w:rPr>
                <w:delText>X</w:delText>
              </w:r>
            </w:del>
          </w:p>
        </w:tc>
        <w:tc>
          <w:tcPr>
            <w:tcW w:w="1312" w:type="dxa"/>
            <w:vAlign w:val="center"/>
          </w:tcPr>
          <w:p w14:paraId="290D82D8" w14:textId="7D625DC7" w:rsidR="00070151" w:rsidRPr="00CF739D" w:rsidDel="002A009A" w:rsidRDefault="00070151" w:rsidP="00CF739D">
            <w:pPr>
              <w:jc w:val="center"/>
              <w:rPr>
                <w:del w:id="2715" w:author="phuong vu" w:date="2018-12-02T09:00:00Z"/>
                <w:lang w:val="en-US"/>
              </w:rPr>
            </w:pPr>
            <w:del w:id="2716" w:author="phuong vu" w:date="2018-12-02T09:00:00Z">
              <w:r w:rsidRPr="00CF739D" w:rsidDel="002A009A">
                <w:rPr>
                  <w:lang w:val="en-US"/>
                </w:rPr>
                <w:delText>X</w:delText>
              </w:r>
            </w:del>
          </w:p>
        </w:tc>
      </w:tr>
      <w:tr w:rsidR="00070151" w:rsidRPr="00920004" w:rsidDel="002A009A" w14:paraId="1989F5E2" w14:textId="289E30CF" w:rsidTr="00CF739D">
        <w:trPr>
          <w:del w:id="2717" w:author="phuong vu" w:date="2018-12-02T09:00:00Z"/>
        </w:trPr>
        <w:tc>
          <w:tcPr>
            <w:tcW w:w="1795" w:type="dxa"/>
          </w:tcPr>
          <w:p w14:paraId="5E26EF06" w14:textId="0837850D" w:rsidR="00070151" w:rsidRPr="00920004" w:rsidDel="002A009A" w:rsidRDefault="00070151" w:rsidP="00CF739D">
            <w:pPr>
              <w:rPr>
                <w:del w:id="2718" w:author="phuong vu" w:date="2018-12-02T09:00:00Z"/>
                <w:lang w:val="en-US"/>
              </w:rPr>
            </w:pPr>
            <w:del w:id="2719" w:author="phuong vu" w:date="2018-12-02T09:00:00Z">
              <w:r w:rsidRPr="00920004" w:rsidDel="002A009A">
                <w:rPr>
                  <w:lang w:val="en-US"/>
                </w:rPr>
                <w:delText>Thời gian lấy đồ</w:delText>
              </w:r>
            </w:del>
          </w:p>
        </w:tc>
        <w:tc>
          <w:tcPr>
            <w:tcW w:w="1440" w:type="dxa"/>
            <w:vAlign w:val="center"/>
          </w:tcPr>
          <w:p w14:paraId="16ACA12F" w14:textId="49A7BC1E" w:rsidR="00070151" w:rsidRPr="00920004" w:rsidDel="002A009A" w:rsidRDefault="00070151" w:rsidP="00CF739D">
            <w:pPr>
              <w:jc w:val="center"/>
              <w:rPr>
                <w:del w:id="2720" w:author="phuong vu" w:date="2018-12-02T09:00:00Z"/>
                <w:lang w:val="en-US"/>
              </w:rPr>
            </w:pPr>
            <w:del w:id="2721" w:author="phuong vu" w:date="2018-12-02T09:00:00Z">
              <w:r w:rsidRPr="00920004" w:rsidDel="002A009A">
                <w:rPr>
                  <w:lang w:val="en-US"/>
                </w:rPr>
                <w:delText>X</w:delText>
              </w:r>
            </w:del>
          </w:p>
        </w:tc>
        <w:tc>
          <w:tcPr>
            <w:tcW w:w="1350" w:type="dxa"/>
            <w:vAlign w:val="center"/>
          </w:tcPr>
          <w:p w14:paraId="77B0400B" w14:textId="42E8B718" w:rsidR="00070151" w:rsidRPr="00920004" w:rsidDel="002A009A" w:rsidRDefault="00070151" w:rsidP="00CF739D">
            <w:pPr>
              <w:jc w:val="center"/>
              <w:rPr>
                <w:del w:id="2722" w:author="phuong vu" w:date="2018-12-02T09:00:00Z"/>
                <w:lang w:val="en-US"/>
              </w:rPr>
            </w:pPr>
          </w:p>
        </w:tc>
        <w:tc>
          <w:tcPr>
            <w:tcW w:w="1266" w:type="dxa"/>
            <w:vAlign w:val="center"/>
          </w:tcPr>
          <w:p w14:paraId="3F95DA23" w14:textId="4383C57B" w:rsidR="00070151" w:rsidRPr="00920004" w:rsidDel="002A009A" w:rsidRDefault="00070151" w:rsidP="00CF739D">
            <w:pPr>
              <w:jc w:val="center"/>
              <w:rPr>
                <w:del w:id="2723" w:author="phuong vu" w:date="2018-12-02T09:00:00Z"/>
                <w:lang w:val="en-US"/>
              </w:rPr>
            </w:pPr>
            <w:del w:id="2724" w:author="phuong vu" w:date="2018-12-02T09:00:00Z">
              <w:r w:rsidRPr="00920004" w:rsidDel="002A009A">
                <w:rPr>
                  <w:lang w:val="en-US"/>
                </w:rPr>
                <w:delText>X</w:delText>
              </w:r>
            </w:del>
          </w:p>
        </w:tc>
        <w:tc>
          <w:tcPr>
            <w:tcW w:w="1614" w:type="dxa"/>
            <w:vAlign w:val="center"/>
          </w:tcPr>
          <w:p w14:paraId="72DE392B" w14:textId="609EB524" w:rsidR="00070151" w:rsidRPr="00920004" w:rsidDel="002A009A" w:rsidRDefault="00070151" w:rsidP="00CF739D">
            <w:pPr>
              <w:jc w:val="center"/>
              <w:rPr>
                <w:del w:id="2725" w:author="phuong vu" w:date="2018-12-02T09:00:00Z"/>
                <w:lang w:val="en-US"/>
              </w:rPr>
            </w:pPr>
            <w:del w:id="2726" w:author="phuong vu" w:date="2018-12-02T09:00:00Z">
              <w:r w:rsidRPr="00920004" w:rsidDel="002A009A">
                <w:rPr>
                  <w:lang w:val="en-US"/>
                </w:rPr>
                <w:delText>X</w:delText>
              </w:r>
            </w:del>
          </w:p>
        </w:tc>
        <w:tc>
          <w:tcPr>
            <w:tcW w:w="1312" w:type="dxa"/>
            <w:vAlign w:val="center"/>
          </w:tcPr>
          <w:p w14:paraId="52441943" w14:textId="3E0A34F3" w:rsidR="00070151" w:rsidRPr="00920004" w:rsidDel="002A009A" w:rsidRDefault="00070151" w:rsidP="00CF739D">
            <w:pPr>
              <w:jc w:val="center"/>
              <w:rPr>
                <w:del w:id="2727" w:author="phuong vu" w:date="2018-12-02T09:00:00Z"/>
                <w:lang w:val="en-US"/>
              </w:rPr>
            </w:pPr>
            <w:del w:id="2728" w:author="phuong vu" w:date="2018-12-02T09:00:00Z">
              <w:r w:rsidRPr="00920004" w:rsidDel="002A009A">
                <w:rPr>
                  <w:lang w:val="en-US"/>
                </w:rPr>
                <w:delText>X</w:delText>
              </w:r>
            </w:del>
          </w:p>
        </w:tc>
      </w:tr>
      <w:tr w:rsidR="00070151" w:rsidRPr="00920004" w:rsidDel="002A009A" w14:paraId="147517A4" w14:textId="2C4371B3" w:rsidTr="00CF739D">
        <w:trPr>
          <w:del w:id="2729" w:author="phuong vu" w:date="2018-12-02T09:00:00Z"/>
        </w:trPr>
        <w:tc>
          <w:tcPr>
            <w:tcW w:w="1795" w:type="dxa"/>
          </w:tcPr>
          <w:p w14:paraId="5CAAB112" w14:textId="5D6514F2" w:rsidR="00070151" w:rsidRPr="00920004" w:rsidDel="002A009A" w:rsidRDefault="00070151" w:rsidP="00CF739D">
            <w:pPr>
              <w:rPr>
                <w:del w:id="2730" w:author="phuong vu" w:date="2018-12-02T09:00:00Z"/>
                <w:lang w:val="en-US"/>
              </w:rPr>
            </w:pPr>
            <w:del w:id="2731" w:author="phuong vu" w:date="2018-12-02T09:00:00Z">
              <w:r w:rsidRPr="00920004" w:rsidDel="002A009A">
                <w:rPr>
                  <w:lang w:val="en-US"/>
                </w:rPr>
                <w:delText>Thời gian trả đồ</w:delText>
              </w:r>
            </w:del>
          </w:p>
        </w:tc>
        <w:tc>
          <w:tcPr>
            <w:tcW w:w="1440" w:type="dxa"/>
            <w:vAlign w:val="center"/>
          </w:tcPr>
          <w:p w14:paraId="1B57F4CE" w14:textId="288C6279" w:rsidR="00070151" w:rsidRPr="00920004" w:rsidDel="002A009A" w:rsidRDefault="00070151" w:rsidP="00CF739D">
            <w:pPr>
              <w:jc w:val="center"/>
              <w:rPr>
                <w:del w:id="2732" w:author="phuong vu" w:date="2018-12-02T09:00:00Z"/>
                <w:lang w:val="en-US"/>
              </w:rPr>
            </w:pPr>
            <w:del w:id="2733" w:author="phuong vu" w:date="2018-12-02T09:00:00Z">
              <w:r w:rsidRPr="00920004" w:rsidDel="002A009A">
                <w:rPr>
                  <w:lang w:val="en-US"/>
                </w:rPr>
                <w:delText>X</w:delText>
              </w:r>
            </w:del>
          </w:p>
        </w:tc>
        <w:tc>
          <w:tcPr>
            <w:tcW w:w="1350" w:type="dxa"/>
            <w:vAlign w:val="center"/>
          </w:tcPr>
          <w:p w14:paraId="18574094" w14:textId="2CAA8DDB" w:rsidR="00070151" w:rsidRPr="00920004" w:rsidDel="002A009A" w:rsidRDefault="00070151" w:rsidP="00CF739D">
            <w:pPr>
              <w:jc w:val="center"/>
              <w:rPr>
                <w:del w:id="2734" w:author="phuong vu" w:date="2018-12-02T09:00:00Z"/>
                <w:lang w:val="en-US"/>
              </w:rPr>
            </w:pPr>
          </w:p>
        </w:tc>
        <w:tc>
          <w:tcPr>
            <w:tcW w:w="1266" w:type="dxa"/>
            <w:vAlign w:val="center"/>
          </w:tcPr>
          <w:p w14:paraId="66553B04" w14:textId="6E67EDA2" w:rsidR="00070151" w:rsidRPr="00920004" w:rsidDel="002A009A" w:rsidRDefault="00070151" w:rsidP="00CF739D">
            <w:pPr>
              <w:jc w:val="center"/>
              <w:rPr>
                <w:del w:id="2735" w:author="phuong vu" w:date="2018-12-02T09:00:00Z"/>
                <w:lang w:val="en-US"/>
              </w:rPr>
            </w:pPr>
            <w:del w:id="2736" w:author="phuong vu" w:date="2018-12-02T09:00:00Z">
              <w:r w:rsidRPr="00920004" w:rsidDel="002A009A">
                <w:rPr>
                  <w:lang w:val="en-US"/>
                </w:rPr>
                <w:delText>X</w:delText>
              </w:r>
            </w:del>
          </w:p>
        </w:tc>
        <w:tc>
          <w:tcPr>
            <w:tcW w:w="1614" w:type="dxa"/>
            <w:vAlign w:val="center"/>
          </w:tcPr>
          <w:p w14:paraId="6EC5ECB4" w14:textId="3AC48148" w:rsidR="00070151" w:rsidRPr="00920004" w:rsidDel="002A009A" w:rsidRDefault="00070151" w:rsidP="00CF739D">
            <w:pPr>
              <w:jc w:val="center"/>
              <w:rPr>
                <w:del w:id="2737" w:author="phuong vu" w:date="2018-12-02T09:00:00Z"/>
                <w:lang w:val="en-US"/>
              </w:rPr>
            </w:pPr>
            <w:del w:id="2738" w:author="phuong vu" w:date="2018-12-02T09:00:00Z">
              <w:r w:rsidRPr="00920004" w:rsidDel="002A009A">
                <w:rPr>
                  <w:lang w:val="en-US"/>
                </w:rPr>
                <w:delText>X</w:delText>
              </w:r>
            </w:del>
          </w:p>
        </w:tc>
        <w:tc>
          <w:tcPr>
            <w:tcW w:w="1312" w:type="dxa"/>
            <w:vAlign w:val="center"/>
          </w:tcPr>
          <w:p w14:paraId="3A16B6F1" w14:textId="6B22AC93" w:rsidR="00070151" w:rsidRPr="00920004" w:rsidDel="002A009A" w:rsidRDefault="00070151" w:rsidP="00CF739D">
            <w:pPr>
              <w:jc w:val="center"/>
              <w:rPr>
                <w:del w:id="2739" w:author="phuong vu" w:date="2018-12-02T09:00:00Z"/>
                <w:lang w:val="en-US"/>
              </w:rPr>
            </w:pPr>
            <w:del w:id="2740" w:author="phuong vu" w:date="2018-12-02T09:00:00Z">
              <w:r w:rsidRPr="00920004" w:rsidDel="002A009A">
                <w:rPr>
                  <w:lang w:val="en-US"/>
                </w:rPr>
                <w:delText>X</w:delText>
              </w:r>
            </w:del>
          </w:p>
        </w:tc>
      </w:tr>
      <w:tr w:rsidR="00070151" w:rsidRPr="00920004" w:rsidDel="002A009A" w14:paraId="319EC58B" w14:textId="40B315EE" w:rsidTr="00CF739D">
        <w:trPr>
          <w:del w:id="2741" w:author="phuong vu" w:date="2018-12-02T09:00:00Z"/>
        </w:trPr>
        <w:tc>
          <w:tcPr>
            <w:tcW w:w="1795" w:type="dxa"/>
          </w:tcPr>
          <w:p w14:paraId="6B18AB1E" w14:textId="061D0C0E" w:rsidR="00070151" w:rsidRPr="00920004" w:rsidDel="002A009A" w:rsidRDefault="00070151" w:rsidP="00CF739D">
            <w:pPr>
              <w:rPr>
                <w:del w:id="2742" w:author="phuong vu" w:date="2018-12-02T09:00:00Z"/>
                <w:lang w:val="en-US"/>
              </w:rPr>
            </w:pPr>
            <w:del w:id="2743" w:author="phuong vu" w:date="2018-12-02T09:00:00Z">
              <w:r w:rsidRPr="00920004" w:rsidDel="002A009A">
                <w:rPr>
                  <w:lang w:val="en-US"/>
                </w:rPr>
                <w:delText>Trạng thái đơn hàng</w:delText>
              </w:r>
            </w:del>
          </w:p>
        </w:tc>
        <w:tc>
          <w:tcPr>
            <w:tcW w:w="1440" w:type="dxa"/>
            <w:vAlign w:val="center"/>
          </w:tcPr>
          <w:p w14:paraId="2C69951C" w14:textId="236428DD" w:rsidR="00070151" w:rsidRPr="00920004" w:rsidDel="002A009A" w:rsidRDefault="00070151" w:rsidP="00CF739D">
            <w:pPr>
              <w:jc w:val="center"/>
              <w:rPr>
                <w:del w:id="2744" w:author="phuong vu" w:date="2018-12-02T09:00:00Z"/>
                <w:lang w:val="en-US"/>
              </w:rPr>
            </w:pPr>
          </w:p>
        </w:tc>
        <w:tc>
          <w:tcPr>
            <w:tcW w:w="1350" w:type="dxa"/>
            <w:vAlign w:val="center"/>
          </w:tcPr>
          <w:p w14:paraId="698A2CB5" w14:textId="5DF45D7F" w:rsidR="00070151" w:rsidRPr="00920004" w:rsidDel="002A009A" w:rsidRDefault="00070151" w:rsidP="00CF739D">
            <w:pPr>
              <w:jc w:val="center"/>
              <w:rPr>
                <w:del w:id="2745" w:author="phuong vu" w:date="2018-12-02T09:00:00Z"/>
                <w:lang w:val="en-US"/>
              </w:rPr>
            </w:pPr>
            <w:del w:id="2746" w:author="phuong vu" w:date="2018-12-02T09:00:00Z">
              <w:r w:rsidRPr="00920004" w:rsidDel="002A009A">
                <w:rPr>
                  <w:lang w:val="en-US"/>
                </w:rPr>
                <w:delText>X</w:delText>
              </w:r>
            </w:del>
          </w:p>
        </w:tc>
        <w:tc>
          <w:tcPr>
            <w:tcW w:w="1266" w:type="dxa"/>
            <w:vAlign w:val="center"/>
          </w:tcPr>
          <w:p w14:paraId="74E21E47" w14:textId="02B3C73A" w:rsidR="00070151" w:rsidRPr="00920004" w:rsidDel="002A009A" w:rsidRDefault="00070151" w:rsidP="00CF739D">
            <w:pPr>
              <w:jc w:val="center"/>
              <w:rPr>
                <w:del w:id="2747" w:author="phuong vu" w:date="2018-12-02T09:00:00Z"/>
                <w:lang w:val="en-US"/>
              </w:rPr>
            </w:pPr>
          </w:p>
        </w:tc>
        <w:tc>
          <w:tcPr>
            <w:tcW w:w="1614" w:type="dxa"/>
            <w:vAlign w:val="center"/>
          </w:tcPr>
          <w:p w14:paraId="21B073AB" w14:textId="45EEB9BC" w:rsidR="00070151" w:rsidRPr="00920004" w:rsidDel="002A009A" w:rsidRDefault="00070151" w:rsidP="00CF739D">
            <w:pPr>
              <w:jc w:val="center"/>
              <w:rPr>
                <w:del w:id="2748" w:author="phuong vu" w:date="2018-12-02T09:00:00Z"/>
                <w:lang w:val="en-US"/>
              </w:rPr>
            </w:pPr>
          </w:p>
        </w:tc>
        <w:tc>
          <w:tcPr>
            <w:tcW w:w="1312" w:type="dxa"/>
            <w:vAlign w:val="center"/>
          </w:tcPr>
          <w:p w14:paraId="095233ED" w14:textId="72584DF1" w:rsidR="00070151" w:rsidRPr="00920004" w:rsidDel="002A009A" w:rsidRDefault="00070151" w:rsidP="00CF739D">
            <w:pPr>
              <w:jc w:val="center"/>
              <w:rPr>
                <w:del w:id="2749" w:author="phuong vu" w:date="2018-12-02T09:00:00Z"/>
                <w:lang w:val="en-US"/>
              </w:rPr>
            </w:pPr>
          </w:p>
        </w:tc>
      </w:tr>
      <w:tr w:rsidR="00070151" w:rsidRPr="00920004" w:rsidDel="002A009A" w14:paraId="01F6FE51" w14:textId="34FA612A" w:rsidTr="00CF739D">
        <w:trPr>
          <w:del w:id="2750" w:author="phuong vu" w:date="2018-12-02T09:00:00Z"/>
        </w:trPr>
        <w:tc>
          <w:tcPr>
            <w:tcW w:w="1795" w:type="dxa"/>
          </w:tcPr>
          <w:p w14:paraId="330D330C" w14:textId="7C7A2C15" w:rsidR="00070151" w:rsidRPr="00920004" w:rsidDel="002A009A" w:rsidRDefault="00070151" w:rsidP="00CF739D">
            <w:pPr>
              <w:rPr>
                <w:del w:id="2751" w:author="phuong vu" w:date="2018-12-02T09:00:00Z"/>
                <w:lang w:val="en-US"/>
              </w:rPr>
            </w:pPr>
            <w:del w:id="2752" w:author="phuong vu" w:date="2018-12-02T09:00:00Z">
              <w:r w:rsidRPr="00920004" w:rsidDel="002A009A">
                <w:rPr>
                  <w:lang w:val="en-US"/>
                </w:rPr>
                <w:delText>Số lượng đồ</w:delText>
              </w:r>
            </w:del>
          </w:p>
        </w:tc>
        <w:tc>
          <w:tcPr>
            <w:tcW w:w="1440" w:type="dxa"/>
            <w:vAlign w:val="center"/>
          </w:tcPr>
          <w:p w14:paraId="1C6C2D20" w14:textId="14AC3FB0" w:rsidR="00070151" w:rsidRPr="00920004" w:rsidDel="002A009A" w:rsidRDefault="00070151" w:rsidP="00CF739D">
            <w:pPr>
              <w:jc w:val="center"/>
              <w:rPr>
                <w:del w:id="2753" w:author="phuong vu" w:date="2018-12-02T09:00:00Z"/>
                <w:lang w:val="en-US"/>
              </w:rPr>
            </w:pPr>
            <w:del w:id="2754" w:author="phuong vu" w:date="2018-12-02T09:00:00Z">
              <w:r w:rsidRPr="00920004" w:rsidDel="002A009A">
                <w:rPr>
                  <w:lang w:val="en-US"/>
                </w:rPr>
                <w:delText>X</w:delText>
              </w:r>
            </w:del>
          </w:p>
        </w:tc>
        <w:tc>
          <w:tcPr>
            <w:tcW w:w="1350" w:type="dxa"/>
            <w:vAlign w:val="center"/>
          </w:tcPr>
          <w:p w14:paraId="7D0BEF53" w14:textId="2F140001" w:rsidR="00070151" w:rsidRPr="00920004" w:rsidDel="002A009A" w:rsidRDefault="00070151" w:rsidP="00CF739D">
            <w:pPr>
              <w:jc w:val="center"/>
              <w:rPr>
                <w:del w:id="2755" w:author="phuong vu" w:date="2018-12-02T09:00:00Z"/>
                <w:lang w:val="en-US"/>
              </w:rPr>
            </w:pPr>
          </w:p>
        </w:tc>
        <w:tc>
          <w:tcPr>
            <w:tcW w:w="1266" w:type="dxa"/>
            <w:vAlign w:val="center"/>
          </w:tcPr>
          <w:p w14:paraId="4DE94707" w14:textId="2D5101A1" w:rsidR="00070151" w:rsidRPr="00920004" w:rsidDel="002A009A" w:rsidRDefault="00070151" w:rsidP="00CF739D">
            <w:pPr>
              <w:jc w:val="center"/>
              <w:rPr>
                <w:del w:id="2756" w:author="phuong vu" w:date="2018-12-02T09:00:00Z"/>
                <w:lang w:val="en-US"/>
              </w:rPr>
            </w:pPr>
          </w:p>
        </w:tc>
        <w:tc>
          <w:tcPr>
            <w:tcW w:w="1614" w:type="dxa"/>
            <w:vAlign w:val="center"/>
          </w:tcPr>
          <w:p w14:paraId="0956A566" w14:textId="17B83A1C" w:rsidR="00070151" w:rsidRPr="00920004" w:rsidDel="002A009A" w:rsidRDefault="00070151" w:rsidP="00CF739D">
            <w:pPr>
              <w:jc w:val="center"/>
              <w:rPr>
                <w:del w:id="2757" w:author="phuong vu" w:date="2018-12-02T09:00:00Z"/>
                <w:lang w:val="en-US"/>
              </w:rPr>
            </w:pPr>
          </w:p>
        </w:tc>
        <w:tc>
          <w:tcPr>
            <w:tcW w:w="1312" w:type="dxa"/>
            <w:vAlign w:val="center"/>
          </w:tcPr>
          <w:p w14:paraId="5C13E2F7" w14:textId="5A70D078" w:rsidR="00070151" w:rsidRPr="00920004" w:rsidDel="002A009A" w:rsidRDefault="00070151" w:rsidP="00CF739D">
            <w:pPr>
              <w:jc w:val="center"/>
              <w:rPr>
                <w:del w:id="2758" w:author="phuong vu" w:date="2018-12-02T09:00:00Z"/>
                <w:lang w:val="en-US"/>
              </w:rPr>
            </w:pPr>
            <w:del w:id="2759" w:author="phuong vu" w:date="2018-12-02T09:00:00Z">
              <w:r w:rsidRPr="00920004" w:rsidDel="002A009A">
                <w:rPr>
                  <w:lang w:val="en-US"/>
                </w:rPr>
                <w:delText>X</w:delText>
              </w:r>
            </w:del>
          </w:p>
        </w:tc>
      </w:tr>
      <w:tr w:rsidR="00070151" w:rsidRPr="00920004" w:rsidDel="002A009A" w14:paraId="3AFD9BBE" w14:textId="38460E00" w:rsidTr="00CF739D">
        <w:trPr>
          <w:del w:id="2760" w:author="phuong vu" w:date="2018-12-02T09:00:00Z"/>
        </w:trPr>
        <w:tc>
          <w:tcPr>
            <w:tcW w:w="1795" w:type="dxa"/>
          </w:tcPr>
          <w:p w14:paraId="7B872211" w14:textId="16749043" w:rsidR="00070151" w:rsidRPr="00920004" w:rsidDel="002A009A" w:rsidRDefault="00070151" w:rsidP="00CF739D">
            <w:pPr>
              <w:rPr>
                <w:del w:id="2761" w:author="phuong vu" w:date="2018-12-02T09:00:00Z"/>
                <w:lang w:val="en-US"/>
              </w:rPr>
            </w:pPr>
            <w:del w:id="2762" w:author="phuong vu" w:date="2018-12-02T09:00:00Z">
              <w:r w:rsidRPr="00920004" w:rsidDel="002A009A">
                <w:rPr>
                  <w:lang w:val="en-US"/>
                </w:rPr>
                <w:delText>ID đơn hàng</w:delText>
              </w:r>
            </w:del>
          </w:p>
        </w:tc>
        <w:tc>
          <w:tcPr>
            <w:tcW w:w="1440" w:type="dxa"/>
            <w:vAlign w:val="center"/>
          </w:tcPr>
          <w:p w14:paraId="0A32F2AC" w14:textId="7320D349" w:rsidR="00070151" w:rsidRPr="00920004" w:rsidDel="002A009A" w:rsidRDefault="00070151" w:rsidP="00CF739D">
            <w:pPr>
              <w:jc w:val="center"/>
              <w:rPr>
                <w:del w:id="2763" w:author="phuong vu" w:date="2018-12-02T09:00:00Z"/>
                <w:lang w:val="en-US"/>
              </w:rPr>
            </w:pPr>
            <w:del w:id="2764" w:author="phuong vu" w:date="2018-12-02T09:00:00Z">
              <w:r w:rsidRPr="00920004" w:rsidDel="002A009A">
                <w:rPr>
                  <w:lang w:val="en-US"/>
                </w:rPr>
                <w:delText>X</w:delText>
              </w:r>
            </w:del>
          </w:p>
        </w:tc>
        <w:tc>
          <w:tcPr>
            <w:tcW w:w="1350" w:type="dxa"/>
            <w:vAlign w:val="center"/>
          </w:tcPr>
          <w:p w14:paraId="5F946AB4" w14:textId="09BD575C" w:rsidR="00070151" w:rsidRPr="00920004" w:rsidDel="002A009A" w:rsidRDefault="00070151" w:rsidP="00CF739D">
            <w:pPr>
              <w:jc w:val="center"/>
              <w:rPr>
                <w:del w:id="2765" w:author="phuong vu" w:date="2018-12-02T09:00:00Z"/>
                <w:lang w:val="en-US"/>
              </w:rPr>
            </w:pPr>
            <w:del w:id="2766" w:author="phuong vu" w:date="2018-12-02T09:00:00Z">
              <w:r w:rsidRPr="00920004" w:rsidDel="002A009A">
                <w:rPr>
                  <w:lang w:val="en-US"/>
                </w:rPr>
                <w:delText>X</w:delText>
              </w:r>
            </w:del>
          </w:p>
        </w:tc>
        <w:tc>
          <w:tcPr>
            <w:tcW w:w="1266" w:type="dxa"/>
            <w:vAlign w:val="center"/>
          </w:tcPr>
          <w:p w14:paraId="5BCE5A66" w14:textId="3B4876A6" w:rsidR="00070151" w:rsidRPr="00920004" w:rsidDel="002A009A" w:rsidRDefault="00070151" w:rsidP="00CF739D">
            <w:pPr>
              <w:jc w:val="center"/>
              <w:rPr>
                <w:del w:id="2767" w:author="phuong vu" w:date="2018-12-02T09:00:00Z"/>
                <w:lang w:val="en-US"/>
              </w:rPr>
            </w:pPr>
            <w:del w:id="2768" w:author="phuong vu" w:date="2018-12-02T09:00:00Z">
              <w:r w:rsidRPr="00920004" w:rsidDel="002A009A">
                <w:rPr>
                  <w:lang w:val="en-US"/>
                </w:rPr>
                <w:delText>X</w:delText>
              </w:r>
            </w:del>
          </w:p>
        </w:tc>
        <w:tc>
          <w:tcPr>
            <w:tcW w:w="1614" w:type="dxa"/>
            <w:vAlign w:val="center"/>
          </w:tcPr>
          <w:p w14:paraId="166EE12F" w14:textId="24B94863" w:rsidR="00070151" w:rsidRPr="00920004" w:rsidDel="002A009A" w:rsidRDefault="00070151" w:rsidP="00CF739D">
            <w:pPr>
              <w:jc w:val="center"/>
              <w:rPr>
                <w:del w:id="2769" w:author="phuong vu" w:date="2018-12-02T09:00:00Z"/>
                <w:lang w:val="en-US"/>
              </w:rPr>
            </w:pPr>
            <w:del w:id="2770" w:author="phuong vu" w:date="2018-12-02T09:00:00Z">
              <w:r w:rsidRPr="00920004" w:rsidDel="002A009A">
                <w:rPr>
                  <w:lang w:val="en-US"/>
                </w:rPr>
                <w:delText>X</w:delText>
              </w:r>
            </w:del>
          </w:p>
        </w:tc>
        <w:tc>
          <w:tcPr>
            <w:tcW w:w="1312" w:type="dxa"/>
            <w:vAlign w:val="center"/>
          </w:tcPr>
          <w:p w14:paraId="36C191A8" w14:textId="620D6E1C" w:rsidR="00070151" w:rsidRPr="00920004" w:rsidDel="002A009A" w:rsidRDefault="00070151" w:rsidP="00CF739D">
            <w:pPr>
              <w:jc w:val="center"/>
              <w:rPr>
                <w:del w:id="2771" w:author="phuong vu" w:date="2018-12-02T09:00:00Z"/>
                <w:lang w:val="en-US"/>
              </w:rPr>
            </w:pPr>
            <w:del w:id="2772" w:author="phuong vu" w:date="2018-12-02T09:00:00Z">
              <w:r w:rsidRPr="00920004" w:rsidDel="002A009A">
                <w:rPr>
                  <w:lang w:val="en-US"/>
                </w:rPr>
                <w:delText>X</w:delText>
              </w:r>
            </w:del>
          </w:p>
        </w:tc>
      </w:tr>
      <w:tr w:rsidR="00070151" w:rsidRPr="00920004" w:rsidDel="002A009A" w14:paraId="69ED388C" w14:textId="499CD5E5" w:rsidTr="00070151">
        <w:trPr>
          <w:del w:id="2773" w:author="phuong vu" w:date="2018-12-02T09:00:00Z"/>
        </w:trPr>
        <w:tc>
          <w:tcPr>
            <w:tcW w:w="1795" w:type="dxa"/>
          </w:tcPr>
          <w:p w14:paraId="445D97C5" w14:textId="764572F1" w:rsidR="00070151" w:rsidRPr="00920004" w:rsidDel="002A009A" w:rsidRDefault="00070151" w:rsidP="00CF739D">
            <w:pPr>
              <w:rPr>
                <w:del w:id="2774" w:author="phuong vu" w:date="2018-12-02T09:00:00Z"/>
                <w:lang w:val="en-US"/>
              </w:rPr>
            </w:pPr>
            <w:del w:id="2775" w:author="phuong vu" w:date="2018-12-02T09:00:00Z">
              <w:r w:rsidRPr="00920004" w:rsidDel="002A009A">
                <w:rPr>
                  <w:lang w:val="en-US"/>
                </w:rPr>
                <w:delText>Người thực hiện</w:delText>
              </w:r>
            </w:del>
          </w:p>
        </w:tc>
        <w:tc>
          <w:tcPr>
            <w:tcW w:w="1440" w:type="dxa"/>
            <w:vAlign w:val="center"/>
          </w:tcPr>
          <w:p w14:paraId="55943FCD" w14:textId="6157844E" w:rsidR="00070151" w:rsidRPr="00920004" w:rsidDel="002A009A" w:rsidRDefault="00070151" w:rsidP="00CF739D">
            <w:pPr>
              <w:jc w:val="center"/>
              <w:rPr>
                <w:del w:id="2776" w:author="phuong vu" w:date="2018-12-02T09:00:00Z"/>
                <w:lang w:val="en-US"/>
              </w:rPr>
            </w:pPr>
          </w:p>
        </w:tc>
        <w:tc>
          <w:tcPr>
            <w:tcW w:w="1350" w:type="dxa"/>
            <w:vAlign w:val="center"/>
          </w:tcPr>
          <w:p w14:paraId="33607025" w14:textId="20227950" w:rsidR="00070151" w:rsidRPr="00920004" w:rsidDel="002A009A" w:rsidRDefault="00070151" w:rsidP="00CF739D">
            <w:pPr>
              <w:jc w:val="center"/>
              <w:rPr>
                <w:del w:id="2777" w:author="phuong vu" w:date="2018-12-02T09:00:00Z"/>
                <w:lang w:val="en-US"/>
              </w:rPr>
            </w:pPr>
            <w:del w:id="2778" w:author="phuong vu" w:date="2018-12-02T09:00:00Z">
              <w:r w:rsidRPr="00920004" w:rsidDel="002A009A">
                <w:rPr>
                  <w:lang w:val="en-US"/>
                </w:rPr>
                <w:delText>X</w:delText>
              </w:r>
            </w:del>
          </w:p>
        </w:tc>
        <w:tc>
          <w:tcPr>
            <w:tcW w:w="1266" w:type="dxa"/>
            <w:vAlign w:val="center"/>
          </w:tcPr>
          <w:p w14:paraId="15BAF8A9" w14:textId="6594AAEE" w:rsidR="00070151" w:rsidRPr="00920004" w:rsidDel="002A009A" w:rsidRDefault="00070151" w:rsidP="00CF739D">
            <w:pPr>
              <w:jc w:val="center"/>
              <w:rPr>
                <w:del w:id="2779" w:author="phuong vu" w:date="2018-12-02T09:00:00Z"/>
                <w:lang w:val="en-US"/>
              </w:rPr>
            </w:pPr>
          </w:p>
        </w:tc>
        <w:tc>
          <w:tcPr>
            <w:tcW w:w="1614" w:type="dxa"/>
            <w:vAlign w:val="center"/>
          </w:tcPr>
          <w:p w14:paraId="40E22E3B" w14:textId="136E677F" w:rsidR="00070151" w:rsidRPr="00920004" w:rsidDel="002A009A" w:rsidRDefault="00070151" w:rsidP="00CF739D">
            <w:pPr>
              <w:jc w:val="center"/>
              <w:rPr>
                <w:del w:id="2780" w:author="phuong vu" w:date="2018-12-02T09:00:00Z"/>
                <w:lang w:val="en-US"/>
              </w:rPr>
            </w:pPr>
          </w:p>
        </w:tc>
        <w:tc>
          <w:tcPr>
            <w:tcW w:w="1312" w:type="dxa"/>
            <w:vAlign w:val="center"/>
          </w:tcPr>
          <w:p w14:paraId="4014682C" w14:textId="0D85305B" w:rsidR="00070151" w:rsidRPr="00920004" w:rsidDel="002A009A" w:rsidRDefault="00070151" w:rsidP="00CF739D">
            <w:pPr>
              <w:jc w:val="center"/>
              <w:rPr>
                <w:del w:id="2781" w:author="phuong vu" w:date="2018-12-02T09:00:00Z"/>
                <w:lang w:val="en-US"/>
              </w:rPr>
            </w:pPr>
          </w:p>
        </w:tc>
      </w:tr>
    </w:tbl>
    <w:p w14:paraId="2057E6B4" w14:textId="730357DF" w:rsidR="00BD0851" w:rsidRPr="00920004" w:rsidDel="002A009A" w:rsidRDefault="00AB715C">
      <w:pPr>
        <w:pStyle w:val="Caption"/>
        <w:rPr>
          <w:del w:id="2782" w:author="phuong vu" w:date="2018-12-02T09:00:00Z"/>
          <w:lang w:val="en-US"/>
        </w:rPr>
      </w:pPr>
      <w:del w:id="2783" w:author="phuong vu" w:date="2018-12-02T09:00:00Z">
        <w:r w:rsidRPr="00920004" w:rsidDel="002A009A">
          <w:delText xml:space="preserve">Bảng </w:delText>
        </w:r>
        <w:r w:rsidR="00D632EE" w:rsidRPr="00CF739D" w:rsidDel="002A009A">
          <w:rPr>
            <w:i w:val="0"/>
            <w:iCs w:val="0"/>
          </w:rPr>
          <w:fldChar w:fldCharType="begin"/>
        </w:r>
        <w:r w:rsidR="00D632EE" w:rsidRPr="00920004" w:rsidDel="002A009A">
          <w:delInstrText xml:space="preserve"> STYLEREF 1 \s </w:delInstrText>
        </w:r>
        <w:r w:rsidR="00D632EE" w:rsidRPr="00CF739D" w:rsidDel="002A009A">
          <w:rPr>
            <w:i w:val="0"/>
            <w:iCs w:val="0"/>
          </w:rPr>
          <w:fldChar w:fldCharType="separate"/>
        </w:r>
        <w:r w:rsidR="00B5490C" w:rsidDel="002A009A">
          <w:rPr>
            <w:noProof/>
          </w:rPr>
          <w:delText>4</w:delText>
        </w:r>
        <w:r w:rsidR="00D632EE" w:rsidRPr="00CF739D" w:rsidDel="002A009A">
          <w:rPr>
            <w:i w:val="0"/>
            <w:iCs w:val="0"/>
          </w:rPr>
          <w:fldChar w:fldCharType="end"/>
        </w:r>
        <w:r w:rsidR="00D632EE" w:rsidRPr="00920004" w:rsidDel="002A009A">
          <w:delText>.</w:delText>
        </w:r>
        <w:r w:rsidR="00D632EE" w:rsidRPr="00CF739D" w:rsidDel="002A009A">
          <w:rPr>
            <w:i w:val="0"/>
            <w:iCs w:val="0"/>
          </w:rPr>
          <w:fldChar w:fldCharType="begin"/>
        </w:r>
        <w:r w:rsidR="00D632EE" w:rsidRPr="00920004" w:rsidDel="002A009A">
          <w:delInstrText xml:space="preserve"> SEQ Bảng \* ARABIC \s 1 </w:delInstrText>
        </w:r>
        <w:r w:rsidR="00D632EE" w:rsidRPr="00CF739D" w:rsidDel="002A009A">
          <w:rPr>
            <w:i w:val="0"/>
            <w:iCs w:val="0"/>
          </w:rPr>
          <w:fldChar w:fldCharType="separate"/>
        </w:r>
        <w:r w:rsidR="00B5490C" w:rsidDel="002A009A">
          <w:rPr>
            <w:noProof/>
          </w:rPr>
          <w:delText>46</w:delText>
        </w:r>
        <w:r w:rsidR="00D632EE" w:rsidRPr="00CF739D" w:rsidDel="002A009A">
          <w:rPr>
            <w:i w:val="0"/>
            <w:iCs w:val="0"/>
          </w:rPr>
          <w:fldChar w:fldCharType="end"/>
        </w:r>
        <w:r w:rsidRPr="00920004" w:rsidDel="002A009A">
          <w:rPr>
            <w:lang w:val="en-US"/>
          </w:rPr>
          <w:delText xml:space="preserve"> Tiêu chí hiển thị dữ liệu đơn hàng</w:delText>
        </w:r>
      </w:del>
    </w:p>
    <w:p w14:paraId="68AE23EE" w14:textId="77777777" w:rsidR="00BD0851" w:rsidRPr="00CF739D" w:rsidRDefault="00BD0851">
      <w:pPr>
        <w:spacing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2784" w:name="_Toc531502307"/>
      <w:r w:rsidRPr="00CF739D">
        <w:rPr>
          <w:rFonts w:cstheme="majorHAnsi"/>
        </w:rPr>
        <w:lastRenderedPageBreak/>
        <w:t>TÀI LIỆU THAM KHẢO</w:t>
      </w:r>
      <w:bookmarkEnd w:id="2784"/>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98"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99"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0"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1"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2"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3"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4"/>
      <w:footerReference w:type="default" r:id="rId10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9E1CD" w14:textId="77777777" w:rsidR="00317713" w:rsidRDefault="00317713" w:rsidP="006806BE">
      <w:pPr>
        <w:spacing w:after="0" w:line="240" w:lineRule="auto"/>
      </w:pPr>
      <w:r>
        <w:separator/>
      </w:r>
    </w:p>
    <w:p w14:paraId="743848F1" w14:textId="77777777" w:rsidR="00317713" w:rsidRDefault="00317713"/>
  </w:endnote>
  <w:endnote w:type="continuationSeparator" w:id="0">
    <w:p w14:paraId="47E7BA0E" w14:textId="77777777" w:rsidR="00317713" w:rsidRDefault="00317713" w:rsidP="006806BE">
      <w:pPr>
        <w:spacing w:after="0" w:line="240" w:lineRule="auto"/>
      </w:pPr>
      <w:r>
        <w:continuationSeparator/>
      </w:r>
    </w:p>
    <w:p w14:paraId="1FD986CD" w14:textId="77777777" w:rsidR="00317713" w:rsidRDefault="003177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AF77" w14:textId="6EEE9ADD" w:rsidR="00400E30" w:rsidRDefault="00400E30">
    <w:pPr>
      <w:pStyle w:val="Footer"/>
      <w:jc w:val="right"/>
    </w:pPr>
  </w:p>
  <w:p w14:paraId="49B46931" w14:textId="77777777" w:rsidR="00400E30" w:rsidRDefault="00400E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543838"/>
      <w:docPartObj>
        <w:docPartGallery w:val="Page Numbers (Bottom of Page)"/>
        <w:docPartUnique/>
      </w:docPartObj>
    </w:sdtPr>
    <w:sdtEndPr>
      <w:rPr>
        <w:noProof/>
      </w:rPr>
    </w:sdtEndPr>
    <w:sdtContent>
      <w:p w14:paraId="33D15F81" w14:textId="2E083CB5" w:rsidR="00400E30" w:rsidRDefault="00400E30">
        <w:pPr>
          <w:pStyle w:val="Footer"/>
          <w:jc w:val="right"/>
        </w:pPr>
        <w:r>
          <w:fldChar w:fldCharType="begin"/>
        </w:r>
        <w:r>
          <w:instrText xml:space="preserve"> PAGE   \* MERGEFORMAT </w:instrText>
        </w:r>
        <w:r>
          <w:fldChar w:fldCharType="separate"/>
        </w:r>
        <w:r w:rsidR="00FA0626">
          <w:rPr>
            <w:noProof/>
          </w:rPr>
          <w:t>xvii</w:t>
        </w:r>
        <w:r>
          <w:rPr>
            <w:noProof/>
          </w:rPr>
          <w:fldChar w:fldCharType="end"/>
        </w:r>
      </w:p>
    </w:sdtContent>
  </w:sdt>
  <w:p w14:paraId="0249AF3C" w14:textId="77777777" w:rsidR="00400E30" w:rsidRDefault="00400E3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067084"/>
      <w:docPartObj>
        <w:docPartGallery w:val="Page Numbers (Bottom of Page)"/>
        <w:docPartUnique/>
      </w:docPartObj>
    </w:sdtPr>
    <w:sdtEndPr>
      <w:rPr>
        <w:noProof/>
      </w:rPr>
    </w:sdtEndPr>
    <w:sdtContent>
      <w:p w14:paraId="588525D1" w14:textId="6D109B2E" w:rsidR="00400E30" w:rsidRDefault="00400E30">
        <w:pPr>
          <w:pStyle w:val="Footer"/>
          <w:jc w:val="right"/>
        </w:pPr>
        <w:r>
          <w:fldChar w:fldCharType="begin"/>
        </w:r>
        <w:r>
          <w:instrText xml:space="preserve"> PAGE   \* MERGEFORMAT </w:instrText>
        </w:r>
        <w:r>
          <w:fldChar w:fldCharType="separate"/>
        </w:r>
        <w:r w:rsidR="00FA0626">
          <w:rPr>
            <w:noProof/>
          </w:rPr>
          <w:t>9</w:t>
        </w:r>
        <w:r>
          <w:rPr>
            <w:noProof/>
          </w:rPr>
          <w:fldChar w:fldCharType="end"/>
        </w:r>
      </w:p>
    </w:sdtContent>
  </w:sdt>
  <w:p w14:paraId="0708A755" w14:textId="77777777" w:rsidR="00400E30" w:rsidRDefault="00400E30">
    <w:pPr>
      <w:pStyle w:val="Footer"/>
    </w:pPr>
  </w:p>
  <w:p w14:paraId="300E0E1A" w14:textId="77777777" w:rsidR="00400E30" w:rsidRDefault="00400E3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4CEF9" w14:textId="77777777" w:rsidR="00317713" w:rsidRDefault="00317713" w:rsidP="006806BE">
      <w:pPr>
        <w:spacing w:after="0" w:line="240" w:lineRule="auto"/>
      </w:pPr>
      <w:r>
        <w:separator/>
      </w:r>
    </w:p>
    <w:p w14:paraId="3D451AAC" w14:textId="77777777" w:rsidR="00317713" w:rsidRDefault="00317713"/>
  </w:footnote>
  <w:footnote w:type="continuationSeparator" w:id="0">
    <w:p w14:paraId="37C25DEE" w14:textId="77777777" w:rsidR="00317713" w:rsidRDefault="00317713" w:rsidP="006806BE">
      <w:pPr>
        <w:spacing w:after="0" w:line="240" w:lineRule="auto"/>
      </w:pPr>
      <w:r>
        <w:continuationSeparator/>
      </w:r>
    </w:p>
    <w:p w14:paraId="369A4E5A" w14:textId="77777777" w:rsidR="00317713" w:rsidRDefault="0031771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A451" w14:textId="14D8B853" w:rsidR="00400E30" w:rsidRPr="000245EB" w:rsidRDefault="00400E30" w:rsidP="000245EB">
    <w:pPr>
      <w:jc w:val="left"/>
      <w:rPr>
        <w:rFonts w:ascii="Times New Roman" w:eastAsia="Calibri" w:hAnsi="Times New Roman" w:cs="Times New Roman"/>
        <w:b/>
        <w:color w:val="000000"/>
        <w:sz w:val="20"/>
        <w:szCs w:val="20"/>
      </w:rPr>
    </w:pPr>
  </w:p>
  <w:p w14:paraId="388F8250" w14:textId="2648DC41" w:rsidR="00400E30" w:rsidRPr="005E5E84" w:rsidRDefault="00400E30" w:rsidP="005E5E84">
    <w:pPr>
      <w:pStyle w:val="Header"/>
      <w:jc w:val="left"/>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4BE00" w14:textId="686AA9E1" w:rsidR="00400E30" w:rsidRPr="000245EB" w:rsidRDefault="00400E30" w:rsidP="000245EB">
    <w:pPr>
      <w:jc w:val="left"/>
      <w:rPr>
        <w:rFonts w:ascii="Times New Roman" w:eastAsia="Calibri" w:hAnsi="Times New Roman" w:cs="Times New Roman"/>
        <w:b/>
        <w:color w:val="000000"/>
        <w:sz w:val="20"/>
        <w:szCs w:val="20"/>
      </w:rPr>
    </w:pPr>
  </w:p>
  <w:p w14:paraId="21C9F01A" w14:textId="3331F6FF" w:rsidR="00400E30" w:rsidRPr="005E5E84" w:rsidRDefault="00400E30" w:rsidP="005E5E84">
    <w:pPr>
      <w:pStyle w:val="Header"/>
      <w:jc w:val="lef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7D449" w14:textId="77777777" w:rsidR="00400E30" w:rsidRPr="000245EB" w:rsidRDefault="00400E30">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400E30" w:rsidRDefault="00400E30">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7703A"/>
    <w:multiLevelType w:val="multilevel"/>
    <w:tmpl w:val="F1306700"/>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6"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7"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6"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8"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5"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8"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6"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1"/>
  </w:num>
  <w:num w:numId="3">
    <w:abstractNumId w:val="79"/>
  </w:num>
  <w:num w:numId="4">
    <w:abstractNumId w:val="49"/>
  </w:num>
  <w:num w:numId="5">
    <w:abstractNumId w:val="27"/>
  </w:num>
  <w:num w:numId="6">
    <w:abstractNumId w:val="59"/>
  </w:num>
  <w:num w:numId="7">
    <w:abstractNumId w:val="54"/>
  </w:num>
  <w:num w:numId="8">
    <w:abstractNumId w:val="29"/>
  </w:num>
  <w:num w:numId="9">
    <w:abstractNumId w:val="70"/>
  </w:num>
  <w:num w:numId="10">
    <w:abstractNumId w:val="48"/>
  </w:num>
  <w:num w:numId="11">
    <w:abstractNumId w:val="20"/>
  </w:num>
  <w:num w:numId="12">
    <w:abstractNumId w:val="38"/>
  </w:num>
  <w:num w:numId="13">
    <w:abstractNumId w:val="74"/>
  </w:num>
  <w:num w:numId="14">
    <w:abstractNumId w:val="42"/>
  </w:num>
  <w:num w:numId="15">
    <w:abstractNumId w:val="40"/>
  </w:num>
  <w:num w:numId="16">
    <w:abstractNumId w:val="28"/>
  </w:num>
  <w:num w:numId="17">
    <w:abstractNumId w:val="80"/>
  </w:num>
  <w:num w:numId="18">
    <w:abstractNumId w:val="5"/>
  </w:num>
  <w:num w:numId="19">
    <w:abstractNumId w:val="81"/>
  </w:num>
  <w:num w:numId="20">
    <w:abstractNumId w:val="47"/>
  </w:num>
  <w:num w:numId="21">
    <w:abstractNumId w:val="63"/>
  </w:num>
  <w:num w:numId="22">
    <w:abstractNumId w:val="50"/>
  </w:num>
  <w:num w:numId="23">
    <w:abstractNumId w:val="4"/>
  </w:num>
  <w:num w:numId="24">
    <w:abstractNumId w:val="45"/>
  </w:num>
  <w:num w:numId="25">
    <w:abstractNumId w:val="33"/>
  </w:num>
  <w:num w:numId="26">
    <w:abstractNumId w:val="37"/>
  </w:num>
  <w:num w:numId="27">
    <w:abstractNumId w:val="44"/>
  </w:num>
  <w:num w:numId="28">
    <w:abstractNumId w:val="8"/>
  </w:num>
  <w:num w:numId="29">
    <w:abstractNumId w:val="7"/>
  </w:num>
  <w:num w:numId="30">
    <w:abstractNumId w:val="17"/>
  </w:num>
  <w:num w:numId="31">
    <w:abstractNumId w:val="10"/>
  </w:num>
  <w:num w:numId="32">
    <w:abstractNumId w:val="5"/>
  </w:num>
  <w:num w:numId="33">
    <w:abstractNumId w:val="69"/>
  </w:num>
  <w:num w:numId="34">
    <w:abstractNumId w:val="47"/>
  </w:num>
  <w:num w:numId="35">
    <w:abstractNumId w:val="77"/>
  </w:num>
  <w:num w:numId="36">
    <w:abstractNumId w:val="25"/>
  </w:num>
  <w:num w:numId="37">
    <w:abstractNumId w:val="36"/>
  </w:num>
  <w:num w:numId="38">
    <w:abstractNumId w:val="35"/>
  </w:num>
  <w:num w:numId="39">
    <w:abstractNumId w:val="14"/>
  </w:num>
  <w:num w:numId="40">
    <w:abstractNumId w:val="6"/>
  </w:num>
  <w:num w:numId="41">
    <w:abstractNumId w:val="73"/>
  </w:num>
  <w:num w:numId="42">
    <w:abstractNumId w:val="1"/>
  </w:num>
  <w:num w:numId="43">
    <w:abstractNumId w:val="24"/>
  </w:num>
  <w:num w:numId="44">
    <w:abstractNumId w:val="60"/>
  </w:num>
  <w:num w:numId="45">
    <w:abstractNumId w:val="30"/>
  </w:num>
  <w:num w:numId="46">
    <w:abstractNumId w:val="56"/>
  </w:num>
  <w:num w:numId="47">
    <w:abstractNumId w:val="23"/>
  </w:num>
  <w:num w:numId="48">
    <w:abstractNumId w:val="18"/>
  </w:num>
  <w:num w:numId="49">
    <w:abstractNumId w:val="78"/>
  </w:num>
  <w:num w:numId="50">
    <w:abstractNumId w:val="26"/>
  </w:num>
  <w:num w:numId="51">
    <w:abstractNumId w:val="52"/>
  </w:num>
  <w:num w:numId="52">
    <w:abstractNumId w:val="13"/>
  </w:num>
  <w:num w:numId="53">
    <w:abstractNumId w:val="43"/>
  </w:num>
  <w:num w:numId="54">
    <w:abstractNumId w:val="22"/>
  </w:num>
  <w:num w:numId="55">
    <w:abstractNumId w:val="76"/>
  </w:num>
  <w:num w:numId="56">
    <w:abstractNumId w:val="66"/>
  </w:num>
  <w:num w:numId="57">
    <w:abstractNumId w:val="34"/>
  </w:num>
  <w:num w:numId="58">
    <w:abstractNumId w:val="41"/>
  </w:num>
  <w:num w:numId="59">
    <w:abstractNumId w:val="19"/>
  </w:num>
  <w:num w:numId="60">
    <w:abstractNumId w:val="64"/>
  </w:num>
  <w:num w:numId="61">
    <w:abstractNumId w:val="9"/>
  </w:num>
  <w:num w:numId="62">
    <w:abstractNumId w:val="21"/>
  </w:num>
  <w:num w:numId="63">
    <w:abstractNumId w:val="32"/>
  </w:num>
  <w:num w:numId="64">
    <w:abstractNumId w:val="0"/>
  </w:num>
  <w:num w:numId="65">
    <w:abstractNumId w:val="68"/>
  </w:num>
  <w:num w:numId="66">
    <w:abstractNumId w:val="46"/>
  </w:num>
  <w:num w:numId="67">
    <w:abstractNumId w:val="15"/>
  </w:num>
  <w:num w:numId="68">
    <w:abstractNumId w:val="62"/>
  </w:num>
  <w:num w:numId="69">
    <w:abstractNumId w:val="16"/>
  </w:num>
  <w:num w:numId="70">
    <w:abstractNumId w:val="65"/>
  </w:num>
  <w:num w:numId="71">
    <w:abstractNumId w:val="51"/>
  </w:num>
  <w:num w:numId="72">
    <w:abstractNumId w:val="71"/>
  </w:num>
  <w:num w:numId="73">
    <w:abstractNumId w:val="12"/>
  </w:num>
  <w:num w:numId="74">
    <w:abstractNumId w:val="39"/>
  </w:num>
  <w:num w:numId="75">
    <w:abstractNumId w:val="57"/>
  </w:num>
  <w:num w:numId="7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
  </w:num>
  <w:num w:numId="78">
    <w:abstractNumId w:val="72"/>
  </w:num>
  <w:num w:numId="79">
    <w:abstractNumId w:val="67"/>
  </w:num>
  <w:num w:numId="80">
    <w:abstractNumId w:val="53"/>
  </w:num>
  <w:num w:numId="81">
    <w:abstractNumId w:val="55"/>
  </w:num>
  <w:num w:numId="82">
    <w:abstractNumId w:val="58"/>
  </w:num>
  <w:num w:numId="83">
    <w:abstractNumId w:val="61"/>
  </w:num>
  <w:num w:numId="84">
    <w:abstractNumId w:val="2"/>
  </w:num>
  <w:num w:numId="85">
    <w:abstractNumId w:val="75"/>
  </w:num>
  <w:numIdMacAtCleanup w:val="8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uong vu">
    <w15:presenceInfo w15:providerId="Windows Live" w15:userId="b68c0edffeb33413"/>
  </w15:person>
  <w15:person w15:author="Tran Huan">
    <w15:presenceInfo w15:providerId="Windows Live" w15:userId="1084119ad686f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61E48"/>
    <w:rsid w:val="000628EB"/>
    <w:rsid w:val="00070151"/>
    <w:rsid w:val="00070C2F"/>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4C15"/>
    <w:rsid w:val="00184C7F"/>
    <w:rsid w:val="001856AA"/>
    <w:rsid w:val="0019031B"/>
    <w:rsid w:val="001964D1"/>
    <w:rsid w:val="0019690B"/>
    <w:rsid w:val="001A1FB0"/>
    <w:rsid w:val="001A372D"/>
    <w:rsid w:val="001A6E15"/>
    <w:rsid w:val="001B1B08"/>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19BD"/>
    <w:rsid w:val="003166DB"/>
    <w:rsid w:val="00317713"/>
    <w:rsid w:val="00323EED"/>
    <w:rsid w:val="00324D06"/>
    <w:rsid w:val="0033025D"/>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2DD7"/>
    <w:rsid w:val="0039662E"/>
    <w:rsid w:val="003A795F"/>
    <w:rsid w:val="003B05E0"/>
    <w:rsid w:val="003B08E2"/>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D32"/>
    <w:rsid w:val="005D5145"/>
    <w:rsid w:val="005D7559"/>
    <w:rsid w:val="005D79CE"/>
    <w:rsid w:val="005D7B98"/>
    <w:rsid w:val="005E033B"/>
    <w:rsid w:val="005E4157"/>
    <w:rsid w:val="005E5E84"/>
    <w:rsid w:val="005E64D7"/>
    <w:rsid w:val="005E7E83"/>
    <w:rsid w:val="005F0591"/>
    <w:rsid w:val="005F1A0B"/>
    <w:rsid w:val="005F1ECC"/>
    <w:rsid w:val="005F3DEF"/>
    <w:rsid w:val="00601879"/>
    <w:rsid w:val="006023D0"/>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680"/>
    <w:rsid w:val="00754F1B"/>
    <w:rsid w:val="007554F4"/>
    <w:rsid w:val="00755C63"/>
    <w:rsid w:val="007625B6"/>
    <w:rsid w:val="007643F4"/>
    <w:rsid w:val="007705D0"/>
    <w:rsid w:val="0077093A"/>
    <w:rsid w:val="00770D42"/>
    <w:rsid w:val="00774BA7"/>
    <w:rsid w:val="00775F06"/>
    <w:rsid w:val="007801A8"/>
    <w:rsid w:val="007846DD"/>
    <w:rsid w:val="0078480C"/>
    <w:rsid w:val="007A26F3"/>
    <w:rsid w:val="007A3E6A"/>
    <w:rsid w:val="007A626B"/>
    <w:rsid w:val="007B0561"/>
    <w:rsid w:val="007B735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5AC"/>
    <w:rsid w:val="00920004"/>
    <w:rsid w:val="009219F1"/>
    <w:rsid w:val="009245B7"/>
    <w:rsid w:val="00924D6A"/>
    <w:rsid w:val="00924D77"/>
    <w:rsid w:val="00926E5B"/>
    <w:rsid w:val="00933422"/>
    <w:rsid w:val="00941A03"/>
    <w:rsid w:val="00941ED9"/>
    <w:rsid w:val="00946C11"/>
    <w:rsid w:val="0095042D"/>
    <w:rsid w:val="00956FA2"/>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853"/>
    <w:rsid w:val="00A23924"/>
    <w:rsid w:val="00A26BE3"/>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06F8"/>
    <w:rsid w:val="00B939C1"/>
    <w:rsid w:val="00B944F0"/>
    <w:rsid w:val="00B97A7A"/>
    <w:rsid w:val="00BA3432"/>
    <w:rsid w:val="00BA6D3B"/>
    <w:rsid w:val="00BA74AB"/>
    <w:rsid w:val="00BB04E6"/>
    <w:rsid w:val="00BB5488"/>
    <w:rsid w:val="00BC1887"/>
    <w:rsid w:val="00BD0851"/>
    <w:rsid w:val="00BD1DD9"/>
    <w:rsid w:val="00BD3BCC"/>
    <w:rsid w:val="00BE24EA"/>
    <w:rsid w:val="00BE61A8"/>
    <w:rsid w:val="00BF1618"/>
    <w:rsid w:val="00BF2217"/>
    <w:rsid w:val="00BF4BED"/>
    <w:rsid w:val="00BF5C84"/>
    <w:rsid w:val="00BF764C"/>
    <w:rsid w:val="00C0220C"/>
    <w:rsid w:val="00C0306F"/>
    <w:rsid w:val="00C03726"/>
    <w:rsid w:val="00C06BD4"/>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4C07"/>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F88"/>
    <w:pPr>
      <w:spacing w:after="120" w:line="288" w:lineRule="auto"/>
      <w:contextualSpacing/>
      <w:jc w:val="both"/>
      <w:pPrChange w:id="0" w:author="phuong vu" w:date="2018-12-02T21:38:00Z">
        <w:pPr>
          <w:spacing w:before="120" w:after="120" w:line="288" w:lineRule="auto"/>
          <w:contextualSpacing/>
          <w:jc w:val="both"/>
        </w:pPr>
      </w:pPrChange>
    </w:pPr>
    <w:rPr>
      <w:rFonts w:asciiTheme="majorHAnsi" w:hAnsiTheme="majorHAnsi" w:cstheme="majorHAnsi"/>
      <w:sz w:val="26"/>
      <w:szCs w:val="26"/>
      <w:rPrChange w:id="0" w:author="phuong vu" w:date="2018-12-02T21:38:00Z">
        <w:rPr>
          <w:rFonts w:asciiTheme="majorHAnsi" w:eastAsiaTheme="minorHAnsi" w:hAnsiTheme="majorHAnsi" w:cstheme="majorHAnsi"/>
          <w:sz w:val="26"/>
          <w:szCs w:val="26"/>
          <w:lang w:val="vi-VN" w:eastAsia="en-US" w:bidi="ar-SA"/>
        </w:rPr>
      </w:rPrChange>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autoRedefine/>
    <w:uiPriority w:val="9"/>
    <w:unhideWhenUsed/>
    <w:qFormat/>
    <w:rsid w:val="001F4C8C"/>
    <w:pPr>
      <w:keepNext/>
      <w:keepLines/>
      <w:numPr>
        <w:ilvl w:val="1"/>
        <w:numId w:val="36"/>
      </w:numPr>
      <w:spacing w:line="360" w:lineRule="auto"/>
      <w:ind w:left="662"/>
      <w:outlineLvl w:val="1"/>
      <w:pPrChange w:id="1" w:author="phuong vu" w:date="2018-12-02T21:54:00Z">
        <w:pPr>
          <w:keepNext/>
          <w:keepLines/>
          <w:numPr>
            <w:ilvl w:val="1"/>
            <w:numId w:val="36"/>
          </w:numPr>
          <w:spacing w:line="480" w:lineRule="auto"/>
          <w:ind w:left="662" w:hanging="576"/>
          <w:contextualSpacing/>
          <w:jc w:val="both"/>
          <w:outlineLvl w:val="1"/>
        </w:pPr>
      </w:pPrChange>
    </w:pPr>
    <w:rPr>
      <w:rFonts w:eastAsiaTheme="majorEastAsia" w:cstheme="majorBidi"/>
      <w:b/>
      <w:rPrChange w:id="1" w:author="phuong vu" w:date="2018-12-02T21:54:00Z">
        <w:rPr>
          <w:rFonts w:asciiTheme="majorHAnsi" w:eastAsiaTheme="majorEastAsia" w:hAnsiTheme="majorHAnsi" w:cstheme="majorBidi"/>
          <w:b/>
          <w:sz w:val="26"/>
          <w:szCs w:val="26"/>
          <w:lang w:val="vi-VN" w:eastAsia="en-US" w:bidi="ar-SA"/>
        </w:rPr>
      </w:rPrChange>
    </w:rPr>
  </w:style>
  <w:style w:type="paragraph" w:styleId="Heading3">
    <w:name w:val="heading 3"/>
    <w:basedOn w:val="Normal"/>
    <w:next w:val="Normal"/>
    <w:link w:val="Heading3Char"/>
    <w:uiPriority w:val="9"/>
    <w:unhideWhenUsed/>
    <w:qFormat/>
    <w:rsid w:val="00373334"/>
    <w:pPr>
      <w:keepNext/>
      <w:keepLines/>
      <w:numPr>
        <w:ilvl w:val="2"/>
        <w:numId w:val="36"/>
      </w:numPr>
      <w:spacing w:after="240" w:line="240" w:lineRule="auto"/>
      <w:ind w:left="806"/>
      <w:contextualSpacing w:val="0"/>
      <w:outlineLvl w:val="2"/>
      <w:pPrChange w:id="2" w:author="phuong vu" w:date="2018-12-02T09:09:00Z">
        <w:pPr>
          <w:keepNext/>
          <w:keepLines/>
          <w:numPr>
            <w:ilvl w:val="2"/>
            <w:numId w:val="36"/>
          </w:numPr>
          <w:spacing w:before="240" w:after="240"/>
          <w:ind w:left="806" w:hanging="720"/>
          <w:jc w:val="both"/>
          <w:outlineLvl w:val="2"/>
        </w:pPr>
      </w:pPrChange>
    </w:pPr>
    <w:rPr>
      <w:rFonts w:eastAsiaTheme="majorEastAsia"/>
      <w:b/>
      <w:lang w:val="en-US"/>
      <w:rPrChange w:id="2" w:author="phuong vu" w:date="2018-12-02T09:09:00Z">
        <w:rPr>
          <w:rFonts w:asciiTheme="majorHAnsi" w:eastAsiaTheme="majorEastAsia" w:hAnsiTheme="majorHAnsi" w:cstheme="majorHAnsi"/>
          <w:b/>
          <w:sz w:val="26"/>
          <w:szCs w:val="26"/>
          <w:lang w:val="en-US" w:eastAsia="en-US" w:bidi="ar-SA"/>
        </w:rPr>
      </w:rPrChange>
    </w:rPr>
  </w:style>
  <w:style w:type="paragraph" w:styleId="Heading4">
    <w:name w:val="heading 4"/>
    <w:basedOn w:val="Normal"/>
    <w:next w:val="Normal"/>
    <w:link w:val="Heading4Char"/>
    <w:uiPriority w:val="9"/>
    <w:unhideWhenUsed/>
    <w:qFormat/>
    <w:rsid w:val="005B0DDB"/>
    <w:pPr>
      <w:keepNext/>
      <w:keepLines/>
      <w:numPr>
        <w:ilvl w:val="3"/>
        <w:numId w:val="36"/>
      </w:numPr>
      <w:spacing w:line="240" w:lineRule="auto"/>
      <w:ind w:left="806" w:hanging="720"/>
      <w:contextualSpacing w:val="0"/>
      <w:outlineLvl w:val="3"/>
      <w:pPrChange w:id="3" w:author="phuong vu" w:date="2018-12-01T22:29:00Z">
        <w:pPr>
          <w:keepNext/>
          <w:keepLines/>
          <w:numPr>
            <w:ilvl w:val="3"/>
            <w:numId w:val="36"/>
          </w:numPr>
          <w:spacing w:before="120" w:after="120"/>
          <w:ind w:left="950" w:hanging="864"/>
          <w:jc w:val="both"/>
          <w:outlineLvl w:val="3"/>
        </w:pPr>
      </w:pPrChange>
    </w:pPr>
    <w:rPr>
      <w:rFonts w:eastAsiaTheme="majorEastAsia" w:cstheme="majorBidi"/>
      <w:b/>
      <w:iCs/>
      <w:rPrChange w:id="3" w:author="phuong vu" w:date="2018-12-01T22:29: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373334"/>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5B0DDB"/>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FE6A57"/>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Change w:id="4" w:author="phuong vu" w:date="2018-12-02T08:20:00Z">
        <w:pPr>
          <w:tabs>
            <w:tab w:val="left" w:pos="2318"/>
            <w:tab w:val="right" w:leader="dot" w:pos="8777"/>
          </w:tabs>
          <w:spacing w:before="120" w:after="100" w:line="288" w:lineRule="auto"/>
          <w:ind w:left="660"/>
          <w:contextualSpacing/>
        </w:pPr>
      </w:pPrChange>
    </w:pPr>
    <w:rPr>
      <w:rPrChange w:id="4" w:author="phuong vu" w:date="2018-12-02T08:20: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image" Target="media/image28.emf"/><Relationship Id="rId68" Type="http://schemas.openxmlformats.org/officeDocument/2006/relationships/image" Target="media/image33.emf"/><Relationship Id="rId84" Type="http://schemas.openxmlformats.org/officeDocument/2006/relationships/image" Target="media/image46.emf"/><Relationship Id="rId89" Type="http://schemas.openxmlformats.org/officeDocument/2006/relationships/image" Target="media/image51.emf"/><Relationship Id="rId16" Type="http://schemas.openxmlformats.org/officeDocument/2006/relationships/image" Target="media/image5.gif"/><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diagramLayout" Target="diagrams/layout2.xml"/><Relationship Id="rId53" Type="http://schemas.microsoft.com/office/2007/relationships/diagramDrawing" Target="diagrams/drawing3.xml"/><Relationship Id="rId58" Type="http://schemas.openxmlformats.org/officeDocument/2006/relationships/image" Target="media/image23.emf"/><Relationship Id="rId74" Type="http://schemas.openxmlformats.org/officeDocument/2006/relationships/image" Target="media/image39.png"/><Relationship Id="rId79" Type="http://schemas.openxmlformats.org/officeDocument/2006/relationships/image" Target="media/image41.png"/><Relationship Id="rId102" Type="http://schemas.openxmlformats.org/officeDocument/2006/relationships/hyperlink" Target="https://medium.com/vandium-software/5-easy-steps-to-understanding-json-web-tokens-jwt-1164c0adfcec"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emf"/><Relationship Id="rId22" Type="http://schemas.openxmlformats.org/officeDocument/2006/relationships/footer" Target="footer1.xml"/><Relationship Id="rId27" Type="http://schemas.openxmlformats.org/officeDocument/2006/relationships/hyperlink" Target="file:///C:\Users\vuphu\Desktop\luanvan\Lu-n-v-n\baoCao\bao-cao-luan-van_new.docx"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diagramQuickStyle" Target="diagrams/quickStyle2.xml"/><Relationship Id="rId59" Type="http://schemas.openxmlformats.org/officeDocument/2006/relationships/image" Target="media/image24.png"/><Relationship Id="rId103" Type="http://schemas.openxmlformats.org/officeDocument/2006/relationships/hyperlink" Target="https://www.apollographql.com/docs/react/"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6.emf"/><Relationship Id="rId54" Type="http://schemas.openxmlformats.org/officeDocument/2006/relationships/image" Target="media/image19.emf"/><Relationship Id="rId62" Type="http://schemas.openxmlformats.org/officeDocument/2006/relationships/image" Target="media/image27.png"/><Relationship Id="rId70" Type="http://schemas.openxmlformats.org/officeDocument/2006/relationships/image" Target="media/image35.emf"/><Relationship Id="rId75" Type="http://schemas.openxmlformats.org/officeDocument/2006/relationships/image" Target="media/image260.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hyperlink" Target="file:///C:\Users\vuphu\Desktop\luanvan\Lu-n-v-n\baoCao\bao-cao-luan-van_new.docx" TargetMode="External"/><Relationship Id="rId36" Type="http://schemas.openxmlformats.org/officeDocument/2006/relationships/diagramData" Target="diagrams/data2.xml"/><Relationship Id="rId49" Type="http://schemas.openxmlformats.org/officeDocument/2006/relationships/diagramData" Target="diagrams/data3.xm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image" Target="media/image15.png"/><Relationship Id="rId52" Type="http://schemas.openxmlformats.org/officeDocument/2006/relationships/diagramColors" Target="diagrams/colors3.xml"/><Relationship Id="rId60" Type="http://schemas.openxmlformats.org/officeDocument/2006/relationships/image" Target="media/image25.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itnext.io/automatically-building-and-maintaining-graphql-apis-with-postgresql-and-postgraphile-c497636abd29" TargetMode="External"/><Relationship Id="rId101"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Colors" Target="diagrams/colors2.xml"/><Relationship Id="rId34" Type="http://schemas.openxmlformats.org/officeDocument/2006/relationships/diagramColors" Target="diagrams/colors1.xml"/><Relationship Id="rId50" Type="http://schemas.openxmlformats.org/officeDocument/2006/relationships/diagramLayout" Target="diagrams/layout3.xml"/><Relationship Id="rId55" Type="http://schemas.openxmlformats.org/officeDocument/2006/relationships/image" Target="media/image20.png"/><Relationship Id="rId76" Type="http://schemas.openxmlformats.org/officeDocument/2006/relationships/image" Target="media/image270.png"/><Relationship Id="rId97" Type="http://schemas.openxmlformats.org/officeDocument/2006/relationships/image" Target="media/image59.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C:\Users\vuphu\Desktop\luanvan\Lu-n-v-n\baoCao\bao-cao-luan-van_new.docx" TargetMode="External"/><Relationship Id="rId40" Type="http://schemas.microsoft.com/office/2007/relationships/diagramDrawing" Target="diagrams/drawing2.xml"/><Relationship Id="rId45" Type="http://schemas.openxmlformats.org/officeDocument/2006/relationships/image" Target="media/image16.jpeg"/><Relationship Id="rId66" Type="http://schemas.openxmlformats.org/officeDocument/2006/relationships/image" Target="media/image31.emf"/><Relationship Id="rId87" Type="http://schemas.openxmlformats.org/officeDocument/2006/relationships/image" Target="media/image49.emf"/><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footer" Target="footer2.xml"/><Relationship Id="rId35" Type="http://schemas.microsoft.com/office/2007/relationships/diagramDrawing" Target="diagrams/drawing1.xml"/><Relationship Id="rId56" Type="http://schemas.openxmlformats.org/officeDocument/2006/relationships/image" Target="media/image21.png"/><Relationship Id="rId77" Type="http://schemas.openxmlformats.org/officeDocument/2006/relationships/image" Target="media/image280.png"/><Relationship Id="rId100" Type="http://schemas.openxmlformats.org/officeDocument/2006/relationships/hyperlink" Target="https://www.graphile.org/postgraphile/introduction/"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3.xml"/><Relationship Id="rId72" Type="http://schemas.openxmlformats.org/officeDocument/2006/relationships/image" Target="media/image37.png"/><Relationship Id="rId93" Type="http://schemas.openxmlformats.org/officeDocument/2006/relationships/image" Target="media/image55.emf"/><Relationship Id="rId98" Type="http://schemas.openxmlformats.org/officeDocument/2006/relationships/hyperlink" Target="https://viblo.asia/p/cung-tim-hieu-ve-graphql-07LKX4zeKV4" TargetMode="External"/><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7.png"/><Relationship Id="rId67"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t>
        <a:bodyPr/>
        <a:lstStyle/>
        <a:p>
          <a:endParaRPr lang="en-US"/>
        </a:p>
      </dgm:t>
    </dgm:pt>
    <dgm:pt modelId="{284453A0-BEF4-40F8-8148-BC2FFAC9B3EA}" type="pres">
      <dgm:prSet presAssocID="{999EF412-E0B4-4105-B5B3-87AF8A426069}" presName="node" presStyleLbl="node1" presStyleIdx="0" presStyleCnt="13" custScaleY="142402">
        <dgm:presLayoutVars>
          <dgm:bulletEnabled val="1"/>
        </dgm:presLayoutVars>
      </dgm:prSet>
      <dgm:spPr/>
      <dgm:t>
        <a:bodyPr/>
        <a:lstStyle/>
        <a:p>
          <a:endParaRPr lang="en-US"/>
        </a:p>
      </dgm:t>
    </dgm:pt>
    <dgm:pt modelId="{A130E303-853A-49D8-96C2-DF51086A796B}" type="pres">
      <dgm:prSet presAssocID="{46E9A7BE-5723-4B02-A85D-626F826D26AD}" presName="sibTrans" presStyleLbl="sibTrans1D1" presStyleIdx="0" presStyleCnt="12"/>
      <dgm:spPr/>
      <dgm:t>
        <a:bodyPr/>
        <a:lstStyle/>
        <a:p>
          <a:endParaRPr lang="en-US"/>
        </a:p>
      </dgm:t>
    </dgm:pt>
    <dgm:pt modelId="{F36CBBFA-A802-49A6-9C75-9FDE536B2EEC}" type="pres">
      <dgm:prSet presAssocID="{46E9A7BE-5723-4B02-A85D-626F826D26AD}" presName="connectorText" presStyleLbl="sibTrans1D1" presStyleIdx="0" presStyleCnt="12"/>
      <dgm:spPr/>
      <dgm:t>
        <a:bodyPr/>
        <a:lstStyle/>
        <a:p>
          <a:endParaRPr lang="en-US"/>
        </a:p>
      </dgm:t>
    </dgm:pt>
    <dgm:pt modelId="{2452A93C-AA10-4BDF-B72B-30228440ACF7}" type="pres">
      <dgm:prSet presAssocID="{9BF6DDCB-72CA-4242-8525-E2B273351E99}" presName="node" presStyleLbl="node1" presStyleIdx="1" presStyleCnt="13" custScaleY="142402">
        <dgm:presLayoutVars>
          <dgm:bulletEnabled val="1"/>
        </dgm:presLayoutVars>
      </dgm:prSet>
      <dgm:spPr/>
      <dgm:t>
        <a:bodyPr/>
        <a:lstStyle/>
        <a:p>
          <a:endParaRPr lang="en-US"/>
        </a:p>
      </dgm:t>
    </dgm:pt>
    <dgm:pt modelId="{D61BD9EE-F4F0-4E38-9BDB-5C66C424760A}" type="pres">
      <dgm:prSet presAssocID="{1840198A-2C8A-4C6F-AFB1-734E3E33BE55}" presName="sibTrans" presStyleLbl="sibTrans1D1" presStyleIdx="1" presStyleCnt="12"/>
      <dgm:spPr/>
      <dgm:t>
        <a:bodyPr/>
        <a:lstStyle/>
        <a:p>
          <a:endParaRPr lang="en-US"/>
        </a:p>
      </dgm:t>
    </dgm:pt>
    <dgm:pt modelId="{A599CF0A-F7C6-4103-911E-1A74431587DB}" type="pres">
      <dgm:prSet presAssocID="{1840198A-2C8A-4C6F-AFB1-734E3E33BE55}" presName="connectorText" presStyleLbl="sibTrans1D1" presStyleIdx="1" presStyleCnt="12"/>
      <dgm:spPr/>
      <dgm:t>
        <a:bodyPr/>
        <a:lstStyle/>
        <a:p>
          <a:endParaRPr lang="en-US"/>
        </a:p>
      </dgm:t>
    </dgm:pt>
    <dgm:pt modelId="{E865BDBF-2001-419C-93B1-82FB174B6D4D}" type="pres">
      <dgm:prSet presAssocID="{E2D4D667-08C1-4227-9BCD-043F6C098A2A}" presName="node" presStyleLbl="node1" presStyleIdx="2" presStyleCnt="13" custScaleY="142402">
        <dgm:presLayoutVars>
          <dgm:bulletEnabled val="1"/>
        </dgm:presLayoutVars>
      </dgm:prSet>
      <dgm:spPr/>
      <dgm:t>
        <a:bodyPr/>
        <a:lstStyle/>
        <a:p>
          <a:endParaRPr lang="en-US"/>
        </a:p>
      </dgm:t>
    </dgm:pt>
    <dgm:pt modelId="{09611986-A15E-44D6-A975-9EA2A365B9CA}" type="pres">
      <dgm:prSet presAssocID="{A9D570BF-E8FA-4616-AA17-08F406F9E82E}" presName="sibTrans" presStyleLbl="sibTrans1D1" presStyleIdx="2" presStyleCnt="12"/>
      <dgm:spPr/>
      <dgm:t>
        <a:bodyPr/>
        <a:lstStyle/>
        <a:p>
          <a:endParaRPr lang="en-US"/>
        </a:p>
      </dgm:t>
    </dgm:pt>
    <dgm:pt modelId="{2CFB8247-507F-47BB-95CB-769950A63D92}" type="pres">
      <dgm:prSet presAssocID="{A9D570BF-E8FA-4616-AA17-08F406F9E82E}" presName="connectorText" presStyleLbl="sibTrans1D1" presStyleIdx="2" presStyleCnt="12"/>
      <dgm:spPr/>
      <dgm:t>
        <a:bodyPr/>
        <a:lstStyle/>
        <a:p>
          <a:endParaRPr lang="en-US"/>
        </a:p>
      </dgm:t>
    </dgm:pt>
    <dgm:pt modelId="{D69291BA-36FA-4DDF-B3B5-411030E219D5}" type="pres">
      <dgm:prSet presAssocID="{CAECF3AE-B0BB-4A61-8982-5DDC8F4F2880}" presName="node" presStyleLbl="node1" presStyleIdx="3" presStyleCnt="13" custScaleY="142402">
        <dgm:presLayoutVars>
          <dgm:bulletEnabled val="1"/>
        </dgm:presLayoutVars>
      </dgm:prSet>
      <dgm:spPr/>
      <dgm:t>
        <a:bodyPr/>
        <a:lstStyle/>
        <a:p>
          <a:endParaRPr lang="en-US"/>
        </a:p>
      </dgm:t>
    </dgm:pt>
    <dgm:pt modelId="{C39BEE70-8B8D-4BC8-8EA3-33CDC3AA660D}" type="pres">
      <dgm:prSet presAssocID="{1EEB7585-DDA7-4FAD-958C-BC34CA355179}" presName="sibTrans" presStyleLbl="sibTrans1D1" presStyleIdx="3" presStyleCnt="12"/>
      <dgm:spPr/>
      <dgm:t>
        <a:bodyPr/>
        <a:lstStyle/>
        <a:p>
          <a:endParaRPr lang="en-US"/>
        </a:p>
      </dgm:t>
    </dgm:pt>
    <dgm:pt modelId="{658CB273-4E90-4619-97B4-DF7353AFFE91}" type="pres">
      <dgm:prSet presAssocID="{1EEB7585-DDA7-4FAD-958C-BC34CA355179}" presName="connectorText" presStyleLbl="sibTrans1D1" presStyleIdx="3" presStyleCnt="12"/>
      <dgm:spPr/>
      <dgm:t>
        <a:bodyPr/>
        <a:lstStyle/>
        <a:p>
          <a:endParaRPr lang="en-US"/>
        </a:p>
      </dgm:t>
    </dgm:pt>
    <dgm:pt modelId="{B1AEAEB2-AC27-43CF-8669-6417D071362D}" type="pres">
      <dgm:prSet presAssocID="{7EA562C7-6662-4B96-AED1-AB20A7BF5439}" presName="node" presStyleLbl="node1" presStyleIdx="4" presStyleCnt="13" custScaleY="142402">
        <dgm:presLayoutVars>
          <dgm:bulletEnabled val="1"/>
        </dgm:presLayoutVars>
      </dgm:prSet>
      <dgm:spPr/>
      <dgm:t>
        <a:bodyPr/>
        <a:lstStyle/>
        <a:p>
          <a:endParaRPr lang="en-US"/>
        </a:p>
      </dgm:t>
    </dgm:pt>
    <dgm:pt modelId="{19B4E9AB-004A-46D1-BE2D-167794CCDEB3}" type="pres">
      <dgm:prSet presAssocID="{51159EA7-FBFA-454E-AE2B-C3DA2F3EC766}" presName="sibTrans" presStyleLbl="sibTrans1D1" presStyleIdx="4" presStyleCnt="12"/>
      <dgm:spPr/>
      <dgm:t>
        <a:bodyPr/>
        <a:lstStyle/>
        <a:p>
          <a:endParaRPr lang="en-US"/>
        </a:p>
      </dgm:t>
    </dgm:pt>
    <dgm:pt modelId="{4ADCAF7F-B1BB-424A-AE4D-5AD2B702D44C}" type="pres">
      <dgm:prSet presAssocID="{51159EA7-FBFA-454E-AE2B-C3DA2F3EC766}" presName="connectorText" presStyleLbl="sibTrans1D1" presStyleIdx="4" presStyleCnt="12"/>
      <dgm:spPr/>
      <dgm:t>
        <a:bodyPr/>
        <a:lstStyle/>
        <a:p>
          <a:endParaRPr lang="en-US"/>
        </a:p>
      </dgm:t>
    </dgm:pt>
    <dgm:pt modelId="{C2691540-7540-4368-869A-6D1B3884F2CB}" type="pres">
      <dgm:prSet presAssocID="{A30BCAAB-4DCB-4F36-9FDF-9AE349713DB7}" presName="node" presStyleLbl="node1" presStyleIdx="5" presStyleCnt="13" custScaleY="142402">
        <dgm:presLayoutVars>
          <dgm:bulletEnabled val="1"/>
        </dgm:presLayoutVars>
      </dgm:prSet>
      <dgm:spPr/>
      <dgm:t>
        <a:bodyPr/>
        <a:lstStyle/>
        <a:p>
          <a:endParaRPr lang="en-US"/>
        </a:p>
      </dgm:t>
    </dgm:pt>
    <dgm:pt modelId="{21A06C4B-CAFE-40C7-8330-4695B9AE546B}" type="pres">
      <dgm:prSet presAssocID="{6CB9B5DC-B84B-4487-8337-993C25170A29}" presName="sibTrans" presStyleLbl="sibTrans1D1" presStyleIdx="5" presStyleCnt="12"/>
      <dgm:spPr/>
      <dgm:t>
        <a:bodyPr/>
        <a:lstStyle/>
        <a:p>
          <a:endParaRPr lang="en-US"/>
        </a:p>
      </dgm:t>
    </dgm:pt>
    <dgm:pt modelId="{3013F046-9B56-4524-B98D-2E4EEC11BEE7}" type="pres">
      <dgm:prSet presAssocID="{6CB9B5DC-B84B-4487-8337-993C25170A29}" presName="connectorText" presStyleLbl="sibTrans1D1" presStyleIdx="5" presStyleCnt="12"/>
      <dgm:spPr/>
      <dgm:t>
        <a:bodyPr/>
        <a:lstStyle/>
        <a:p>
          <a:endParaRPr lang="en-US"/>
        </a:p>
      </dgm:t>
    </dgm:pt>
    <dgm:pt modelId="{BA75E664-1CE6-4D79-A1AA-94CE09963ACB}" type="pres">
      <dgm:prSet presAssocID="{F4C72D98-D566-4F04-8273-7A36DA857B71}" presName="node" presStyleLbl="node1" presStyleIdx="6" presStyleCnt="13" custScaleY="142402">
        <dgm:presLayoutVars>
          <dgm:bulletEnabled val="1"/>
        </dgm:presLayoutVars>
      </dgm:prSet>
      <dgm:spPr/>
      <dgm:t>
        <a:bodyPr/>
        <a:lstStyle/>
        <a:p>
          <a:endParaRPr lang="en-US"/>
        </a:p>
      </dgm:t>
    </dgm:pt>
    <dgm:pt modelId="{3AD6CB3C-416A-4F27-A8FC-4FEDBE12341A}" type="pres">
      <dgm:prSet presAssocID="{BB3D88FA-39E0-4B51-855E-2A4860E98369}" presName="sibTrans" presStyleLbl="sibTrans1D1" presStyleIdx="6" presStyleCnt="12"/>
      <dgm:spPr/>
      <dgm:t>
        <a:bodyPr/>
        <a:lstStyle/>
        <a:p>
          <a:endParaRPr lang="en-US"/>
        </a:p>
      </dgm:t>
    </dgm:pt>
    <dgm:pt modelId="{03EF7D86-BA0F-4238-8C51-6F89370248AD}" type="pres">
      <dgm:prSet presAssocID="{BB3D88FA-39E0-4B51-855E-2A4860E98369}" presName="connectorText" presStyleLbl="sibTrans1D1" presStyleIdx="6" presStyleCnt="12"/>
      <dgm:spPr/>
      <dgm:t>
        <a:bodyPr/>
        <a:lstStyle/>
        <a:p>
          <a:endParaRPr lang="en-US"/>
        </a:p>
      </dgm:t>
    </dgm:pt>
    <dgm:pt modelId="{8E31EBEB-923C-4327-9BA5-5FD8F410B54D}" type="pres">
      <dgm:prSet presAssocID="{62CDE28E-32B4-4FA9-96DD-229433D65828}" presName="node" presStyleLbl="node1" presStyleIdx="7" presStyleCnt="13" custScaleY="142402">
        <dgm:presLayoutVars>
          <dgm:bulletEnabled val="1"/>
        </dgm:presLayoutVars>
      </dgm:prSet>
      <dgm:spPr/>
      <dgm:t>
        <a:bodyPr/>
        <a:lstStyle/>
        <a:p>
          <a:endParaRPr lang="en-US"/>
        </a:p>
      </dgm:t>
    </dgm:pt>
    <dgm:pt modelId="{C312BD56-FF81-4DAD-8601-27632E133553}" type="pres">
      <dgm:prSet presAssocID="{2927A616-35DA-44E1-908F-0E31D03B5656}" presName="sibTrans" presStyleLbl="sibTrans1D1" presStyleIdx="7" presStyleCnt="12"/>
      <dgm:spPr/>
      <dgm:t>
        <a:bodyPr/>
        <a:lstStyle/>
        <a:p>
          <a:endParaRPr lang="en-US"/>
        </a:p>
      </dgm:t>
    </dgm:pt>
    <dgm:pt modelId="{8A204658-8829-4546-8A61-BC05A5BCFF8A}" type="pres">
      <dgm:prSet presAssocID="{2927A616-35DA-44E1-908F-0E31D03B5656}" presName="connectorText" presStyleLbl="sibTrans1D1" presStyleIdx="7" presStyleCnt="12"/>
      <dgm:spPr/>
      <dgm:t>
        <a:bodyPr/>
        <a:lstStyle/>
        <a:p>
          <a:endParaRPr lang="en-US"/>
        </a:p>
      </dgm:t>
    </dgm:pt>
    <dgm:pt modelId="{21B714D0-3A10-4AA7-A780-C148864FA9E7}" type="pres">
      <dgm:prSet presAssocID="{C7C43D36-1567-471F-B6F1-7F065E838EEE}" presName="node" presStyleLbl="node1" presStyleIdx="8" presStyleCnt="13" custScaleY="142402">
        <dgm:presLayoutVars>
          <dgm:bulletEnabled val="1"/>
        </dgm:presLayoutVars>
      </dgm:prSet>
      <dgm:spPr/>
      <dgm:t>
        <a:bodyPr/>
        <a:lstStyle/>
        <a:p>
          <a:endParaRPr lang="en-US"/>
        </a:p>
      </dgm:t>
    </dgm:pt>
    <dgm:pt modelId="{38455DB2-21C4-43FE-85C0-F44F8B0D9F22}" type="pres">
      <dgm:prSet presAssocID="{FE2C7034-A7CC-45E4-BE0F-F925A1425A54}" presName="sibTrans" presStyleLbl="sibTrans1D1" presStyleIdx="8" presStyleCnt="12"/>
      <dgm:spPr/>
      <dgm:t>
        <a:bodyPr/>
        <a:lstStyle/>
        <a:p>
          <a:endParaRPr lang="en-US"/>
        </a:p>
      </dgm:t>
    </dgm:pt>
    <dgm:pt modelId="{4EDB9D37-FC2B-4612-AA47-0A9702852B92}" type="pres">
      <dgm:prSet presAssocID="{FE2C7034-A7CC-45E4-BE0F-F925A1425A54}" presName="connectorText" presStyleLbl="sibTrans1D1" presStyleIdx="8" presStyleCnt="12"/>
      <dgm:spPr/>
      <dgm:t>
        <a:bodyPr/>
        <a:lstStyle/>
        <a:p>
          <a:endParaRPr lang="en-US"/>
        </a:p>
      </dgm:t>
    </dgm:pt>
    <dgm:pt modelId="{E7390B86-3689-42A8-9108-FC1EFF18EC54}" type="pres">
      <dgm:prSet presAssocID="{99BF643C-4268-49A7-B210-AEE75F264D38}" presName="node" presStyleLbl="node1" presStyleIdx="9" presStyleCnt="13" custScaleY="142402">
        <dgm:presLayoutVars>
          <dgm:bulletEnabled val="1"/>
        </dgm:presLayoutVars>
      </dgm:prSet>
      <dgm:spPr/>
      <dgm:t>
        <a:bodyPr/>
        <a:lstStyle/>
        <a:p>
          <a:endParaRPr lang="en-US"/>
        </a:p>
      </dgm:t>
    </dgm:pt>
    <dgm:pt modelId="{F1FD10C8-2F86-4BB9-8963-A904238EBFE0}" type="pres">
      <dgm:prSet presAssocID="{AD12FC15-035E-4658-AC7B-FE3E05B8138A}" presName="sibTrans" presStyleLbl="sibTrans1D1" presStyleIdx="9" presStyleCnt="12"/>
      <dgm:spPr/>
      <dgm:t>
        <a:bodyPr/>
        <a:lstStyle/>
        <a:p>
          <a:endParaRPr lang="en-US"/>
        </a:p>
      </dgm:t>
    </dgm:pt>
    <dgm:pt modelId="{A74C1422-8C6E-4490-986F-886A3230AF4E}" type="pres">
      <dgm:prSet presAssocID="{AD12FC15-035E-4658-AC7B-FE3E05B8138A}" presName="connectorText" presStyleLbl="sibTrans1D1" presStyleIdx="9" presStyleCnt="12"/>
      <dgm:spPr/>
      <dgm:t>
        <a:bodyPr/>
        <a:lstStyle/>
        <a:p>
          <a:endParaRPr lang="en-US"/>
        </a:p>
      </dgm:t>
    </dgm:pt>
    <dgm:pt modelId="{7BD8CC64-F23C-456B-A532-C4C87E77F3BE}" type="pres">
      <dgm:prSet presAssocID="{67A5B628-60EE-49E4-A915-F0E9ECB8742A}" presName="node" presStyleLbl="node1" presStyleIdx="10" presStyleCnt="13" custScaleY="142402">
        <dgm:presLayoutVars>
          <dgm:bulletEnabled val="1"/>
        </dgm:presLayoutVars>
      </dgm:prSet>
      <dgm:spPr/>
      <dgm:t>
        <a:bodyPr/>
        <a:lstStyle/>
        <a:p>
          <a:endParaRPr lang="en-US"/>
        </a:p>
      </dgm:t>
    </dgm:pt>
    <dgm:pt modelId="{170C2ACA-FE2C-4926-BE97-613C6A7933E4}" type="pres">
      <dgm:prSet presAssocID="{B7D3047F-C85A-467D-9B8F-BD6441806BB5}" presName="sibTrans" presStyleLbl="sibTrans1D1" presStyleIdx="10" presStyleCnt="12"/>
      <dgm:spPr/>
      <dgm:t>
        <a:bodyPr/>
        <a:lstStyle/>
        <a:p>
          <a:endParaRPr lang="en-US"/>
        </a:p>
      </dgm:t>
    </dgm:pt>
    <dgm:pt modelId="{FB12AADB-E958-4B29-8646-4AC4994D856B}" type="pres">
      <dgm:prSet presAssocID="{B7D3047F-C85A-467D-9B8F-BD6441806BB5}" presName="connectorText" presStyleLbl="sibTrans1D1" presStyleIdx="10" presStyleCnt="12"/>
      <dgm:spPr/>
      <dgm:t>
        <a:bodyPr/>
        <a:lstStyle/>
        <a:p>
          <a:endParaRPr lang="en-US"/>
        </a:p>
      </dgm:t>
    </dgm:pt>
    <dgm:pt modelId="{992F45D3-A3C6-459A-9D79-AF3FA0C0EC8C}" type="pres">
      <dgm:prSet presAssocID="{FF4581D0-625A-4F77-9F05-D1EB7C6F4FAC}" presName="node" presStyleLbl="node1" presStyleIdx="11" presStyleCnt="13" custScaleY="142402">
        <dgm:presLayoutVars>
          <dgm:bulletEnabled val="1"/>
        </dgm:presLayoutVars>
      </dgm:prSet>
      <dgm:spPr/>
      <dgm:t>
        <a:bodyPr/>
        <a:lstStyle/>
        <a:p>
          <a:endParaRPr lang="en-US"/>
        </a:p>
      </dgm:t>
    </dgm:pt>
    <dgm:pt modelId="{89CA3B21-EDDD-4D5C-8E73-7B3E3FB0919B}" type="pres">
      <dgm:prSet presAssocID="{40CDB684-D924-4BAE-8F48-B3EA185ED83D}" presName="sibTrans" presStyleLbl="sibTrans1D1" presStyleIdx="11" presStyleCnt="12"/>
      <dgm:spPr/>
      <dgm:t>
        <a:bodyPr/>
        <a:lstStyle/>
        <a:p>
          <a:endParaRPr lang="en-US"/>
        </a:p>
      </dgm:t>
    </dgm:pt>
    <dgm:pt modelId="{586FD0F1-C806-4A43-8191-524160656C84}" type="pres">
      <dgm:prSet presAssocID="{40CDB684-D924-4BAE-8F48-B3EA185ED83D}" presName="connectorText" presStyleLbl="sibTrans1D1" presStyleIdx="11" presStyleCnt="12"/>
      <dgm:spPr/>
      <dgm:t>
        <a:bodyPr/>
        <a:lstStyle/>
        <a:p>
          <a:endParaRPr lang="en-US"/>
        </a:p>
      </dgm:t>
    </dgm:pt>
    <dgm:pt modelId="{6A45F5A8-6C85-4043-9764-D49BE5158557}" type="pres">
      <dgm:prSet presAssocID="{274EEF3C-0092-4A84-B658-82C222F5916F}" presName="node" presStyleLbl="node1" presStyleIdx="12" presStyleCnt="13" custScaleY="142402">
        <dgm:presLayoutVars>
          <dgm:bulletEnabled val="1"/>
        </dgm:presLayoutVars>
      </dgm:prSet>
      <dgm:spPr/>
      <dgm:t>
        <a:bodyPr/>
        <a:lstStyle/>
        <a:p>
          <a:endParaRPr lang="en-US"/>
        </a:p>
      </dgm:t>
    </dgm:pt>
  </dgm:ptLst>
  <dgm:cxnLst>
    <dgm:cxn modelId="{F83F4EC5-A199-4B9C-84DF-6C68685BF0C2}" type="presOf" srcId="{BB3D88FA-39E0-4B51-855E-2A4860E98369}" destId="{3AD6CB3C-416A-4F27-A8FC-4FEDBE12341A}"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E00EED79-36D2-46F9-828E-580A84F83EC4}" type="presOf" srcId="{A9D570BF-E8FA-4616-AA17-08F406F9E82E}" destId="{2CFB8247-507F-47BB-95CB-769950A63D92}"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1E1DDFE3-722C-4514-9240-16D34297681E}" type="presOf" srcId="{67A5B628-60EE-49E4-A915-F0E9ECB8742A}" destId="{7BD8CC64-F23C-456B-A532-C4C87E77F3BE}" srcOrd="0"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10841F17-2754-45B2-BEF9-A9C14FE69FB2}" srcId="{E74BD823-79B1-4C2E-9B11-3BC986C62B90}" destId="{999EF412-E0B4-4105-B5B3-87AF8A426069}" srcOrd="0" destOrd="0" parTransId="{A2F013F5-035D-4176-A85D-150EFE954A1D}" sibTransId="{46E9A7BE-5723-4B02-A85D-626F826D26AD}"/>
    <dgm:cxn modelId="{7D3CC297-14B8-48B1-9284-AC7CA38DCF03}" srcId="{E74BD823-79B1-4C2E-9B11-3BC986C62B90}" destId="{9BF6DDCB-72CA-4242-8525-E2B273351E99}" srcOrd="1" destOrd="0" parTransId="{DFCFF742-1C0A-4551-B8F0-637BEE90AD11}" sibTransId="{1840198A-2C8A-4C6F-AFB1-734E3E33BE55}"/>
    <dgm:cxn modelId="{735543EE-AD76-486C-B6EF-1F9D4ED614A3}" type="presOf" srcId="{2927A616-35DA-44E1-908F-0E31D03B5656}" destId="{C312BD56-FF81-4DAD-8601-27632E133553}"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58B25C96-FFFF-4645-81A8-B1229841451E}" type="presOf" srcId="{1EEB7585-DDA7-4FAD-958C-BC34CA355179}" destId="{C39BEE70-8B8D-4BC8-8EA3-33CDC3AA660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11334D86-EB88-4DFD-819C-7E688D317079}" type="presOf" srcId="{AD12FC15-035E-4658-AC7B-FE3E05B8138A}" destId="{A74C1422-8C6E-4490-986F-886A3230AF4E}"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6D59BE44-1E1F-43BD-A299-FFBE48AF22F8}" type="presOf" srcId="{40CDB684-D924-4BAE-8F48-B3EA185ED83D}" destId="{89CA3B21-EDDD-4D5C-8E73-7B3E3FB0919B}" srcOrd="0"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3FE93964-45F0-42F0-B09C-D4865847E1D4}" srcId="{E74BD823-79B1-4C2E-9B11-3BC986C62B90}" destId="{F4C72D98-D566-4F04-8273-7A36DA857B71}" srcOrd="6" destOrd="0" parTransId="{4521F470-43BE-46E2-BD2D-1AEF6EF14141}" sibTransId="{BB3D88FA-39E0-4B51-855E-2A4860E98369}"/>
    <dgm:cxn modelId="{DB6DB452-2DFD-4B65-9B5C-835592C27608}" srcId="{E74BD823-79B1-4C2E-9B11-3BC986C62B90}" destId="{274EEF3C-0092-4A84-B658-82C222F5916F}" srcOrd="12" destOrd="0" parTransId="{6AA5E0B0-B027-4136-A36C-83F7EA1F7874}" sibTransId="{04E43992-CCDC-419E-B73D-B4DDB7FA2B3D}"/>
    <dgm:cxn modelId="{D507402B-63C4-4ED0-8A7F-96193FE8EFFB}" type="presOf" srcId="{6CB9B5DC-B84B-4487-8337-993C25170A29}" destId="{3013F046-9B56-4524-B98D-2E4EEC11BEE7}" srcOrd="1"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ADA58BB1-0D76-4A62-901D-512A61F417CC}" type="presOf" srcId="{999EF412-E0B4-4105-B5B3-87AF8A426069}" destId="{284453A0-BEF4-40F8-8148-BC2FFAC9B3EA}"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0958A610-B0F8-46DC-BA73-3C9FD931A314}" type="presOf" srcId="{9BF6DDCB-72CA-4242-8525-E2B273351E99}" destId="{2452A93C-AA10-4BDF-B72B-30228440ACF7}"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3A58B363-0869-4DAB-BD35-7F376C35CA01}" srcId="{E74BD823-79B1-4C2E-9B11-3BC986C62B90}" destId="{62CDE28E-32B4-4FA9-96DD-229433D65828}" srcOrd="7" destOrd="0" parTransId="{A8DEACEA-402F-4DE1-9BC6-AED9C5117B37}" sibTransId="{2927A616-35DA-44E1-908F-0E31D03B5656}"/>
    <dgm:cxn modelId="{44AF2F91-81F9-4E88-B6B0-C0A21E3FD097}" srcId="{E74BD823-79B1-4C2E-9B11-3BC986C62B90}" destId="{C7C43D36-1567-471F-B6F1-7F065E838EEE}" srcOrd="8" destOrd="0" parTransId="{5E8F9015-7ECF-444B-82E5-0943FA0EC4A7}" sibTransId="{FE2C7034-A7CC-45E4-BE0F-F925A1425A54}"/>
    <dgm:cxn modelId="{82BF1EBD-E87C-4F0C-AEFA-22B9D72BF872}" type="presOf" srcId="{7EA562C7-6662-4B96-AED1-AB20A7BF5439}" destId="{B1AEAEB2-AC27-43CF-8669-6417D071362D}"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CE82DF9B-96E8-47D9-8B68-6DADFFAA181A}" type="presOf" srcId="{CAECF3AE-B0BB-4A61-8982-5DDC8F4F2880}" destId="{D69291BA-36FA-4DDF-B3B5-411030E219D5}"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C772EC05-F765-4112-BB48-DE57164EB658}" type="presOf" srcId="{FF4581D0-625A-4F77-9F05-D1EB7C6F4FAC}" destId="{992F45D3-A3C6-459A-9D79-AF3FA0C0EC8C}" srcOrd="0"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t>
        <a:bodyPr/>
        <a:lstStyle/>
        <a:p>
          <a:endParaRPr lang="en-US"/>
        </a:p>
      </dgm:t>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t>
        <a:bodyPr/>
        <a:lstStyle/>
        <a:p>
          <a:endParaRPr lang="en-US"/>
        </a:p>
      </dgm:t>
    </dgm:pt>
    <dgm:pt modelId="{B59C586A-1C62-4BDA-B877-5C9B3AC67D7D}" type="pres">
      <dgm:prSet presAssocID="{44711014-2CFC-45B4-964D-86CEF23231F4}" presName="sibTrans" presStyleLbl="sibTrans1D1" presStyleIdx="0" presStyleCnt="3"/>
      <dgm:spPr/>
      <dgm:t>
        <a:bodyPr/>
        <a:lstStyle/>
        <a:p>
          <a:endParaRPr lang="en-US"/>
        </a:p>
      </dgm:t>
    </dgm:pt>
    <dgm:pt modelId="{6D874746-2A3C-4994-B66C-29902BA4BF19}" type="pres">
      <dgm:prSet presAssocID="{44711014-2CFC-45B4-964D-86CEF23231F4}" presName="connectorText" presStyleLbl="sibTrans1D1" presStyleIdx="0" presStyleCnt="3"/>
      <dgm:spPr/>
      <dgm:t>
        <a:bodyPr/>
        <a:lstStyle/>
        <a:p>
          <a:endParaRPr lang="en-US"/>
        </a:p>
      </dgm:t>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t>
        <a:bodyPr/>
        <a:lstStyle/>
        <a:p>
          <a:endParaRPr lang="en-US"/>
        </a:p>
      </dgm:t>
    </dgm:pt>
    <dgm:pt modelId="{FB145294-D0B0-4FEC-8180-EBA24EB48DD6}" type="pres">
      <dgm:prSet presAssocID="{F50DE5B1-E012-4DF7-AADD-35EF59ED14F2}" presName="sibTrans" presStyleLbl="sibTrans1D1" presStyleIdx="1" presStyleCnt="3"/>
      <dgm:spPr/>
      <dgm:t>
        <a:bodyPr/>
        <a:lstStyle/>
        <a:p>
          <a:endParaRPr lang="en-US"/>
        </a:p>
      </dgm:t>
    </dgm:pt>
    <dgm:pt modelId="{7EAA2A8E-1D90-4473-8521-D80737C7D751}" type="pres">
      <dgm:prSet presAssocID="{F50DE5B1-E012-4DF7-AADD-35EF59ED14F2}" presName="connectorText" presStyleLbl="sibTrans1D1" presStyleIdx="1" presStyleCnt="3"/>
      <dgm:spPr/>
      <dgm:t>
        <a:bodyPr/>
        <a:lstStyle/>
        <a:p>
          <a:endParaRPr lang="en-US"/>
        </a:p>
      </dgm:t>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t>
        <a:bodyPr/>
        <a:lstStyle/>
        <a:p>
          <a:endParaRPr lang="en-US"/>
        </a:p>
      </dgm:t>
    </dgm:pt>
    <dgm:pt modelId="{1B3EBE94-9E37-42B5-83D8-8E2952428819}" type="pres">
      <dgm:prSet presAssocID="{A8EF8327-AF8D-4526-871D-8449CF057583}" presName="sibTrans" presStyleLbl="sibTrans1D1" presStyleIdx="2" presStyleCnt="3"/>
      <dgm:spPr/>
      <dgm:t>
        <a:bodyPr/>
        <a:lstStyle/>
        <a:p>
          <a:endParaRPr lang="en-US"/>
        </a:p>
      </dgm:t>
    </dgm:pt>
    <dgm:pt modelId="{73E4138B-A325-4F0B-8E97-359A43F6F986}" type="pres">
      <dgm:prSet presAssocID="{A8EF8327-AF8D-4526-871D-8449CF057583}" presName="connectorText" presStyleLbl="sibTrans1D1" presStyleIdx="2" presStyleCnt="3"/>
      <dgm:spPr/>
      <dgm:t>
        <a:bodyPr/>
        <a:lstStyle/>
        <a:p>
          <a:endParaRPr lang="en-US"/>
        </a:p>
      </dgm:t>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t>
        <a:bodyPr/>
        <a:lstStyle/>
        <a:p>
          <a:endParaRPr lang="en-US"/>
        </a:p>
      </dgm:t>
    </dgm:pt>
  </dgm:ptLst>
  <dgm:cxnLst>
    <dgm:cxn modelId="{521F06FA-1333-46C9-A804-D20683A6F7F4}" type="presOf" srcId="{44711014-2CFC-45B4-964D-86CEF23231F4}" destId="{6D874746-2A3C-4994-B66C-29902BA4BF19}" srcOrd="1" destOrd="0" presId="urn:microsoft.com/office/officeart/2005/8/layout/bProcess3"/>
    <dgm:cxn modelId="{7839B69D-F767-442A-BBC4-DB9A80AD8DCC}" type="presOf" srcId="{A8EF8327-AF8D-4526-871D-8449CF057583}" destId="{73E4138B-A325-4F0B-8E97-359A43F6F986}" srcOrd="1"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340C042F-A118-47BE-9ADC-A903762262AF}" type="presOf" srcId="{44711014-2CFC-45B4-964D-86CEF23231F4}" destId="{B59C586A-1C62-4BDA-B877-5C9B3AC67D7D}" srcOrd="0" destOrd="0" presId="urn:microsoft.com/office/officeart/2005/8/layout/bProcess3"/>
    <dgm:cxn modelId="{3443DF08-8D0E-4764-B82C-C8B1968D0526}" type="presOf" srcId="{5D1D8052-E2F5-4214-8C9E-FE6DB60BBDA4}" destId="{5B10E306-0B50-4A86-BCCA-4F7EAEF8B580}"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A2F1DA92-E6BE-454B-839B-8EF6534129AA}" srcId="{332888F6-7149-45E7-AAF9-7716A479413B}" destId="{EBAE5846-7C01-4FC2-9A7A-F209C7621FEB}" srcOrd="2" destOrd="0" parTransId="{ACF557FB-63C2-4515-9160-DBEC40BA3DA8}" sibTransId="{A8EF8327-AF8D-4526-871D-8449CF057583}"/>
    <dgm:cxn modelId="{77C9FD77-945E-4B96-B173-3967D86A35E5}" type="presOf" srcId="{F50DE5B1-E012-4DF7-AADD-35EF59ED14F2}" destId="{7EAA2A8E-1D90-4473-8521-D80737C7D751}" srcOrd="1"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80DFEF7F-5CB8-42C2-A645-1F6ABF893481}" type="presOf" srcId="{332888F6-7149-45E7-AAF9-7716A479413B}" destId="{C6B632D1-CF17-4027-B5B1-B19008C80797}" srcOrd="0"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A8A76001-1B71-4251-9BCD-650CF21F2D9A}" srcId="{332888F6-7149-45E7-AAF9-7716A479413B}" destId="{02BD35B4-3129-46AD-A1C9-C035805AB462}" srcOrd="3" destOrd="0" parTransId="{FDF5F0D8-1641-4382-B726-1544246DB7CE}" sibTransId="{0E97E6A0-5F6E-4A31-88E3-09A63E47C423}"/>
    <dgm:cxn modelId="{89057E4A-C4A6-4598-B706-8A157E6F3493}" type="presOf" srcId="{08385243-14A4-4E0A-9CA4-A36D8F4F529F}" destId="{BEB1513F-5B68-40F1-992F-BCD502A3CA76}" srcOrd="0"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t>
        <a:bodyPr/>
        <a:lstStyle/>
        <a:p>
          <a:endParaRPr lang="en-US"/>
        </a:p>
      </dgm:t>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t>
        <a:bodyPr/>
        <a:lstStyle/>
        <a:p>
          <a:endParaRPr lang="en-US"/>
        </a:p>
      </dgm:t>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t>
        <a:bodyPr/>
        <a:lstStyle/>
        <a:p>
          <a:endParaRPr lang="en-US"/>
        </a:p>
      </dgm:t>
    </dgm:pt>
    <dgm:pt modelId="{3F6E8520-28C1-4C64-A75C-8B2CEEE18741}" type="pres">
      <dgm:prSet presAssocID="{8A76DDAF-46B1-43F5-A4B2-FBA3AB82AAA1}" presName="connTx" presStyleLbl="parChTrans1D2" presStyleIdx="0" presStyleCnt="9"/>
      <dgm:spPr/>
      <dgm:t>
        <a:bodyPr/>
        <a:lstStyle/>
        <a:p>
          <a:endParaRPr lang="en-US"/>
        </a:p>
      </dgm:t>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t>
        <a:bodyPr/>
        <a:lstStyle/>
        <a:p>
          <a:endParaRPr lang="en-US"/>
        </a:p>
      </dgm:t>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t>
        <a:bodyPr/>
        <a:lstStyle/>
        <a:p>
          <a:endParaRPr lang="en-US"/>
        </a:p>
      </dgm:t>
    </dgm:pt>
    <dgm:pt modelId="{0F255ABA-F279-4ED2-9E5D-4264BB3B8802}" type="pres">
      <dgm:prSet presAssocID="{B1942156-1B6C-4C39-9E3B-0AD66466D368}" presName="connTx" presStyleLbl="parChTrans1D3" presStyleIdx="0" presStyleCnt="14"/>
      <dgm:spPr/>
      <dgm:t>
        <a:bodyPr/>
        <a:lstStyle/>
        <a:p>
          <a:endParaRPr lang="en-US"/>
        </a:p>
      </dgm:t>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t>
        <a:bodyPr/>
        <a:lstStyle/>
        <a:p>
          <a:endParaRPr lang="en-US"/>
        </a:p>
      </dgm:t>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t>
        <a:bodyPr/>
        <a:lstStyle/>
        <a:p>
          <a:endParaRPr lang="en-US"/>
        </a:p>
      </dgm:t>
    </dgm:pt>
    <dgm:pt modelId="{436DBADA-7301-4367-8E8A-CEA1363A1417}" type="pres">
      <dgm:prSet presAssocID="{509B0614-C4F5-4567-AF0E-A4F69C5A127F}" presName="connTx" presStyleLbl="parChTrans1D3" presStyleIdx="1" presStyleCnt="14"/>
      <dgm:spPr/>
      <dgm:t>
        <a:bodyPr/>
        <a:lstStyle/>
        <a:p>
          <a:endParaRPr lang="en-US"/>
        </a:p>
      </dgm:t>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t>
        <a:bodyPr/>
        <a:lstStyle/>
        <a:p>
          <a:endParaRPr lang="en-US"/>
        </a:p>
      </dgm:t>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t>
        <a:bodyPr/>
        <a:lstStyle/>
        <a:p>
          <a:endParaRPr lang="en-US"/>
        </a:p>
      </dgm:t>
    </dgm:pt>
    <dgm:pt modelId="{E502D3CF-4F13-44A1-BC37-74B9946E51FD}" type="pres">
      <dgm:prSet presAssocID="{1509515D-63AD-4D3F-906D-643267258641}" presName="connTx" presStyleLbl="parChTrans1D3" presStyleIdx="2" presStyleCnt="14"/>
      <dgm:spPr/>
      <dgm:t>
        <a:bodyPr/>
        <a:lstStyle/>
        <a:p>
          <a:endParaRPr lang="en-US"/>
        </a:p>
      </dgm:t>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t>
        <a:bodyPr/>
        <a:lstStyle/>
        <a:p>
          <a:endParaRPr lang="en-US"/>
        </a:p>
      </dgm:t>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t>
        <a:bodyPr/>
        <a:lstStyle/>
        <a:p>
          <a:endParaRPr lang="en-US"/>
        </a:p>
      </dgm:t>
    </dgm:pt>
    <dgm:pt modelId="{3B20C7B1-85D7-4D14-91EB-F48A364D004E}" type="pres">
      <dgm:prSet presAssocID="{92D6D765-6D9D-41AA-AD63-4A08A9EED3C9}" presName="connTx" presStyleLbl="parChTrans1D3" presStyleIdx="3" presStyleCnt="14"/>
      <dgm:spPr/>
      <dgm:t>
        <a:bodyPr/>
        <a:lstStyle/>
        <a:p>
          <a:endParaRPr lang="en-US"/>
        </a:p>
      </dgm:t>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t>
        <a:bodyPr/>
        <a:lstStyle/>
        <a:p>
          <a:endParaRPr lang="en-US"/>
        </a:p>
      </dgm:t>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t>
        <a:bodyPr/>
        <a:lstStyle/>
        <a:p>
          <a:endParaRPr lang="en-US"/>
        </a:p>
      </dgm:t>
    </dgm:pt>
    <dgm:pt modelId="{6F171F0F-1F08-4EC2-82AD-7476A880B0B2}" type="pres">
      <dgm:prSet presAssocID="{CB4989F0-FC5E-4C6E-92ED-75599CA8EC62}" presName="connTx" presStyleLbl="parChTrans1D3" presStyleIdx="4" presStyleCnt="14"/>
      <dgm:spPr/>
      <dgm:t>
        <a:bodyPr/>
        <a:lstStyle/>
        <a:p>
          <a:endParaRPr lang="en-US"/>
        </a:p>
      </dgm:t>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t>
        <a:bodyPr/>
        <a:lstStyle/>
        <a:p>
          <a:endParaRPr lang="en-US"/>
        </a:p>
      </dgm:t>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t>
        <a:bodyPr/>
        <a:lstStyle/>
        <a:p>
          <a:endParaRPr lang="en-US"/>
        </a:p>
      </dgm:t>
    </dgm:pt>
    <dgm:pt modelId="{E8BE10DD-5E23-4D43-B288-CED663DD8CFD}" type="pres">
      <dgm:prSet presAssocID="{725E5C1E-4E60-4950-A6DF-C36867D26601}" presName="connTx" presStyleLbl="parChTrans1D3" presStyleIdx="5" presStyleCnt="14"/>
      <dgm:spPr/>
      <dgm:t>
        <a:bodyPr/>
        <a:lstStyle/>
        <a:p>
          <a:endParaRPr lang="en-US"/>
        </a:p>
      </dgm:t>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t>
        <a:bodyPr/>
        <a:lstStyle/>
        <a:p>
          <a:endParaRPr lang="en-US"/>
        </a:p>
      </dgm:t>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t>
        <a:bodyPr/>
        <a:lstStyle/>
        <a:p>
          <a:endParaRPr lang="en-US"/>
        </a:p>
      </dgm:t>
    </dgm:pt>
    <dgm:pt modelId="{E14EF85A-716E-4871-A27E-2E9A63088181}" type="pres">
      <dgm:prSet presAssocID="{D052C611-7FD9-48CC-9F1E-3C244EA2E970}" presName="connTx" presStyleLbl="parChTrans1D2" presStyleIdx="1" presStyleCnt="9"/>
      <dgm:spPr/>
      <dgm:t>
        <a:bodyPr/>
        <a:lstStyle/>
        <a:p>
          <a:endParaRPr lang="en-US"/>
        </a:p>
      </dgm:t>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t>
        <a:bodyPr/>
        <a:lstStyle/>
        <a:p>
          <a:endParaRPr lang="en-US"/>
        </a:p>
      </dgm:t>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t>
        <a:bodyPr/>
        <a:lstStyle/>
        <a:p>
          <a:endParaRPr lang="en-US"/>
        </a:p>
      </dgm:t>
    </dgm:pt>
    <dgm:pt modelId="{0696A595-5278-4A3E-8E8C-9B7A3AA70A77}" type="pres">
      <dgm:prSet presAssocID="{702D292E-70AB-4E26-AEE1-B2F6883D9258}" presName="connTx" presStyleLbl="parChTrans1D3" presStyleIdx="6" presStyleCnt="14"/>
      <dgm:spPr/>
      <dgm:t>
        <a:bodyPr/>
        <a:lstStyle/>
        <a:p>
          <a:endParaRPr lang="en-US"/>
        </a:p>
      </dgm:t>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t>
        <a:bodyPr/>
        <a:lstStyle/>
        <a:p>
          <a:endParaRPr lang="en-US"/>
        </a:p>
      </dgm:t>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t>
        <a:bodyPr/>
        <a:lstStyle/>
        <a:p>
          <a:endParaRPr lang="en-US"/>
        </a:p>
      </dgm:t>
    </dgm:pt>
    <dgm:pt modelId="{7F4E4926-01E7-49F2-9BC9-21A52C8F27D1}" type="pres">
      <dgm:prSet presAssocID="{450AA779-E768-4D33-AD4D-ECA2E7E7F127}" presName="connTx" presStyleLbl="parChTrans1D3" presStyleIdx="7" presStyleCnt="14"/>
      <dgm:spPr/>
      <dgm:t>
        <a:bodyPr/>
        <a:lstStyle/>
        <a:p>
          <a:endParaRPr lang="en-US"/>
        </a:p>
      </dgm:t>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t>
        <a:bodyPr/>
        <a:lstStyle/>
        <a:p>
          <a:endParaRPr lang="en-US"/>
        </a:p>
      </dgm:t>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t>
        <a:bodyPr/>
        <a:lstStyle/>
        <a:p>
          <a:endParaRPr lang="en-US"/>
        </a:p>
      </dgm:t>
    </dgm:pt>
    <dgm:pt modelId="{AC85F461-7BF8-49A6-9D2F-04E5397D4FC0}" type="pres">
      <dgm:prSet presAssocID="{4E3028E6-CE58-4004-8033-A49C790B88B3}" presName="connTx" presStyleLbl="parChTrans1D3" presStyleIdx="8" presStyleCnt="14"/>
      <dgm:spPr/>
      <dgm:t>
        <a:bodyPr/>
        <a:lstStyle/>
        <a:p>
          <a:endParaRPr lang="en-US"/>
        </a:p>
      </dgm:t>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t>
        <a:bodyPr/>
        <a:lstStyle/>
        <a:p>
          <a:endParaRPr lang="en-US"/>
        </a:p>
      </dgm:t>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t>
        <a:bodyPr/>
        <a:lstStyle/>
        <a:p>
          <a:endParaRPr lang="en-US"/>
        </a:p>
      </dgm:t>
    </dgm:pt>
    <dgm:pt modelId="{4C1BECAA-69AF-4187-9D01-BF9A3B547E42}" type="pres">
      <dgm:prSet presAssocID="{B7E56400-3DC6-4D02-BEF3-5475FF17FBE7}" presName="connTx" presStyleLbl="parChTrans1D3" presStyleIdx="9" presStyleCnt="14"/>
      <dgm:spPr/>
      <dgm:t>
        <a:bodyPr/>
        <a:lstStyle/>
        <a:p>
          <a:endParaRPr lang="en-US"/>
        </a:p>
      </dgm:t>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t>
        <a:bodyPr/>
        <a:lstStyle/>
        <a:p>
          <a:endParaRPr lang="en-US"/>
        </a:p>
      </dgm:t>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t>
        <a:bodyPr/>
        <a:lstStyle/>
        <a:p>
          <a:endParaRPr lang="en-US"/>
        </a:p>
      </dgm:t>
    </dgm:pt>
    <dgm:pt modelId="{01C82567-430F-4EE0-B9C1-99771714B6CF}" type="pres">
      <dgm:prSet presAssocID="{4EC5CFD7-4524-4770-A175-18F63A48ED54}" presName="connTx" presStyleLbl="parChTrans1D2" presStyleIdx="2" presStyleCnt="9"/>
      <dgm:spPr/>
      <dgm:t>
        <a:bodyPr/>
        <a:lstStyle/>
        <a:p>
          <a:endParaRPr lang="en-US"/>
        </a:p>
      </dgm:t>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t>
        <a:bodyPr/>
        <a:lstStyle/>
        <a:p>
          <a:endParaRPr lang="en-US"/>
        </a:p>
      </dgm:t>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t>
        <a:bodyPr/>
        <a:lstStyle/>
        <a:p>
          <a:endParaRPr lang="en-US"/>
        </a:p>
      </dgm:t>
    </dgm:pt>
    <dgm:pt modelId="{781C95B5-65F2-421B-AA6C-9F3272AF1F90}" type="pres">
      <dgm:prSet presAssocID="{229F98AE-3452-471A-AC38-B04D0C50E9E0}" presName="connTx" presStyleLbl="parChTrans1D3" presStyleIdx="10" presStyleCnt="14"/>
      <dgm:spPr/>
      <dgm:t>
        <a:bodyPr/>
        <a:lstStyle/>
        <a:p>
          <a:endParaRPr lang="en-US"/>
        </a:p>
      </dgm:t>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t>
        <a:bodyPr/>
        <a:lstStyle/>
        <a:p>
          <a:endParaRPr lang="en-US"/>
        </a:p>
      </dgm:t>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t>
        <a:bodyPr/>
        <a:lstStyle/>
        <a:p>
          <a:endParaRPr lang="en-US"/>
        </a:p>
      </dgm:t>
    </dgm:pt>
    <dgm:pt modelId="{B7E2CDE5-1CEA-4778-8CF1-015139725DB3}" type="pres">
      <dgm:prSet presAssocID="{AD73E697-B32A-4740-AF57-411BA2C202CB}" presName="connTx" presStyleLbl="parChTrans1D3" presStyleIdx="11" presStyleCnt="14"/>
      <dgm:spPr/>
      <dgm:t>
        <a:bodyPr/>
        <a:lstStyle/>
        <a:p>
          <a:endParaRPr lang="en-US"/>
        </a:p>
      </dgm:t>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t>
        <a:bodyPr/>
        <a:lstStyle/>
        <a:p>
          <a:endParaRPr lang="en-US"/>
        </a:p>
      </dgm:t>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t>
        <a:bodyPr/>
        <a:lstStyle/>
        <a:p>
          <a:endParaRPr lang="en-US"/>
        </a:p>
      </dgm:t>
    </dgm:pt>
    <dgm:pt modelId="{6049720E-844F-46EC-8A5C-27255EFF0010}" type="pres">
      <dgm:prSet presAssocID="{0C6DDE8D-B65B-476F-B91F-D6756DEC0D66}" presName="connTx" presStyleLbl="parChTrans1D2" presStyleIdx="3" presStyleCnt="9"/>
      <dgm:spPr/>
      <dgm:t>
        <a:bodyPr/>
        <a:lstStyle/>
        <a:p>
          <a:endParaRPr lang="en-US"/>
        </a:p>
      </dgm:t>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t>
        <a:bodyPr/>
        <a:lstStyle/>
        <a:p>
          <a:endParaRPr lang="en-US"/>
        </a:p>
      </dgm:t>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t>
        <a:bodyPr/>
        <a:lstStyle/>
        <a:p>
          <a:endParaRPr lang="en-US"/>
        </a:p>
      </dgm:t>
    </dgm:pt>
    <dgm:pt modelId="{290A894F-0716-4DC2-A981-0D7CB1C9AE0E}" type="pres">
      <dgm:prSet presAssocID="{AF8FE861-4B0F-402D-9378-5636827E6FD2}" presName="connTx" presStyleLbl="parChTrans1D2" presStyleIdx="4" presStyleCnt="9"/>
      <dgm:spPr/>
      <dgm:t>
        <a:bodyPr/>
        <a:lstStyle/>
        <a:p>
          <a:endParaRPr lang="en-US"/>
        </a:p>
      </dgm:t>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t>
        <a:bodyPr/>
        <a:lstStyle/>
        <a:p>
          <a:endParaRPr lang="en-US"/>
        </a:p>
      </dgm:t>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t>
        <a:bodyPr/>
        <a:lstStyle/>
        <a:p>
          <a:endParaRPr lang="en-US"/>
        </a:p>
      </dgm:t>
    </dgm:pt>
    <dgm:pt modelId="{EA342631-8D77-4FE1-A2B3-6418760C44FA}" type="pres">
      <dgm:prSet presAssocID="{B8B502C4-B221-406A-A01C-0BF00E24C019}" presName="connTx" presStyleLbl="parChTrans1D3" presStyleIdx="12" presStyleCnt="14"/>
      <dgm:spPr/>
      <dgm:t>
        <a:bodyPr/>
        <a:lstStyle/>
        <a:p>
          <a:endParaRPr lang="en-US"/>
        </a:p>
      </dgm:t>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t>
        <a:bodyPr/>
        <a:lstStyle/>
        <a:p>
          <a:endParaRPr lang="en-US"/>
        </a:p>
      </dgm:t>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t>
        <a:bodyPr/>
        <a:lstStyle/>
        <a:p>
          <a:endParaRPr lang="en-US"/>
        </a:p>
      </dgm:t>
    </dgm:pt>
    <dgm:pt modelId="{09169DBB-86E3-4EEC-9776-51D46723CDD0}" type="pres">
      <dgm:prSet presAssocID="{A1E03C5B-A98A-4B2C-88A6-64BFE28BC132}" presName="connTx" presStyleLbl="parChTrans1D3" presStyleIdx="13" presStyleCnt="14"/>
      <dgm:spPr/>
      <dgm:t>
        <a:bodyPr/>
        <a:lstStyle/>
        <a:p>
          <a:endParaRPr lang="en-US"/>
        </a:p>
      </dgm:t>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t>
        <a:bodyPr/>
        <a:lstStyle/>
        <a:p>
          <a:endParaRPr lang="en-US"/>
        </a:p>
      </dgm:t>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t>
        <a:bodyPr/>
        <a:lstStyle/>
        <a:p>
          <a:endParaRPr lang="en-US"/>
        </a:p>
      </dgm:t>
    </dgm:pt>
    <dgm:pt modelId="{8E213942-1180-4B58-A8EC-F1CDCF33193F}" type="pres">
      <dgm:prSet presAssocID="{2B1A814E-80CF-43CB-8EA3-35B135185BED}" presName="connTx" presStyleLbl="parChTrans1D2" presStyleIdx="5" presStyleCnt="9"/>
      <dgm:spPr/>
      <dgm:t>
        <a:bodyPr/>
        <a:lstStyle/>
        <a:p>
          <a:endParaRPr lang="en-US"/>
        </a:p>
      </dgm:t>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t>
        <a:bodyPr/>
        <a:lstStyle/>
        <a:p>
          <a:endParaRPr lang="en-US"/>
        </a:p>
      </dgm:t>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t>
        <a:bodyPr/>
        <a:lstStyle/>
        <a:p>
          <a:endParaRPr lang="en-US"/>
        </a:p>
      </dgm:t>
    </dgm:pt>
    <dgm:pt modelId="{C1CDECCB-DA08-40B4-9EB1-49540C9F1AF1}" type="pres">
      <dgm:prSet presAssocID="{F560FCDA-2BBC-4D53-94F1-D863E014C2E3}" presName="connTx" presStyleLbl="parChTrans1D2" presStyleIdx="6" presStyleCnt="9"/>
      <dgm:spPr/>
      <dgm:t>
        <a:bodyPr/>
        <a:lstStyle/>
        <a:p>
          <a:endParaRPr lang="en-US"/>
        </a:p>
      </dgm:t>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t>
        <a:bodyPr/>
        <a:lstStyle/>
        <a:p>
          <a:endParaRPr lang="en-US"/>
        </a:p>
      </dgm:t>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t>
        <a:bodyPr/>
        <a:lstStyle/>
        <a:p>
          <a:endParaRPr lang="en-US"/>
        </a:p>
      </dgm:t>
    </dgm:pt>
    <dgm:pt modelId="{0CB04CA1-019E-48C4-96F2-E66F77A99294}" type="pres">
      <dgm:prSet presAssocID="{03A475D0-705E-44FF-812E-4996F4B8E3CD}" presName="connTx" presStyleLbl="parChTrans1D2" presStyleIdx="7" presStyleCnt="9"/>
      <dgm:spPr/>
      <dgm:t>
        <a:bodyPr/>
        <a:lstStyle/>
        <a:p>
          <a:endParaRPr lang="en-US"/>
        </a:p>
      </dgm:t>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t>
        <a:bodyPr/>
        <a:lstStyle/>
        <a:p>
          <a:endParaRPr lang="en-US"/>
        </a:p>
      </dgm:t>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t>
        <a:bodyPr/>
        <a:lstStyle/>
        <a:p>
          <a:endParaRPr lang="en-US"/>
        </a:p>
      </dgm:t>
    </dgm:pt>
    <dgm:pt modelId="{268589F7-A6E2-4CB8-95F2-AA746BC9E702}" type="pres">
      <dgm:prSet presAssocID="{8F62047F-0174-4C6E-B020-93FB13E5DCAF}" presName="connTx" presStyleLbl="parChTrans1D2" presStyleIdx="8" presStyleCnt="9"/>
      <dgm:spPr/>
      <dgm:t>
        <a:bodyPr/>
        <a:lstStyle/>
        <a:p>
          <a:endParaRPr lang="en-US"/>
        </a:p>
      </dgm:t>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t>
        <a:bodyPr/>
        <a:lstStyle/>
        <a:p>
          <a:endParaRPr lang="en-US"/>
        </a:p>
      </dgm:t>
    </dgm:pt>
    <dgm:pt modelId="{DC490ABB-22C2-4AC2-84F4-E22961A523F2}" type="pres">
      <dgm:prSet presAssocID="{555CAA9C-D4F4-4257-B4CF-E2ED86285D8E}" presName="level3hierChild" presStyleCnt="0"/>
      <dgm:spPr/>
    </dgm:pt>
  </dgm:ptLst>
  <dgm:cxnLst>
    <dgm:cxn modelId="{DD98BF74-E864-426B-93CD-9BD29F541996}" type="presOf" srcId="{AF8FE861-4B0F-402D-9378-5636827E6FD2}" destId="{290A894F-0716-4DC2-A981-0D7CB1C9AE0E}" srcOrd="1" destOrd="0" presId="urn:microsoft.com/office/officeart/2008/layout/HorizontalMultiLevelHierarchy"/>
    <dgm:cxn modelId="{A62FD25D-C63F-4328-8BAC-7440CD76F163}" type="presOf" srcId="{A1E03C5B-A98A-4B2C-88A6-64BFE28BC132}" destId="{C81547A1-DBC5-41BA-BA47-54761F8DB9E0}" srcOrd="0"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6845F08C-0C75-4DAC-A9A6-EFF391A1FB8F}" type="presOf" srcId="{92D6D765-6D9D-41AA-AD63-4A08A9EED3C9}" destId="{3B20C7B1-85D7-4D14-91EB-F48A364D004E}" srcOrd="1"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ABE5C704-D7B5-44C0-B9CB-F541A4587BFC}" type="presOf" srcId="{0C6DDE8D-B65B-476F-B91F-D6756DEC0D66}" destId="{D6B10375-97CE-4B06-A7F8-3E45F0A32E92}" srcOrd="0"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2D5A5F82-A6E8-4DEF-94D7-338C928277E5}" type="presOf" srcId="{A716D81E-C9B9-4A24-988B-5C37CF75B8D4}" destId="{57FB70EB-B9E1-4AA1-88AC-EB0B5AEF8A4B}"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5BBB3BD6-BD2C-471B-AE15-E4C1672ADAE8}" type="presOf" srcId="{509B0614-C4F5-4567-AF0E-A4F69C5A127F}" destId="{436DBADA-7301-4367-8E8A-CEA1363A1417}" srcOrd="1"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B5908EDF-9D10-416E-BAF3-8D6028631488}" type="presOf" srcId="{0C6DDE8D-B65B-476F-B91F-D6756DEC0D66}" destId="{6049720E-844F-46EC-8A5C-27255EFF0010}"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82AF505E-64E9-43C0-94C4-74ED900E1085}" type="presOf" srcId="{229F98AE-3452-471A-AC38-B04D0C50E9E0}" destId="{781C95B5-65F2-421B-AA6C-9F3272AF1F90}" srcOrd="1"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E9958331-D1DA-4344-882A-5FE38BE74AE4}" srcId="{FD84E3B6-F391-44D5-915E-EB23C62FCA5D}" destId="{6D4729BB-15E1-43DE-A287-C7222707DEAB}" srcOrd="1" destOrd="0" parTransId="{AD73E697-B32A-4740-AF57-411BA2C202CB}" sibTransId="{77F32EA7-F0DA-40BE-94BE-B1B8BC1BB309}"/>
    <dgm:cxn modelId="{2ACC584E-860A-41CF-886E-28C0EE8B9474}" type="presOf" srcId="{2B1A814E-80CF-43CB-8EA3-35B135185BED}" destId="{6625638D-1A0D-447C-AFC3-FE1481B48F4C}"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A0A053C5-7974-4FE7-BE73-659FBE69EF62}" type="presOf" srcId="{450AA779-E768-4D33-AD4D-ECA2E7E7F127}" destId="{95E8D109-E592-4D60-A141-3697C59F0296}" srcOrd="0" destOrd="0" presId="urn:microsoft.com/office/officeart/2008/layout/HorizontalMultiLevelHierarchy"/>
    <dgm:cxn modelId="{9C648023-4E14-48B2-95A9-BF013C02BCB5}" type="presOf" srcId="{CB4989F0-FC5E-4C6E-92ED-75599CA8EC62}" destId="{6F171F0F-1F08-4EC2-82AD-7476A880B0B2}"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F7D9050-1A07-473E-BA0C-8F1E15D8B11D}" type="presOf" srcId="{2B1A814E-80CF-43CB-8EA3-35B135185BED}" destId="{8E213942-1180-4B58-A8EC-F1CDCF33193F}"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27580787-87D4-4A55-8D4B-3D521D1BB75A}" type="presOf" srcId="{AF05F52A-80D3-4D50-9A80-6F17D471F5B0}" destId="{4C63AE4D-B3D1-4046-9071-4CD2FDE16713}" srcOrd="0" destOrd="0" presId="urn:microsoft.com/office/officeart/2008/layout/HorizontalMultiLevelHierarchy"/>
    <dgm:cxn modelId="{6F3539BE-0872-44F7-BE5B-DBCBE15D6756}" type="presOf" srcId="{B8B502C4-B221-406A-A01C-0BF00E24C019}" destId="{9237F333-31E4-4703-B65C-76D401BC6BE5}" srcOrd="0" destOrd="0" presId="urn:microsoft.com/office/officeart/2008/layout/HorizontalMultiLevelHierarchy"/>
    <dgm:cxn modelId="{F6C34B81-2328-4E06-99E1-CD045337F946}" type="presOf" srcId="{1509515D-63AD-4D3F-906D-643267258641}" destId="{AD2BD15F-D0C2-483F-94EF-687E65AFFAEF}" srcOrd="0"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870B87A5-5A25-4F6F-8F79-6CEECE49F130}" type="presOf" srcId="{3D2639C4-6DA6-49FC-981C-8466A77BBBD0}" destId="{DE9DD845-38D3-42AA-8F72-5DB9C815E4E4}" srcOrd="0" destOrd="0" presId="urn:microsoft.com/office/officeart/2008/layout/HorizontalMultiLevelHierarchy"/>
    <dgm:cxn modelId="{A8392589-C911-41D4-82C3-5DB4A2B6A561}" srcId="{657D0AA3-1B43-434F-878F-4B5EE85E594D}" destId="{F9DE5D39-2CA5-4885-A8CA-DBD8EFE7BF51}" srcOrd="1" destOrd="0" parTransId="{A1E03C5B-A98A-4B2C-88A6-64BFE28BC132}" sibTransId="{FC2F0C1A-5AFF-4578-9F37-F6CB6A8CC42A}"/>
    <dgm:cxn modelId="{3FD68D6D-9DF6-4098-A430-68BAA234A1DD}" type="presOf" srcId="{B7E56400-3DC6-4D02-BEF3-5475FF17FBE7}" destId="{ED9A0E02-BFCC-417A-9ABD-6F5E29FA2664}" srcOrd="0" destOrd="0" presId="urn:microsoft.com/office/officeart/2008/layout/HorizontalMultiLevelHierarchy"/>
    <dgm:cxn modelId="{D3C208DF-90E4-439B-A674-9C2144F3893E}" srcId="{A716D81E-C9B9-4A24-988B-5C37CF75B8D4}" destId="{555CAA9C-D4F4-4257-B4CF-E2ED86285D8E}" srcOrd="8" destOrd="0" parTransId="{8F62047F-0174-4C6E-B020-93FB13E5DCAF}" sibTransId="{14622F36-C47A-4B84-A5A2-D4B7C0B8128E}"/>
    <dgm:cxn modelId="{30FA4B1A-6AEF-42B9-B32C-F923817EF19A}" type="presOf" srcId="{4EC5CFD7-4524-4770-A175-18F63A48ED54}" destId="{08647824-7D60-4E17-958D-224267F2F4C5}"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F149E684-3986-4EA3-A76F-9237E2FE2655}" srcId="{A716D81E-C9B9-4A24-988B-5C37CF75B8D4}" destId="{657D0AA3-1B43-434F-878F-4B5EE85E594D}" srcOrd="4" destOrd="0" parTransId="{AF8FE861-4B0F-402D-9378-5636827E6FD2}" sibTransId="{DC8582E7-363E-4134-8358-77A898FF73D3}"/>
    <dgm:cxn modelId="{3E1C90D0-4711-434B-BE66-288C25F14E2A}" type="presOf" srcId="{10CB6597-216D-43B2-AC41-857922CC1E73}" destId="{2BBC22D0-8E2A-40F8-90E0-5C02E05F1CFB}"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1B20768A-BA26-4E3A-AABA-545803C0E73A}" type="presOf" srcId="{00B3711E-FB98-493A-8998-39CFB29EE9F5}" destId="{F7C40A6C-7F89-45F9-BD74-DF253BB33550}"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B6BA9B9C-A725-4F48-8207-4C2F8D1D6D5A}" type="presOf" srcId="{08DAA755-EAC3-4482-B66A-25035F229FB1}" destId="{F411107A-C0D6-462C-8B4B-491346B08606}"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1E67A63B-FA3C-43D3-A280-B1769DD8DF55}" type="presOf" srcId="{EB5458A8-0E81-4F3E-B320-61FAA2BA63D2}" destId="{E250815C-C388-4164-9EB4-8D438C6708C1}"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4318B089-5BA6-43A7-9E30-BF58849E59C1}" srcId="{9C8FBAB3-9E42-44F0-BE6F-7A1394E3A1CE}" destId="{828631E6-6CA2-4C05-82EC-D573F9A97055}" srcOrd="3" destOrd="0" parTransId="{92D6D765-6D9D-41AA-AD63-4A08A9EED3C9}" sibTransId="{F527FBFB-0D10-4B32-BD8F-E32F2A428677}"/>
    <dgm:cxn modelId="{5984EA02-51E2-4439-9E5B-760B1657CEC4}" srcId="{08DAA755-EAC3-4482-B66A-25035F229FB1}" destId="{10CB6597-216D-43B2-AC41-857922CC1E73}" srcOrd="0" destOrd="0" parTransId="{702D292E-70AB-4E26-AEE1-B2F6883D9258}" sibTransId="{AB267486-9BF0-4E11-BFD3-DC49137D6479}"/>
    <dgm:cxn modelId="{42569351-CAA0-4898-A4E7-B504121F82FF}" type="presOf" srcId="{3D16DD03-9366-4016-81E5-A1736E755C1B}" destId="{13A81EE6-1828-4DAD-B0BD-D49725F59F11}" srcOrd="0" destOrd="0" presId="urn:microsoft.com/office/officeart/2008/layout/HorizontalMultiLevelHierarchy"/>
    <dgm:cxn modelId="{F6CE41F8-957C-4F8B-8380-36691A763CCB}" type="presOf" srcId="{555CAA9C-D4F4-4257-B4CF-E2ED86285D8E}" destId="{87C748B1-8870-485E-AB5F-0A16A9DE458F}"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66910770-22F3-420A-8ADB-F0566C2F9837}" srcId="{657D0AA3-1B43-434F-878F-4B5EE85E594D}" destId="{C48B447F-F656-4B34-9AD4-68B135A7BCA6}" srcOrd="0" destOrd="0" parTransId="{B8B502C4-B221-406A-A01C-0BF00E24C019}" sibTransId="{B5FF6A14-A610-4090-877E-C8743485341C}"/>
    <dgm:cxn modelId="{9CC169E1-FE21-4555-9829-9D80376C3514}" type="presOf" srcId="{AD73E697-B32A-4740-AF57-411BA2C202CB}" destId="{92F017A8-2F44-4612-9606-DD2BB77C8E68}" srcOrd="0"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15F8F065-1C77-47EE-B062-26B0EA8C1916}" type="presOf" srcId="{7CE1A358-F7DB-46EE-91BA-5E743B235C9D}" destId="{F4F11EAD-BC04-484C-AE36-B35F57238A02}" srcOrd="0" destOrd="0" presId="urn:microsoft.com/office/officeart/2008/layout/HorizontalMultiLevelHierarchy"/>
    <dgm:cxn modelId="{9096E0FB-B6A0-47A0-875A-6153621E98F1}" type="presOf" srcId="{6D4729BB-15E1-43DE-A287-C7222707DEAB}" destId="{1E5B0938-6BC5-47B1-874D-CDFB32137A58}" srcOrd="0"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AC37D435-42FB-46A0-817F-2D4AC8ED431F}" type="presOf" srcId="{92D6D765-6D9D-41AA-AD63-4A08A9EED3C9}" destId="{F77B7BCB-5492-4169-BE3B-11C1C20E7A48}" srcOrd="0"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F9DC9219-4706-4BEE-9A1E-B80692B59CAF}" type="presOf" srcId="{23BBDACC-B4C8-4361-BCBC-897B4DFC65D6}" destId="{F08FFFC7-8ED4-44F9-BE36-97978827DA0A}" srcOrd="0"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B56C47AD-685A-4AD8-92F2-615CAF9E6F86}" type="presOf" srcId="{AF8FE861-4B0F-402D-9378-5636827E6FD2}" destId="{BBE59CF0-9407-4C93-8C87-00536C5E9DC6}"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81784635-FD7F-48B1-98EB-465FF3497F13}" type="presOf" srcId="{7C7A2B98-EE18-4A71-9845-F3A6C020FE66}" destId="{E9679EE0-0088-4942-B23A-BCBDDF2FBF54}"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39F6BBFE-2471-4B6B-B178-CF6D0163E330}" type="presOf" srcId="{4E3028E6-CE58-4004-8033-A49C790B88B3}" destId="{C82370FA-BBD2-4984-B9C1-4B5AB783D4A2}"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7E930A5D-C21A-42F0-B2AF-089FBAC18644}" srcId="{9C8FBAB3-9E42-44F0-BE6F-7A1394E3A1CE}" destId="{7C7A2B98-EE18-4A71-9845-F3A6C020FE66}" srcOrd="5" destOrd="0" parTransId="{725E5C1E-4E60-4950-A6DF-C36867D26601}" sibTransId="{EF7945D5-21F3-4363-A49E-3B27B0AA357D}"/>
    <dgm:cxn modelId="{86F7EC62-0879-4A03-B72D-FBCF8FC85274}" srcId="{08DAA755-EAC3-4482-B66A-25035F229FB1}" destId="{AF05F52A-80D3-4D50-9A80-6F17D471F5B0}" srcOrd="1" destOrd="0" parTransId="{450AA779-E768-4D33-AD4D-ECA2E7E7F127}" sibTransId="{5FD75048-2FB0-46E9-A6A0-957D735ECD36}"/>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5BE4B-60A7-4890-8ECD-212507E6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13940</TotalTime>
  <Pages>123</Pages>
  <Words>20875</Words>
  <Characters>118994</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Tran Huan</cp:lastModifiedBy>
  <cp:revision>185</cp:revision>
  <cp:lastPrinted>2018-11-26T08:28:00Z</cp:lastPrinted>
  <dcterms:created xsi:type="dcterms:W3CDTF">2017-06-06T18:20:00Z</dcterms:created>
  <dcterms:modified xsi:type="dcterms:W3CDTF">2018-12-02T16:14:00Z</dcterms:modified>
</cp:coreProperties>
</file>