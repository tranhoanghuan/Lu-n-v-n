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5"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CF739D">
        <w:rPr>
          <w:rStyle w:val="Style1Char"/>
          <w:rPrChange w:id="6" w:author="phuong vu" w:date="2018-12-01T22:24:00Z">
            <w:rPr>
              <w:rFonts w:eastAsia="Calibri"/>
              <w:b/>
              <w:sz w:val="32"/>
              <w:szCs w:val="32"/>
              <w:lang w:val="es-ES"/>
            </w:rPr>
          </w:rPrChange>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CF739D" w:rsidRDefault="000245EB">
      <w:pPr>
        <w:pStyle w:val="Style1"/>
        <w:rPr>
          <w:rPrChange w:id="7" w:author="phuong vu" w:date="2018-12-01T22:25:00Z">
            <w:rPr>
              <w:rFonts w:eastAsia="Calibri"/>
            </w:rPr>
          </w:rPrChange>
        </w:rPr>
      </w:pPr>
      <w:r w:rsidRPr="00CF739D">
        <w:rPr>
          <w:rFonts w:eastAsia="Calibri"/>
          <w:szCs w:val="22"/>
        </w:rPr>
        <w:br w:type="column"/>
      </w:r>
      <w:bookmarkStart w:id="8" w:name="_Toc531502200"/>
      <w:r w:rsidRPr="00CF739D">
        <w:rPr>
          <w:rPrChange w:id="9" w:author="phuong vu" w:date="2018-12-01T22:25:00Z">
            <w:rPr>
              <w:rFonts w:eastAsia="Calibri"/>
              <w:b w:val="0"/>
            </w:rPr>
          </w:rPrChange>
        </w:rPr>
        <w:lastRenderedPageBreak/>
        <w:t>NHẬN XÉT CỦA GIÁO VIÊN PHẢN BIỆN</w:t>
      </w:r>
      <w:bookmarkEnd w:id="8"/>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10" w:name="_Toc531502201"/>
      <w:r w:rsidRPr="00CF739D">
        <w:rPr>
          <w:rFonts w:eastAsia="Calibri"/>
        </w:rPr>
        <w:lastRenderedPageBreak/>
        <w:t>LỜI CẢM ƠN</w:t>
      </w:r>
      <w:bookmarkEnd w:id="10"/>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rPr>
          <w:ins w:id="11" w:author="phuong vu" w:date="2018-12-01T22:26:00Z"/>
        </w:rPr>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5"/>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12" w:name="_Toc484566600"/>
      <w:bookmarkStart w:id="13" w:name="_Toc531502202"/>
      <w:r w:rsidRPr="00CF739D">
        <w:t>MỤC LỤC</w:t>
      </w:r>
      <w:bookmarkEnd w:id="12"/>
      <w:bookmarkEnd w:id="13"/>
    </w:p>
    <w:bookmarkStart w:id="14" w:name="_Toc484566601"/>
    <w:p w14:paraId="1CE4A5FB" w14:textId="3F007CEB" w:rsidR="00920004" w:rsidRPr="00920004" w:rsidDel="005B0DDB" w:rsidRDefault="00EB1083">
      <w:pPr>
        <w:pStyle w:val="TOC1"/>
        <w:rPr>
          <w:del w:id="15" w:author="phuong vu" w:date="2018-12-01T22:26:00Z"/>
          <w:rFonts w:asciiTheme="minorHAnsi" w:eastAsiaTheme="minorEastAsia" w:hAnsiTheme="minorHAnsi" w:cstheme="minorBidi"/>
          <w:noProof/>
          <w:sz w:val="22"/>
          <w:szCs w:val="22"/>
          <w:lang w:val="en-US"/>
        </w:rPr>
      </w:pPr>
      <w:del w:id="16" w:author="phuong vu" w:date="2018-12-02T08:19:00Z">
        <w:r w:rsidRPr="00CF739D" w:rsidDel="00D24C07">
          <w:fldChar w:fldCharType="begin"/>
        </w:r>
        <w:r w:rsidRPr="00920004" w:rsidDel="00D24C07">
          <w:delInstrText xml:space="preserve"> TOC \o "1-4" \u </w:delInstrText>
        </w:r>
        <w:r w:rsidRPr="00CF739D" w:rsidDel="00D24C07">
          <w:fldChar w:fldCharType="separate"/>
        </w:r>
      </w:del>
      <w:del w:id="17" w:author="phuong vu" w:date="2018-12-01T22:26:00Z">
        <w:r w:rsidR="00920004" w:rsidRPr="00920004" w:rsidDel="005B0DDB">
          <w:rPr>
            <w:noProof/>
          </w:rPr>
          <w:delText>MỤC LỤC</w:delText>
        </w:r>
        <w:r w:rsidR="00920004" w:rsidRPr="00920004" w:rsidDel="005B0DDB">
          <w:rPr>
            <w:noProof/>
          </w:rPr>
          <w:tab/>
          <w:delText>i</w:delText>
        </w:r>
      </w:del>
    </w:p>
    <w:p w14:paraId="0AC05B10" w14:textId="5EEEBACF" w:rsidR="00920004" w:rsidRPr="00920004" w:rsidDel="005B0DDB" w:rsidRDefault="00920004">
      <w:pPr>
        <w:pStyle w:val="TOC1"/>
        <w:rPr>
          <w:del w:id="18" w:author="phuong vu" w:date="2018-12-01T22:26:00Z"/>
          <w:rFonts w:asciiTheme="minorHAnsi" w:eastAsiaTheme="minorEastAsia" w:hAnsiTheme="minorHAnsi" w:cstheme="minorBidi"/>
          <w:noProof/>
          <w:sz w:val="22"/>
          <w:szCs w:val="22"/>
          <w:lang w:val="en-US"/>
        </w:rPr>
      </w:pPr>
      <w:del w:id="19" w:author="phuong vu" w:date="2018-12-01T22:26:00Z">
        <w:r w:rsidRPr="00920004" w:rsidDel="005B0DDB">
          <w:rPr>
            <w:noProof/>
          </w:rPr>
          <w:delText>KÍ HIỆU VÀ VIẾT TẮT</w:delText>
        </w:r>
        <w:r w:rsidRPr="00920004" w:rsidDel="005B0DDB">
          <w:rPr>
            <w:noProof/>
          </w:rPr>
          <w:tab/>
          <w:delText>v</w:delText>
        </w:r>
      </w:del>
    </w:p>
    <w:p w14:paraId="1072363A" w14:textId="4C6F2231" w:rsidR="00920004" w:rsidRPr="00920004" w:rsidDel="005B0DDB" w:rsidRDefault="00920004">
      <w:pPr>
        <w:pStyle w:val="TOC1"/>
        <w:rPr>
          <w:del w:id="20" w:author="phuong vu" w:date="2018-12-01T22:26:00Z"/>
          <w:rFonts w:asciiTheme="minorHAnsi" w:eastAsiaTheme="minorEastAsia" w:hAnsiTheme="minorHAnsi" w:cstheme="minorBidi"/>
          <w:noProof/>
          <w:sz w:val="22"/>
          <w:szCs w:val="22"/>
          <w:lang w:val="en-US"/>
        </w:rPr>
      </w:pPr>
      <w:del w:id="21" w:author="phuong vu" w:date="2018-12-01T22:26:00Z">
        <w:r w:rsidRPr="00920004" w:rsidDel="005B0DDB">
          <w:rPr>
            <w:noProof/>
          </w:rPr>
          <w:delText>DANH MỤC HÌNH</w:delText>
        </w:r>
        <w:r w:rsidRPr="00920004" w:rsidDel="005B0DDB">
          <w:rPr>
            <w:noProof/>
          </w:rPr>
          <w:tab/>
          <w:delText>vi</w:delText>
        </w:r>
      </w:del>
    </w:p>
    <w:p w14:paraId="08971881" w14:textId="6A9B3C96" w:rsidR="00920004" w:rsidRPr="00920004" w:rsidDel="005B0DDB" w:rsidRDefault="00920004">
      <w:pPr>
        <w:pStyle w:val="TOC1"/>
        <w:rPr>
          <w:del w:id="22" w:author="phuong vu" w:date="2018-12-01T22:26:00Z"/>
          <w:rFonts w:asciiTheme="minorHAnsi" w:eastAsiaTheme="minorEastAsia" w:hAnsiTheme="minorHAnsi" w:cstheme="minorBidi"/>
          <w:noProof/>
          <w:sz w:val="22"/>
          <w:szCs w:val="22"/>
          <w:lang w:val="en-US"/>
        </w:rPr>
      </w:pPr>
      <w:del w:id="23" w:author="phuong vu" w:date="2018-12-01T22:26:00Z">
        <w:r w:rsidRPr="00920004" w:rsidDel="005B0DDB">
          <w:rPr>
            <w:noProof/>
          </w:rPr>
          <w:delText>DANH MỤC BẢNG</w:delText>
        </w:r>
        <w:r w:rsidRPr="00920004" w:rsidDel="005B0DDB">
          <w:rPr>
            <w:noProof/>
          </w:rPr>
          <w:tab/>
          <w:delText>viii</w:delText>
        </w:r>
      </w:del>
    </w:p>
    <w:p w14:paraId="2793C0A4" w14:textId="400A0508" w:rsidR="00920004" w:rsidRPr="00920004" w:rsidDel="005B0DDB" w:rsidRDefault="00920004">
      <w:pPr>
        <w:pStyle w:val="TOC1"/>
        <w:rPr>
          <w:del w:id="24" w:author="phuong vu" w:date="2018-12-01T22:26:00Z"/>
          <w:rFonts w:asciiTheme="minorHAnsi" w:eastAsiaTheme="minorEastAsia" w:hAnsiTheme="minorHAnsi" w:cstheme="minorBidi"/>
          <w:noProof/>
          <w:sz w:val="22"/>
          <w:szCs w:val="22"/>
          <w:lang w:val="en-US"/>
        </w:rPr>
      </w:pPr>
      <w:del w:id="25" w:author="phuong vu" w:date="2018-12-01T22:26:00Z">
        <w:r w:rsidRPr="00920004" w:rsidDel="005B0DDB">
          <w:rPr>
            <w:noProof/>
          </w:rPr>
          <w:delText>TÓM TẮT</w:delText>
        </w:r>
        <w:r w:rsidRPr="00920004" w:rsidDel="005B0DDB">
          <w:rPr>
            <w:noProof/>
          </w:rPr>
          <w:tab/>
          <w:delText>xi</w:delText>
        </w:r>
      </w:del>
    </w:p>
    <w:p w14:paraId="6A521AC2" w14:textId="1E8CC72E" w:rsidR="00920004" w:rsidRPr="00920004" w:rsidDel="005B0DDB" w:rsidRDefault="00920004">
      <w:pPr>
        <w:pStyle w:val="TOC1"/>
        <w:rPr>
          <w:del w:id="26" w:author="phuong vu" w:date="2018-12-01T22:26:00Z"/>
          <w:rFonts w:asciiTheme="minorHAnsi" w:eastAsiaTheme="minorEastAsia" w:hAnsiTheme="minorHAnsi" w:cstheme="minorBidi"/>
          <w:noProof/>
          <w:sz w:val="22"/>
          <w:szCs w:val="22"/>
          <w:lang w:val="en-US"/>
        </w:rPr>
      </w:pPr>
      <w:del w:id="27" w:author="phuong vu" w:date="2018-12-01T22:26:00Z">
        <w:r w:rsidRPr="00920004" w:rsidDel="005B0DDB">
          <w:rPr>
            <w:noProof/>
          </w:rPr>
          <w:delText>ABSTRACT</w:delText>
        </w:r>
        <w:r w:rsidRPr="00920004" w:rsidDel="005B0DDB">
          <w:rPr>
            <w:noProof/>
          </w:rPr>
          <w:tab/>
          <w:delText>xii</w:delText>
        </w:r>
      </w:del>
    </w:p>
    <w:p w14:paraId="6AD973BE" w14:textId="474E4344" w:rsidR="00920004" w:rsidRPr="00920004" w:rsidDel="005B0DDB" w:rsidRDefault="00920004">
      <w:pPr>
        <w:pStyle w:val="TOC1"/>
        <w:rPr>
          <w:del w:id="28" w:author="phuong vu" w:date="2018-12-01T22:26:00Z"/>
          <w:rFonts w:asciiTheme="minorHAnsi" w:eastAsiaTheme="minorEastAsia" w:hAnsiTheme="minorHAnsi" w:cstheme="minorBidi"/>
          <w:noProof/>
          <w:sz w:val="22"/>
          <w:szCs w:val="22"/>
          <w:lang w:val="en-US"/>
        </w:rPr>
      </w:pPr>
      <w:del w:id="29" w:author="phuong vu" w:date="2018-12-01T22:26:00Z">
        <w:r w:rsidRPr="00920004" w:rsidDel="005B0DDB">
          <w:rPr>
            <w:noProof/>
          </w:rPr>
          <w:delText>PHẦN GIỚI THIỆU</w:delText>
        </w:r>
        <w:r w:rsidRPr="00920004" w:rsidDel="005B0DDB">
          <w:rPr>
            <w:noProof/>
          </w:rPr>
          <w:tab/>
          <w:delText>1</w:delText>
        </w:r>
      </w:del>
    </w:p>
    <w:p w14:paraId="333A361D" w14:textId="690BEA89" w:rsidR="00920004" w:rsidRPr="00920004" w:rsidDel="005B0DDB" w:rsidRDefault="00920004">
      <w:pPr>
        <w:pStyle w:val="TOC2"/>
        <w:tabs>
          <w:tab w:val="left" w:pos="660"/>
          <w:tab w:val="right" w:leader="dot" w:pos="8777"/>
        </w:tabs>
        <w:rPr>
          <w:del w:id="30" w:author="phuong vu" w:date="2018-12-01T22:26:00Z"/>
          <w:rFonts w:asciiTheme="minorHAnsi" w:eastAsiaTheme="minorEastAsia" w:hAnsiTheme="minorHAnsi" w:cstheme="minorBidi"/>
          <w:noProof/>
          <w:sz w:val="22"/>
          <w:szCs w:val="22"/>
          <w:lang w:val="en-US"/>
        </w:rPr>
      </w:pPr>
      <w:del w:id="31" w:author="phuong vu" w:date="2018-12-01T22:26:00Z">
        <w:r w:rsidRPr="00920004" w:rsidDel="005B0DDB">
          <w:rPr>
            <w:noProof/>
            <w:lang w:val="en-US"/>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Đặt vấn đề</w:delText>
        </w:r>
        <w:r w:rsidRPr="00920004" w:rsidDel="005B0DDB">
          <w:rPr>
            <w:noProof/>
          </w:rPr>
          <w:tab/>
          <w:delText>1</w:delText>
        </w:r>
      </w:del>
    </w:p>
    <w:p w14:paraId="5B3AB433" w14:textId="79E6CE4E" w:rsidR="00920004" w:rsidRPr="00920004" w:rsidDel="005B0DDB" w:rsidRDefault="00920004">
      <w:pPr>
        <w:pStyle w:val="TOC2"/>
        <w:tabs>
          <w:tab w:val="left" w:pos="660"/>
          <w:tab w:val="right" w:leader="dot" w:pos="8777"/>
        </w:tabs>
        <w:rPr>
          <w:del w:id="32" w:author="phuong vu" w:date="2018-12-01T22:26:00Z"/>
          <w:rFonts w:asciiTheme="minorHAnsi" w:eastAsiaTheme="minorEastAsia" w:hAnsiTheme="minorHAnsi" w:cstheme="minorBidi"/>
          <w:noProof/>
          <w:sz w:val="22"/>
          <w:szCs w:val="22"/>
          <w:lang w:val="en-US"/>
        </w:rPr>
      </w:pPr>
      <w:del w:id="33" w:author="phuong vu" w:date="2018-12-01T22:26:00Z">
        <w:r w:rsidRPr="00920004" w:rsidDel="005B0DDB">
          <w:rPr>
            <w:noProof/>
            <w:lang w:val="en-US"/>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Lịch sử giải quyết vấn đề</w:delText>
        </w:r>
        <w:r w:rsidRPr="00920004" w:rsidDel="005B0DDB">
          <w:rPr>
            <w:noProof/>
          </w:rPr>
          <w:tab/>
          <w:delText>1</w:delText>
        </w:r>
      </w:del>
    </w:p>
    <w:p w14:paraId="761FF52C" w14:textId="058EC8FC" w:rsidR="00920004" w:rsidRPr="00920004" w:rsidDel="005B0DDB" w:rsidRDefault="00920004">
      <w:pPr>
        <w:pStyle w:val="TOC2"/>
        <w:tabs>
          <w:tab w:val="left" w:pos="660"/>
          <w:tab w:val="right" w:leader="dot" w:pos="8777"/>
        </w:tabs>
        <w:rPr>
          <w:del w:id="34" w:author="phuong vu" w:date="2018-12-01T22:26:00Z"/>
          <w:rFonts w:asciiTheme="minorHAnsi" w:eastAsiaTheme="minorEastAsia" w:hAnsiTheme="minorHAnsi" w:cstheme="minorBidi"/>
          <w:noProof/>
          <w:sz w:val="22"/>
          <w:szCs w:val="22"/>
          <w:lang w:val="en-US"/>
        </w:rPr>
      </w:pPr>
      <w:del w:id="35" w:author="phuong vu" w:date="2018-12-01T22:26:00Z">
        <w:r w:rsidRPr="00920004" w:rsidDel="005B0DDB">
          <w:rPr>
            <w:noProof/>
          </w:rPr>
          <w:delText>3.</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đề tài</w:delText>
        </w:r>
        <w:r w:rsidRPr="00920004" w:rsidDel="005B0DDB">
          <w:rPr>
            <w:noProof/>
          </w:rPr>
          <w:tab/>
          <w:delText>1</w:delText>
        </w:r>
      </w:del>
    </w:p>
    <w:p w14:paraId="430D815C" w14:textId="582C8D26" w:rsidR="00920004" w:rsidRPr="00920004" w:rsidDel="005B0DDB" w:rsidRDefault="00920004">
      <w:pPr>
        <w:pStyle w:val="TOC2"/>
        <w:tabs>
          <w:tab w:val="left" w:pos="660"/>
          <w:tab w:val="right" w:leader="dot" w:pos="8777"/>
        </w:tabs>
        <w:rPr>
          <w:del w:id="36" w:author="phuong vu" w:date="2018-12-01T22:26:00Z"/>
          <w:rFonts w:asciiTheme="minorHAnsi" w:eastAsiaTheme="minorEastAsia" w:hAnsiTheme="minorHAnsi" w:cstheme="minorBidi"/>
          <w:noProof/>
          <w:sz w:val="22"/>
          <w:szCs w:val="22"/>
          <w:lang w:val="en-US"/>
        </w:rPr>
      </w:pPr>
      <w:del w:id="37" w:author="phuong vu" w:date="2018-12-01T22:26:00Z">
        <w:r w:rsidRPr="00920004" w:rsidDel="005B0DDB">
          <w:rPr>
            <w:noProof/>
          </w:rPr>
          <w:delText>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Mục tiêu </w:delText>
        </w:r>
        <w:r w:rsidRPr="00920004" w:rsidDel="005B0DDB">
          <w:rPr>
            <w:noProof/>
            <w:lang w:val="en-US"/>
          </w:rPr>
          <w:delText>đề tài</w:delText>
        </w:r>
        <w:r w:rsidRPr="00920004" w:rsidDel="005B0DDB">
          <w:rPr>
            <w:noProof/>
          </w:rPr>
          <w:tab/>
          <w:delText>2</w:delText>
        </w:r>
      </w:del>
    </w:p>
    <w:p w14:paraId="7828814F" w14:textId="7A1F1290" w:rsidR="00920004" w:rsidRPr="00920004" w:rsidDel="005B0DDB" w:rsidRDefault="00920004">
      <w:pPr>
        <w:pStyle w:val="TOC2"/>
        <w:tabs>
          <w:tab w:val="left" w:pos="660"/>
          <w:tab w:val="right" w:leader="dot" w:pos="8777"/>
        </w:tabs>
        <w:rPr>
          <w:del w:id="38" w:author="phuong vu" w:date="2018-12-01T22:26:00Z"/>
          <w:rFonts w:asciiTheme="minorHAnsi" w:eastAsiaTheme="minorEastAsia" w:hAnsiTheme="minorHAnsi" w:cstheme="minorBidi"/>
          <w:noProof/>
          <w:sz w:val="22"/>
          <w:szCs w:val="22"/>
          <w:lang w:val="en-US"/>
        </w:rPr>
      </w:pPr>
      <w:del w:id="39" w:author="phuong vu" w:date="2018-12-01T22:26:00Z">
        <w:r w:rsidRPr="00920004" w:rsidDel="005B0DDB">
          <w:rPr>
            <w:noProof/>
          </w:rPr>
          <w:delText>5.</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Đối tượng nghiên cứu</w:delText>
        </w:r>
        <w:r w:rsidRPr="00920004" w:rsidDel="005B0DDB">
          <w:rPr>
            <w:noProof/>
          </w:rPr>
          <w:tab/>
          <w:delText>3</w:delText>
        </w:r>
      </w:del>
    </w:p>
    <w:p w14:paraId="44F59A33" w14:textId="61478B36" w:rsidR="00920004" w:rsidRPr="00920004" w:rsidDel="005B0DDB" w:rsidRDefault="00920004">
      <w:pPr>
        <w:pStyle w:val="TOC2"/>
        <w:tabs>
          <w:tab w:val="left" w:pos="660"/>
          <w:tab w:val="right" w:leader="dot" w:pos="8777"/>
        </w:tabs>
        <w:rPr>
          <w:del w:id="40" w:author="phuong vu" w:date="2018-12-01T22:26:00Z"/>
          <w:rFonts w:asciiTheme="minorHAnsi" w:eastAsiaTheme="minorEastAsia" w:hAnsiTheme="minorHAnsi" w:cstheme="minorBidi"/>
          <w:noProof/>
          <w:sz w:val="22"/>
          <w:szCs w:val="22"/>
          <w:lang w:val="en-US"/>
        </w:rPr>
      </w:pPr>
      <w:del w:id="41" w:author="phuong vu" w:date="2018-12-01T22:26:00Z">
        <w:r w:rsidRPr="00920004" w:rsidDel="005B0DDB">
          <w:rPr>
            <w:noProof/>
          </w:rPr>
          <w:delText>6.</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nghiên cứu</w:delText>
        </w:r>
        <w:r w:rsidRPr="00920004" w:rsidDel="005B0DDB">
          <w:rPr>
            <w:noProof/>
          </w:rPr>
          <w:tab/>
          <w:delText>3</w:delText>
        </w:r>
      </w:del>
    </w:p>
    <w:p w14:paraId="1D2982F3" w14:textId="3DA83460" w:rsidR="00920004" w:rsidRPr="00920004" w:rsidDel="005B0DDB" w:rsidRDefault="00920004">
      <w:pPr>
        <w:pStyle w:val="TOC2"/>
        <w:tabs>
          <w:tab w:val="left" w:pos="660"/>
          <w:tab w:val="right" w:leader="dot" w:pos="8777"/>
        </w:tabs>
        <w:rPr>
          <w:del w:id="42" w:author="phuong vu" w:date="2018-12-01T22:26:00Z"/>
          <w:rFonts w:asciiTheme="minorHAnsi" w:eastAsiaTheme="minorEastAsia" w:hAnsiTheme="minorHAnsi" w:cstheme="minorBidi"/>
          <w:noProof/>
          <w:sz w:val="22"/>
          <w:szCs w:val="22"/>
          <w:lang w:val="en-US"/>
        </w:rPr>
      </w:pPr>
      <w:del w:id="43" w:author="phuong vu" w:date="2018-12-01T22:26:00Z">
        <w:r w:rsidRPr="00920004" w:rsidDel="005B0DDB">
          <w:rPr>
            <w:noProof/>
            <w:lang w:val="en-US"/>
          </w:rPr>
          <w:delText>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Phương pháp nghiên cứu</w:delText>
        </w:r>
        <w:r w:rsidRPr="00920004" w:rsidDel="005B0DDB">
          <w:rPr>
            <w:noProof/>
          </w:rPr>
          <w:tab/>
          <w:delText>3</w:delText>
        </w:r>
      </w:del>
    </w:p>
    <w:p w14:paraId="5C9177BF" w14:textId="59740270" w:rsidR="00920004" w:rsidRPr="00920004" w:rsidDel="005B0DDB" w:rsidRDefault="00920004">
      <w:pPr>
        <w:pStyle w:val="TOC2"/>
        <w:tabs>
          <w:tab w:val="left" w:pos="660"/>
          <w:tab w:val="right" w:leader="dot" w:pos="8777"/>
        </w:tabs>
        <w:rPr>
          <w:del w:id="44" w:author="phuong vu" w:date="2018-12-01T22:26:00Z"/>
          <w:rFonts w:asciiTheme="minorHAnsi" w:eastAsiaTheme="minorEastAsia" w:hAnsiTheme="minorHAnsi" w:cstheme="minorBidi"/>
          <w:noProof/>
          <w:sz w:val="22"/>
          <w:szCs w:val="22"/>
          <w:lang w:val="en-US"/>
        </w:rPr>
      </w:pPr>
      <w:del w:id="45" w:author="phuong vu" w:date="2018-12-01T22:26:00Z">
        <w:r w:rsidRPr="00920004" w:rsidDel="005B0DDB">
          <w:rPr>
            <w:noProof/>
            <w:lang w:val="en-US"/>
          </w:rPr>
          <w:delText>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Nội dung nghiên cứu</w:delText>
        </w:r>
        <w:r w:rsidRPr="00920004" w:rsidDel="005B0DDB">
          <w:rPr>
            <w:noProof/>
          </w:rPr>
          <w:tab/>
          <w:delText>4</w:delText>
        </w:r>
      </w:del>
    </w:p>
    <w:p w14:paraId="53ABC190" w14:textId="20EC3E6F" w:rsidR="00920004" w:rsidRPr="00920004" w:rsidDel="005B0DDB" w:rsidRDefault="00920004">
      <w:pPr>
        <w:pStyle w:val="TOC2"/>
        <w:tabs>
          <w:tab w:val="left" w:pos="660"/>
          <w:tab w:val="right" w:leader="dot" w:pos="8777"/>
        </w:tabs>
        <w:rPr>
          <w:del w:id="46" w:author="phuong vu" w:date="2018-12-01T22:26:00Z"/>
          <w:rFonts w:asciiTheme="minorHAnsi" w:eastAsiaTheme="minorEastAsia" w:hAnsiTheme="minorHAnsi" w:cstheme="minorBidi"/>
          <w:noProof/>
          <w:sz w:val="22"/>
          <w:szCs w:val="22"/>
          <w:lang w:val="en-US"/>
        </w:rPr>
      </w:pPr>
      <w:del w:id="47" w:author="phuong vu" w:date="2018-12-01T22:26:00Z">
        <w:r w:rsidRPr="00920004" w:rsidDel="005B0DDB">
          <w:rPr>
            <w:noProof/>
            <w:lang w:val="en-US"/>
          </w:rPr>
          <w:delText>9.</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Bố cục quyển luận văn</w:delText>
        </w:r>
        <w:r w:rsidRPr="00920004" w:rsidDel="005B0DDB">
          <w:rPr>
            <w:noProof/>
          </w:rPr>
          <w:tab/>
          <w:delText>4</w:delText>
        </w:r>
      </w:del>
    </w:p>
    <w:p w14:paraId="7F2D8FB8" w14:textId="35787731" w:rsidR="00920004" w:rsidRPr="00920004" w:rsidDel="005B0DDB" w:rsidRDefault="00920004">
      <w:pPr>
        <w:pStyle w:val="TOC1"/>
        <w:rPr>
          <w:del w:id="48" w:author="phuong vu" w:date="2018-12-01T22:26:00Z"/>
          <w:rFonts w:asciiTheme="minorHAnsi" w:eastAsiaTheme="minorEastAsia" w:hAnsiTheme="minorHAnsi" w:cstheme="minorBidi"/>
          <w:noProof/>
          <w:sz w:val="22"/>
          <w:szCs w:val="22"/>
          <w:lang w:val="en-US"/>
        </w:rPr>
      </w:pPr>
      <w:del w:id="49" w:author="phuong vu" w:date="2018-12-01T22:26:00Z">
        <w:r w:rsidRPr="00920004" w:rsidDel="005B0DDB">
          <w:rPr>
            <w:noProof/>
          </w:rPr>
          <w:delText>PHẦN NỘI DUNG</w:delText>
        </w:r>
        <w:r w:rsidRPr="00920004" w:rsidDel="005B0DDB">
          <w:rPr>
            <w:noProof/>
          </w:rPr>
          <w:tab/>
          <w:delText>6</w:delText>
        </w:r>
      </w:del>
    </w:p>
    <w:p w14:paraId="11EF80F4" w14:textId="01C1FE23" w:rsidR="00920004" w:rsidRPr="00920004" w:rsidDel="005B0DDB" w:rsidRDefault="00920004">
      <w:pPr>
        <w:pStyle w:val="TOC1"/>
        <w:tabs>
          <w:tab w:val="left" w:pos="1540"/>
        </w:tabs>
        <w:rPr>
          <w:del w:id="50" w:author="phuong vu" w:date="2018-12-01T22:26:00Z"/>
          <w:rFonts w:asciiTheme="minorHAnsi" w:eastAsiaTheme="minorEastAsia" w:hAnsiTheme="minorHAnsi" w:cstheme="minorBidi"/>
          <w:noProof/>
          <w:sz w:val="22"/>
          <w:szCs w:val="22"/>
          <w:lang w:val="en-US"/>
        </w:rPr>
      </w:pPr>
      <w:del w:id="51" w:author="phuong vu" w:date="2018-12-01T22:26:00Z">
        <w:r w:rsidRPr="00920004" w:rsidDel="005B0DDB">
          <w:rPr>
            <w:noProof/>
          </w:rPr>
          <w:delText>CHƯƠNG 1 -</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ĐẶC TẢ YÊU CẦU</w:delText>
        </w:r>
        <w:r w:rsidRPr="00920004" w:rsidDel="005B0DDB">
          <w:rPr>
            <w:noProof/>
          </w:rPr>
          <w:tab/>
          <w:delText>6</w:delText>
        </w:r>
      </w:del>
    </w:p>
    <w:p w14:paraId="2C32D4E7" w14:textId="33E55F4C" w:rsidR="00920004" w:rsidRPr="00920004" w:rsidDel="005B0DDB" w:rsidRDefault="00920004">
      <w:pPr>
        <w:pStyle w:val="TOC2"/>
        <w:tabs>
          <w:tab w:val="left" w:pos="880"/>
          <w:tab w:val="right" w:leader="dot" w:pos="8777"/>
        </w:tabs>
        <w:rPr>
          <w:del w:id="52" w:author="phuong vu" w:date="2018-12-01T22:26:00Z"/>
          <w:rFonts w:asciiTheme="minorHAnsi" w:eastAsiaTheme="minorEastAsia" w:hAnsiTheme="minorHAnsi" w:cstheme="minorBidi"/>
          <w:noProof/>
          <w:sz w:val="22"/>
          <w:szCs w:val="22"/>
          <w:lang w:val="en-US"/>
        </w:rPr>
      </w:pPr>
      <w:del w:id="53" w:author="phuong vu" w:date="2018-12-01T22:26:00Z">
        <w:r w:rsidRPr="00920004" w:rsidDel="005B0DDB">
          <w:rPr>
            <w:noProof/>
          </w:rPr>
          <w:delText>1.1</w:delText>
        </w:r>
        <w:r w:rsidRPr="00920004" w:rsidDel="005B0DDB">
          <w:rPr>
            <w:rFonts w:asciiTheme="minorHAnsi" w:eastAsiaTheme="minorEastAsia" w:hAnsiTheme="minorHAnsi" w:cstheme="minorBidi"/>
            <w:noProof/>
            <w:sz w:val="22"/>
            <w:szCs w:val="22"/>
            <w:lang w:val="en-US"/>
          </w:rPr>
          <w:tab/>
        </w:r>
        <w:r w:rsidRPr="00920004" w:rsidDel="005B0DDB">
          <w:rPr>
            <w:noProof/>
          </w:rPr>
          <w:delText>Tổng quan về hệ thống</w:delText>
        </w:r>
        <w:r w:rsidRPr="00920004" w:rsidDel="005B0DDB">
          <w:rPr>
            <w:noProof/>
          </w:rPr>
          <w:tab/>
          <w:delText>6</w:delText>
        </w:r>
      </w:del>
    </w:p>
    <w:p w14:paraId="351E679A" w14:textId="7EAF812F" w:rsidR="00920004" w:rsidRPr="00920004" w:rsidDel="005B0DDB" w:rsidRDefault="00920004">
      <w:pPr>
        <w:pStyle w:val="TOC3"/>
        <w:tabs>
          <w:tab w:val="left" w:pos="1320"/>
          <w:tab w:val="right" w:leader="dot" w:pos="8777"/>
        </w:tabs>
        <w:rPr>
          <w:del w:id="54" w:author="phuong vu" w:date="2018-12-01T22:26:00Z"/>
          <w:rFonts w:asciiTheme="minorHAnsi" w:eastAsiaTheme="minorEastAsia" w:hAnsiTheme="minorHAnsi" w:cstheme="minorBidi"/>
          <w:noProof/>
          <w:sz w:val="22"/>
          <w:szCs w:val="22"/>
          <w:lang w:val="en-US"/>
        </w:rPr>
      </w:pPr>
      <w:del w:id="55" w:author="phuong vu" w:date="2018-12-01T22:26:00Z">
        <w:r w:rsidRPr="00920004" w:rsidDel="005B0DDB">
          <w:rPr>
            <w:noProof/>
          </w:rPr>
          <w:delText>1.1.1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Cách hoạt động của hệ thống</w:delText>
        </w:r>
        <w:r w:rsidRPr="00920004" w:rsidDel="005B0DDB">
          <w:rPr>
            <w:noProof/>
          </w:rPr>
          <w:tab/>
          <w:delText>6</w:delText>
        </w:r>
      </w:del>
    </w:p>
    <w:p w14:paraId="6A7955EF" w14:textId="300FB166" w:rsidR="00920004" w:rsidRPr="00920004" w:rsidDel="005B0DDB" w:rsidRDefault="00920004">
      <w:pPr>
        <w:pStyle w:val="TOC3"/>
        <w:tabs>
          <w:tab w:val="left" w:pos="1320"/>
          <w:tab w:val="right" w:leader="dot" w:pos="8777"/>
        </w:tabs>
        <w:rPr>
          <w:del w:id="56" w:author="phuong vu" w:date="2018-12-01T22:26:00Z"/>
          <w:rFonts w:asciiTheme="minorHAnsi" w:eastAsiaTheme="minorEastAsia" w:hAnsiTheme="minorHAnsi" w:cstheme="minorBidi"/>
          <w:noProof/>
          <w:sz w:val="22"/>
          <w:szCs w:val="22"/>
          <w:lang w:val="en-US"/>
        </w:rPr>
      </w:pPr>
      <w:del w:id="57" w:author="phuong vu" w:date="2018-12-01T22:26:00Z">
        <w:r w:rsidRPr="00920004" w:rsidDel="005B0DDB">
          <w:rPr>
            <w:noProof/>
          </w:rPr>
          <w:delText>1.1.2</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hệ thống</w:delText>
        </w:r>
        <w:r w:rsidRPr="00920004" w:rsidDel="005B0DDB">
          <w:rPr>
            <w:noProof/>
          </w:rPr>
          <w:tab/>
          <w:delText>7</w:delText>
        </w:r>
      </w:del>
    </w:p>
    <w:p w14:paraId="4BE2AD9B" w14:textId="653C5433" w:rsidR="00920004" w:rsidRPr="00920004" w:rsidDel="005B0DDB" w:rsidRDefault="00920004">
      <w:pPr>
        <w:pStyle w:val="TOC3"/>
        <w:tabs>
          <w:tab w:val="left" w:pos="1320"/>
          <w:tab w:val="right" w:leader="dot" w:pos="8777"/>
        </w:tabs>
        <w:rPr>
          <w:del w:id="58" w:author="phuong vu" w:date="2018-12-01T22:26:00Z"/>
          <w:rFonts w:asciiTheme="minorHAnsi" w:eastAsiaTheme="minorEastAsia" w:hAnsiTheme="minorHAnsi" w:cstheme="minorBidi"/>
          <w:noProof/>
          <w:sz w:val="22"/>
          <w:szCs w:val="22"/>
          <w:lang w:val="en-US"/>
        </w:rPr>
      </w:pPr>
      <w:del w:id="59" w:author="phuong vu" w:date="2018-12-01T22:26:00Z">
        <w:r w:rsidRPr="00920004" w:rsidDel="005B0DDB">
          <w:rPr>
            <w:noProof/>
          </w:rPr>
          <w:delText>1.1.3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USE CASE</w:delText>
        </w:r>
        <w:r w:rsidRPr="00920004" w:rsidDel="005B0DDB">
          <w:rPr>
            <w:noProof/>
          </w:rPr>
          <w:tab/>
          <w:delText>8</w:delText>
        </w:r>
      </w:del>
    </w:p>
    <w:p w14:paraId="522AEFD8" w14:textId="016602D0" w:rsidR="00920004" w:rsidRPr="00920004" w:rsidDel="005B0DDB" w:rsidRDefault="00920004">
      <w:pPr>
        <w:pStyle w:val="TOC2"/>
        <w:tabs>
          <w:tab w:val="left" w:pos="880"/>
          <w:tab w:val="right" w:leader="dot" w:pos="8777"/>
        </w:tabs>
        <w:rPr>
          <w:del w:id="60" w:author="phuong vu" w:date="2018-12-01T22:26:00Z"/>
          <w:rFonts w:asciiTheme="minorHAnsi" w:eastAsiaTheme="minorEastAsia" w:hAnsiTheme="minorHAnsi" w:cstheme="minorBidi"/>
          <w:noProof/>
          <w:sz w:val="22"/>
          <w:szCs w:val="22"/>
          <w:lang w:val="en-US"/>
        </w:rPr>
      </w:pPr>
      <w:del w:id="61" w:author="phuong vu" w:date="2018-12-01T22:26:00Z">
        <w:r w:rsidRPr="00920004" w:rsidDel="005B0DDB">
          <w:rPr>
            <w:noProof/>
          </w:rPr>
          <w:delText>1.2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vận hành</w:delText>
        </w:r>
        <w:r w:rsidRPr="00920004" w:rsidDel="005B0DDB">
          <w:rPr>
            <w:noProof/>
          </w:rPr>
          <w:tab/>
          <w:delText>9</w:delText>
        </w:r>
      </w:del>
    </w:p>
    <w:p w14:paraId="544017D2" w14:textId="0E771537" w:rsidR="00920004" w:rsidRPr="00920004" w:rsidDel="005B0DDB" w:rsidRDefault="00920004">
      <w:pPr>
        <w:pStyle w:val="TOC2"/>
        <w:tabs>
          <w:tab w:val="left" w:pos="880"/>
          <w:tab w:val="right" w:leader="dot" w:pos="8777"/>
        </w:tabs>
        <w:rPr>
          <w:del w:id="62" w:author="phuong vu" w:date="2018-12-01T22:26:00Z"/>
          <w:rFonts w:asciiTheme="minorHAnsi" w:eastAsiaTheme="minorEastAsia" w:hAnsiTheme="minorHAnsi" w:cstheme="minorBidi"/>
          <w:noProof/>
          <w:sz w:val="22"/>
          <w:szCs w:val="22"/>
          <w:lang w:val="en-US"/>
        </w:rPr>
      </w:pPr>
      <w:del w:id="63" w:author="phuong vu" w:date="2018-12-01T22:26:00Z">
        <w:r w:rsidRPr="00920004" w:rsidDel="005B0DDB">
          <w:rPr>
            <w:noProof/>
          </w:rPr>
          <w:delText>1.3</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chức năng</w:delText>
        </w:r>
        <w:r w:rsidRPr="00920004" w:rsidDel="005B0DDB">
          <w:rPr>
            <w:noProof/>
          </w:rPr>
          <w:tab/>
          <w:delText>9</w:delText>
        </w:r>
      </w:del>
    </w:p>
    <w:p w14:paraId="39DEB1C6" w14:textId="0D7562F0" w:rsidR="00920004" w:rsidRPr="00920004" w:rsidDel="005B0DDB" w:rsidRDefault="00920004">
      <w:pPr>
        <w:pStyle w:val="TOC3"/>
        <w:tabs>
          <w:tab w:val="left" w:pos="1320"/>
          <w:tab w:val="right" w:leader="dot" w:pos="8777"/>
        </w:tabs>
        <w:rPr>
          <w:del w:id="64" w:author="phuong vu" w:date="2018-12-01T22:26:00Z"/>
          <w:rFonts w:asciiTheme="minorHAnsi" w:eastAsiaTheme="minorEastAsia" w:hAnsiTheme="minorHAnsi" w:cstheme="minorBidi"/>
          <w:noProof/>
          <w:sz w:val="22"/>
          <w:szCs w:val="22"/>
          <w:lang w:val="en-US"/>
        </w:rPr>
      </w:pPr>
      <w:del w:id="65" w:author="phuong vu" w:date="2018-12-01T22:26:00Z">
        <w:r w:rsidRPr="00920004" w:rsidDel="005B0DDB">
          <w:rPr>
            <w:noProof/>
          </w:rPr>
          <w:delText>1.3.1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9</w:delText>
        </w:r>
      </w:del>
    </w:p>
    <w:p w14:paraId="2F56D4A5" w14:textId="027DAA61" w:rsidR="00920004" w:rsidRPr="00920004" w:rsidDel="005B0DDB" w:rsidRDefault="00920004">
      <w:pPr>
        <w:pStyle w:val="TOC4"/>
        <w:rPr>
          <w:del w:id="66" w:author="phuong vu" w:date="2018-12-01T22:26:00Z"/>
          <w:rFonts w:asciiTheme="minorHAnsi" w:eastAsiaTheme="minorEastAsia" w:hAnsiTheme="minorHAnsi" w:cstheme="minorBidi"/>
          <w:noProof/>
          <w:sz w:val="22"/>
          <w:szCs w:val="22"/>
          <w:lang w:val="en-US"/>
        </w:rPr>
      </w:pPr>
      <w:del w:id="67" w:author="phuong vu" w:date="2018-12-01T22:26:00Z">
        <w:r w:rsidRPr="00920004" w:rsidDel="005B0DDB">
          <w:rPr>
            <w:noProof/>
            <w:lang w:val="en-US"/>
          </w:rPr>
          <w:delText>1.3.1.1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9</w:delText>
        </w:r>
      </w:del>
    </w:p>
    <w:p w14:paraId="31287E02" w14:textId="19DA142B" w:rsidR="00920004" w:rsidRPr="00920004" w:rsidDel="005B0DDB" w:rsidRDefault="00920004">
      <w:pPr>
        <w:pStyle w:val="TOC4"/>
        <w:rPr>
          <w:del w:id="68" w:author="phuong vu" w:date="2018-12-01T22:26:00Z"/>
          <w:rFonts w:asciiTheme="minorHAnsi" w:eastAsiaTheme="minorEastAsia" w:hAnsiTheme="minorHAnsi" w:cstheme="minorBidi"/>
          <w:noProof/>
          <w:sz w:val="22"/>
          <w:szCs w:val="22"/>
          <w:lang w:val="en-US"/>
        </w:rPr>
      </w:pPr>
      <w:del w:id="69" w:author="phuong vu" w:date="2018-12-01T22:26:00Z">
        <w:r w:rsidRPr="00920004" w:rsidDel="005B0DDB">
          <w:rPr>
            <w:noProof/>
            <w:lang w:val="en-US"/>
          </w:rPr>
          <w:delText>1.3.1.2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10</w:delText>
        </w:r>
      </w:del>
    </w:p>
    <w:p w14:paraId="7976D1D0" w14:textId="29587136" w:rsidR="00920004" w:rsidRPr="00920004" w:rsidDel="005B0DDB" w:rsidRDefault="00920004">
      <w:pPr>
        <w:pStyle w:val="TOC4"/>
        <w:rPr>
          <w:del w:id="70" w:author="phuong vu" w:date="2018-12-01T22:26:00Z"/>
          <w:rFonts w:asciiTheme="minorHAnsi" w:eastAsiaTheme="minorEastAsia" w:hAnsiTheme="minorHAnsi" w:cstheme="minorBidi"/>
          <w:noProof/>
          <w:sz w:val="22"/>
          <w:szCs w:val="22"/>
          <w:lang w:val="en-US"/>
        </w:rPr>
      </w:pPr>
      <w:del w:id="71" w:author="phuong vu" w:date="2018-12-01T22:26:00Z">
        <w:r w:rsidRPr="00920004" w:rsidDel="005B0DDB">
          <w:rPr>
            <w:noProof/>
          </w:rPr>
          <w:delText>1.3.1.3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Thay đổi trạng thái đơn hàng</w:delText>
        </w:r>
        <w:r w:rsidRPr="00920004" w:rsidDel="005B0DDB">
          <w:rPr>
            <w:noProof/>
          </w:rPr>
          <w:tab/>
          <w:delText>10</w:delText>
        </w:r>
      </w:del>
    </w:p>
    <w:p w14:paraId="5E5C1684" w14:textId="1284B792" w:rsidR="00920004" w:rsidRPr="00920004" w:rsidDel="005B0DDB" w:rsidRDefault="00920004">
      <w:pPr>
        <w:pStyle w:val="TOC4"/>
        <w:rPr>
          <w:del w:id="72" w:author="phuong vu" w:date="2018-12-01T22:26:00Z"/>
          <w:rFonts w:asciiTheme="minorHAnsi" w:eastAsiaTheme="minorEastAsia" w:hAnsiTheme="minorHAnsi" w:cstheme="minorBidi"/>
          <w:noProof/>
          <w:sz w:val="22"/>
          <w:szCs w:val="22"/>
          <w:lang w:val="en-US"/>
        </w:rPr>
      </w:pPr>
      <w:del w:id="73" w:author="phuong vu" w:date="2018-12-01T22:26:00Z">
        <w:r w:rsidRPr="00920004" w:rsidDel="005B0DDB">
          <w:rPr>
            <w:noProof/>
            <w:lang w:val="en-US"/>
          </w:rPr>
          <w:delText>1.3.1.4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11</w:delText>
        </w:r>
      </w:del>
    </w:p>
    <w:p w14:paraId="0DD8ACD5" w14:textId="61ED98B3" w:rsidR="00920004" w:rsidRPr="00920004" w:rsidDel="005B0DDB" w:rsidRDefault="00920004">
      <w:pPr>
        <w:pStyle w:val="TOC4"/>
        <w:rPr>
          <w:del w:id="74" w:author="phuong vu" w:date="2018-12-01T22:26:00Z"/>
          <w:rFonts w:asciiTheme="minorHAnsi" w:eastAsiaTheme="minorEastAsia" w:hAnsiTheme="minorHAnsi" w:cstheme="minorBidi"/>
          <w:noProof/>
          <w:sz w:val="22"/>
          <w:szCs w:val="22"/>
          <w:lang w:val="en-US"/>
        </w:rPr>
      </w:pPr>
      <w:del w:id="75" w:author="phuong vu" w:date="2018-12-01T22:26:00Z">
        <w:r w:rsidRPr="00920004" w:rsidDel="005B0DDB">
          <w:rPr>
            <w:noProof/>
            <w:lang w:val="en-US"/>
          </w:rPr>
          <w:delText>1.3.1.5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12</w:delText>
        </w:r>
      </w:del>
    </w:p>
    <w:p w14:paraId="4C6B29EA" w14:textId="78AAF05A" w:rsidR="00920004" w:rsidRPr="00920004" w:rsidDel="005B0DDB" w:rsidRDefault="00920004">
      <w:pPr>
        <w:pStyle w:val="TOC3"/>
        <w:tabs>
          <w:tab w:val="left" w:pos="1320"/>
          <w:tab w:val="right" w:leader="dot" w:pos="8777"/>
        </w:tabs>
        <w:rPr>
          <w:del w:id="76" w:author="phuong vu" w:date="2018-12-01T22:26:00Z"/>
          <w:rFonts w:asciiTheme="minorHAnsi" w:eastAsiaTheme="minorEastAsia" w:hAnsiTheme="minorHAnsi" w:cstheme="minorBidi"/>
          <w:noProof/>
          <w:sz w:val="22"/>
          <w:szCs w:val="22"/>
          <w:lang w:val="en-US"/>
        </w:rPr>
      </w:pPr>
      <w:del w:id="77" w:author="phuong vu" w:date="2018-12-01T22:26:00Z">
        <w:r w:rsidRPr="00920004" w:rsidDel="005B0DDB">
          <w:rPr>
            <w:noProof/>
          </w:rPr>
          <w:delText>1.3.2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12</w:delText>
        </w:r>
      </w:del>
    </w:p>
    <w:p w14:paraId="4633DB3C" w14:textId="4C7A2C72" w:rsidR="00920004" w:rsidRPr="00920004" w:rsidDel="005B0DDB" w:rsidRDefault="00920004">
      <w:pPr>
        <w:pStyle w:val="TOC4"/>
        <w:rPr>
          <w:del w:id="78" w:author="phuong vu" w:date="2018-12-01T22:26:00Z"/>
          <w:rFonts w:asciiTheme="minorHAnsi" w:eastAsiaTheme="minorEastAsia" w:hAnsiTheme="minorHAnsi" w:cstheme="minorBidi"/>
          <w:noProof/>
          <w:sz w:val="22"/>
          <w:szCs w:val="22"/>
          <w:lang w:val="en-US"/>
        </w:rPr>
      </w:pPr>
      <w:del w:id="79" w:author="phuong vu" w:date="2018-12-01T22:26:00Z">
        <w:r w:rsidRPr="00920004" w:rsidDel="005B0DDB">
          <w:rPr>
            <w:noProof/>
            <w:lang w:val="en-US"/>
          </w:rPr>
          <w:delText>1.3.2.1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12</w:delText>
        </w:r>
      </w:del>
    </w:p>
    <w:p w14:paraId="4E6E75D9" w14:textId="3444D335" w:rsidR="00920004" w:rsidRPr="00920004" w:rsidDel="005B0DDB" w:rsidRDefault="00920004">
      <w:pPr>
        <w:pStyle w:val="TOC4"/>
        <w:rPr>
          <w:del w:id="80" w:author="phuong vu" w:date="2018-12-01T22:26:00Z"/>
          <w:rFonts w:asciiTheme="minorHAnsi" w:eastAsiaTheme="minorEastAsia" w:hAnsiTheme="minorHAnsi" w:cstheme="minorBidi"/>
          <w:noProof/>
          <w:sz w:val="22"/>
          <w:szCs w:val="22"/>
          <w:lang w:val="en-US"/>
        </w:rPr>
      </w:pPr>
      <w:del w:id="81" w:author="phuong vu" w:date="2018-12-01T22:26:00Z">
        <w:r w:rsidRPr="00920004" w:rsidDel="005B0DDB">
          <w:rPr>
            <w:noProof/>
            <w:lang w:val="en-US"/>
          </w:rPr>
          <w:delText>1.3.2.2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biên nhận</w:delText>
        </w:r>
        <w:r w:rsidRPr="00920004" w:rsidDel="005B0DDB">
          <w:rPr>
            <w:noProof/>
          </w:rPr>
          <w:tab/>
          <w:delText>13</w:delText>
        </w:r>
      </w:del>
    </w:p>
    <w:p w14:paraId="7EABD2A1" w14:textId="677B78DB" w:rsidR="00920004" w:rsidRPr="00920004" w:rsidDel="005B0DDB" w:rsidRDefault="00920004">
      <w:pPr>
        <w:pStyle w:val="TOC4"/>
        <w:rPr>
          <w:del w:id="82" w:author="phuong vu" w:date="2018-12-01T22:26:00Z"/>
          <w:rFonts w:asciiTheme="minorHAnsi" w:eastAsiaTheme="minorEastAsia" w:hAnsiTheme="minorHAnsi" w:cstheme="minorBidi"/>
          <w:noProof/>
          <w:sz w:val="22"/>
          <w:szCs w:val="22"/>
          <w:lang w:val="en-US"/>
        </w:rPr>
      </w:pPr>
      <w:del w:id="83" w:author="phuong vu" w:date="2018-12-01T22:26:00Z">
        <w:r w:rsidRPr="00920004" w:rsidDel="005B0DDB">
          <w:rPr>
            <w:noProof/>
            <w:lang w:val="en-US"/>
          </w:rPr>
          <w:delText>1.3.2.3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13</w:delText>
        </w:r>
      </w:del>
    </w:p>
    <w:p w14:paraId="20BC71A9" w14:textId="75986FC2" w:rsidR="00920004" w:rsidRPr="00920004" w:rsidDel="005B0DDB" w:rsidRDefault="00920004">
      <w:pPr>
        <w:pStyle w:val="TOC4"/>
        <w:rPr>
          <w:del w:id="84" w:author="phuong vu" w:date="2018-12-01T22:26:00Z"/>
          <w:rFonts w:asciiTheme="minorHAnsi" w:eastAsiaTheme="minorEastAsia" w:hAnsiTheme="minorHAnsi" w:cstheme="minorBidi"/>
          <w:noProof/>
          <w:sz w:val="22"/>
          <w:szCs w:val="22"/>
          <w:lang w:val="en-US"/>
        </w:rPr>
      </w:pPr>
      <w:del w:id="85" w:author="phuong vu" w:date="2018-12-01T22:26:00Z">
        <w:r w:rsidRPr="00920004" w:rsidDel="005B0DDB">
          <w:rPr>
            <w:noProof/>
            <w:lang w:val="en-US"/>
          </w:rPr>
          <w:delText>1.3.2.4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thông tin biên nhận</w:delText>
        </w:r>
        <w:r w:rsidRPr="00920004" w:rsidDel="005B0DDB">
          <w:rPr>
            <w:noProof/>
          </w:rPr>
          <w:tab/>
          <w:delText>14</w:delText>
        </w:r>
      </w:del>
    </w:p>
    <w:p w14:paraId="78612DF1" w14:textId="2C227242" w:rsidR="00920004" w:rsidRPr="00920004" w:rsidDel="005B0DDB" w:rsidRDefault="00920004">
      <w:pPr>
        <w:pStyle w:val="TOC3"/>
        <w:tabs>
          <w:tab w:val="left" w:pos="1320"/>
          <w:tab w:val="right" w:leader="dot" w:pos="8777"/>
        </w:tabs>
        <w:rPr>
          <w:del w:id="86" w:author="phuong vu" w:date="2018-12-01T22:26:00Z"/>
          <w:rFonts w:asciiTheme="minorHAnsi" w:eastAsiaTheme="minorEastAsia" w:hAnsiTheme="minorHAnsi" w:cstheme="minorBidi"/>
          <w:noProof/>
          <w:sz w:val="22"/>
          <w:szCs w:val="22"/>
          <w:lang w:val="en-US"/>
        </w:rPr>
      </w:pPr>
      <w:del w:id="87" w:author="phuong vu" w:date="2018-12-01T22:26:00Z">
        <w:r w:rsidRPr="00920004" w:rsidDel="005B0DDB">
          <w:rPr>
            <w:noProof/>
          </w:rPr>
          <w:delText>1.3.3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15</w:delText>
        </w:r>
      </w:del>
    </w:p>
    <w:p w14:paraId="432C76AE" w14:textId="7D0270BF" w:rsidR="00920004" w:rsidRPr="00920004" w:rsidDel="005B0DDB" w:rsidRDefault="00920004">
      <w:pPr>
        <w:pStyle w:val="TOC3"/>
        <w:tabs>
          <w:tab w:val="left" w:pos="1320"/>
          <w:tab w:val="right" w:leader="dot" w:pos="8777"/>
        </w:tabs>
        <w:rPr>
          <w:del w:id="88" w:author="phuong vu" w:date="2018-12-01T22:26:00Z"/>
          <w:rFonts w:asciiTheme="minorHAnsi" w:eastAsiaTheme="minorEastAsia" w:hAnsiTheme="minorHAnsi" w:cstheme="minorBidi"/>
          <w:noProof/>
          <w:sz w:val="22"/>
          <w:szCs w:val="22"/>
          <w:lang w:val="en-US"/>
        </w:rPr>
      </w:pPr>
      <w:del w:id="89" w:author="phuong vu" w:date="2018-12-01T22:26:00Z">
        <w:r w:rsidRPr="00920004" w:rsidDel="005B0DDB">
          <w:rPr>
            <w:noProof/>
          </w:rPr>
          <w:delText>1.3.4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Cập nhật đơn hàng</w:delText>
        </w:r>
        <w:r w:rsidRPr="00920004" w:rsidDel="005B0DDB">
          <w:rPr>
            <w:noProof/>
          </w:rPr>
          <w:tab/>
          <w:delText>16</w:delText>
        </w:r>
      </w:del>
    </w:p>
    <w:p w14:paraId="1BD1BC11" w14:textId="0DBB3149" w:rsidR="00920004" w:rsidRPr="00920004" w:rsidDel="005B0DDB" w:rsidRDefault="00920004">
      <w:pPr>
        <w:pStyle w:val="TOC3"/>
        <w:tabs>
          <w:tab w:val="left" w:pos="1320"/>
          <w:tab w:val="right" w:leader="dot" w:pos="8777"/>
        </w:tabs>
        <w:rPr>
          <w:del w:id="90" w:author="phuong vu" w:date="2018-12-01T22:26:00Z"/>
          <w:rFonts w:asciiTheme="minorHAnsi" w:eastAsiaTheme="minorEastAsia" w:hAnsiTheme="minorHAnsi" w:cstheme="minorBidi"/>
          <w:noProof/>
          <w:sz w:val="22"/>
          <w:szCs w:val="22"/>
          <w:lang w:val="en-US"/>
        </w:rPr>
      </w:pPr>
      <w:del w:id="91" w:author="phuong vu" w:date="2018-12-01T22:26:00Z">
        <w:r w:rsidRPr="00920004" w:rsidDel="005B0DDB">
          <w:rPr>
            <w:noProof/>
          </w:rPr>
          <w:delText>1.3.5</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16</w:delText>
        </w:r>
      </w:del>
    </w:p>
    <w:p w14:paraId="58289D42" w14:textId="58EACB73" w:rsidR="00920004" w:rsidRPr="00920004" w:rsidDel="005B0DDB" w:rsidRDefault="00920004">
      <w:pPr>
        <w:pStyle w:val="TOC3"/>
        <w:tabs>
          <w:tab w:val="left" w:pos="1320"/>
          <w:tab w:val="right" w:leader="dot" w:pos="8777"/>
        </w:tabs>
        <w:rPr>
          <w:del w:id="92" w:author="phuong vu" w:date="2018-12-01T22:26:00Z"/>
          <w:rFonts w:asciiTheme="minorHAnsi" w:eastAsiaTheme="minorEastAsia" w:hAnsiTheme="minorHAnsi" w:cstheme="minorBidi"/>
          <w:noProof/>
          <w:sz w:val="22"/>
          <w:szCs w:val="22"/>
          <w:lang w:val="en-US"/>
        </w:rPr>
      </w:pPr>
      <w:del w:id="93" w:author="phuong vu" w:date="2018-12-01T22:26:00Z">
        <w:r w:rsidRPr="00920004" w:rsidDel="005B0DDB">
          <w:rPr>
            <w:noProof/>
          </w:rPr>
          <w:delText>1.3.6</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16</w:delText>
        </w:r>
      </w:del>
    </w:p>
    <w:p w14:paraId="2925D8F3" w14:textId="091F7CE3" w:rsidR="00920004" w:rsidRPr="00920004" w:rsidDel="005B0DDB" w:rsidRDefault="00920004">
      <w:pPr>
        <w:pStyle w:val="TOC3"/>
        <w:tabs>
          <w:tab w:val="left" w:pos="1320"/>
          <w:tab w:val="right" w:leader="dot" w:pos="8777"/>
        </w:tabs>
        <w:rPr>
          <w:del w:id="94" w:author="phuong vu" w:date="2018-12-01T22:26:00Z"/>
          <w:rFonts w:asciiTheme="minorHAnsi" w:eastAsiaTheme="minorEastAsia" w:hAnsiTheme="minorHAnsi" w:cstheme="minorBidi"/>
          <w:noProof/>
          <w:sz w:val="22"/>
          <w:szCs w:val="22"/>
          <w:lang w:val="en-US"/>
        </w:rPr>
      </w:pPr>
      <w:del w:id="95" w:author="phuong vu" w:date="2018-12-01T22:26:00Z">
        <w:r w:rsidRPr="00920004" w:rsidDel="005B0DDB">
          <w:rPr>
            <w:noProof/>
          </w:rPr>
          <w:delText>1.3.7</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hệ thống</w:delText>
        </w:r>
        <w:r w:rsidRPr="00920004" w:rsidDel="005B0DDB">
          <w:rPr>
            <w:noProof/>
          </w:rPr>
          <w:tab/>
          <w:delText>17</w:delText>
        </w:r>
      </w:del>
    </w:p>
    <w:p w14:paraId="2C00B24D" w14:textId="78537045" w:rsidR="00920004" w:rsidRPr="00920004" w:rsidDel="005B0DDB" w:rsidRDefault="00920004">
      <w:pPr>
        <w:pStyle w:val="TOC3"/>
        <w:tabs>
          <w:tab w:val="left" w:pos="1320"/>
          <w:tab w:val="right" w:leader="dot" w:pos="8777"/>
        </w:tabs>
        <w:rPr>
          <w:del w:id="96" w:author="phuong vu" w:date="2018-12-01T22:26:00Z"/>
          <w:rFonts w:asciiTheme="minorHAnsi" w:eastAsiaTheme="minorEastAsia" w:hAnsiTheme="minorHAnsi" w:cstheme="minorBidi"/>
          <w:noProof/>
          <w:sz w:val="22"/>
          <w:szCs w:val="22"/>
          <w:lang w:val="en-US"/>
        </w:rPr>
      </w:pPr>
      <w:del w:id="97" w:author="phuong vu" w:date="2018-12-01T22:26:00Z">
        <w:r w:rsidRPr="00920004" w:rsidDel="005B0DDB">
          <w:rPr>
            <w:noProof/>
          </w:rPr>
          <w:delText>1.3.8</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xuất hệ thống</w:delText>
        </w:r>
        <w:r w:rsidRPr="00920004" w:rsidDel="005B0DDB">
          <w:rPr>
            <w:noProof/>
          </w:rPr>
          <w:tab/>
          <w:delText>18</w:delText>
        </w:r>
      </w:del>
    </w:p>
    <w:p w14:paraId="31C50D83" w14:textId="74A41C85" w:rsidR="00920004" w:rsidRPr="00920004" w:rsidDel="005B0DDB" w:rsidRDefault="00920004">
      <w:pPr>
        <w:pStyle w:val="TOC2"/>
        <w:tabs>
          <w:tab w:val="left" w:pos="880"/>
          <w:tab w:val="right" w:leader="dot" w:pos="8777"/>
        </w:tabs>
        <w:rPr>
          <w:del w:id="98" w:author="phuong vu" w:date="2018-12-01T22:26:00Z"/>
          <w:rFonts w:asciiTheme="minorHAnsi" w:eastAsiaTheme="minorEastAsia" w:hAnsiTheme="minorHAnsi" w:cstheme="minorBidi"/>
          <w:noProof/>
          <w:sz w:val="22"/>
          <w:szCs w:val="22"/>
          <w:lang w:val="en-US"/>
        </w:rPr>
      </w:pPr>
      <w:del w:id="99" w:author="phuong vu" w:date="2018-12-01T22:26:00Z">
        <w:r w:rsidRPr="00920004" w:rsidDel="005B0DDB">
          <w:rPr>
            <w:noProof/>
          </w:rPr>
          <w:delText>1.4</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phi chức năng</w:delText>
        </w:r>
        <w:r w:rsidRPr="00920004" w:rsidDel="005B0DDB">
          <w:rPr>
            <w:noProof/>
          </w:rPr>
          <w:tab/>
          <w:delText>18</w:delText>
        </w:r>
      </w:del>
    </w:p>
    <w:p w14:paraId="6FA436C0" w14:textId="77E4E280" w:rsidR="00920004" w:rsidRPr="00920004" w:rsidDel="005B0DDB" w:rsidRDefault="00920004">
      <w:pPr>
        <w:pStyle w:val="TOC3"/>
        <w:tabs>
          <w:tab w:val="left" w:pos="1320"/>
          <w:tab w:val="right" w:leader="dot" w:pos="8777"/>
        </w:tabs>
        <w:rPr>
          <w:del w:id="100" w:author="phuong vu" w:date="2018-12-01T22:26:00Z"/>
          <w:rFonts w:asciiTheme="minorHAnsi" w:eastAsiaTheme="minorEastAsia" w:hAnsiTheme="minorHAnsi" w:cstheme="minorBidi"/>
          <w:noProof/>
          <w:sz w:val="22"/>
          <w:szCs w:val="22"/>
          <w:lang w:val="en-US"/>
        </w:rPr>
      </w:pPr>
      <w:del w:id="101" w:author="phuong vu" w:date="2018-12-01T22:26:00Z">
        <w:r w:rsidRPr="00920004" w:rsidDel="005B0DDB">
          <w:rPr>
            <w:noProof/>
          </w:rPr>
          <w:delText>1.4.1</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thực thi</w:delText>
        </w:r>
        <w:r w:rsidRPr="00920004" w:rsidDel="005B0DDB">
          <w:rPr>
            <w:noProof/>
          </w:rPr>
          <w:tab/>
          <w:delText>18</w:delText>
        </w:r>
      </w:del>
    </w:p>
    <w:p w14:paraId="09D54DA1" w14:textId="49D8B7E4" w:rsidR="00920004" w:rsidRPr="00920004" w:rsidDel="005B0DDB" w:rsidRDefault="00920004">
      <w:pPr>
        <w:pStyle w:val="TOC3"/>
        <w:tabs>
          <w:tab w:val="left" w:pos="1320"/>
          <w:tab w:val="right" w:leader="dot" w:pos="8777"/>
        </w:tabs>
        <w:rPr>
          <w:del w:id="102" w:author="phuong vu" w:date="2018-12-01T22:26:00Z"/>
          <w:rFonts w:asciiTheme="minorHAnsi" w:eastAsiaTheme="minorEastAsia" w:hAnsiTheme="minorHAnsi" w:cstheme="minorBidi"/>
          <w:noProof/>
          <w:sz w:val="22"/>
          <w:szCs w:val="22"/>
          <w:lang w:val="en-US"/>
        </w:rPr>
      </w:pPr>
      <w:del w:id="103" w:author="phuong vu" w:date="2018-12-01T22:26:00Z">
        <w:r w:rsidRPr="00920004" w:rsidDel="005B0DDB">
          <w:rPr>
            <w:noProof/>
          </w:rPr>
          <w:delText>1.4.2</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chất lượng phần mềm</w:delText>
        </w:r>
        <w:r w:rsidRPr="00920004" w:rsidDel="005B0DDB">
          <w:rPr>
            <w:noProof/>
          </w:rPr>
          <w:tab/>
          <w:delText>18</w:delText>
        </w:r>
      </w:del>
    </w:p>
    <w:p w14:paraId="570FBFED" w14:textId="3AB28B0F" w:rsidR="00920004" w:rsidRPr="00920004" w:rsidDel="005B0DDB" w:rsidRDefault="00920004">
      <w:pPr>
        <w:pStyle w:val="TOC1"/>
        <w:tabs>
          <w:tab w:val="left" w:pos="1540"/>
        </w:tabs>
        <w:rPr>
          <w:del w:id="104" w:author="phuong vu" w:date="2018-12-01T22:26:00Z"/>
          <w:rFonts w:asciiTheme="minorHAnsi" w:eastAsiaTheme="minorEastAsia" w:hAnsiTheme="minorHAnsi" w:cstheme="minorBidi"/>
          <w:noProof/>
          <w:sz w:val="22"/>
          <w:szCs w:val="22"/>
          <w:lang w:val="en-US"/>
        </w:rPr>
      </w:pPr>
      <w:del w:id="105" w:author="phuong vu" w:date="2018-12-01T22:26:00Z">
        <w:r w:rsidRPr="00920004" w:rsidDel="005B0DDB">
          <w:rPr>
            <w:noProof/>
          </w:rPr>
          <w:delText>CHƯƠNG 2 -</w:delText>
        </w:r>
        <w:r w:rsidRPr="00920004" w:rsidDel="005B0DDB">
          <w:rPr>
            <w:rFonts w:asciiTheme="minorHAnsi" w:eastAsiaTheme="minorEastAsia" w:hAnsiTheme="minorHAnsi" w:cstheme="minorBidi"/>
            <w:noProof/>
            <w:sz w:val="22"/>
            <w:szCs w:val="22"/>
            <w:lang w:val="en-US"/>
          </w:rPr>
          <w:tab/>
        </w:r>
        <w:r w:rsidRPr="00920004" w:rsidDel="005B0DDB">
          <w:rPr>
            <w:noProof/>
          </w:rPr>
          <w:delText>CƠ SỞ LÝ THUYẾT</w:delText>
        </w:r>
        <w:r w:rsidRPr="00920004" w:rsidDel="005B0DDB">
          <w:rPr>
            <w:noProof/>
          </w:rPr>
          <w:tab/>
          <w:delText>20</w:delText>
        </w:r>
      </w:del>
    </w:p>
    <w:p w14:paraId="1242C7E8" w14:textId="535B24BF" w:rsidR="00920004" w:rsidRPr="00920004" w:rsidDel="005B0DDB" w:rsidRDefault="00920004">
      <w:pPr>
        <w:pStyle w:val="TOC2"/>
        <w:tabs>
          <w:tab w:val="left" w:pos="880"/>
          <w:tab w:val="right" w:leader="dot" w:pos="8777"/>
        </w:tabs>
        <w:rPr>
          <w:del w:id="106" w:author="phuong vu" w:date="2018-12-01T22:26:00Z"/>
          <w:rFonts w:asciiTheme="minorHAnsi" w:eastAsiaTheme="minorEastAsia" w:hAnsiTheme="minorHAnsi" w:cstheme="minorBidi"/>
          <w:noProof/>
          <w:sz w:val="22"/>
          <w:szCs w:val="22"/>
          <w:lang w:val="en-US"/>
        </w:rPr>
      </w:pPr>
      <w:del w:id="107" w:author="phuong vu" w:date="2018-12-01T22:26:00Z">
        <w:r w:rsidRPr="00920004" w:rsidDel="005B0DDB">
          <w:rPr>
            <w:noProof/>
          </w:rPr>
          <w:delText>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w:delText>
        </w:r>
        <w:r w:rsidRPr="00920004" w:rsidDel="005B0DDB">
          <w:rPr>
            <w:noProof/>
          </w:rPr>
          <w:delText>ền tảng Android</w:delText>
        </w:r>
        <w:r w:rsidRPr="00920004" w:rsidDel="005B0DDB">
          <w:rPr>
            <w:noProof/>
            <w:lang w:val="en-US"/>
          </w:rPr>
          <w:delText xml:space="preserve"> </w:delText>
        </w:r>
        <w:r w:rsidRPr="00920004" w:rsidDel="005B0DDB">
          <w:rPr>
            <w:noProof/>
            <w:vertAlign w:val="superscript"/>
          </w:rPr>
          <w:delText>[1]</w:delText>
        </w:r>
        <w:r w:rsidRPr="00920004" w:rsidDel="005B0DDB">
          <w:rPr>
            <w:noProof/>
          </w:rPr>
          <w:tab/>
          <w:delText>20</w:delText>
        </w:r>
      </w:del>
    </w:p>
    <w:p w14:paraId="26FBDCD5" w14:textId="3CB64B92" w:rsidR="00920004" w:rsidRPr="00920004" w:rsidDel="005B0DDB" w:rsidRDefault="00920004">
      <w:pPr>
        <w:pStyle w:val="TOC2"/>
        <w:tabs>
          <w:tab w:val="left" w:pos="880"/>
          <w:tab w:val="right" w:leader="dot" w:pos="8777"/>
        </w:tabs>
        <w:rPr>
          <w:del w:id="108" w:author="phuong vu" w:date="2018-12-01T22:26:00Z"/>
          <w:rFonts w:asciiTheme="minorHAnsi" w:eastAsiaTheme="minorEastAsia" w:hAnsiTheme="minorHAnsi" w:cstheme="minorBidi"/>
          <w:noProof/>
          <w:sz w:val="22"/>
          <w:szCs w:val="22"/>
          <w:lang w:val="en-US"/>
        </w:rPr>
      </w:pPr>
      <w:del w:id="109" w:author="phuong vu" w:date="2018-12-01T22:26:00Z">
        <w:r w:rsidRPr="00920004" w:rsidDel="005B0DDB">
          <w:rPr>
            <w:noProof/>
          </w:rPr>
          <w:delText>2.2</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GraphQL </w:delText>
        </w:r>
        <w:r w:rsidRPr="00920004" w:rsidDel="005B0DDB">
          <w:rPr>
            <w:noProof/>
            <w:vertAlign w:val="superscript"/>
          </w:rPr>
          <w:delText>[2]</w:delText>
        </w:r>
        <w:r w:rsidRPr="00920004" w:rsidDel="005B0DDB">
          <w:rPr>
            <w:noProof/>
          </w:rPr>
          <w:tab/>
          <w:delText>20</w:delText>
        </w:r>
      </w:del>
    </w:p>
    <w:p w14:paraId="2753B125" w14:textId="11CBCD18" w:rsidR="00920004" w:rsidRPr="00920004" w:rsidDel="005B0DDB" w:rsidRDefault="00920004">
      <w:pPr>
        <w:pStyle w:val="TOC2"/>
        <w:tabs>
          <w:tab w:val="left" w:pos="880"/>
          <w:tab w:val="right" w:leader="dot" w:pos="8777"/>
        </w:tabs>
        <w:rPr>
          <w:del w:id="110" w:author="phuong vu" w:date="2018-12-01T22:26:00Z"/>
          <w:rFonts w:asciiTheme="minorHAnsi" w:eastAsiaTheme="minorEastAsia" w:hAnsiTheme="minorHAnsi" w:cstheme="minorBidi"/>
          <w:noProof/>
          <w:sz w:val="22"/>
          <w:szCs w:val="22"/>
          <w:lang w:val="en-US"/>
        </w:rPr>
      </w:pPr>
      <w:del w:id="111" w:author="phuong vu" w:date="2018-12-01T22:26:00Z">
        <w:r w:rsidRPr="00920004" w:rsidDel="005B0DDB">
          <w:rPr>
            <w:noProof/>
            <w:lang w:val="da-DK"/>
          </w:rPr>
          <w:delText>2.3</w:delText>
        </w:r>
        <w:r w:rsidRPr="00920004" w:rsidDel="005B0DDB">
          <w:rPr>
            <w:rFonts w:asciiTheme="minorHAnsi" w:eastAsiaTheme="minorEastAsia" w:hAnsiTheme="minorHAnsi" w:cstheme="minorBidi"/>
            <w:noProof/>
            <w:sz w:val="22"/>
            <w:szCs w:val="22"/>
            <w:lang w:val="en-US"/>
          </w:rPr>
          <w:tab/>
        </w:r>
        <w:r w:rsidRPr="00920004" w:rsidDel="005B0DDB">
          <w:rPr>
            <w:noProof/>
            <w:lang w:val="da-DK"/>
          </w:rPr>
          <w:delText xml:space="preserve">Postgraphile </w:delText>
        </w:r>
        <w:r w:rsidRPr="00920004" w:rsidDel="005B0DDB">
          <w:rPr>
            <w:noProof/>
            <w:vertAlign w:val="superscript"/>
            <w:lang w:val="da-DK"/>
          </w:rPr>
          <w:delText>[3][4]</w:delText>
        </w:r>
        <w:r w:rsidRPr="00920004" w:rsidDel="005B0DDB">
          <w:rPr>
            <w:noProof/>
          </w:rPr>
          <w:tab/>
          <w:delText>22</w:delText>
        </w:r>
      </w:del>
    </w:p>
    <w:p w14:paraId="50BFA325" w14:textId="69A5D73F" w:rsidR="00920004" w:rsidRPr="00920004" w:rsidDel="005B0DDB" w:rsidRDefault="00920004">
      <w:pPr>
        <w:pStyle w:val="TOC2"/>
        <w:tabs>
          <w:tab w:val="left" w:pos="880"/>
          <w:tab w:val="right" w:leader="dot" w:pos="8777"/>
        </w:tabs>
        <w:rPr>
          <w:del w:id="112" w:author="phuong vu" w:date="2018-12-01T22:26:00Z"/>
          <w:rFonts w:asciiTheme="minorHAnsi" w:eastAsiaTheme="minorEastAsia" w:hAnsiTheme="minorHAnsi" w:cstheme="minorBidi"/>
          <w:noProof/>
          <w:sz w:val="22"/>
          <w:szCs w:val="22"/>
          <w:lang w:val="en-US"/>
        </w:rPr>
      </w:pPr>
      <w:del w:id="113" w:author="phuong vu" w:date="2018-12-01T22:26:00Z">
        <w:r w:rsidRPr="00920004" w:rsidDel="005B0DDB">
          <w:rPr>
            <w:noProof/>
          </w:rPr>
          <w:delText>2.4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PostgreSQL </w:delText>
        </w:r>
        <w:r w:rsidRPr="00920004" w:rsidDel="005B0DDB">
          <w:rPr>
            <w:noProof/>
            <w:vertAlign w:val="superscript"/>
          </w:rPr>
          <w:delText>[5]</w:delText>
        </w:r>
        <w:r w:rsidRPr="00920004" w:rsidDel="005B0DDB">
          <w:rPr>
            <w:noProof/>
          </w:rPr>
          <w:tab/>
          <w:delText>22</w:delText>
        </w:r>
      </w:del>
    </w:p>
    <w:p w14:paraId="62E29FF3" w14:textId="213C7E51" w:rsidR="00920004" w:rsidRPr="00920004" w:rsidDel="005B0DDB" w:rsidRDefault="00920004">
      <w:pPr>
        <w:pStyle w:val="TOC2"/>
        <w:tabs>
          <w:tab w:val="left" w:pos="880"/>
          <w:tab w:val="right" w:leader="dot" w:pos="8777"/>
        </w:tabs>
        <w:rPr>
          <w:del w:id="114" w:author="phuong vu" w:date="2018-12-01T22:26:00Z"/>
          <w:rFonts w:asciiTheme="minorHAnsi" w:eastAsiaTheme="minorEastAsia" w:hAnsiTheme="minorHAnsi" w:cstheme="minorBidi"/>
          <w:noProof/>
          <w:sz w:val="22"/>
          <w:szCs w:val="22"/>
          <w:lang w:val="en-US"/>
        </w:rPr>
      </w:pPr>
      <w:del w:id="115" w:author="phuong vu" w:date="2018-12-01T22:26:00Z">
        <w:r w:rsidRPr="00920004" w:rsidDel="005B0DDB">
          <w:rPr>
            <w:noProof/>
          </w:rPr>
          <w:delText>2.5</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JSON Web Token </w:delText>
        </w:r>
        <w:r w:rsidRPr="00920004" w:rsidDel="005B0DDB">
          <w:rPr>
            <w:noProof/>
            <w:vertAlign w:val="superscript"/>
          </w:rPr>
          <w:delText>[6]</w:delText>
        </w:r>
        <w:r w:rsidRPr="00920004" w:rsidDel="005B0DDB">
          <w:rPr>
            <w:noProof/>
          </w:rPr>
          <w:tab/>
          <w:delText>23</w:delText>
        </w:r>
      </w:del>
    </w:p>
    <w:p w14:paraId="2B1F217E" w14:textId="15A14B50" w:rsidR="00920004" w:rsidRPr="00920004" w:rsidDel="005B0DDB" w:rsidRDefault="00920004">
      <w:pPr>
        <w:pStyle w:val="TOC2"/>
        <w:tabs>
          <w:tab w:val="left" w:pos="880"/>
          <w:tab w:val="right" w:leader="dot" w:pos="8777"/>
        </w:tabs>
        <w:rPr>
          <w:del w:id="116" w:author="phuong vu" w:date="2018-12-01T22:26:00Z"/>
          <w:rFonts w:asciiTheme="minorHAnsi" w:eastAsiaTheme="minorEastAsia" w:hAnsiTheme="minorHAnsi" w:cstheme="minorBidi"/>
          <w:noProof/>
          <w:sz w:val="22"/>
          <w:szCs w:val="22"/>
          <w:lang w:val="en-US"/>
        </w:rPr>
      </w:pPr>
      <w:del w:id="117" w:author="phuong vu" w:date="2018-12-01T22:26:00Z">
        <w:r w:rsidRPr="00920004" w:rsidDel="005B0DDB">
          <w:rPr>
            <w:noProof/>
          </w:rPr>
          <w:delText>2.6</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ReactJS </w:delText>
        </w:r>
        <w:r w:rsidRPr="00920004" w:rsidDel="005B0DDB">
          <w:rPr>
            <w:noProof/>
            <w:vertAlign w:val="superscript"/>
          </w:rPr>
          <w:delText>[7]</w:delText>
        </w:r>
        <w:r w:rsidRPr="00920004" w:rsidDel="005B0DDB">
          <w:rPr>
            <w:noProof/>
          </w:rPr>
          <w:tab/>
          <w:delText>24</w:delText>
        </w:r>
      </w:del>
    </w:p>
    <w:p w14:paraId="6454AE0C" w14:textId="5144CEF2" w:rsidR="00920004" w:rsidRPr="00920004" w:rsidDel="005B0DDB" w:rsidRDefault="00920004">
      <w:pPr>
        <w:pStyle w:val="TOC2"/>
        <w:tabs>
          <w:tab w:val="left" w:pos="880"/>
          <w:tab w:val="right" w:leader="dot" w:pos="8777"/>
        </w:tabs>
        <w:rPr>
          <w:del w:id="118" w:author="phuong vu" w:date="2018-12-01T22:26:00Z"/>
          <w:rFonts w:asciiTheme="minorHAnsi" w:eastAsiaTheme="minorEastAsia" w:hAnsiTheme="minorHAnsi" w:cstheme="minorBidi"/>
          <w:noProof/>
          <w:sz w:val="22"/>
          <w:szCs w:val="22"/>
          <w:lang w:val="en-US"/>
        </w:rPr>
      </w:pPr>
      <w:del w:id="119" w:author="phuong vu" w:date="2018-12-01T22:26:00Z">
        <w:r w:rsidRPr="00920004" w:rsidDel="005B0DDB">
          <w:rPr>
            <w:noProof/>
          </w:rPr>
          <w:delText>2.7</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Apollo Client </w:delText>
        </w:r>
        <w:r w:rsidRPr="00920004" w:rsidDel="005B0DDB">
          <w:rPr>
            <w:noProof/>
            <w:vertAlign w:val="superscript"/>
          </w:rPr>
          <w:delText>[8]</w:delText>
        </w:r>
        <w:r w:rsidRPr="00920004" w:rsidDel="005B0DDB">
          <w:rPr>
            <w:noProof/>
          </w:rPr>
          <w:tab/>
          <w:delText>24</w:delText>
        </w:r>
      </w:del>
    </w:p>
    <w:p w14:paraId="1FA5E2F2" w14:textId="11AE5516" w:rsidR="00920004" w:rsidRPr="00920004" w:rsidDel="005B0DDB" w:rsidRDefault="00920004">
      <w:pPr>
        <w:pStyle w:val="TOC2"/>
        <w:tabs>
          <w:tab w:val="left" w:pos="880"/>
          <w:tab w:val="right" w:leader="dot" w:pos="8777"/>
        </w:tabs>
        <w:rPr>
          <w:del w:id="120" w:author="phuong vu" w:date="2018-12-01T22:26:00Z"/>
          <w:rFonts w:asciiTheme="minorHAnsi" w:eastAsiaTheme="minorEastAsia" w:hAnsiTheme="minorHAnsi" w:cstheme="minorBidi"/>
          <w:noProof/>
          <w:sz w:val="22"/>
          <w:szCs w:val="22"/>
          <w:lang w:val="en-US"/>
        </w:rPr>
      </w:pPr>
      <w:del w:id="121" w:author="phuong vu" w:date="2018-12-01T22:26:00Z">
        <w:r w:rsidRPr="00920004" w:rsidDel="005B0DDB">
          <w:rPr>
            <w:noProof/>
            <w:lang w:val="en-US"/>
          </w:rPr>
          <w:delText>2.8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Hàng đợi nhiều trạm phục vụ</w:delText>
        </w:r>
        <w:r w:rsidRPr="00920004" w:rsidDel="005B0DDB">
          <w:rPr>
            <w:noProof/>
          </w:rPr>
          <w:tab/>
          <w:delText>25</w:delText>
        </w:r>
      </w:del>
    </w:p>
    <w:p w14:paraId="3A00168F" w14:textId="7AF103B3" w:rsidR="00920004" w:rsidRPr="00920004" w:rsidDel="005B0DDB" w:rsidRDefault="00920004">
      <w:pPr>
        <w:pStyle w:val="TOC1"/>
        <w:tabs>
          <w:tab w:val="left" w:pos="1540"/>
        </w:tabs>
        <w:rPr>
          <w:del w:id="122" w:author="phuong vu" w:date="2018-12-01T22:26:00Z"/>
          <w:rFonts w:asciiTheme="minorHAnsi" w:eastAsiaTheme="minorEastAsia" w:hAnsiTheme="minorHAnsi" w:cstheme="minorBidi"/>
          <w:noProof/>
          <w:sz w:val="22"/>
          <w:szCs w:val="22"/>
          <w:lang w:val="en-US"/>
        </w:rPr>
      </w:pPr>
      <w:del w:id="123" w:author="phuong vu" w:date="2018-12-01T22:26:00Z">
        <w:r w:rsidRPr="00920004" w:rsidDel="005B0DDB">
          <w:rPr>
            <w:noProof/>
          </w:rPr>
          <w:delText>CHƯƠNG 3 -</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VÀ CÀI ĐẶT</w:delText>
        </w:r>
        <w:r w:rsidRPr="00920004" w:rsidDel="005B0DDB">
          <w:rPr>
            <w:noProof/>
          </w:rPr>
          <w:tab/>
          <w:delText>27</w:delText>
        </w:r>
      </w:del>
    </w:p>
    <w:p w14:paraId="306E5214" w14:textId="0BCF3727" w:rsidR="00920004" w:rsidRPr="00920004" w:rsidDel="005B0DDB" w:rsidRDefault="00920004">
      <w:pPr>
        <w:pStyle w:val="TOC3"/>
        <w:tabs>
          <w:tab w:val="left" w:pos="1320"/>
          <w:tab w:val="right" w:leader="dot" w:pos="8777"/>
        </w:tabs>
        <w:rPr>
          <w:del w:id="124" w:author="phuong vu" w:date="2018-12-01T22:26:00Z"/>
          <w:rFonts w:asciiTheme="minorHAnsi" w:eastAsiaTheme="minorEastAsia" w:hAnsiTheme="minorHAnsi" w:cstheme="minorBidi"/>
          <w:noProof/>
          <w:sz w:val="22"/>
          <w:szCs w:val="22"/>
          <w:lang w:val="en-US"/>
        </w:rPr>
      </w:pPr>
      <w:del w:id="125" w:author="phuong vu" w:date="2018-12-01T22:26:00Z">
        <w:r w:rsidRPr="00920004" w:rsidDel="005B0DDB">
          <w:rPr>
            <w:noProof/>
          </w:rPr>
          <w:delText>3.1.1</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Kiến trúc hệ thống</w:delText>
        </w:r>
        <w:r w:rsidRPr="00920004" w:rsidDel="005B0DDB">
          <w:rPr>
            <w:noProof/>
          </w:rPr>
          <w:tab/>
          <w:delText>27</w:delText>
        </w:r>
      </w:del>
    </w:p>
    <w:p w14:paraId="134F92D9" w14:textId="0B1D0231" w:rsidR="00920004" w:rsidRPr="00920004" w:rsidDel="005B0DDB" w:rsidRDefault="00920004">
      <w:pPr>
        <w:pStyle w:val="TOC3"/>
        <w:tabs>
          <w:tab w:val="left" w:pos="1320"/>
          <w:tab w:val="right" w:leader="dot" w:pos="8777"/>
        </w:tabs>
        <w:rPr>
          <w:del w:id="126" w:author="phuong vu" w:date="2018-12-01T22:26:00Z"/>
          <w:rFonts w:asciiTheme="minorHAnsi" w:eastAsiaTheme="minorEastAsia" w:hAnsiTheme="minorHAnsi" w:cstheme="minorBidi"/>
          <w:noProof/>
          <w:sz w:val="22"/>
          <w:szCs w:val="22"/>
          <w:lang w:val="en-US"/>
        </w:rPr>
      </w:pPr>
      <w:del w:id="127" w:author="phuong vu" w:date="2018-12-01T22:26:00Z">
        <w:r w:rsidRPr="00920004" w:rsidDel="005B0DDB">
          <w:rPr>
            <w:noProof/>
          </w:rPr>
          <w:delText>3.1.2</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chức năng hệ thống</w:delText>
        </w:r>
        <w:r w:rsidRPr="00920004" w:rsidDel="005B0DDB">
          <w:rPr>
            <w:noProof/>
          </w:rPr>
          <w:tab/>
          <w:delText>28</w:delText>
        </w:r>
      </w:del>
    </w:p>
    <w:p w14:paraId="6EC1508B" w14:textId="6C779FE2" w:rsidR="00920004" w:rsidRPr="00920004" w:rsidDel="005B0DDB" w:rsidRDefault="00920004">
      <w:pPr>
        <w:pStyle w:val="TOC3"/>
        <w:tabs>
          <w:tab w:val="left" w:pos="1320"/>
          <w:tab w:val="right" w:leader="dot" w:pos="8777"/>
        </w:tabs>
        <w:rPr>
          <w:del w:id="128" w:author="phuong vu" w:date="2018-12-01T22:26:00Z"/>
          <w:rFonts w:asciiTheme="minorHAnsi" w:eastAsiaTheme="minorEastAsia" w:hAnsiTheme="minorHAnsi" w:cstheme="minorBidi"/>
          <w:noProof/>
          <w:sz w:val="22"/>
          <w:szCs w:val="22"/>
          <w:lang w:val="en-US"/>
        </w:rPr>
      </w:pPr>
      <w:del w:id="129" w:author="phuong vu" w:date="2018-12-01T22:26:00Z">
        <w:r w:rsidRPr="00920004" w:rsidDel="005B0DDB">
          <w:rPr>
            <w:noProof/>
          </w:rPr>
          <w:delText>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CDM</w:delText>
        </w:r>
        <w:r w:rsidRPr="00920004" w:rsidDel="005B0DDB">
          <w:rPr>
            <w:noProof/>
          </w:rPr>
          <w:tab/>
          <w:delText>29</w:delText>
        </w:r>
      </w:del>
    </w:p>
    <w:p w14:paraId="093BC9CE" w14:textId="16130900" w:rsidR="00920004" w:rsidRPr="00920004" w:rsidDel="005B0DDB" w:rsidRDefault="00920004">
      <w:pPr>
        <w:pStyle w:val="TOC3"/>
        <w:tabs>
          <w:tab w:val="left" w:pos="1320"/>
          <w:tab w:val="right" w:leader="dot" w:pos="8777"/>
        </w:tabs>
        <w:rPr>
          <w:del w:id="130" w:author="phuong vu" w:date="2018-12-01T22:26:00Z"/>
          <w:rFonts w:asciiTheme="minorHAnsi" w:eastAsiaTheme="minorEastAsia" w:hAnsiTheme="minorHAnsi" w:cstheme="minorBidi"/>
          <w:noProof/>
          <w:sz w:val="22"/>
          <w:szCs w:val="22"/>
          <w:lang w:val="en-US"/>
        </w:rPr>
      </w:pPr>
      <w:del w:id="131" w:author="phuong vu" w:date="2018-12-01T22:26:00Z">
        <w:r w:rsidRPr="00920004" w:rsidDel="005B0DDB">
          <w:rPr>
            <w:noProof/>
          </w:rPr>
          <w:delText>3.1.4</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LDM</w:delText>
        </w:r>
        <w:r w:rsidRPr="00920004" w:rsidDel="005B0DDB">
          <w:rPr>
            <w:noProof/>
          </w:rPr>
          <w:tab/>
          <w:delText>30</w:delText>
        </w:r>
      </w:del>
    </w:p>
    <w:p w14:paraId="55B98720" w14:textId="46D341E6" w:rsidR="00920004" w:rsidRPr="00920004" w:rsidDel="005B0DDB" w:rsidRDefault="00920004">
      <w:pPr>
        <w:pStyle w:val="TOC3"/>
        <w:tabs>
          <w:tab w:val="left" w:pos="1320"/>
          <w:tab w:val="right" w:leader="dot" w:pos="8777"/>
        </w:tabs>
        <w:rPr>
          <w:del w:id="132" w:author="phuong vu" w:date="2018-12-01T22:26:00Z"/>
          <w:rFonts w:asciiTheme="minorHAnsi" w:eastAsiaTheme="minorEastAsia" w:hAnsiTheme="minorHAnsi" w:cstheme="minorBidi"/>
          <w:noProof/>
          <w:sz w:val="22"/>
          <w:szCs w:val="22"/>
          <w:lang w:val="en-US"/>
        </w:rPr>
      </w:pPr>
      <w:del w:id="133" w:author="phuong vu" w:date="2018-12-01T22:26:00Z">
        <w:r w:rsidRPr="00920004" w:rsidDel="005B0DDB">
          <w:rPr>
            <w:noProof/>
          </w:rPr>
          <w:delText>3.1.5</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dữ liệu</w:delText>
        </w:r>
        <w:r w:rsidRPr="00920004" w:rsidDel="005B0DDB">
          <w:rPr>
            <w:noProof/>
          </w:rPr>
          <w:tab/>
          <w:delText>31</w:delText>
        </w:r>
      </w:del>
    </w:p>
    <w:p w14:paraId="4981C5AB" w14:textId="1C7C4F96" w:rsidR="00920004" w:rsidRPr="00920004" w:rsidDel="005B0DDB" w:rsidRDefault="00920004">
      <w:pPr>
        <w:pStyle w:val="TOC3"/>
        <w:tabs>
          <w:tab w:val="left" w:pos="1320"/>
          <w:tab w:val="right" w:leader="dot" w:pos="8777"/>
        </w:tabs>
        <w:rPr>
          <w:del w:id="134" w:author="phuong vu" w:date="2018-12-01T22:26:00Z"/>
          <w:rFonts w:asciiTheme="minorHAnsi" w:eastAsiaTheme="minorEastAsia" w:hAnsiTheme="minorHAnsi" w:cstheme="minorBidi"/>
          <w:noProof/>
          <w:sz w:val="22"/>
          <w:szCs w:val="22"/>
          <w:lang w:val="en-US"/>
        </w:rPr>
      </w:pPr>
      <w:del w:id="135" w:author="phuong vu" w:date="2018-12-01T22:26:00Z">
        <w:r w:rsidRPr="00920004" w:rsidDel="005B0DDB">
          <w:rPr>
            <w:noProof/>
          </w:rPr>
          <w:delText>3.1.6</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theo chức năng</w:delText>
        </w:r>
        <w:r w:rsidRPr="00920004" w:rsidDel="005B0DDB">
          <w:rPr>
            <w:noProof/>
          </w:rPr>
          <w:tab/>
          <w:delText>32</w:delText>
        </w:r>
      </w:del>
    </w:p>
    <w:p w14:paraId="1289124E" w14:textId="79819F2E" w:rsidR="00920004" w:rsidRPr="00920004" w:rsidDel="005B0DDB" w:rsidRDefault="00920004">
      <w:pPr>
        <w:pStyle w:val="TOC4"/>
        <w:rPr>
          <w:del w:id="136" w:author="phuong vu" w:date="2018-12-01T22:26:00Z"/>
          <w:rFonts w:asciiTheme="minorHAnsi" w:eastAsiaTheme="minorEastAsia" w:hAnsiTheme="minorHAnsi" w:cstheme="minorBidi"/>
          <w:noProof/>
          <w:sz w:val="22"/>
          <w:szCs w:val="22"/>
          <w:lang w:val="en-US"/>
        </w:rPr>
      </w:pPr>
      <w:del w:id="137" w:author="phuong vu" w:date="2018-12-01T22:26:00Z">
        <w:r w:rsidRPr="00920004" w:rsidDel="005B0DDB">
          <w:rPr>
            <w:noProof/>
            <w:lang w:val="en-US"/>
          </w:rPr>
          <w:delText>3.1.6.1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đơn hàng</w:delText>
        </w:r>
        <w:r w:rsidRPr="00920004" w:rsidDel="005B0DDB">
          <w:rPr>
            <w:noProof/>
          </w:rPr>
          <w:tab/>
          <w:delText>32</w:delText>
        </w:r>
      </w:del>
    </w:p>
    <w:p w14:paraId="2F90045E" w14:textId="7251F772" w:rsidR="00920004" w:rsidRPr="00920004" w:rsidDel="005B0DDB" w:rsidRDefault="00920004">
      <w:pPr>
        <w:pStyle w:val="TOC4"/>
        <w:rPr>
          <w:del w:id="138" w:author="phuong vu" w:date="2018-12-01T22:26:00Z"/>
          <w:rFonts w:asciiTheme="minorHAnsi" w:eastAsiaTheme="minorEastAsia" w:hAnsiTheme="minorHAnsi" w:cstheme="minorBidi"/>
          <w:noProof/>
          <w:sz w:val="22"/>
          <w:szCs w:val="22"/>
          <w:lang w:val="en-US"/>
        </w:rPr>
      </w:pPr>
      <w:del w:id="139" w:author="phuong vu" w:date="2018-12-01T22:26:00Z">
        <w:r w:rsidRPr="00920004" w:rsidDel="005B0DDB">
          <w:rPr>
            <w:noProof/>
            <w:lang w:val="en-US"/>
          </w:rPr>
          <w:delText>3.1.6.2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biên nhận</w:delText>
        </w:r>
        <w:r w:rsidRPr="00920004" w:rsidDel="005B0DDB">
          <w:rPr>
            <w:noProof/>
          </w:rPr>
          <w:tab/>
          <w:delText>45</w:delText>
        </w:r>
      </w:del>
    </w:p>
    <w:p w14:paraId="43044F4F" w14:textId="218304CD" w:rsidR="00920004" w:rsidRPr="00920004" w:rsidDel="005B0DDB" w:rsidRDefault="00920004">
      <w:pPr>
        <w:pStyle w:val="TOC4"/>
        <w:rPr>
          <w:del w:id="140" w:author="phuong vu" w:date="2018-12-01T22:26:00Z"/>
          <w:rFonts w:asciiTheme="minorHAnsi" w:eastAsiaTheme="minorEastAsia" w:hAnsiTheme="minorHAnsi" w:cstheme="minorBidi"/>
          <w:noProof/>
          <w:sz w:val="22"/>
          <w:szCs w:val="22"/>
          <w:lang w:val="en-US"/>
        </w:rPr>
      </w:pPr>
      <w:del w:id="141" w:author="phuong vu" w:date="2018-12-01T22:26:00Z">
        <w:r w:rsidRPr="00920004" w:rsidDel="005B0DDB">
          <w:rPr>
            <w:noProof/>
            <w:lang w:val="en-US"/>
          </w:rPr>
          <w:delText>3.1.6.3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phân công xử lí đơn hàng</w:delText>
        </w:r>
        <w:r w:rsidRPr="00920004" w:rsidDel="005B0DDB">
          <w:rPr>
            <w:noProof/>
          </w:rPr>
          <w:tab/>
          <w:delText>56</w:delText>
        </w:r>
      </w:del>
    </w:p>
    <w:p w14:paraId="17635647" w14:textId="08D0F1ED" w:rsidR="00920004" w:rsidRPr="00920004" w:rsidDel="005B0DDB" w:rsidRDefault="00920004">
      <w:pPr>
        <w:pStyle w:val="TOC4"/>
        <w:rPr>
          <w:del w:id="142" w:author="phuong vu" w:date="2018-12-01T22:26:00Z"/>
          <w:rFonts w:asciiTheme="minorHAnsi" w:eastAsiaTheme="minorEastAsia" w:hAnsiTheme="minorHAnsi" w:cstheme="minorBidi"/>
          <w:noProof/>
          <w:sz w:val="22"/>
          <w:szCs w:val="22"/>
          <w:lang w:val="en-US"/>
        </w:rPr>
      </w:pPr>
      <w:del w:id="143" w:author="phuong vu" w:date="2018-12-01T22:26:00Z">
        <w:r w:rsidRPr="00920004" w:rsidDel="005B0DDB">
          <w:rPr>
            <w:noProof/>
            <w:lang w:val="en-US"/>
          </w:rPr>
          <w:delText>3.1.6.4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trạng thái máy giặt</w:delText>
        </w:r>
        <w:r w:rsidRPr="00920004" w:rsidDel="005B0DDB">
          <w:rPr>
            <w:noProof/>
          </w:rPr>
          <w:tab/>
          <w:delText>60</w:delText>
        </w:r>
      </w:del>
    </w:p>
    <w:p w14:paraId="58F1ADB2" w14:textId="2271495C" w:rsidR="00920004" w:rsidRPr="00920004" w:rsidDel="005B0DDB" w:rsidRDefault="00920004">
      <w:pPr>
        <w:pStyle w:val="TOC4"/>
        <w:rPr>
          <w:del w:id="144" w:author="phuong vu" w:date="2018-12-01T22:26:00Z"/>
          <w:rFonts w:asciiTheme="minorHAnsi" w:eastAsiaTheme="minorEastAsia" w:hAnsiTheme="minorHAnsi" w:cstheme="minorBidi"/>
          <w:noProof/>
          <w:sz w:val="22"/>
          <w:szCs w:val="22"/>
          <w:lang w:val="en-US"/>
        </w:rPr>
      </w:pPr>
      <w:del w:id="145" w:author="phuong vu" w:date="2018-12-01T22:26:00Z">
        <w:r w:rsidRPr="00920004" w:rsidDel="005B0DDB">
          <w:rPr>
            <w:noProof/>
          </w:rPr>
          <w:delText>3.1.6.5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62</w:delText>
        </w:r>
      </w:del>
    </w:p>
    <w:p w14:paraId="4AA15F94" w14:textId="2EA8E23D" w:rsidR="00920004" w:rsidRPr="00920004" w:rsidDel="005B0DDB" w:rsidRDefault="00920004">
      <w:pPr>
        <w:pStyle w:val="TOC4"/>
        <w:rPr>
          <w:del w:id="146" w:author="phuong vu" w:date="2018-12-01T22:26:00Z"/>
          <w:rFonts w:asciiTheme="minorHAnsi" w:eastAsiaTheme="minorEastAsia" w:hAnsiTheme="minorHAnsi" w:cstheme="minorBidi"/>
          <w:noProof/>
          <w:sz w:val="22"/>
          <w:szCs w:val="22"/>
          <w:lang w:val="en-US"/>
        </w:rPr>
      </w:pPr>
      <w:del w:id="147" w:author="phuong vu" w:date="2018-12-01T22:26:00Z">
        <w:r w:rsidRPr="00920004" w:rsidDel="005B0DDB">
          <w:rPr>
            <w:noProof/>
            <w:lang w:val="en-US"/>
          </w:rPr>
          <w:delText>3.1.6.6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w:delText>
        </w:r>
        <w:r w:rsidRPr="00920004" w:rsidDel="005B0DDB">
          <w:rPr>
            <w:noProof/>
            <w:lang w:val="en-US"/>
          </w:rPr>
          <w:delText xml:space="preserve"> hệ thống</w:delText>
        </w:r>
        <w:r w:rsidRPr="00920004" w:rsidDel="005B0DDB">
          <w:rPr>
            <w:noProof/>
          </w:rPr>
          <w:tab/>
          <w:delText>65</w:delText>
        </w:r>
      </w:del>
    </w:p>
    <w:p w14:paraId="2BDC8968" w14:textId="1E805964" w:rsidR="00920004" w:rsidRPr="00920004" w:rsidDel="005B0DDB" w:rsidRDefault="00920004">
      <w:pPr>
        <w:pStyle w:val="TOC4"/>
        <w:rPr>
          <w:del w:id="148" w:author="phuong vu" w:date="2018-12-01T22:26:00Z"/>
          <w:rFonts w:asciiTheme="minorHAnsi" w:eastAsiaTheme="minorEastAsia" w:hAnsiTheme="minorHAnsi" w:cstheme="minorBidi"/>
          <w:noProof/>
          <w:sz w:val="22"/>
          <w:szCs w:val="22"/>
          <w:lang w:val="en-US"/>
        </w:rPr>
      </w:pPr>
      <w:del w:id="149" w:author="phuong vu" w:date="2018-12-01T22:26:00Z">
        <w:r w:rsidRPr="00920004" w:rsidDel="005B0DDB">
          <w:rPr>
            <w:noProof/>
          </w:rPr>
          <w:delText>3.1.6.7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w:delText>
        </w:r>
        <w:r w:rsidRPr="00920004" w:rsidDel="005B0DDB">
          <w:rPr>
            <w:noProof/>
          </w:rPr>
          <w:delText>ăng xuất hệ thống</w:delText>
        </w:r>
        <w:r w:rsidRPr="00920004" w:rsidDel="005B0DDB">
          <w:rPr>
            <w:noProof/>
          </w:rPr>
          <w:tab/>
          <w:delText>67</w:delText>
        </w:r>
      </w:del>
    </w:p>
    <w:p w14:paraId="4690300D" w14:textId="575E83E6" w:rsidR="00920004" w:rsidRPr="00920004" w:rsidDel="005B0DDB" w:rsidRDefault="00920004">
      <w:pPr>
        <w:pStyle w:val="TOC1"/>
        <w:tabs>
          <w:tab w:val="left" w:pos="1540"/>
        </w:tabs>
        <w:rPr>
          <w:del w:id="150" w:author="phuong vu" w:date="2018-12-01T22:26:00Z"/>
          <w:rFonts w:asciiTheme="minorHAnsi" w:eastAsiaTheme="minorEastAsia" w:hAnsiTheme="minorHAnsi" w:cstheme="minorBidi"/>
          <w:noProof/>
          <w:sz w:val="22"/>
          <w:szCs w:val="22"/>
          <w:lang w:val="en-US"/>
        </w:rPr>
      </w:pPr>
      <w:del w:id="151" w:author="phuong vu" w:date="2018-12-01T22:26:00Z">
        <w:r w:rsidRPr="00920004" w:rsidDel="005B0DDB">
          <w:rPr>
            <w:noProof/>
          </w:rPr>
          <w:delText>CHƯƠNG 4 -</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KIỂM THỬ</w:delText>
        </w:r>
        <w:r w:rsidRPr="00920004" w:rsidDel="005B0DDB">
          <w:rPr>
            <w:noProof/>
          </w:rPr>
          <w:tab/>
          <w:delText>68</w:delText>
        </w:r>
      </w:del>
    </w:p>
    <w:p w14:paraId="24903153" w14:textId="7C99B51C" w:rsidR="00920004" w:rsidRPr="00920004" w:rsidDel="005B0DDB" w:rsidRDefault="00920004">
      <w:pPr>
        <w:pStyle w:val="TOC2"/>
        <w:tabs>
          <w:tab w:val="left" w:pos="880"/>
          <w:tab w:val="right" w:leader="dot" w:pos="8777"/>
        </w:tabs>
        <w:rPr>
          <w:del w:id="152" w:author="phuong vu" w:date="2018-12-01T22:26:00Z"/>
          <w:rFonts w:asciiTheme="minorHAnsi" w:eastAsiaTheme="minorEastAsia" w:hAnsiTheme="minorHAnsi" w:cstheme="minorBidi"/>
          <w:noProof/>
          <w:sz w:val="22"/>
          <w:szCs w:val="22"/>
          <w:lang w:val="en-US"/>
        </w:rPr>
      </w:pPr>
      <w:del w:id="153"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Giới thiệu</w:delText>
        </w:r>
        <w:r w:rsidRPr="00920004" w:rsidDel="005B0DDB">
          <w:rPr>
            <w:noProof/>
          </w:rPr>
          <w:tab/>
          <w:delText>68</w:delText>
        </w:r>
      </w:del>
    </w:p>
    <w:p w14:paraId="4AC10562" w14:textId="2879FC67" w:rsidR="00920004" w:rsidRPr="00920004" w:rsidDel="005B0DDB" w:rsidRDefault="00920004">
      <w:pPr>
        <w:pStyle w:val="TOC3"/>
        <w:tabs>
          <w:tab w:val="left" w:pos="1320"/>
          <w:tab w:val="right" w:leader="dot" w:pos="8777"/>
        </w:tabs>
        <w:rPr>
          <w:del w:id="154" w:author="phuong vu" w:date="2018-12-01T22:26:00Z"/>
          <w:rFonts w:asciiTheme="minorHAnsi" w:eastAsiaTheme="minorEastAsia" w:hAnsiTheme="minorHAnsi" w:cstheme="minorBidi"/>
          <w:noProof/>
          <w:sz w:val="22"/>
          <w:szCs w:val="22"/>
          <w:lang w:val="en-US"/>
        </w:rPr>
      </w:pPr>
      <w:del w:id="155"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Mục tiêu</w:delText>
        </w:r>
        <w:r w:rsidRPr="00920004" w:rsidDel="005B0DDB">
          <w:rPr>
            <w:noProof/>
          </w:rPr>
          <w:tab/>
          <w:delText>68</w:delText>
        </w:r>
      </w:del>
    </w:p>
    <w:p w14:paraId="69F85E56" w14:textId="7500FA62" w:rsidR="00920004" w:rsidRPr="00920004" w:rsidDel="005B0DDB" w:rsidRDefault="00920004">
      <w:pPr>
        <w:pStyle w:val="TOC3"/>
        <w:tabs>
          <w:tab w:val="left" w:pos="1320"/>
          <w:tab w:val="right" w:leader="dot" w:pos="8777"/>
        </w:tabs>
        <w:rPr>
          <w:del w:id="156" w:author="phuong vu" w:date="2018-12-01T22:26:00Z"/>
          <w:rFonts w:asciiTheme="minorHAnsi" w:eastAsiaTheme="minorEastAsia" w:hAnsiTheme="minorHAnsi" w:cstheme="minorBidi"/>
          <w:noProof/>
          <w:sz w:val="22"/>
          <w:szCs w:val="22"/>
          <w:lang w:val="en-US"/>
        </w:rPr>
      </w:pPr>
      <w:del w:id="157"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kiểm thử</w:delText>
        </w:r>
        <w:r w:rsidRPr="00920004" w:rsidDel="005B0DDB">
          <w:rPr>
            <w:noProof/>
          </w:rPr>
          <w:tab/>
          <w:delText>68</w:delText>
        </w:r>
      </w:del>
    </w:p>
    <w:p w14:paraId="7847EBFF" w14:textId="545F96D9" w:rsidR="00920004" w:rsidRPr="00920004" w:rsidDel="005B0DDB" w:rsidRDefault="00920004">
      <w:pPr>
        <w:pStyle w:val="TOC2"/>
        <w:tabs>
          <w:tab w:val="left" w:pos="880"/>
          <w:tab w:val="right" w:leader="dot" w:pos="8777"/>
        </w:tabs>
        <w:rPr>
          <w:del w:id="158" w:author="phuong vu" w:date="2018-12-01T22:26:00Z"/>
          <w:rFonts w:asciiTheme="minorHAnsi" w:eastAsiaTheme="minorEastAsia" w:hAnsiTheme="minorHAnsi" w:cstheme="minorBidi"/>
          <w:noProof/>
          <w:sz w:val="22"/>
          <w:szCs w:val="22"/>
          <w:lang w:val="en-US"/>
        </w:rPr>
      </w:pPr>
      <w:del w:id="159"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Chi tiết kế hoạch kiểm thử</w:delText>
        </w:r>
        <w:r w:rsidRPr="00920004" w:rsidDel="005B0DDB">
          <w:rPr>
            <w:noProof/>
          </w:rPr>
          <w:tab/>
          <w:delText>68</w:delText>
        </w:r>
      </w:del>
    </w:p>
    <w:p w14:paraId="7A357EE8" w14:textId="75EB7486" w:rsidR="00920004" w:rsidRPr="00920004" w:rsidDel="005B0DDB" w:rsidRDefault="00920004">
      <w:pPr>
        <w:pStyle w:val="TOC3"/>
        <w:tabs>
          <w:tab w:val="left" w:pos="1320"/>
          <w:tab w:val="right" w:leader="dot" w:pos="8777"/>
        </w:tabs>
        <w:rPr>
          <w:del w:id="160" w:author="phuong vu" w:date="2018-12-01T22:26:00Z"/>
          <w:rFonts w:asciiTheme="minorHAnsi" w:eastAsiaTheme="minorEastAsia" w:hAnsiTheme="minorHAnsi" w:cstheme="minorBidi"/>
          <w:noProof/>
          <w:sz w:val="22"/>
          <w:szCs w:val="22"/>
          <w:lang w:val="en-US"/>
        </w:rPr>
      </w:pPr>
      <w:del w:id="161" w:author="phuong vu" w:date="2018-12-01T22:26:00Z">
        <w:r w:rsidRPr="00920004" w:rsidDel="005B0DDB">
          <w:rPr>
            <w:noProof/>
          </w:rPr>
          <w:delText>4.2.1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kiểm thử</w:delText>
        </w:r>
        <w:r w:rsidRPr="00920004" w:rsidDel="005B0DDB">
          <w:rPr>
            <w:noProof/>
          </w:rPr>
          <w:tab/>
          <w:delText>68</w:delText>
        </w:r>
      </w:del>
    </w:p>
    <w:p w14:paraId="7152926C" w14:textId="5781FEF2" w:rsidR="00920004" w:rsidRPr="00920004" w:rsidDel="005B0DDB" w:rsidRDefault="00920004">
      <w:pPr>
        <w:pStyle w:val="TOC3"/>
        <w:tabs>
          <w:tab w:val="left" w:pos="1320"/>
          <w:tab w:val="right" w:leader="dot" w:pos="8777"/>
        </w:tabs>
        <w:rPr>
          <w:del w:id="162" w:author="phuong vu" w:date="2018-12-01T22:26:00Z"/>
          <w:rFonts w:asciiTheme="minorHAnsi" w:eastAsiaTheme="minorEastAsia" w:hAnsiTheme="minorHAnsi" w:cstheme="minorBidi"/>
          <w:noProof/>
          <w:sz w:val="22"/>
          <w:szCs w:val="22"/>
          <w:lang w:val="en-US"/>
        </w:rPr>
      </w:pPr>
      <w:del w:id="163" w:author="phuong vu" w:date="2018-12-01T22:26:00Z">
        <w:r w:rsidRPr="00920004" w:rsidDel="005B0DDB">
          <w:rPr>
            <w:noProof/>
          </w:rPr>
          <w:delText>4.2.2</w:delText>
        </w:r>
        <w:r w:rsidRPr="00920004" w:rsidDel="005B0DDB">
          <w:rPr>
            <w:rFonts w:asciiTheme="minorHAnsi" w:eastAsiaTheme="minorEastAsia" w:hAnsiTheme="minorHAnsi" w:cstheme="minorBidi"/>
            <w:noProof/>
            <w:sz w:val="22"/>
            <w:szCs w:val="22"/>
            <w:lang w:val="en-US"/>
          </w:rPr>
          <w:tab/>
        </w:r>
        <w:r w:rsidRPr="00920004" w:rsidDel="005B0DDB">
          <w:rPr>
            <w:noProof/>
          </w:rPr>
          <w:delText>Tiêu chí kiểm thử</w:delText>
        </w:r>
        <w:r w:rsidRPr="00920004" w:rsidDel="005B0DDB">
          <w:rPr>
            <w:noProof/>
          </w:rPr>
          <w:tab/>
          <w:delText>68</w:delText>
        </w:r>
      </w:del>
    </w:p>
    <w:p w14:paraId="07C83B17" w14:textId="7D77C59F" w:rsidR="00920004" w:rsidRPr="00920004" w:rsidDel="005B0DDB" w:rsidRDefault="00920004">
      <w:pPr>
        <w:pStyle w:val="TOC2"/>
        <w:tabs>
          <w:tab w:val="left" w:pos="880"/>
          <w:tab w:val="right" w:leader="dot" w:pos="8777"/>
        </w:tabs>
        <w:rPr>
          <w:del w:id="164" w:author="phuong vu" w:date="2018-12-01T22:26:00Z"/>
          <w:rFonts w:asciiTheme="minorHAnsi" w:eastAsiaTheme="minorEastAsia" w:hAnsiTheme="minorHAnsi" w:cstheme="minorBidi"/>
          <w:noProof/>
          <w:sz w:val="22"/>
          <w:szCs w:val="22"/>
          <w:lang w:val="en-US"/>
        </w:rPr>
      </w:pPr>
      <w:del w:id="16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kiểm thử</w:delText>
        </w:r>
        <w:r w:rsidRPr="00920004" w:rsidDel="005B0DDB">
          <w:rPr>
            <w:noProof/>
          </w:rPr>
          <w:tab/>
          <w:delText>69</w:delText>
        </w:r>
      </w:del>
    </w:p>
    <w:p w14:paraId="278F8C97" w14:textId="134C3136" w:rsidR="00920004" w:rsidRPr="00920004" w:rsidDel="005B0DDB" w:rsidRDefault="00920004">
      <w:pPr>
        <w:pStyle w:val="TOC3"/>
        <w:tabs>
          <w:tab w:val="left" w:pos="1320"/>
          <w:tab w:val="right" w:leader="dot" w:pos="8777"/>
        </w:tabs>
        <w:rPr>
          <w:del w:id="166" w:author="phuong vu" w:date="2018-12-01T22:26:00Z"/>
          <w:rFonts w:asciiTheme="minorHAnsi" w:eastAsiaTheme="minorEastAsia" w:hAnsiTheme="minorHAnsi" w:cstheme="minorBidi"/>
          <w:noProof/>
          <w:sz w:val="22"/>
          <w:szCs w:val="22"/>
          <w:lang w:val="en-US"/>
        </w:rPr>
      </w:pPr>
      <w:del w:id="167" w:author="phuong vu" w:date="2018-12-01T22:26:00Z">
        <w:r w:rsidRPr="00920004" w:rsidDel="005B0DDB">
          <w:rPr>
            <w:noProof/>
          </w:rPr>
          <w:delText>4.3.1</w:delText>
        </w:r>
        <w:r w:rsidRPr="00920004" w:rsidDel="005B0DDB">
          <w:rPr>
            <w:rFonts w:asciiTheme="minorHAnsi" w:eastAsiaTheme="minorEastAsia" w:hAnsiTheme="minorHAnsi" w:cstheme="minorBidi"/>
            <w:noProof/>
            <w:sz w:val="22"/>
            <w:szCs w:val="22"/>
            <w:lang w:val="en-US"/>
          </w:rPr>
          <w:tab/>
        </w:r>
        <w:r w:rsidRPr="00920004" w:rsidDel="005B0DDB">
          <w:rPr>
            <w:noProof/>
          </w:rPr>
          <w:delText>Tiến hành kiểm thử</w:delText>
        </w:r>
        <w:r w:rsidRPr="00920004" w:rsidDel="005B0DDB">
          <w:rPr>
            <w:noProof/>
          </w:rPr>
          <w:tab/>
          <w:delText>69</w:delText>
        </w:r>
      </w:del>
    </w:p>
    <w:p w14:paraId="49114F47" w14:textId="7F3ADE37" w:rsidR="00920004" w:rsidRPr="00920004" w:rsidDel="005B0DDB" w:rsidRDefault="00920004">
      <w:pPr>
        <w:pStyle w:val="TOC3"/>
        <w:tabs>
          <w:tab w:val="left" w:pos="1320"/>
          <w:tab w:val="right" w:leader="dot" w:pos="8777"/>
        </w:tabs>
        <w:rPr>
          <w:del w:id="168" w:author="phuong vu" w:date="2018-12-01T22:26:00Z"/>
          <w:rFonts w:asciiTheme="minorHAnsi" w:eastAsiaTheme="minorEastAsia" w:hAnsiTheme="minorHAnsi" w:cstheme="minorBidi"/>
          <w:noProof/>
          <w:sz w:val="22"/>
          <w:szCs w:val="22"/>
          <w:lang w:val="en-US"/>
        </w:rPr>
      </w:pPr>
      <w:del w:id="169" w:author="phuong vu" w:date="2018-12-01T22:26:00Z">
        <w:r w:rsidRPr="00920004" w:rsidDel="005B0DDB">
          <w:rPr>
            <w:noProof/>
          </w:rPr>
          <w:delText>4.3.2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kiểm thử</w:delText>
        </w:r>
        <w:r w:rsidRPr="00920004" w:rsidDel="005B0DDB">
          <w:rPr>
            <w:noProof/>
          </w:rPr>
          <w:tab/>
          <w:delText>69</w:delText>
        </w:r>
      </w:del>
    </w:p>
    <w:p w14:paraId="381B2924" w14:textId="69F48641" w:rsidR="00920004" w:rsidRPr="00920004" w:rsidDel="005B0DDB" w:rsidRDefault="00920004">
      <w:pPr>
        <w:pStyle w:val="TOC3"/>
        <w:tabs>
          <w:tab w:val="left" w:pos="1320"/>
          <w:tab w:val="right" w:leader="dot" w:pos="8777"/>
        </w:tabs>
        <w:rPr>
          <w:del w:id="170" w:author="phuong vu" w:date="2018-12-01T22:26:00Z"/>
          <w:rFonts w:asciiTheme="minorHAnsi" w:eastAsiaTheme="minorEastAsia" w:hAnsiTheme="minorHAnsi" w:cstheme="minorBidi"/>
          <w:noProof/>
          <w:sz w:val="22"/>
          <w:szCs w:val="22"/>
          <w:lang w:val="en-US"/>
        </w:rPr>
      </w:pPr>
      <w:del w:id="171" w:author="phuong vu" w:date="2018-12-01T22:26:00Z">
        <w:r w:rsidRPr="00920004" w:rsidDel="005B0DDB">
          <w:rPr>
            <w:noProof/>
          </w:rPr>
          <w:delText>4.3.3</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 hoạch dự đoán và chi phí</w:delText>
        </w:r>
        <w:r w:rsidRPr="00920004" w:rsidDel="005B0DDB">
          <w:rPr>
            <w:noProof/>
          </w:rPr>
          <w:tab/>
          <w:delText>69</w:delText>
        </w:r>
      </w:del>
    </w:p>
    <w:p w14:paraId="05061576" w14:textId="57F81FFD" w:rsidR="00920004" w:rsidRPr="00920004" w:rsidDel="005B0DDB" w:rsidRDefault="00920004">
      <w:pPr>
        <w:pStyle w:val="TOC3"/>
        <w:tabs>
          <w:tab w:val="left" w:pos="1320"/>
          <w:tab w:val="right" w:leader="dot" w:pos="8777"/>
        </w:tabs>
        <w:rPr>
          <w:del w:id="172" w:author="phuong vu" w:date="2018-12-01T22:26:00Z"/>
          <w:rFonts w:asciiTheme="minorHAnsi" w:eastAsiaTheme="minorEastAsia" w:hAnsiTheme="minorHAnsi" w:cstheme="minorBidi"/>
          <w:noProof/>
          <w:sz w:val="22"/>
          <w:szCs w:val="22"/>
          <w:lang w:val="en-US"/>
        </w:rPr>
      </w:pPr>
      <w:del w:id="173" w:author="phuong vu" w:date="2018-12-01T22:26:00Z">
        <w:r w:rsidRPr="00920004" w:rsidDel="005B0DDB">
          <w:rPr>
            <w:noProof/>
          </w:rPr>
          <w:delText>4.3.4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rủi ro</w:delText>
        </w:r>
        <w:r w:rsidRPr="00920004" w:rsidDel="005B0DDB">
          <w:rPr>
            <w:noProof/>
          </w:rPr>
          <w:tab/>
          <w:delText>69</w:delText>
        </w:r>
      </w:del>
    </w:p>
    <w:p w14:paraId="5571F900" w14:textId="22885995" w:rsidR="00920004" w:rsidRPr="00920004" w:rsidDel="005B0DDB" w:rsidRDefault="00920004">
      <w:pPr>
        <w:pStyle w:val="TOC2"/>
        <w:tabs>
          <w:tab w:val="left" w:pos="880"/>
          <w:tab w:val="right" w:leader="dot" w:pos="8777"/>
        </w:tabs>
        <w:rPr>
          <w:del w:id="174" w:author="phuong vu" w:date="2018-12-01T22:26:00Z"/>
          <w:rFonts w:asciiTheme="minorHAnsi" w:eastAsiaTheme="minorEastAsia" w:hAnsiTheme="minorHAnsi" w:cstheme="minorBidi"/>
          <w:noProof/>
          <w:sz w:val="22"/>
          <w:szCs w:val="22"/>
          <w:lang w:val="en-US"/>
        </w:rPr>
      </w:pPr>
      <w:del w:id="175" w:author="phuong vu" w:date="2018-12-01T22:26:00Z">
        <w:r w:rsidRPr="00920004" w:rsidDel="005B0DDB">
          <w:rPr>
            <w:noProof/>
          </w:rPr>
          <w:delText>4.4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trường hợp kiểm thử</w:delText>
        </w:r>
        <w:r w:rsidRPr="00920004" w:rsidDel="005B0DDB">
          <w:rPr>
            <w:noProof/>
          </w:rPr>
          <w:tab/>
          <w:delText>69</w:delText>
        </w:r>
      </w:del>
    </w:p>
    <w:p w14:paraId="106A6A7E" w14:textId="6B965233" w:rsidR="00920004" w:rsidRPr="00920004" w:rsidDel="005B0DDB" w:rsidRDefault="00920004">
      <w:pPr>
        <w:pStyle w:val="TOC3"/>
        <w:tabs>
          <w:tab w:val="left" w:pos="1320"/>
          <w:tab w:val="right" w:leader="dot" w:pos="8777"/>
        </w:tabs>
        <w:rPr>
          <w:del w:id="176" w:author="phuong vu" w:date="2018-12-01T22:26:00Z"/>
          <w:rFonts w:asciiTheme="minorHAnsi" w:eastAsiaTheme="minorEastAsia" w:hAnsiTheme="minorHAnsi" w:cstheme="minorBidi"/>
          <w:noProof/>
          <w:sz w:val="22"/>
          <w:szCs w:val="22"/>
          <w:lang w:val="en-US"/>
        </w:rPr>
      </w:pPr>
      <w:del w:id="177" w:author="phuong vu" w:date="2018-12-01T22:26:00Z">
        <w:r w:rsidRPr="00920004" w:rsidDel="005B0DDB">
          <w:rPr>
            <w:noProof/>
          </w:rPr>
          <w:delText>4.4.1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69</w:delText>
        </w:r>
      </w:del>
    </w:p>
    <w:p w14:paraId="5D84100E" w14:textId="0224E003" w:rsidR="00920004" w:rsidRPr="00920004" w:rsidDel="005B0DDB" w:rsidRDefault="00920004">
      <w:pPr>
        <w:pStyle w:val="TOC4"/>
        <w:rPr>
          <w:del w:id="178" w:author="phuong vu" w:date="2018-12-01T22:26:00Z"/>
          <w:rFonts w:asciiTheme="minorHAnsi" w:eastAsiaTheme="minorEastAsia" w:hAnsiTheme="minorHAnsi" w:cstheme="minorBidi"/>
          <w:noProof/>
          <w:sz w:val="22"/>
          <w:szCs w:val="22"/>
          <w:lang w:val="en-US"/>
        </w:rPr>
      </w:pPr>
      <w:del w:id="179" w:author="phuong vu" w:date="2018-12-01T22:26:00Z">
        <w:r w:rsidRPr="00920004" w:rsidDel="005B0DDB">
          <w:rPr>
            <w:noProof/>
            <w:lang w:val="en-US"/>
          </w:rPr>
          <w:delText>4.4.1.1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69</w:delText>
        </w:r>
      </w:del>
    </w:p>
    <w:p w14:paraId="2E68D057" w14:textId="22D519C2" w:rsidR="00920004" w:rsidRPr="00920004" w:rsidDel="005B0DDB" w:rsidRDefault="00920004">
      <w:pPr>
        <w:pStyle w:val="TOC4"/>
        <w:rPr>
          <w:del w:id="180" w:author="phuong vu" w:date="2018-12-01T22:26:00Z"/>
          <w:rFonts w:asciiTheme="minorHAnsi" w:eastAsiaTheme="minorEastAsia" w:hAnsiTheme="minorHAnsi" w:cstheme="minorBidi"/>
          <w:noProof/>
          <w:sz w:val="22"/>
          <w:szCs w:val="22"/>
          <w:lang w:val="en-US"/>
        </w:rPr>
      </w:pPr>
      <w:del w:id="181" w:author="phuong vu" w:date="2018-12-01T22:26:00Z">
        <w:r w:rsidRPr="00920004" w:rsidDel="005B0DDB">
          <w:rPr>
            <w:noProof/>
          </w:rPr>
          <w:delText>4.4.1.2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70</w:delText>
        </w:r>
      </w:del>
    </w:p>
    <w:p w14:paraId="060D58A0" w14:textId="56506A72" w:rsidR="00920004" w:rsidRPr="00920004" w:rsidDel="005B0DDB" w:rsidRDefault="00920004">
      <w:pPr>
        <w:pStyle w:val="TOC4"/>
        <w:rPr>
          <w:del w:id="182" w:author="phuong vu" w:date="2018-12-01T22:26:00Z"/>
          <w:rFonts w:asciiTheme="minorHAnsi" w:eastAsiaTheme="minorEastAsia" w:hAnsiTheme="minorHAnsi" w:cstheme="minorBidi"/>
          <w:noProof/>
          <w:sz w:val="22"/>
          <w:szCs w:val="22"/>
          <w:lang w:val="en-US"/>
        </w:rPr>
      </w:pPr>
      <w:del w:id="183" w:author="phuong vu" w:date="2018-12-01T22:26:00Z">
        <w:r w:rsidRPr="00920004" w:rsidDel="005B0DDB">
          <w:rPr>
            <w:noProof/>
            <w:lang w:val="en-US"/>
          </w:rPr>
          <w:delText>4.4.1.3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đơn hàng</w:delText>
        </w:r>
        <w:r w:rsidRPr="00920004" w:rsidDel="005B0DDB">
          <w:rPr>
            <w:noProof/>
          </w:rPr>
          <w:tab/>
          <w:delText>71</w:delText>
        </w:r>
      </w:del>
    </w:p>
    <w:p w14:paraId="490D9C62" w14:textId="1DBD82EA" w:rsidR="00920004" w:rsidRPr="00920004" w:rsidDel="005B0DDB" w:rsidRDefault="00920004">
      <w:pPr>
        <w:pStyle w:val="TOC4"/>
        <w:rPr>
          <w:del w:id="184" w:author="phuong vu" w:date="2018-12-01T22:26:00Z"/>
          <w:rFonts w:asciiTheme="minorHAnsi" w:eastAsiaTheme="minorEastAsia" w:hAnsiTheme="minorHAnsi" w:cstheme="minorBidi"/>
          <w:noProof/>
          <w:sz w:val="22"/>
          <w:szCs w:val="22"/>
          <w:lang w:val="en-US"/>
        </w:rPr>
      </w:pPr>
      <w:del w:id="185" w:author="phuong vu" w:date="2018-12-01T22:26:00Z">
        <w:r w:rsidRPr="00920004" w:rsidDel="005B0DDB">
          <w:rPr>
            <w:noProof/>
            <w:lang w:val="en-US"/>
          </w:rPr>
          <w:delText>4.4.1.4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74</w:delText>
        </w:r>
      </w:del>
    </w:p>
    <w:p w14:paraId="2A354687" w14:textId="3F2AAC3C" w:rsidR="00920004" w:rsidRPr="00920004" w:rsidDel="005B0DDB" w:rsidRDefault="00920004">
      <w:pPr>
        <w:pStyle w:val="TOC4"/>
        <w:rPr>
          <w:del w:id="186" w:author="phuong vu" w:date="2018-12-01T22:26:00Z"/>
          <w:rFonts w:asciiTheme="minorHAnsi" w:eastAsiaTheme="minorEastAsia" w:hAnsiTheme="minorHAnsi" w:cstheme="minorBidi"/>
          <w:noProof/>
          <w:sz w:val="22"/>
          <w:szCs w:val="22"/>
          <w:lang w:val="en-US"/>
        </w:rPr>
      </w:pPr>
      <w:del w:id="187" w:author="phuong vu" w:date="2018-12-01T22:26:00Z">
        <w:r w:rsidRPr="00920004" w:rsidDel="005B0DDB">
          <w:rPr>
            <w:noProof/>
            <w:lang w:val="en-US"/>
          </w:rPr>
          <w:delText>4.4.1.5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75</w:delText>
        </w:r>
      </w:del>
    </w:p>
    <w:p w14:paraId="58DF643C" w14:textId="572DFEB2" w:rsidR="00920004" w:rsidRPr="00920004" w:rsidDel="005B0DDB" w:rsidRDefault="00920004">
      <w:pPr>
        <w:pStyle w:val="TOC3"/>
        <w:tabs>
          <w:tab w:val="left" w:pos="1320"/>
          <w:tab w:val="right" w:leader="dot" w:pos="8777"/>
        </w:tabs>
        <w:rPr>
          <w:del w:id="188" w:author="phuong vu" w:date="2018-12-01T22:26:00Z"/>
          <w:rFonts w:asciiTheme="minorHAnsi" w:eastAsiaTheme="minorEastAsia" w:hAnsiTheme="minorHAnsi" w:cstheme="minorBidi"/>
          <w:noProof/>
          <w:sz w:val="22"/>
          <w:szCs w:val="22"/>
          <w:lang w:val="en-US"/>
        </w:rPr>
      </w:pPr>
      <w:del w:id="189" w:author="phuong vu" w:date="2018-12-01T22:26:00Z">
        <w:r w:rsidRPr="00920004" w:rsidDel="005B0DDB">
          <w:rPr>
            <w:noProof/>
          </w:rPr>
          <w:delText>4.4.2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76</w:delText>
        </w:r>
      </w:del>
    </w:p>
    <w:p w14:paraId="0D153EAC" w14:textId="04A49936" w:rsidR="00920004" w:rsidRPr="00920004" w:rsidDel="005B0DDB" w:rsidRDefault="00920004">
      <w:pPr>
        <w:pStyle w:val="TOC4"/>
        <w:rPr>
          <w:del w:id="190" w:author="phuong vu" w:date="2018-12-01T22:26:00Z"/>
          <w:rFonts w:asciiTheme="minorHAnsi" w:eastAsiaTheme="minorEastAsia" w:hAnsiTheme="minorHAnsi" w:cstheme="minorBidi"/>
          <w:noProof/>
          <w:sz w:val="22"/>
          <w:szCs w:val="22"/>
          <w:lang w:val="en-US"/>
        </w:rPr>
      </w:pPr>
      <w:del w:id="191" w:author="phuong vu" w:date="2018-12-01T22:26:00Z">
        <w:r w:rsidRPr="00920004" w:rsidDel="005B0DDB">
          <w:rPr>
            <w:noProof/>
          </w:rPr>
          <w:delText>4.4.2.1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76</w:delText>
        </w:r>
      </w:del>
    </w:p>
    <w:p w14:paraId="0311FD0B" w14:textId="0E8F1541" w:rsidR="00920004" w:rsidRPr="00920004" w:rsidDel="005B0DDB" w:rsidRDefault="00920004">
      <w:pPr>
        <w:pStyle w:val="TOC4"/>
        <w:rPr>
          <w:del w:id="192" w:author="phuong vu" w:date="2018-12-01T22:26:00Z"/>
          <w:rFonts w:asciiTheme="minorHAnsi" w:eastAsiaTheme="minorEastAsia" w:hAnsiTheme="minorHAnsi" w:cstheme="minorBidi"/>
          <w:noProof/>
          <w:sz w:val="22"/>
          <w:szCs w:val="22"/>
          <w:lang w:val="en-US"/>
        </w:rPr>
      </w:pPr>
      <w:del w:id="193" w:author="phuong vu" w:date="2018-12-01T22:26:00Z">
        <w:r w:rsidRPr="00920004" w:rsidDel="005B0DDB">
          <w:rPr>
            <w:noProof/>
            <w:lang w:val="en-US"/>
          </w:rPr>
          <w:delText>4.4.2.2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77</w:delText>
        </w:r>
      </w:del>
    </w:p>
    <w:p w14:paraId="64253715" w14:textId="5A859352" w:rsidR="00920004" w:rsidRPr="00920004" w:rsidDel="005B0DDB" w:rsidRDefault="00920004">
      <w:pPr>
        <w:pStyle w:val="TOC4"/>
        <w:rPr>
          <w:del w:id="194" w:author="phuong vu" w:date="2018-12-01T22:26:00Z"/>
          <w:rFonts w:asciiTheme="minorHAnsi" w:eastAsiaTheme="minorEastAsia" w:hAnsiTheme="minorHAnsi" w:cstheme="minorBidi"/>
          <w:noProof/>
          <w:sz w:val="22"/>
          <w:szCs w:val="22"/>
          <w:lang w:val="en-US"/>
        </w:rPr>
      </w:pPr>
      <w:del w:id="195" w:author="phuong vu" w:date="2018-12-01T22:26:00Z">
        <w:r w:rsidRPr="00920004" w:rsidDel="005B0DDB">
          <w:rPr>
            <w:noProof/>
            <w:lang w:val="en-US"/>
          </w:rPr>
          <w:delText>4.4.2.3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biên nhận</w:delText>
        </w:r>
        <w:r w:rsidRPr="00920004" w:rsidDel="005B0DDB">
          <w:rPr>
            <w:noProof/>
          </w:rPr>
          <w:tab/>
          <w:delText>78</w:delText>
        </w:r>
      </w:del>
    </w:p>
    <w:p w14:paraId="02BF014B" w14:textId="3868DBDB" w:rsidR="00920004" w:rsidRPr="00920004" w:rsidDel="005B0DDB" w:rsidRDefault="00920004">
      <w:pPr>
        <w:pStyle w:val="TOC3"/>
        <w:tabs>
          <w:tab w:val="left" w:pos="1320"/>
          <w:tab w:val="right" w:leader="dot" w:pos="8777"/>
        </w:tabs>
        <w:rPr>
          <w:del w:id="196" w:author="phuong vu" w:date="2018-12-01T22:26:00Z"/>
          <w:rFonts w:asciiTheme="minorHAnsi" w:eastAsiaTheme="minorEastAsia" w:hAnsiTheme="minorHAnsi" w:cstheme="minorBidi"/>
          <w:noProof/>
          <w:sz w:val="22"/>
          <w:szCs w:val="22"/>
          <w:lang w:val="en-US"/>
        </w:rPr>
      </w:pPr>
      <w:del w:id="197" w:author="phuong vu" w:date="2018-12-01T22:26:00Z">
        <w:r w:rsidRPr="00920004" w:rsidDel="005B0DDB">
          <w:rPr>
            <w:noProof/>
          </w:rPr>
          <w:delText>4.4.3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79</w:delText>
        </w:r>
      </w:del>
    </w:p>
    <w:p w14:paraId="74A14A7F" w14:textId="308C4215" w:rsidR="00920004" w:rsidRPr="00920004" w:rsidDel="005B0DDB" w:rsidRDefault="00920004">
      <w:pPr>
        <w:pStyle w:val="TOC3"/>
        <w:tabs>
          <w:tab w:val="left" w:pos="1320"/>
          <w:tab w:val="right" w:leader="dot" w:pos="8777"/>
        </w:tabs>
        <w:rPr>
          <w:del w:id="198" w:author="phuong vu" w:date="2018-12-01T22:26:00Z"/>
          <w:rFonts w:asciiTheme="minorHAnsi" w:eastAsiaTheme="minorEastAsia" w:hAnsiTheme="minorHAnsi" w:cstheme="minorBidi"/>
          <w:noProof/>
          <w:sz w:val="22"/>
          <w:szCs w:val="22"/>
          <w:lang w:val="en-US"/>
        </w:rPr>
      </w:pPr>
      <w:del w:id="199" w:author="phuong vu" w:date="2018-12-01T22:26:00Z">
        <w:r w:rsidRPr="00920004" w:rsidDel="005B0DDB">
          <w:rPr>
            <w:noProof/>
          </w:rPr>
          <w:delText>4.4.4</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80</w:delText>
        </w:r>
      </w:del>
    </w:p>
    <w:p w14:paraId="6AB3E971" w14:textId="32C31B67" w:rsidR="00920004" w:rsidRPr="00920004" w:rsidDel="005B0DDB" w:rsidRDefault="00920004">
      <w:pPr>
        <w:pStyle w:val="TOC3"/>
        <w:tabs>
          <w:tab w:val="left" w:pos="1320"/>
          <w:tab w:val="right" w:leader="dot" w:pos="8777"/>
        </w:tabs>
        <w:rPr>
          <w:del w:id="200" w:author="phuong vu" w:date="2018-12-01T22:26:00Z"/>
          <w:rFonts w:asciiTheme="minorHAnsi" w:eastAsiaTheme="minorEastAsia" w:hAnsiTheme="minorHAnsi" w:cstheme="minorBidi"/>
          <w:noProof/>
          <w:sz w:val="22"/>
          <w:szCs w:val="22"/>
          <w:lang w:val="en-US"/>
        </w:rPr>
      </w:pPr>
      <w:del w:id="201" w:author="phuong vu" w:date="2018-12-01T22:26:00Z">
        <w:r w:rsidRPr="00920004" w:rsidDel="005B0DDB">
          <w:rPr>
            <w:noProof/>
          </w:rPr>
          <w:delText>4.4.5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81</w:delText>
        </w:r>
      </w:del>
    </w:p>
    <w:p w14:paraId="130F75D6" w14:textId="614D9BF5" w:rsidR="00920004" w:rsidRPr="00920004" w:rsidDel="005B0DDB" w:rsidRDefault="00920004">
      <w:pPr>
        <w:pStyle w:val="TOC3"/>
        <w:tabs>
          <w:tab w:val="left" w:pos="1320"/>
          <w:tab w:val="right" w:leader="dot" w:pos="8777"/>
        </w:tabs>
        <w:rPr>
          <w:del w:id="202" w:author="phuong vu" w:date="2018-12-01T22:26:00Z"/>
          <w:rFonts w:asciiTheme="minorHAnsi" w:eastAsiaTheme="minorEastAsia" w:hAnsiTheme="minorHAnsi" w:cstheme="minorBidi"/>
          <w:noProof/>
          <w:sz w:val="22"/>
          <w:szCs w:val="22"/>
          <w:lang w:val="en-US"/>
        </w:rPr>
      </w:pPr>
      <w:del w:id="203" w:author="phuong vu" w:date="2018-12-01T22:26:00Z">
        <w:r w:rsidRPr="00920004" w:rsidDel="005B0DDB">
          <w:rPr>
            <w:noProof/>
          </w:rPr>
          <w:delText>4.4.6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đăng xuất</w:delText>
        </w:r>
        <w:r w:rsidRPr="00920004" w:rsidDel="005B0DDB">
          <w:rPr>
            <w:noProof/>
          </w:rPr>
          <w:tab/>
          <w:delText>82</w:delText>
        </w:r>
      </w:del>
    </w:p>
    <w:p w14:paraId="532847CA" w14:textId="6ECF6BB5" w:rsidR="00920004" w:rsidRPr="00920004" w:rsidDel="005B0DDB" w:rsidRDefault="00920004">
      <w:pPr>
        <w:pStyle w:val="TOC1"/>
        <w:rPr>
          <w:del w:id="204" w:author="phuong vu" w:date="2018-12-01T22:26:00Z"/>
          <w:rFonts w:asciiTheme="minorHAnsi" w:eastAsiaTheme="minorEastAsia" w:hAnsiTheme="minorHAnsi" w:cstheme="minorBidi"/>
          <w:noProof/>
          <w:sz w:val="22"/>
          <w:szCs w:val="22"/>
          <w:lang w:val="en-US"/>
        </w:rPr>
      </w:pPr>
      <w:del w:id="205" w:author="phuong vu" w:date="2018-12-01T22:26:00Z">
        <w:r w:rsidRPr="00920004" w:rsidDel="005B0DDB">
          <w:rPr>
            <w:noProof/>
          </w:rPr>
          <w:delText>PHẦN KẾT LUẬN</w:delText>
        </w:r>
        <w:r w:rsidRPr="00920004" w:rsidDel="005B0DDB">
          <w:rPr>
            <w:noProof/>
          </w:rPr>
          <w:tab/>
          <w:delText>84</w:delText>
        </w:r>
      </w:del>
    </w:p>
    <w:p w14:paraId="4B57014D" w14:textId="7121769C" w:rsidR="00920004" w:rsidRPr="00920004" w:rsidDel="005B0DDB" w:rsidRDefault="00920004">
      <w:pPr>
        <w:pStyle w:val="TOC2"/>
        <w:tabs>
          <w:tab w:val="left" w:pos="880"/>
          <w:tab w:val="right" w:leader="dot" w:pos="8777"/>
        </w:tabs>
        <w:rPr>
          <w:del w:id="206" w:author="phuong vu" w:date="2018-12-01T22:26:00Z"/>
          <w:rFonts w:asciiTheme="minorHAnsi" w:eastAsiaTheme="minorEastAsia" w:hAnsiTheme="minorHAnsi" w:cstheme="minorBidi"/>
          <w:noProof/>
          <w:sz w:val="22"/>
          <w:szCs w:val="22"/>
          <w:lang w:val="en-US"/>
        </w:rPr>
      </w:pPr>
      <w:del w:id="207"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Kết quả đạt được</w:delText>
        </w:r>
        <w:r w:rsidRPr="00920004" w:rsidDel="005B0DDB">
          <w:rPr>
            <w:noProof/>
          </w:rPr>
          <w:tab/>
          <w:delText>84</w:delText>
        </w:r>
      </w:del>
    </w:p>
    <w:p w14:paraId="63D9B68B" w14:textId="53864FAE" w:rsidR="00920004" w:rsidRPr="00920004" w:rsidDel="005B0DDB" w:rsidRDefault="00920004">
      <w:pPr>
        <w:pStyle w:val="TOC3"/>
        <w:tabs>
          <w:tab w:val="left" w:pos="1320"/>
          <w:tab w:val="right" w:leader="dot" w:pos="8777"/>
        </w:tabs>
        <w:rPr>
          <w:del w:id="208" w:author="phuong vu" w:date="2018-12-01T22:26:00Z"/>
          <w:rFonts w:asciiTheme="minorHAnsi" w:eastAsiaTheme="minorEastAsia" w:hAnsiTheme="minorHAnsi" w:cstheme="minorBidi"/>
          <w:noProof/>
          <w:sz w:val="22"/>
          <w:szCs w:val="22"/>
          <w:lang w:val="en-US"/>
        </w:rPr>
      </w:pPr>
      <w:del w:id="209"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lí thuyết</w:delText>
        </w:r>
        <w:r w:rsidRPr="00920004" w:rsidDel="005B0DDB">
          <w:rPr>
            <w:noProof/>
          </w:rPr>
          <w:tab/>
          <w:delText>84</w:delText>
        </w:r>
      </w:del>
    </w:p>
    <w:p w14:paraId="323CEEF4" w14:textId="31773F74" w:rsidR="00920004" w:rsidRPr="00920004" w:rsidDel="005B0DDB" w:rsidRDefault="00920004">
      <w:pPr>
        <w:pStyle w:val="TOC3"/>
        <w:tabs>
          <w:tab w:val="left" w:pos="1320"/>
          <w:tab w:val="right" w:leader="dot" w:pos="8777"/>
        </w:tabs>
        <w:rPr>
          <w:del w:id="210" w:author="phuong vu" w:date="2018-12-01T22:26:00Z"/>
          <w:rFonts w:asciiTheme="minorHAnsi" w:eastAsiaTheme="minorEastAsia" w:hAnsiTheme="minorHAnsi" w:cstheme="minorBidi"/>
          <w:noProof/>
          <w:sz w:val="22"/>
          <w:szCs w:val="22"/>
          <w:lang w:val="en-US"/>
        </w:rPr>
      </w:pPr>
      <w:del w:id="211"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chức năng</w:delText>
        </w:r>
        <w:r w:rsidRPr="00920004" w:rsidDel="005B0DDB">
          <w:rPr>
            <w:noProof/>
          </w:rPr>
          <w:tab/>
          <w:delText>84</w:delText>
        </w:r>
      </w:del>
    </w:p>
    <w:p w14:paraId="66A7D52A" w14:textId="0F639905" w:rsidR="00920004" w:rsidRPr="00920004" w:rsidDel="005B0DDB" w:rsidRDefault="00920004">
      <w:pPr>
        <w:pStyle w:val="TOC2"/>
        <w:tabs>
          <w:tab w:val="left" w:pos="880"/>
          <w:tab w:val="right" w:leader="dot" w:pos="8777"/>
        </w:tabs>
        <w:rPr>
          <w:del w:id="212" w:author="phuong vu" w:date="2018-12-01T22:26:00Z"/>
          <w:rFonts w:asciiTheme="minorHAnsi" w:eastAsiaTheme="minorEastAsia" w:hAnsiTheme="minorHAnsi" w:cstheme="minorBidi"/>
          <w:noProof/>
          <w:sz w:val="22"/>
          <w:szCs w:val="22"/>
          <w:lang w:val="en-US"/>
        </w:rPr>
      </w:pPr>
      <w:del w:id="213"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Hạn chế</w:delText>
        </w:r>
        <w:r w:rsidRPr="00920004" w:rsidDel="005B0DDB">
          <w:rPr>
            <w:noProof/>
          </w:rPr>
          <w:tab/>
          <w:delText>84</w:delText>
        </w:r>
      </w:del>
    </w:p>
    <w:p w14:paraId="4FA993E2" w14:textId="46121B1F" w:rsidR="00920004" w:rsidRPr="00920004" w:rsidDel="005B0DDB" w:rsidRDefault="00920004">
      <w:pPr>
        <w:pStyle w:val="TOC2"/>
        <w:tabs>
          <w:tab w:val="left" w:pos="880"/>
          <w:tab w:val="right" w:leader="dot" w:pos="8777"/>
        </w:tabs>
        <w:rPr>
          <w:del w:id="214" w:author="phuong vu" w:date="2018-12-01T22:26:00Z"/>
          <w:rFonts w:asciiTheme="minorHAnsi" w:eastAsiaTheme="minorEastAsia" w:hAnsiTheme="minorHAnsi" w:cstheme="minorBidi"/>
          <w:noProof/>
          <w:sz w:val="22"/>
          <w:szCs w:val="22"/>
          <w:lang w:val="en-US"/>
        </w:rPr>
      </w:pPr>
      <w:del w:id="21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Hướng phát triển</w:delText>
        </w:r>
        <w:r w:rsidRPr="00920004" w:rsidDel="005B0DDB">
          <w:rPr>
            <w:noProof/>
          </w:rPr>
          <w:tab/>
          <w:delText>84</w:delText>
        </w:r>
      </w:del>
    </w:p>
    <w:p w14:paraId="379B26F5" w14:textId="075904F4" w:rsidR="00920004" w:rsidRPr="00920004" w:rsidDel="005B0DDB" w:rsidRDefault="00920004">
      <w:pPr>
        <w:pStyle w:val="TOC1"/>
        <w:rPr>
          <w:del w:id="216" w:author="phuong vu" w:date="2018-12-01T22:26:00Z"/>
          <w:rFonts w:asciiTheme="minorHAnsi" w:eastAsiaTheme="minorEastAsia" w:hAnsiTheme="minorHAnsi" w:cstheme="minorBidi"/>
          <w:noProof/>
          <w:sz w:val="22"/>
          <w:szCs w:val="22"/>
          <w:lang w:val="en-US"/>
        </w:rPr>
      </w:pPr>
      <w:del w:id="217" w:author="phuong vu" w:date="2018-12-01T22:26:00Z">
        <w:r w:rsidRPr="00920004" w:rsidDel="005B0DDB">
          <w:rPr>
            <w:noProof/>
          </w:rPr>
          <w:delText>PHỤ LỤC</w:delText>
        </w:r>
        <w:r w:rsidRPr="00920004" w:rsidDel="005B0DDB">
          <w:rPr>
            <w:noProof/>
          </w:rPr>
          <w:tab/>
          <w:delText>85</w:delText>
        </w:r>
      </w:del>
    </w:p>
    <w:p w14:paraId="56326762" w14:textId="6E66E534" w:rsidR="00920004" w:rsidRPr="00920004" w:rsidDel="005B0DDB" w:rsidRDefault="00920004">
      <w:pPr>
        <w:pStyle w:val="TOC2"/>
        <w:tabs>
          <w:tab w:val="left" w:pos="660"/>
          <w:tab w:val="right" w:leader="dot" w:pos="8777"/>
        </w:tabs>
        <w:rPr>
          <w:del w:id="218" w:author="phuong vu" w:date="2018-12-01T22:26:00Z"/>
          <w:rFonts w:asciiTheme="minorHAnsi" w:eastAsiaTheme="minorEastAsia" w:hAnsiTheme="minorHAnsi" w:cstheme="minorBidi"/>
          <w:noProof/>
          <w:sz w:val="22"/>
          <w:szCs w:val="22"/>
          <w:lang w:val="en-US"/>
        </w:rPr>
      </w:pPr>
      <w:del w:id="219" w:author="phuong vu" w:date="2018-12-01T22:26:00Z">
        <w:r w:rsidRPr="00920004" w:rsidDel="005B0DDB">
          <w:rPr>
            <w:noProof/>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PDM</w:delText>
        </w:r>
        <w:r w:rsidRPr="00920004" w:rsidDel="005B0DDB">
          <w:rPr>
            <w:noProof/>
          </w:rPr>
          <w:tab/>
          <w:delText>85</w:delText>
        </w:r>
      </w:del>
    </w:p>
    <w:p w14:paraId="66B50765" w14:textId="6F6760A3" w:rsidR="00920004" w:rsidRPr="00920004" w:rsidDel="005B0DDB" w:rsidRDefault="00920004">
      <w:pPr>
        <w:pStyle w:val="TOC2"/>
        <w:tabs>
          <w:tab w:val="left" w:pos="660"/>
          <w:tab w:val="right" w:leader="dot" w:pos="8777"/>
        </w:tabs>
        <w:rPr>
          <w:del w:id="220" w:author="phuong vu" w:date="2018-12-01T22:26:00Z"/>
          <w:rFonts w:asciiTheme="minorHAnsi" w:eastAsiaTheme="minorEastAsia" w:hAnsiTheme="minorHAnsi" w:cstheme="minorBidi"/>
          <w:noProof/>
          <w:sz w:val="22"/>
          <w:szCs w:val="22"/>
          <w:lang w:val="en-US"/>
        </w:rPr>
      </w:pPr>
      <w:del w:id="221" w:author="phuong vu" w:date="2018-12-01T22:26:00Z">
        <w:r w:rsidRPr="00920004" w:rsidDel="005B0DDB">
          <w:rPr>
            <w:noProof/>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rPr>
          <w:delText>Dữ liệu hiển thị danh sách đơn hàng</w:delText>
        </w:r>
        <w:r w:rsidRPr="00920004" w:rsidDel="005B0DDB">
          <w:rPr>
            <w:noProof/>
          </w:rPr>
          <w:tab/>
          <w:delText>96</w:delText>
        </w:r>
      </w:del>
    </w:p>
    <w:p w14:paraId="49E9A401" w14:textId="1EEA476B" w:rsidR="00920004" w:rsidRPr="00920004" w:rsidDel="005B0DDB" w:rsidRDefault="00920004">
      <w:pPr>
        <w:pStyle w:val="TOC1"/>
        <w:rPr>
          <w:del w:id="222" w:author="phuong vu" w:date="2018-12-01T22:26:00Z"/>
          <w:rFonts w:asciiTheme="minorHAnsi" w:eastAsiaTheme="minorEastAsia" w:hAnsiTheme="minorHAnsi" w:cstheme="minorBidi"/>
          <w:noProof/>
          <w:sz w:val="22"/>
          <w:szCs w:val="22"/>
          <w:lang w:val="en-US"/>
        </w:rPr>
      </w:pPr>
      <w:del w:id="223" w:author="phuong vu" w:date="2018-12-01T22:26:00Z">
        <w:r w:rsidRPr="00920004" w:rsidDel="005B0DDB">
          <w:rPr>
            <w:noProof/>
          </w:rPr>
          <w:delText>TÀI LIỆU THAM KHẢO</w:delText>
        </w:r>
        <w:r w:rsidRPr="00920004" w:rsidDel="005B0DDB">
          <w:rPr>
            <w:noProof/>
          </w:rPr>
          <w:tab/>
          <w:delText>97</w:delText>
        </w:r>
      </w:del>
    </w:p>
    <w:p w14:paraId="203EEC5F" w14:textId="421E2BA7" w:rsidR="00D24C07" w:rsidRDefault="00EB1083">
      <w:pPr>
        <w:pStyle w:val="TOC1"/>
        <w:rPr>
          <w:ins w:id="224" w:author="phuong vu" w:date="2018-12-02T08:21:00Z"/>
          <w:rFonts w:asciiTheme="minorHAnsi" w:eastAsiaTheme="minorEastAsia" w:hAnsiTheme="minorHAnsi" w:cstheme="minorBidi"/>
          <w:noProof/>
          <w:sz w:val="22"/>
          <w:szCs w:val="22"/>
          <w:lang w:val="en-US"/>
        </w:rPr>
      </w:pPr>
      <w:del w:id="225" w:author="phuong vu" w:date="2018-12-02T08:19:00Z">
        <w:r w:rsidRPr="00CF739D" w:rsidDel="00D24C07">
          <w:fldChar w:fldCharType="end"/>
        </w:r>
      </w:del>
      <w:ins w:id="226" w:author="phuong vu" w:date="2018-12-02T08:21:00Z">
        <w:r w:rsidR="00D24C07">
          <w:fldChar w:fldCharType="begin"/>
        </w:r>
        <w:r w:rsidR="00D24C07">
          <w:instrText xml:space="preserve"> TOC \o "1-4" \u </w:instrText>
        </w:r>
      </w:ins>
      <w:r w:rsidR="00D24C07">
        <w:fldChar w:fldCharType="separate"/>
      </w:r>
      <w:ins w:id="227" w:author="phuong vu" w:date="2018-12-02T08:21:00Z">
        <w:r w:rsidR="00D24C07">
          <w:rPr>
            <w:noProof/>
          </w:rPr>
          <w:t>NHẬN XÉT CỦA GIÁO VIÊN PHẢN BIỆN</w:t>
        </w:r>
        <w:r w:rsidR="00D24C07">
          <w:rPr>
            <w:noProof/>
          </w:rPr>
          <w:tab/>
        </w:r>
        <w:r w:rsidR="00D24C07">
          <w:rPr>
            <w:noProof/>
          </w:rPr>
          <w:fldChar w:fldCharType="begin"/>
        </w:r>
        <w:r w:rsidR="00D24C07">
          <w:rPr>
            <w:noProof/>
          </w:rPr>
          <w:instrText xml:space="preserve"> PAGEREF _Toc531502200 \h </w:instrText>
        </w:r>
      </w:ins>
      <w:r w:rsidR="00D24C07">
        <w:rPr>
          <w:noProof/>
        </w:rPr>
      </w:r>
      <w:r w:rsidR="00D24C07">
        <w:rPr>
          <w:noProof/>
        </w:rPr>
        <w:fldChar w:fldCharType="separate"/>
      </w:r>
      <w:ins w:id="228" w:author="phuong vu" w:date="2018-12-02T08:21:00Z">
        <w:r w:rsidR="00D24C07">
          <w:rPr>
            <w:noProof/>
          </w:rPr>
          <w:t>iv</w:t>
        </w:r>
        <w:r w:rsidR="00D24C07">
          <w:rPr>
            <w:noProof/>
          </w:rPr>
          <w:fldChar w:fldCharType="end"/>
        </w:r>
      </w:ins>
    </w:p>
    <w:p w14:paraId="28FEAF83" w14:textId="69B7F43D" w:rsidR="00D24C07" w:rsidRDefault="00D24C07">
      <w:pPr>
        <w:pStyle w:val="TOC1"/>
        <w:rPr>
          <w:ins w:id="229" w:author="phuong vu" w:date="2018-12-02T08:21:00Z"/>
          <w:rFonts w:asciiTheme="minorHAnsi" w:eastAsiaTheme="minorEastAsia" w:hAnsiTheme="minorHAnsi" w:cstheme="minorBidi"/>
          <w:noProof/>
          <w:sz w:val="22"/>
          <w:szCs w:val="22"/>
          <w:lang w:val="en-US"/>
        </w:rPr>
      </w:pPr>
      <w:ins w:id="230" w:author="phuong vu" w:date="2018-12-02T08:21:00Z">
        <w:r w:rsidRPr="003827C1">
          <w:rPr>
            <w:rFonts w:eastAsia="Calibri"/>
            <w:noProof/>
          </w:rPr>
          <w:t>LỜI CẢM ƠN</w:t>
        </w:r>
        <w:r>
          <w:rPr>
            <w:noProof/>
          </w:rPr>
          <w:tab/>
        </w:r>
        <w:r>
          <w:rPr>
            <w:noProof/>
          </w:rPr>
          <w:fldChar w:fldCharType="begin"/>
        </w:r>
        <w:r>
          <w:rPr>
            <w:noProof/>
          </w:rPr>
          <w:instrText xml:space="preserve"> PAGEREF _Toc531502201 \h </w:instrText>
        </w:r>
      </w:ins>
      <w:r>
        <w:rPr>
          <w:noProof/>
        </w:rPr>
      </w:r>
      <w:r>
        <w:rPr>
          <w:noProof/>
        </w:rPr>
        <w:fldChar w:fldCharType="separate"/>
      </w:r>
      <w:ins w:id="231" w:author="phuong vu" w:date="2018-12-02T08:21:00Z">
        <w:r>
          <w:rPr>
            <w:noProof/>
          </w:rPr>
          <w:t>v</w:t>
        </w:r>
        <w:r>
          <w:rPr>
            <w:noProof/>
          </w:rPr>
          <w:fldChar w:fldCharType="end"/>
        </w:r>
      </w:ins>
    </w:p>
    <w:p w14:paraId="4D9FF481" w14:textId="4926FB52" w:rsidR="00D24C07" w:rsidRDefault="00D24C07">
      <w:pPr>
        <w:pStyle w:val="TOC1"/>
        <w:rPr>
          <w:ins w:id="232" w:author="phuong vu" w:date="2018-12-02T08:21:00Z"/>
          <w:rFonts w:asciiTheme="minorHAnsi" w:eastAsiaTheme="minorEastAsia" w:hAnsiTheme="minorHAnsi" w:cstheme="minorBidi"/>
          <w:noProof/>
          <w:sz w:val="22"/>
          <w:szCs w:val="22"/>
          <w:lang w:val="en-US"/>
        </w:rPr>
      </w:pPr>
      <w:ins w:id="233" w:author="phuong vu" w:date="2018-12-02T08:21:00Z">
        <w:r>
          <w:rPr>
            <w:noProof/>
          </w:rPr>
          <w:t>MỤC LỤC</w:t>
        </w:r>
        <w:r>
          <w:rPr>
            <w:noProof/>
          </w:rPr>
          <w:tab/>
        </w:r>
        <w:r>
          <w:rPr>
            <w:noProof/>
          </w:rPr>
          <w:fldChar w:fldCharType="begin"/>
        </w:r>
        <w:r>
          <w:rPr>
            <w:noProof/>
          </w:rPr>
          <w:instrText xml:space="preserve"> PAGEREF _Toc531502202 \h </w:instrText>
        </w:r>
      </w:ins>
      <w:r>
        <w:rPr>
          <w:noProof/>
        </w:rPr>
      </w:r>
      <w:r>
        <w:rPr>
          <w:noProof/>
        </w:rPr>
        <w:fldChar w:fldCharType="separate"/>
      </w:r>
      <w:ins w:id="234" w:author="phuong vu" w:date="2018-12-02T08:21:00Z">
        <w:r>
          <w:rPr>
            <w:noProof/>
          </w:rPr>
          <w:t>i</w:t>
        </w:r>
        <w:r>
          <w:rPr>
            <w:noProof/>
          </w:rPr>
          <w:fldChar w:fldCharType="end"/>
        </w:r>
      </w:ins>
    </w:p>
    <w:p w14:paraId="0C73D062" w14:textId="0D20CB82" w:rsidR="00D24C07" w:rsidRDefault="00D24C07">
      <w:pPr>
        <w:pStyle w:val="TOC1"/>
        <w:rPr>
          <w:ins w:id="235" w:author="phuong vu" w:date="2018-12-02T08:21:00Z"/>
          <w:rFonts w:asciiTheme="minorHAnsi" w:eastAsiaTheme="minorEastAsia" w:hAnsiTheme="minorHAnsi" w:cstheme="minorBidi"/>
          <w:noProof/>
          <w:sz w:val="22"/>
          <w:szCs w:val="22"/>
          <w:lang w:val="en-US"/>
        </w:rPr>
      </w:pPr>
      <w:ins w:id="236" w:author="phuong vu" w:date="2018-12-02T08:21:00Z">
        <w:r>
          <w:rPr>
            <w:noProof/>
          </w:rPr>
          <w:t>KÍ HIỆU VÀ VIẾT TẮT</w:t>
        </w:r>
        <w:r>
          <w:rPr>
            <w:noProof/>
          </w:rPr>
          <w:tab/>
        </w:r>
        <w:r>
          <w:rPr>
            <w:noProof/>
          </w:rPr>
          <w:fldChar w:fldCharType="begin"/>
        </w:r>
        <w:r>
          <w:rPr>
            <w:noProof/>
          </w:rPr>
          <w:instrText xml:space="preserve"> PAGEREF _Toc531502203 \h </w:instrText>
        </w:r>
      </w:ins>
      <w:r>
        <w:rPr>
          <w:noProof/>
        </w:rPr>
      </w:r>
      <w:r>
        <w:rPr>
          <w:noProof/>
        </w:rPr>
        <w:fldChar w:fldCharType="separate"/>
      </w:r>
      <w:ins w:id="237" w:author="phuong vu" w:date="2018-12-02T08:21:00Z">
        <w:r>
          <w:rPr>
            <w:noProof/>
          </w:rPr>
          <w:t>v</w:t>
        </w:r>
        <w:r>
          <w:rPr>
            <w:noProof/>
          </w:rPr>
          <w:fldChar w:fldCharType="end"/>
        </w:r>
      </w:ins>
    </w:p>
    <w:p w14:paraId="520DF912" w14:textId="25A02BAF" w:rsidR="00D24C07" w:rsidRDefault="00D24C07">
      <w:pPr>
        <w:pStyle w:val="TOC1"/>
        <w:rPr>
          <w:ins w:id="238" w:author="phuong vu" w:date="2018-12-02T08:21:00Z"/>
          <w:rFonts w:asciiTheme="minorHAnsi" w:eastAsiaTheme="minorEastAsia" w:hAnsiTheme="minorHAnsi" w:cstheme="minorBidi"/>
          <w:noProof/>
          <w:sz w:val="22"/>
          <w:szCs w:val="22"/>
          <w:lang w:val="en-US"/>
        </w:rPr>
      </w:pPr>
      <w:ins w:id="239" w:author="phuong vu" w:date="2018-12-02T08:21:00Z">
        <w:r>
          <w:rPr>
            <w:noProof/>
          </w:rPr>
          <w:t>DANH MỤC HÌNH</w:t>
        </w:r>
        <w:r>
          <w:rPr>
            <w:noProof/>
          </w:rPr>
          <w:tab/>
        </w:r>
        <w:r>
          <w:rPr>
            <w:noProof/>
          </w:rPr>
          <w:fldChar w:fldCharType="begin"/>
        </w:r>
        <w:r>
          <w:rPr>
            <w:noProof/>
          </w:rPr>
          <w:instrText xml:space="preserve"> PAGEREF _Toc531502204 \h </w:instrText>
        </w:r>
      </w:ins>
      <w:r>
        <w:rPr>
          <w:noProof/>
        </w:rPr>
      </w:r>
      <w:r>
        <w:rPr>
          <w:noProof/>
        </w:rPr>
        <w:fldChar w:fldCharType="separate"/>
      </w:r>
      <w:ins w:id="240" w:author="phuong vu" w:date="2018-12-02T08:21:00Z">
        <w:r>
          <w:rPr>
            <w:noProof/>
          </w:rPr>
          <w:t>vi</w:t>
        </w:r>
        <w:r>
          <w:rPr>
            <w:noProof/>
          </w:rPr>
          <w:fldChar w:fldCharType="end"/>
        </w:r>
      </w:ins>
    </w:p>
    <w:p w14:paraId="7D190D97" w14:textId="276D0975" w:rsidR="00D24C07" w:rsidRDefault="00D24C07">
      <w:pPr>
        <w:pStyle w:val="TOC1"/>
        <w:rPr>
          <w:ins w:id="241" w:author="phuong vu" w:date="2018-12-02T08:21:00Z"/>
          <w:rFonts w:asciiTheme="minorHAnsi" w:eastAsiaTheme="minorEastAsia" w:hAnsiTheme="minorHAnsi" w:cstheme="minorBidi"/>
          <w:noProof/>
          <w:sz w:val="22"/>
          <w:szCs w:val="22"/>
          <w:lang w:val="en-US"/>
        </w:rPr>
      </w:pPr>
      <w:ins w:id="242" w:author="phuong vu" w:date="2018-12-02T08:21:00Z">
        <w:r>
          <w:rPr>
            <w:noProof/>
          </w:rPr>
          <w:t>DANH MỤC BẢNG</w:t>
        </w:r>
        <w:r>
          <w:rPr>
            <w:noProof/>
          </w:rPr>
          <w:tab/>
        </w:r>
        <w:r>
          <w:rPr>
            <w:noProof/>
          </w:rPr>
          <w:fldChar w:fldCharType="begin"/>
        </w:r>
        <w:r>
          <w:rPr>
            <w:noProof/>
          </w:rPr>
          <w:instrText xml:space="preserve"> PAGEREF _Toc531502205 \h </w:instrText>
        </w:r>
      </w:ins>
      <w:r>
        <w:rPr>
          <w:noProof/>
        </w:rPr>
      </w:r>
      <w:r>
        <w:rPr>
          <w:noProof/>
        </w:rPr>
        <w:fldChar w:fldCharType="separate"/>
      </w:r>
      <w:ins w:id="243" w:author="phuong vu" w:date="2018-12-02T08:21:00Z">
        <w:r>
          <w:rPr>
            <w:noProof/>
          </w:rPr>
          <w:t>viii</w:t>
        </w:r>
        <w:r>
          <w:rPr>
            <w:noProof/>
          </w:rPr>
          <w:fldChar w:fldCharType="end"/>
        </w:r>
      </w:ins>
    </w:p>
    <w:p w14:paraId="452B42D4" w14:textId="727B6ECB" w:rsidR="00D24C07" w:rsidRDefault="00D24C07">
      <w:pPr>
        <w:pStyle w:val="TOC1"/>
        <w:rPr>
          <w:ins w:id="244" w:author="phuong vu" w:date="2018-12-02T08:21:00Z"/>
          <w:rFonts w:asciiTheme="minorHAnsi" w:eastAsiaTheme="minorEastAsia" w:hAnsiTheme="minorHAnsi" w:cstheme="minorBidi"/>
          <w:noProof/>
          <w:sz w:val="22"/>
          <w:szCs w:val="22"/>
          <w:lang w:val="en-US"/>
        </w:rPr>
      </w:pPr>
      <w:ins w:id="245" w:author="phuong vu" w:date="2018-12-02T08:21:00Z">
        <w:r>
          <w:rPr>
            <w:noProof/>
          </w:rPr>
          <w:t>TÓM TẮT</w:t>
        </w:r>
        <w:r>
          <w:rPr>
            <w:noProof/>
          </w:rPr>
          <w:tab/>
        </w:r>
        <w:r>
          <w:rPr>
            <w:noProof/>
          </w:rPr>
          <w:fldChar w:fldCharType="begin"/>
        </w:r>
        <w:r>
          <w:rPr>
            <w:noProof/>
          </w:rPr>
          <w:instrText xml:space="preserve"> PAGEREF _Toc531502206 \h </w:instrText>
        </w:r>
      </w:ins>
      <w:r>
        <w:rPr>
          <w:noProof/>
        </w:rPr>
      </w:r>
      <w:r>
        <w:rPr>
          <w:noProof/>
        </w:rPr>
        <w:fldChar w:fldCharType="separate"/>
      </w:r>
      <w:ins w:id="246" w:author="phuong vu" w:date="2018-12-02T08:21:00Z">
        <w:r>
          <w:rPr>
            <w:noProof/>
          </w:rPr>
          <w:t>xi</w:t>
        </w:r>
        <w:r>
          <w:rPr>
            <w:noProof/>
          </w:rPr>
          <w:fldChar w:fldCharType="end"/>
        </w:r>
      </w:ins>
    </w:p>
    <w:p w14:paraId="27AFAB4A" w14:textId="30833B9F" w:rsidR="00D24C07" w:rsidRDefault="00D24C07">
      <w:pPr>
        <w:pStyle w:val="TOC1"/>
        <w:rPr>
          <w:ins w:id="247" w:author="phuong vu" w:date="2018-12-02T08:21:00Z"/>
          <w:rFonts w:asciiTheme="minorHAnsi" w:eastAsiaTheme="minorEastAsia" w:hAnsiTheme="minorHAnsi" w:cstheme="minorBidi"/>
          <w:noProof/>
          <w:sz w:val="22"/>
          <w:szCs w:val="22"/>
          <w:lang w:val="en-US"/>
        </w:rPr>
      </w:pPr>
      <w:ins w:id="248" w:author="phuong vu" w:date="2018-12-02T08:21:00Z">
        <w:r>
          <w:rPr>
            <w:noProof/>
          </w:rPr>
          <w:t>ABSTRACT</w:t>
        </w:r>
        <w:r>
          <w:rPr>
            <w:noProof/>
          </w:rPr>
          <w:tab/>
        </w:r>
        <w:r>
          <w:rPr>
            <w:noProof/>
          </w:rPr>
          <w:fldChar w:fldCharType="begin"/>
        </w:r>
        <w:r>
          <w:rPr>
            <w:noProof/>
          </w:rPr>
          <w:instrText xml:space="preserve"> PAGEREF _Toc531502207 \h </w:instrText>
        </w:r>
      </w:ins>
      <w:r>
        <w:rPr>
          <w:noProof/>
        </w:rPr>
      </w:r>
      <w:r>
        <w:rPr>
          <w:noProof/>
        </w:rPr>
        <w:fldChar w:fldCharType="separate"/>
      </w:r>
      <w:ins w:id="249" w:author="phuong vu" w:date="2018-12-02T08:21:00Z">
        <w:r>
          <w:rPr>
            <w:noProof/>
          </w:rPr>
          <w:t>xii</w:t>
        </w:r>
        <w:r>
          <w:rPr>
            <w:noProof/>
          </w:rPr>
          <w:fldChar w:fldCharType="end"/>
        </w:r>
      </w:ins>
    </w:p>
    <w:p w14:paraId="194AFB6B" w14:textId="4A3BAF36" w:rsidR="00D24C07" w:rsidRDefault="00D24C07">
      <w:pPr>
        <w:pStyle w:val="TOC1"/>
        <w:rPr>
          <w:ins w:id="250" w:author="phuong vu" w:date="2018-12-02T08:21:00Z"/>
          <w:rFonts w:asciiTheme="minorHAnsi" w:eastAsiaTheme="minorEastAsia" w:hAnsiTheme="minorHAnsi" w:cstheme="minorBidi"/>
          <w:noProof/>
          <w:sz w:val="22"/>
          <w:szCs w:val="22"/>
          <w:lang w:val="en-US"/>
        </w:rPr>
      </w:pPr>
      <w:ins w:id="251" w:author="phuong vu" w:date="2018-12-02T08:21:00Z">
        <w:r w:rsidRPr="003827C1">
          <w:rPr>
            <w:noProof/>
          </w:rPr>
          <w:t>PHẦN GIỚI THIỆU</w:t>
        </w:r>
        <w:r>
          <w:rPr>
            <w:noProof/>
          </w:rPr>
          <w:tab/>
        </w:r>
        <w:r>
          <w:rPr>
            <w:noProof/>
          </w:rPr>
          <w:fldChar w:fldCharType="begin"/>
        </w:r>
        <w:r>
          <w:rPr>
            <w:noProof/>
          </w:rPr>
          <w:instrText xml:space="preserve"> PAGEREF _Toc531502208 \h </w:instrText>
        </w:r>
      </w:ins>
      <w:r>
        <w:rPr>
          <w:noProof/>
        </w:rPr>
      </w:r>
      <w:r>
        <w:rPr>
          <w:noProof/>
        </w:rPr>
        <w:fldChar w:fldCharType="separate"/>
      </w:r>
      <w:ins w:id="252" w:author="phuong vu" w:date="2018-12-02T08:21:00Z">
        <w:r>
          <w:rPr>
            <w:noProof/>
          </w:rPr>
          <w:t>1</w:t>
        </w:r>
        <w:r>
          <w:rPr>
            <w:noProof/>
          </w:rPr>
          <w:fldChar w:fldCharType="end"/>
        </w:r>
      </w:ins>
    </w:p>
    <w:p w14:paraId="6C9C00EC" w14:textId="68CDD9F6" w:rsidR="00D24C07" w:rsidRDefault="00D24C07">
      <w:pPr>
        <w:pStyle w:val="TOC2"/>
        <w:tabs>
          <w:tab w:val="left" w:pos="660"/>
          <w:tab w:val="right" w:leader="dot" w:pos="8777"/>
        </w:tabs>
        <w:rPr>
          <w:ins w:id="253" w:author="phuong vu" w:date="2018-12-02T08:21:00Z"/>
          <w:rFonts w:asciiTheme="minorHAnsi" w:eastAsiaTheme="minorEastAsia" w:hAnsiTheme="minorHAnsi" w:cstheme="minorBidi"/>
          <w:noProof/>
          <w:sz w:val="22"/>
          <w:szCs w:val="22"/>
          <w:lang w:val="en-US"/>
        </w:rPr>
      </w:pPr>
      <w:ins w:id="254" w:author="phuong vu" w:date="2018-12-02T08:21:00Z">
        <w:r w:rsidRPr="003827C1">
          <w:rPr>
            <w:noProof/>
            <w:lang w:val="en-US"/>
          </w:rPr>
          <w:t>1.</w:t>
        </w:r>
        <w:r>
          <w:rPr>
            <w:rFonts w:asciiTheme="minorHAnsi" w:eastAsiaTheme="minorEastAsia" w:hAnsiTheme="minorHAnsi" w:cstheme="minorBidi"/>
            <w:noProof/>
            <w:sz w:val="22"/>
            <w:szCs w:val="22"/>
            <w:lang w:val="en-US"/>
          </w:rPr>
          <w:tab/>
        </w:r>
        <w:r w:rsidRPr="003827C1">
          <w:rPr>
            <w:noProof/>
            <w:lang w:val="en-US"/>
          </w:rPr>
          <w:t>Đặt vấn đề</w:t>
        </w:r>
        <w:r>
          <w:rPr>
            <w:noProof/>
          </w:rPr>
          <w:tab/>
        </w:r>
        <w:r>
          <w:rPr>
            <w:noProof/>
          </w:rPr>
          <w:fldChar w:fldCharType="begin"/>
        </w:r>
        <w:r>
          <w:rPr>
            <w:noProof/>
          </w:rPr>
          <w:instrText xml:space="preserve"> PAGEREF _Toc531502209 \h </w:instrText>
        </w:r>
      </w:ins>
      <w:r>
        <w:rPr>
          <w:noProof/>
        </w:rPr>
      </w:r>
      <w:r>
        <w:rPr>
          <w:noProof/>
        </w:rPr>
        <w:fldChar w:fldCharType="separate"/>
      </w:r>
      <w:ins w:id="255" w:author="phuong vu" w:date="2018-12-02T08:21:00Z">
        <w:r>
          <w:rPr>
            <w:noProof/>
          </w:rPr>
          <w:t>1</w:t>
        </w:r>
        <w:r>
          <w:rPr>
            <w:noProof/>
          </w:rPr>
          <w:fldChar w:fldCharType="end"/>
        </w:r>
      </w:ins>
    </w:p>
    <w:p w14:paraId="37DC61C2" w14:textId="733B94DF" w:rsidR="00D24C07" w:rsidRDefault="00D24C07">
      <w:pPr>
        <w:pStyle w:val="TOC2"/>
        <w:tabs>
          <w:tab w:val="left" w:pos="660"/>
          <w:tab w:val="right" w:leader="dot" w:pos="8777"/>
        </w:tabs>
        <w:rPr>
          <w:ins w:id="256" w:author="phuong vu" w:date="2018-12-02T08:21:00Z"/>
          <w:rFonts w:asciiTheme="minorHAnsi" w:eastAsiaTheme="minorEastAsia" w:hAnsiTheme="minorHAnsi" w:cstheme="minorBidi"/>
          <w:noProof/>
          <w:sz w:val="22"/>
          <w:szCs w:val="22"/>
          <w:lang w:val="en-US"/>
        </w:rPr>
      </w:pPr>
      <w:ins w:id="257" w:author="phuong vu" w:date="2018-12-02T08:21:00Z">
        <w:r w:rsidRPr="003827C1">
          <w:rPr>
            <w:noProof/>
            <w:lang w:val="en-US"/>
          </w:rPr>
          <w:t>2.</w:t>
        </w:r>
        <w:r>
          <w:rPr>
            <w:rFonts w:asciiTheme="minorHAnsi" w:eastAsiaTheme="minorEastAsia" w:hAnsiTheme="minorHAnsi" w:cstheme="minorBidi"/>
            <w:noProof/>
            <w:sz w:val="22"/>
            <w:szCs w:val="22"/>
            <w:lang w:val="en-US"/>
          </w:rPr>
          <w:tab/>
        </w:r>
        <w:r w:rsidRPr="003827C1">
          <w:rPr>
            <w:noProof/>
            <w:lang w:val="en-US"/>
          </w:rPr>
          <w:t>Lịch sử giải quyết vấn đề</w:t>
        </w:r>
        <w:r>
          <w:rPr>
            <w:noProof/>
          </w:rPr>
          <w:tab/>
        </w:r>
        <w:r>
          <w:rPr>
            <w:noProof/>
          </w:rPr>
          <w:fldChar w:fldCharType="begin"/>
        </w:r>
        <w:r>
          <w:rPr>
            <w:noProof/>
          </w:rPr>
          <w:instrText xml:space="preserve"> PAGEREF _Toc531502210 \h </w:instrText>
        </w:r>
      </w:ins>
      <w:r>
        <w:rPr>
          <w:noProof/>
        </w:rPr>
      </w:r>
      <w:r>
        <w:rPr>
          <w:noProof/>
        </w:rPr>
        <w:fldChar w:fldCharType="separate"/>
      </w:r>
      <w:ins w:id="258" w:author="phuong vu" w:date="2018-12-02T08:21:00Z">
        <w:r>
          <w:rPr>
            <w:noProof/>
          </w:rPr>
          <w:t>1</w:t>
        </w:r>
        <w:r>
          <w:rPr>
            <w:noProof/>
          </w:rPr>
          <w:fldChar w:fldCharType="end"/>
        </w:r>
      </w:ins>
    </w:p>
    <w:p w14:paraId="1C9F2B6B" w14:textId="7136DBDF" w:rsidR="00D24C07" w:rsidRDefault="00D24C07">
      <w:pPr>
        <w:pStyle w:val="TOC2"/>
        <w:tabs>
          <w:tab w:val="left" w:pos="660"/>
          <w:tab w:val="right" w:leader="dot" w:pos="8777"/>
        </w:tabs>
        <w:rPr>
          <w:ins w:id="259" w:author="phuong vu" w:date="2018-12-02T08:21:00Z"/>
          <w:rFonts w:asciiTheme="minorHAnsi" w:eastAsiaTheme="minorEastAsia" w:hAnsiTheme="minorHAnsi" w:cstheme="minorBidi"/>
          <w:noProof/>
          <w:sz w:val="22"/>
          <w:szCs w:val="22"/>
          <w:lang w:val="en-US"/>
        </w:rPr>
      </w:pPr>
      <w:ins w:id="260" w:author="phuong vu" w:date="2018-12-02T08:21:00Z">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_Toc531502213 \h </w:instrText>
        </w:r>
      </w:ins>
      <w:r>
        <w:rPr>
          <w:noProof/>
        </w:rPr>
      </w:r>
      <w:r>
        <w:rPr>
          <w:noProof/>
        </w:rPr>
        <w:fldChar w:fldCharType="separate"/>
      </w:r>
      <w:ins w:id="261" w:author="phuong vu" w:date="2018-12-02T08:21:00Z">
        <w:r>
          <w:rPr>
            <w:noProof/>
          </w:rPr>
          <w:t>2</w:t>
        </w:r>
        <w:r>
          <w:rPr>
            <w:noProof/>
          </w:rPr>
          <w:fldChar w:fldCharType="end"/>
        </w:r>
      </w:ins>
    </w:p>
    <w:p w14:paraId="2151567B" w14:textId="3549E105" w:rsidR="00D24C07" w:rsidRDefault="00D24C07">
      <w:pPr>
        <w:pStyle w:val="TOC2"/>
        <w:tabs>
          <w:tab w:val="left" w:pos="660"/>
          <w:tab w:val="right" w:leader="dot" w:pos="8777"/>
        </w:tabs>
        <w:rPr>
          <w:ins w:id="262" w:author="phuong vu" w:date="2018-12-02T08:21:00Z"/>
          <w:rFonts w:asciiTheme="minorHAnsi" w:eastAsiaTheme="minorEastAsia" w:hAnsiTheme="minorHAnsi" w:cstheme="minorBidi"/>
          <w:noProof/>
          <w:sz w:val="22"/>
          <w:szCs w:val="22"/>
          <w:lang w:val="en-US"/>
        </w:rPr>
      </w:pPr>
      <w:ins w:id="263" w:author="phuong vu" w:date="2018-12-02T08:21:00Z">
        <w:r>
          <w:rPr>
            <w:noProof/>
          </w:rPr>
          <w:t>4.</w:t>
        </w:r>
        <w:r>
          <w:rPr>
            <w:rFonts w:asciiTheme="minorHAnsi" w:eastAsiaTheme="minorEastAsia" w:hAnsiTheme="minorHAnsi" w:cstheme="minorBidi"/>
            <w:noProof/>
            <w:sz w:val="22"/>
            <w:szCs w:val="22"/>
            <w:lang w:val="en-US"/>
          </w:rPr>
          <w:tab/>
        </w:r>
        <w:r w:rsidRPr="003827C1">
          <w:rPr>
            <w:noProof/>
          </w:rPr>
          <w:t xml:space="preserve">Mục tiêu </w:t>
        </w:r>
        <w:r w:rsidRPr="003827C1">
          <w:rPr>
            <w:noProof/>
            <w:lang w:val="en-US"/>
          </w:rPr>
          <w:t>đề tài</w:t>
        </w:r>
        <w:r>
          <w:rPr>
            <w:noProof/>
          </w:rPr>
          <w:tab/>
        </w:r>
        <w:r>
          <w:rPr>
            <w:noProof/>
          </w:rPr>
          <w:fldChar w:fldCharType="begin"/>
        </w:r>
        <w:r>
          <w:rPr>
            <w:noProof/>
          </w:rPr>
          <w:instrText xml:space="preserve"> PAGEREF _Toc531502214 \h </w:instrText>
        </w:r>
      </w:ins>
      <w:r>
        <w:rPr>
          <w:noProof/>
        </w:rPr>
      </w:r>
      <w:r>
        <w:rPr>
          <w:noProof/>
        </w:rPr>
        <w:fldChar w:fldCharType="separate"/>
      </w:r>
      <w:ins w:id="264" w:author="phuong vu" w:date="2018-12-02T08:21:00Z">
        <w:r>
          <w:rPr>
            <w:noProof/>
          </w:rPr>
          <w:t>2</w:t>
        </w:r>
        <w:r>
          <w:rPr>
            <w:noProof/>
          </w:rPr>
          <w:fldChar w:fldCharType="end"/>
        </w:r>
      </w:ins>
    </w:p>
    <w:p w14:paraId="486F5F69" w14:textId="74D07E5D" w:rsidR="00D24C07" w:rsidRDefault="00D24C07">
      <w:pPr>
        <w:pStyle w:val="TOC2"/>
        <w:tabs>
          <w:tab w:val="left" w:pos="660"/>
          <w:tab w:val="right" w:leader="dot" w:pos="8777"/>
        </w:tabs>
        <w:rPr>
          <w:ins w:id="265" w:author="phuong vu" w:date="2018-12-02T08:21:00Z"/>
          <w:rFonts w:asciiTheme="minorHAnsi" w:eastAsiaTheme="minorEastAsia" w:hAnsiTheme="minorHAnsi" w:cstheme="minorBidi"/>
          <w:noProof/>
          <w:sz w:val="22"/>
          <w:szCs w:val="22"/>
          <w:lang w:val="en-US"/>
        </w:rPr>
      </w:pPr>
      <w:ins w:id="266" w:author="phuong vu" w:date="2018-12-02T08:21:00Z">
        <w:r>
          <w:rPr>
            <w:noProof/>
          </w:rPr>
          <w:t>5.</w:t>
        </w:r>
        <w:r>
          <w:rPr>
            <w:rFonts w:asciiTheme="minorHAnsi" w:eastAsiaTheme="minorEastAsia" w:hAnsiTheme="minorHAnsi" w:cstheme="minorBidi"/>
            <w:noProof/>
            <w:sz w:val="22"/>
            <w:szCs w:val="22"/>
            <w:lang w:val="en-US"/>
          </w:rPr>
          <w:tab/>
        </w:r>
        <w:r w:rsidRPr="003827C1">
          <w:rPr>
            <w:noProof/>
          </w:rPr>
          <w:t>Đối tượng nghiên cứu</w:t>
        </w:r>
        <w:r>
          <w:rPr>
            <w:noProof/>
          </w:rPr>
          <w:tab/>
        </w:r>
        <w:r>
          <w:rPr>
            <w:noProof/>
          </w:rPr>
          <w:fldChar w:fldCharType="begin"/>
        </w:r>
        <w:r>
          <w:rPr>
            <w:noProof/>
          </w:rPr>
          <w:instrText xml:space="preserve"> PAGEREF _Toc531502215 \h </w:instrText>
        </w:r>
      </w:ins>
      <w:r>
        <w:rPr>
          <w:noProof/>
        </w:rPr>
      </w:r>
      <w:r>
        <w:rPr>
          <w:noProof/>
        </w:rPr>
        <w:fldChar w:fldCharType="separate"/>
      </w:r>
      <w:ins w:id="267" w:author="phuong vu" w:date="2018-12-02T08:21:00Z">
        <w:r>
          <w:rPr>
            <w:noProof/>
          </w:rPr>
          <w:t>3</w:t>
        </w:r>
        <w:r>
          <w:rPr>
            <w:noProof/>
          </w:rPr>
          <w:fldChar w:fldCharType="end"/>
        </w:r>
      </w:ins>
    </w:p>
    <w:p w14:paraId="73AC17DB" w14:textId="6976291E" w:rsidR="00D24C07" w:rsidRDefault="00D24C07">
      <w:pPr>
        <w:pStyle w:val="TOC2"/>
        <w:tabs>
          <w:tab w:val="left" w:pos="660"/>
          <w:tab w:val="right" w:leader="dot" w:pos="8777"/>
        </w:tabs>
        <w:rPr>
          <w:ins w:id="268" w:author="phuong vu" w:date="2018-12-02T08:21:00Z"/>
          <w:rFonts w:asciiTheme="minorHAnsi" w:eastAsiaTheme="minorEastAsia" w:hAnsiTheme="minorHAnsi" w:cstheme="minorBidi"/>
          <w:noProof/>
          <w:sz w:val="22"/>
          <w:szCs w:val="22"/>
          <w:lang w:val="en-US"/>
        </w:rPr>
      </w:pPr>
      <w:ins w:id="269" w:author="phuong vu" w:date="2018-12-02T08:21:00Z">
        <w:r w:rsidRPr="003827C1">
          <w:rPr>
            <w:noProof/>
          </w:rPr>
          <w:t>6.</w:t>
        </w:r>
        <w:r>
          <w:rPr>
            <w:rFonts w:asciiTheme="minorHAnsi" w:eastAsiaTheme="minorEastAsia" w:hAnsiTheme="minorHAnsi" w:cstheme="minorBidi"/>
            <w:noProof/>
            <w:sz w:val="22"/>
            <w:szCs w:val="22"/>
            <w:lang w:val="en-US"/>
          </w:rPr>
          <w:tab/>
        </w:r>
        <w:r w:rsidRPr="003827C1">
          <w:rPr>
            <w:noProof/>
          </w:rPr>
          <w:t>Phạm vi nghiên cứu</w:t>
        </w:r>
        <w:r>
          <w:rPr>
            <w:noProof/>
          </w:rPr>
          <w:tab/>
        </w:r>
        <w:r>
          <w:rPr>
            <w:noProof/>
          </w:rPr>
          <w:fldChar w:fldCharType="begin"/>
        </w:r>
        <w:r>
          <w:rPr>
            <w:noProof/>
          </w:rPr>
          <w:instrText xml:space="preserve"> PAGEREF _Toc531502216 \h </w:instrText>
        </w:r>
      </w:ins>
      <w:r>
        <w:rPr>
          <w:noProof/>
        </w:rPr>
      </w:r>
      <w:r>
        <w:rPr>
          <w:noProof/>
        </w:rPr>
        <w:fldChar w:fldCharType="separate"/>
      </w:r>
      <w:ins w:id="270" w:author="phuong vu" w:date="2018-12-02T08:21:00Z">
        <w:r>
          <w:rPr>
            <w:noProof/>
          </w:rPr>
          <w:t>3</w:t>
        </w:r>
        <w:r>
          <w:rPr>
            <w:noProof/>
          </w:rPr>
          <w:fldChar w:fldCharType="end"/>
        </w:r>
      </w:ins>
    </w:p>
    <w:p w14:paraId="2C1C2F29" w14:textId="0A5B7928" w:rsidR="00D24C07" w:rsidRDefault="00D24C07">
      <w:pPr>
        <w:pStyle w:val="TOC2"/>
        <w:tabs>
          <w:tab w:val="left" w:pos="660"/>
          <w:tab w:val="right" w:leader="dot" w:pos="8777"/>
        </w:tabs>
        <w:rPr>
          <w:ins w:id="271" w:author="phuong vu" w:date="2018-12-02T08:21:00Z"/>
          <w:rFonts w:asciiTheme="minorHAnsi" w:eastAsiaTheme="minorEastAsia" w:hAnsiTheme="minorHAnsi" w:cstheme="minorBidi"/>
          <w:noProof/>
          <w:sz w:val="22"/>
          <w:szCs w:val="22"/>
          <w:lang w:val="en-US"/>
        </w:rPr>
      </w:pPr>
      <w:ins w:id="272" w:author="phuong vu" w:date="2018-12-02T08:21:00Z">
        <w:r w:rsidRPr="003827C1">
          <w:rPr>
            <w:noProof/>
            <w:lang w:val="en-US"/>
          </w:rPr>
          <w:t>7.</w:t>
        </w:r>
        <w:r>
          <w:rPr>
            <w:rFonts w:asciiTheme="minorHAnsi" w:eastAsiaTheme="minorEastAsia" w:hAnsiTheme="minorHAnsi" w:cstheme="minorBidi"/>
            <w:noProof/>
            <w:sz w:val="22"/>
            <w:szCs w:val="22"/>
            <w:lang w:val="en-US"/>
          </w:rPr>
          <w:tab/>
        </w:r>
        <w:r w:rsidRPr="003827C1">
          <w:rPr>
            <w:noProof/>
            <w:lang w:val="en-US"/>
          </w:rPr>
          <w:t>Phương pháp nghiên cứu</w:t>
        </w:r>
        <w:r>
          <w:rPr>
            <w:noProof/>
          </w:rPr>
          <w:tab/>
        </w:r>
        <w:r>
          <w:rPr>
            <w:noProof/>
          </w:rPr>
          <w:fldChar w:fldCharType="begin"/>
        </w:r>
        <w:r>
          <w:rPr>
            <w:noProof/>
          </w:rPr>
          <w:instrText xml:space="preserve"> PAGEREF _Toc531502217 \h </w:instrText>
        </w:r>
      </w:ins>
      <w:r>
        <w:rPr>
          <w:noProof/>
        </w:rPr>
      </w:r>
      <w:r>
        <w:rPr>
          <w:noProof/>
        </w:rPr>
        <w:fldChar w:fldCharType="separate"/>
      </w:r>
      <w:ins w:id="273" w:author="phuong vu" w:date="2018-12-02T08:21:00Z">
        <w:r>
          <w:rPr>
            <w:noProof/>
          </w:rPr>
          <w:t>3</w:t>
        </w:r>
        <w:r>
          <w:rPr>
            <w:noProof/>
          </w:rPr>
          <w:fldChar w:fldCharType="end"/>
        </w:r>
      </w:ins>
    </w:p>
    <w:p w14:paraId="504A0273" w14:textId="316ABB4A" w:rsidR="00D24C07" w:rsidRDefault="00D24C07">
      <w:pPr>
        <w:pStyle w:val="TOC2"/>
        <w:tabs>
          <w:tab w:val="left" w:pos="660"/>
          <w:tab w:val="right" w:leader="dot" w:pos="8777"/>
        </w:tabs>
        <w:rPr>
          <w:ins w:id="274" w:author="phuong vu" w:date="2018-12-02T08:21:00Z"/>
          <w:rFonts w:asciiTheme="minorHAnsi" w:eastAsiaTheme="minorEastAsia" w:hAnsiTheme="minorHAnsi" w:cstheme="minorBidi"/>
          <w:noProof/>
          <w:sz w:val="22"/>
          <w:szCs w:val="22"/>
          <w:lang w:val="en-US"/>
        </w:rPr>
      </w:pPr>
      <w:ins w:id="275" w:author="phuong vu" w:date="2018-12-02T08:21:00Z">
        <w:r w:rsidRPr="003827C1">
          <w:rPr>
            <w:noProof/>
            <w:lang w:val="en-US"/>
          </w:rPr>
          <w:t>8.</w:t>
        </w:r>
        <w:r>
          <w:rPr>
            <w:rFonts w:asciiTheme="minorHAnsi" w:eastAsiaTheme="minorEastAsia" w:hAnsiTheme="minorHAnsi" w:cstheme="minorBidi"/>
            <w:noProof/>
            <w:sz w:val="22"/>
            <w:szCs w:val="22"/>
            <w:lang w:val="en-US"/>
          </w:rPr>
          <w:tab/>
        </w:r>
        <w:r w:rsidRPr="003827C1">
          <w:rPr>
            <w:noProof/>
            <w:lang w:val="en-US"/>
          </w:rPr>
          <w:t>Nội dung nghiên cứu</w:t>
        </w:r>
        <w:r>
          <w:rPr>
            <w:noProof/>
          </w:rPr>
          <w:tab/>
        </w:r>
        <w:r>
          <w:rPr>
            <w:noProof/>
          </w:rPr>
          <w:fldChar w:fldCharType="begin"/>
        </w:r>
        <w:r>
          <w:rPr>
            <w:noProof/>
          </w:rPr>
          <w:instrText xml:space="preserve"> PAGEREF _Toc531502218 \h </w:instrText>
        </w:r>
      </w:ins>
      <w:r>
        <w:rPr>
          <w:noProof/>
        </w:rPr>
      </w:r>
      <w:r>
        <w:rPr>
          <w:noProof/>
        </w:rPr>
        <w:fldChar w:fldCharType="separate"/>
      </w:r>
      <w:ins w:id="276" w:author="phuong vu" w:date="2018-12-02T08:21:00Z">
        <w:r>
          <w:rPr>
            <w:noProof/>
          </w:rPr>
          <w:t>4</w:t>
        </w:r>
        <w:r>
          <w:rPr>
            <w:noProof/>
          </w:rPr>
          <w:fldChar w:fldCharType="end"/>
        </w:r>
      </w:ins>
    </w:p>
    <w:p w14:paraId="424CC55A" w14:textId="7C103FB9" w:rsidR="00D24C07" w:rsidRDefault="00D24C07">
      <w:pPr>
        <w:pStyle w:val="TOC2"/>
        <w:tabs>
          <w:tab w:val="left" w:pos="660"/>
          <w:tab w:val="right" w:leader="dot" w:pos="8777"/>
        </w:tabs>
        <w:rPr>
          <w:ins w:id="277" w:author="phuong vu" w:date="2018-12-02T08:21:00Z"/>
          <w:rFonts w:asciiTheme="minorHAnsi" w:eastAsiaTheme="minorEastAsia" w:hAnsiTheme="minorHAnsi" w:cstheme="minorBidi"/>
          <w:noProof/>
          <w:sz w:val="22"/>
          <w:szCs w:val="22"/>
          <w:lang w:val="en-US"/>
        </w:rPr>
      </w:pPr>
      <w:ins w:id="278" w:author="phuong vu" w:date="2018-12-02T08:21:00Z">
        <w:r w:rsidRPr="003827C1">
          <w:rPr>
            <w:noProof/>
            <w:lang w:val="en-US"/>
          </w:rPr>
          <w:t>9.</w:t>
        </w:r>
        <w:r>
          <w:rPr>
            <w:rFonts w:asciiTheme="minorHAnsi" w:eastAsiaTheme="minorEastAsia" w:hAnsiTheme="minorHAnsi" w:cstheme="minorBidi"/>
            <w:noProof/>
            <w:sz w:val="22"/>
            <w:szCs w:val="22"/>
            <w:lang w:val="en-US"/>
          </w:rPr>
          <w:tab/>
        </w:r>
        <w:r w:rsidRPr="003827C1">
          <w:rPr>
            <w:noProof/>
            <w:lang w:val="en-US"/>
          </w:rPr>
          <w:t>Bố cục quyển luận văn</w:t>
        </w:r>
        <w:r>
          <w:rPr>
            <w:noProof/>
          </w:rPr>
          <w:tab/>
        </w:r>
        <w:r>
          <w:rPr>
            <w:noProof/>
          </w:rPr>
          <w:fldChar w:fldCharType="begin"/>
        </w:r>
        <w:r>
          <w:rPr>
            <w:noProof/>
          </w:rPr>
          <w:instrText xml:space="preserve"> PAGEREF _Toc531502219 \h </w:instrText>
        </w:r>
      </w:ins>
      <w:r>
        <w:rPr>
          <w:noProof/>
        </w:rPr>
      </w:r>
      <w:r>
        <w:rPr>
          <w:noProof/>
        </w:rPr>
        <w:fldChar w:fldCharType="separate"/>
      </w:r>
      <w:ins w:id="279" w:author="phuong vu" w:date="2018-12-02T08:21:00Z">
        <w:r>
          <w:rPr>
            <w:noProof/>
          </w:rPr>
          <w:t>4</w:t>
        </w:r>
        <w:r>
          <w:rPr>
            <w:noProof/>
          </w:rPr>
          <w:fldChar w:fldCharType="end"/>
        </w:r>
      </w:ins>
    </w:p>
    <w:p w14:paraId="163BE3CA" w14:textId="14F94730" w:rsidR="00D24C07" w:rsidRDefault="00D24C07">
      <w:pPr>
        <w:pStyle w:val="TOC1"/>
        <w:rPr>
          <w:ins w:id="280" w:author="phuong vu" w:date="2018-12-02T08:21:00Z"/>
          <w:rFonts w:asciiTheme="minorHAnsi" w:eastAsiaTheme="minorEastAsia" w:hAnsiTheme="minorHAnsi" w:cstheme="minorBidi"/>
          <w:noProof/>
          <w:sz w:val="22"/>
          <w:szCs w:val="22"/>
          <w:lang w:val="en-US"/>
        </w:rPr>
      </w:pPr>
      <w:ins w:id="281" w:author="phuong vu" w:date="2018-12-02T08:21:00Z">
        <w:r w:rsidRPr="003827C1">
          <w:rPr>
            <w:noProof/>
          </w:rPr>
          <w:t>PHẦN NỘI DUNG</w:t>
        </w:r>
        <w:r>
          <w:rPr>
            <w:noProof/>
          </w:rPr>
          <w:tab/>
        </w:r>
        <w:r>
          <w:rPr>
            <w:noProof/>
          </w:rPr>
          <w:fldChar w:fldCharType="begin"/>
        </w:r>
        <w:r>
          <w:rPr>
            <w:noProof/>
          </w:rPr>
          <w:instrText xml:space="preserve"> PAGEREF _Toc531502220 \h </w:instrText>
        </w:r>
      </w:ins>
      <w:r>
        <w:rPr>
          <w:noProof/>
        </w:rPr>
      </w:r>
      <w:r>
        <w:rPr>
          <w:noProof/>
        </w:rPr>
        <w:fldChar w:fldCharType="separate"/>
      </w:r>
      <w:ins w:id="282" w:author="phuong vu" w:date="2018-12-02T08:21:00Z">
        <w:r>
          <w:rPr>
            <w:noProof/>
          </w:rPr>
          <w:t>6</w:t>
        </w:r>
        <w:r>
          <w:rPr>
            <w:noProof/>
          </w:rPr>
          <w:fldChar w:fldCharType="end"/>
        </w:r>
      </w:ins>
    </w:p>
    <w:p w14:paraId="129E8AE9" w14:textId="6DF9CF59" w:rsidR="00D24C07" w:rsidRDefault="00D24C07">
      <w:pPr>
        <w:pStyle w:val="TOC1"/>
        <w:tabs>
          <w:tab w:val="left" w:pos="1540"/>
        </w:tabs>
        <w:rPr>
          <w:ins w:id="283" w:author="phuong vu" w:date="2018-12-02T08:21:00Z"/>
          <w:rFonts w:asciiTheme="minorHAnsi" w:eastAsiaTheme="minorEastAsia" w:hAnsiTheme="minorHAnsi" w:cstheme="minorBidi"/>
          <w:noProof/>
          <w:sz w:val="22"/>
          <w:szCs w:val="22"/>
          <w:lang w:val="en-US"/>
        </w:rPr>
      </w:pPr>
      <w:ins w:id="284" w:author="phuong vu" w:date="2018-12-02T08:21:00Z">
        <w:r w:rsidRPr="003827C1">
          <w:rPr>
            <w:noProof/>
          </w:rPr>
          <w:t>CHƯƠNG 1 -</w:t>
        </w:r>
        <w:r>
          <w:rPr>
            <w:rFonts w:asciiTheme="minorHAnsi" w:eastAsiaTheme="minorEastAsia" w:hAnsiTheme="minorHAnsi" w:cstheme="minorBidi"/>
            <w:noProof/>
            <w:sz w:val="22"/>
            <w:szCs w:val="22"/>
            <w:lang w:val="en-US"/>
          </w:rPr>
          <w:tab/>
        </w:r>
        <w:r w:rsidRPr="003827C1">
          <w:rPr>
            <w:noProof/>
          </w:rPr>
          <w:t>ĐẶC TẢ YÊU CẦU</w:t>
        </w:r>
        <w:r>
          <w:rPr>
            <w:noProof/>
          </w:rPr>
          <w:tab/>
        </w:r>
        <w:r>
          <w:rPr>
            <w:noProof/>
          </w:rPr>
          <w:fldChar w:fldCharType="begin"/>
        </w:r>
        <w:r>
          <w:rPr>
            <w:noProof/>
          </w:rPr>
          <w:instrText xml:space="preserve"> PAGEREF _Toc531502221 \h </w:instrText>
        </w:r>
      </w:ins>
      <w:r>
        <w:rPr>
          <w:noProof/>
        </w:rPr>
      </w:r>
      <w:r>
        <w:rPr>
          <w:noProof/>
        </w:rPr>
        <w:fldChar w:fldCharType="separate"/>
      </w:r>
      <w:ins w:id="285" w:author="phuong vu" w:date="2018-12-02T08:21:00Z">
        <w:r>
          <w:rPr>
            <w:noProof/>
          </w:rPr>
          <w:t>6</w:t>
        </w:r>
        <w:r>
          <w:rPr>
            <w:noProof/>
          </w:rPr>
          <w:fldChar w:fldCharType="end"/>
        </w:r>
      </w:ins>
    </w:p>
    <w:p w14:paraId="6743CDE8" w14:textId="7E927A22" w:rsidR="00D24C07" w:rsidRDefault="00D24C07">
      <w:pPr>
        <w:pStyle w:val="TOC2"/>
        <w:tabs>
          <w:tab w:val="left" w:pos="880"/>
          <w:tab w:val="right" w:leader="dot" w:pos="8777"/>
        </w:tabs>
        <w:rPr>
          <w:ins w:id="286" w:author="phuong vu" w:date="2018-12-02T08:21:00Z"/>
          <w:rFonts w:asciiTheme="minorHAnsi" w:eastAsiaTheme="minorEastAsia" w:hAnsiTheme="minorHAnsi" w:cstheme="minorBidi"/>
          <w:noProof/>
          <w:sz w:val="22"/>
          <w:szCs w:val="22"/>
          <w:lang w:val="en-US"/>
        </w:rPr>
      </w:pPr>
      <w:ins w:id="287" w:author="phuong vu" w:date="2018-12-02T08:21:00Z">
        <w:r w:rsidRPr="003827C1">
          <w:rPr>
            <w:noProof/>
          </w:rPr>
          <w:t>1.1</w:t>
        </w:r>
        <w:r>
          <w:rPr>
            <w:rFonts w:asciiTheme="minorHAnsi" w:eastAsiaTheme="minorEastAsia" w:hAnsiTheme="minorHAnsi" w:cstheme="minorBidi"/>
            <w:noProof/>
            <w:sz w:val="22"/>
            <w:szCs w:val="22"/>
            <w:lang w:val="en-US"/>
          </w:rPr>
          <w:tab/>
        </w:r>
        <w:r w:rsidRPr="003827C1">
          <w:rPr>
            <w:noProof/>
          </w:rPr>
          <w:t>Tổng quan về hệ thống</w:t>
        </w:r>
        <w:r>
          <w:rPr>
            <w:noProof/>
          </w:rPr>
          <w:tab/>
        </w:r>
        <w:r>
          <w:rPr>
            <w:noProof/>
          </w:rPr>
          <w:fldChar w:fldCharType="begin"/>
        </w:r>
        <w:r>
          <w:rPr>
            <w:noProof/>
          </w:rPr>
          <w:instrText xml:space="preserve"> PAGEREF _Toc531502222 \h </w:instrText>
        </w:r>
      </w:ins>
      <w:r>
        <w:rPr>
          <w:noProof/>
        </w:rPr>
      </w:r>
      <w:r>
        <w:rPr>
          <w:noProof/>
        </w:rPr>
        <w:fldChar w:fldCharType="separate"/>
      </w:r>
      <w:ins w:id="288" w:author="phuong vu" w:date="2018-12-02T08:21:00Z">
        <w:r>
          <w:rPr>
            <w:noProof/>
          </w:rPr>
          <w:t>6</w:t>
        </w:r>
        <w:r>
          <w:rPr>
            <w:noProof/>
          </w:rPr>
          <w:fldChar w:fldCharType="end"/>
        </w:r>
      </w:ins>
    </w:p>
    <w:p w14:paraId="2F3F1F24" w14:textId="312159B2" w:rsidR="00D24C07" w:rsidRDefault="00D24C07">
      <w:pPr>
        <w:pStyle w:val="TOC3"/>
        <w:tabs>
          <w:tab w:val="left" w:pos="1320"/>
          <w:tab w:val="right" w:leader="dot" w:pos="8777"/>
        </w:tabs>
        <w:rPr>
          <w:ins w:id="289" w:author="phuong vu" w:date="2018-12-02T08:21:00Z"/>
          <w:rFonts w:asciiTheme="minorHAnsi" w:eastAsiaTheme="minorEastAsia" w:hAnsiTheme="minorHAnsi" w:cstheme="minorBidi"/>
          <w:noProof/>
          <w:sz w:val="22"/>
          <w:szCs w:val="22"/>
          <w:lang w:val="en-US"/>
        </w:rPr>
      </w:pPr>
      <w:ins w:id="290" w:author="phuong vu" w:date="2018-12-02T08:21:00Z">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_Toc531502223 \h </w:instrText>
        </w:r>
      </w:ins>
      <w:r>
        <w:rPr>
          <w:noProof/>
        </w:rPr>
      </w:r>
      <w:r>
        <w:rPr>
          <w:noProof/>
        </w:rPr>
        <w:fldChar w:fldCharType="separate"/>
      </w:r>
      <w:ins w:id="291" w:author="phuong vu" w:date="2018-12-02T08:21:00Z">
        <w:r>
          <w:rPr>
            <w:noProof/>
          </w:rPr>
          <w:t>6</w:t>
        </w:r>
        <w:r>
          <w:rPr>
            <w:noProof/>
          </w:rPr>
          <w:fldChar w:fldCharType="end"/>
        </w:r>
      </w:ins>
    </w:p>
    <w:p w14:paraId="239A6419" w14:textId="337BC077" w:rsidR="00D24C07" w:rsidRDefault="00D24C07">
      <w:pPr>
        <w:pStyle w:val="TOC3"/>
        <w:tabs>
          <w:tab w:val="left" w:pos="1320"/>
          <w:tab w:val="right" w:leader="dot" w:pos="8777"/>
        </w:tabs>
        <w:rPr>
          <w:ins w:id="292" w:author="phuong vu" w:date="2018-12-02T08:21:00Z"/>
          <w:rFonts w:asciiTheme="minorHAnsi" w:eastAsiaTheme="minorEastAsia" w:hAnsiTheme="minorHAnsi" w:cstheme="minorBidi"/>
          <w:noProof/>
          <w:sz w:val="22"/>
          <w:szCs w:val="22"/>
          <w:lang w:val="en-US"/>
        </w:rPr>
      </w:pPr>
      <w:ins w:id="293" w:author="phuong vu" w:date="2018-12-02T08:21:00Z">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_Toc531502224 \h </w:instrText>
        </w:r>
      </w:ins>
      <w:r>
        <w:rPr>
          <w:noProof/>
        </w:rPr>
      </w:r>
      <w:r>
        <w:rPr>
          <w:noProof/>
        </w:rPr>
        <w:fldChar w:fldCharType="separate"/>
      </w:r>
      <w:ins w:id="294" w:author="phuong vu" w:date="2018-12-02T08:21:00Z">
        <w:r>
          <w:rPr>
            <w:noProof/>
          </w:rPr>
          <w:t>7</w:t>
        </w:r>
        <w:r>
          <w:rPr>
            <w:noProof/>
          </w:rPr>
          <w:fldChar w:fldCharType="end"/>
        </w:r>
      </w:ins>
    </w:p>
    <w:p w14:paraId="74FED983" w14:textId="12C30069" w:rsidR="00D24C07" w:rsidRDefault="00D24C07">
      <w:pPr>
        <w:pStyle w:val="TOC3"/>
        <w:tabs>
          <w:tab w:val="left" w:pos="1320"/>
          <w:tab w:val="right" w:leader="dot" w:pos="8777"/>
        </w:tabs>
        <w:rPr>
          <w:ins w:id="295" w:author="phuong vu" w:date="2018-12-02T08:21:00Z"/>
          <w:rFonts w:asciiTheme="minorHAnsi" w:eastAsiaTheme="minorEastAsia" w:hAnsiTheme="minorHAnsi" w:cstheme="minorBidi"/>
          <w:noProof/>
          <w:sz w:val="22"/>
          <w:szCs w:val="22"/>
          <w:lang w:val="en-US"/>
        </w:rPr>
      </w:pPr>
      <w:ins w:id="296" w:author="phuong vu" w:date="2018-12-02T08:21:00Z">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_Toc531502225 \h </w:instrText>
        </w:r>
      </w:ins>
      <w:r>
        <w:rPr>
          <w:noProof/>
        </w:rPr>
      </w:r>
      <w:r>
        <w:rPr>
          <w:noProof/>
        </w:rPr>
        <w:fldChar w:fldCharType="separate"/>
      </w:r>
      <w:ins w:id="297" w:author="phuong vu" w:date="2018-12-02T08:21:00Z">
        <w:r>
          <w:rPr>
            <w:noProof/>
          </w:rPr>
          <w:t>8</w:t>
        </w:r>
        <w:r>
          <w:rPr>
            <w:noProof/>
          </w:rPr>
          <w:fldChar w:fldCharType="end"/>
        </w:r>
      </w:ins>
    </w:p>
    <w:p w14:paraId="6FEB6CE6" w14:textId="78BBCCB3" w:rsidR="00D24C07" w:rsidRDefault="00D24C07">
      <w:pPr>
        <w:pStyle w:val="TOC2"/>
        <w:tabs>
          <w:tab w:val="left" w:pos="880"/>
          <w:tab w:val="right" w:leader="dot" w:pos="8777"/>
        </w:tabs>
        <w:rPr>
          <w:ins w:id="298" w:author="phuong vu" w:date="2018-12-02T08:21:00Z"/>
          <w:rFonts w:asciiTheme="minorHAnsi" w:eastAsiaTheme="minorEastAsia" w:hAnsiTheme="minorHAnsi" w:cstheme="minorBidi"/>
          <w:noProof/>
          <w:sz w:val="22"/>
          <w:szCs w:val="22"/>
          <w:lang w:val="en-US"/>
        </w:rPr>
      </w:pPr>
      <w:ins w:id="299" w:author="phuong vu" w:date="2018-12-02T08:21:00Z">
        <w:r>
          <w:rPr>
            <w:noProof/>
          </w:rPr>
          <w:t>1.2</w:t>
        </w:r>
        <w:r>
          <w:rPr>
            <w:rFonts w:asciiTheme="minorHAnsi" w:eastAsiaTheme="minorEastAsia" w:hAnsiTheme="minorHAnsi" w:cstheme="minorBidi"/>
            <w:noProof/>
            <w:sz w:val="22"/>
            <w:szCs w:val="22"/>
            <w:lang w:val="en-US"/>
          </w:rPr>
          <w:tab/>
        </w:r>
        <w:r w:rsidRPr="003827C1">
          <w:rPr>
            <w:noProof/>
          </w:rPr>
          <w:t>Môi trường vận hành</w:t>
        </w:r>
        <w:r>
          <w:rPr>
            <w:noProof/>
          </w:rPr>
          <w:tab/>
        </w:r>
        <w:r>
          <w:rPr>
            <w:noProof/>
          </w:rPr>
          <w:fldChar w:fldCharType="begin"/>
        </w:r>
        <w:r>
          <w:rPr>
            <w:noProof/>
          </w:rPr>
          <w:instrText xml:space="preserve"> PAGEREF _Toc531502226 \h </w:instrText>
        </w:r>
      </w:ins>
      <w:r>
        <w:rPr>
          <w:noProof/>
        </w:rPr>
      </w:r>
      <w:r>
        <w:rPr>
          <w:noProof/>
        </w:rPr>
        <w:fldChar w:fldCharType="separate"/>
      </w:r>
      <w:ins w:id="300" w:author="phuong vu" w:date="2018-12-02T08:21:00Z">
        <w:r>
          <w:rPr>
            <w:noProof/>
          </w:rPr>
          <w:t>9</w:t>
        </w:r>
        <w:r>
          <w:rPr>
            <w:noProof/>
          </w:rPr>
          <w:fldChar w:fldCharType="end"/>
        </w:r>
      </w:ins>
    </w:p>
    <w:p w14:paraId="35BDAC91" w14:textId="025108F2" w:rsidR="00D24C07" w:rsidRDefault="00D24C07">
      <w:pPr>
        <w:pStyle w:val="TOC2"/>
        <w:tabs>
          <w:tab w:val="left" w:pos="880"/>
          <w:tab w:val="right" w:leader="dot" w:pos="8777"/>
        </w:tabs>
        <w:rPr>
          <w:ins w:id="301" w:author="phuong vu" w:date="2018-12-02T08:21:00Z"/>
          <w:rFonts w:asciiTheme="minorHAnsi" w:eastAsiaTheme="minorEastAsia" w:hAnsiTheme="minorHAnsi" w:cstheme="minorBidi"/>
          <w:noProof/>
          <w:sz w:val="22"/>
          <w:szCs w:val="22"/>
          <w:lang w:val="en-US"/>
        </w:rPr>
      </w:pPr>
      <w:ins w:id="302" w:author="phuong vu" w:date="2018-12-02T08:21:00Z">
        <w:r>
          <w:rPr>
            <w:noProof/>
          </w:rPr>
          <w:t>1.3</w:t>
        </w:r>
        <w:r>
          <w:rPr>
            <w:rFonts w:asciiTheme="minorHAnsi" w:eastAsiaTheme="minorEastAsia" w:hAnsiTheme="minorHAnsi" w:cstheme="minorBidi"/>
            <w:noProof/>
            <w:sz w:val="22"/>
            <w:szCs w:val="22"/>
            <w:lang w:val="en-US"/>
          </w:rPr>
          <w:tab/>
        </w:r>
        <w:r w:rsidRPr="003827C1">
          <w:rPr>
            <w:noProof/>
          </w:rPr>
          <w:t>Yêu cầu chức năng</w:t>
        </w:r>
        <w:r>
          <w:rPr>
            <w:noProof/>
          </w:rPr>
          <w:tab/>
        </w:r>
        <w:r>
          <w:rPr>
            <w:noProof/>
          </w:rPr>
          <w:fldChar w:fldCharType="begin"/>
        </w:r>
        <w:r>
          <w:rPr>
            <w:noProof/>
          </w:rPr>
          <w:instrText xml:space="preserve"> PAGEREF _Toc531502227 \h </w:instrText>
        </w:r>
      </w:ins>
      <w:r>
        <w:rPr>
          <w:noProof/>
        </w:rPr>
      </w:r>
      <w:r>
        <w:rPr>
          <w:noProof/>
        </w:rPr>
        <w:fldChar w:fldCharType="separate"/>
      </w:r>
      <w:ins w:id="303" w:author="phuong vu" w:date="2018-12-02T08:21:00Z">
        <w:r>
          <w:rPr>
            <w:noProof/>
          </w:rPr>
          <w:t>9</w:t>
        </w:r>
        <w:r>
          <w:rPr>
            <w:noProof/>
          </w:rPr>
          <w:fldChar w:fldCharType="end"/>
        </w:r>
      </w:ins>
    </w:p>
    <w:p w14:paraId="4891F7A3" w14:textId="5368DFCF" w:rsidR="00D24C07" w:rsidRDefault="00D24C07">
      <w:pPr>
        <w:pStyle w:val="TOC3"/>
        <w:tabs>
          <w:tab w:val="left" w:pos="1320"/>
          <w:tab w:val="right" w:leader="dot" w:pos="8777"/>
        </w:tabs>
        <w:rPr>
          <w:ins w:id="304" w:author="phuong vu" w:date="2018-12-02T08:21:00Z"/>
          <w:rFonts w:asciiTheme="minorHAnsi" w:eastAsiaTheme="minorEastAsia" w:hAnsiTheme="minorHAnsi" w:cstheme="minorBidi"/>
          <w:noProof/>
          <w:sz w:val="22"/>
          <w:szCs w:val="22"/>
          <w:lang w:val="en-US"/>
        </w:rPr>
      </w:pPr>
      <w:ins w:id="305" w:author="phuong vu" w:date="2018-12-02T08:21:00Z">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_Toc531502228 \h </w:instrText>
        </w:r>
      </w:ins>
      <w:r>
        <w:rPr>
          <w:noProof/>
        </w:rPr>
      </w:r>
      <w:r>
        <w:rPr>
          <w:noProof/>
        </w:rPr>
        <w:fldChar w:fldCharType="separate"/>
      </w:r>
      <w:ins w:id="306" w:author="phuong vu" w:date="2018-12-02T08:21:00Z">
        <w:r>
          <w:rPr>
            <w:noProof/>
          </w:rPr>
          <w:t>9</w:t>
        </w:r>
        <w:r>
          <w:rPr>
            <w:noProof/>
          </w:rPr>
          <w:fldChar w:fldCharType="end"/>
        </w:r>
      </w:ins>
    </w:p>
    <w:p w14:paraId="22D61490" w14:textId="52658A89" w:rsidR="00D24C07" w:rsidRDefault="00D24C07">
      <w:pPr>
        <w:pStyle w:val="TOC4"/>
        <w:tabs>
          <w:tab w:val="left" w:pos="1760"/>
          <w:tab w:val="right" w:leader="dot" w:pos="8777"/>
        </w:tabs>
        <w:rPr>
          <w:ins w:id="307" w:author="phuong vu" w:date="2018-12-02T08:21:00Z"/>
          <w:rFonts w:asciiTheme="minorHAnsi" w:eastAsiaTheme="minorEastAsia" w:hAnsiTheme="minorHAnsi" w:cstheme="minorBidi"/>
          <w:noProof/>
          <w:sz w:val="22"/>
          <w:szCs w:val="22"/>
          <w:lang w:val="en-US"/>
        </w:rPr>
      </w:pPr>
      <w:ins w:id="308" w:author="phuong vu" w:date="2018-12-02T08:21:00Z">
        <w:r w:rsidRPr="003827C1">
          <w:rPr>
            <w:noProof/>
            <w:lang w:val="en-US"/>
          </w:rPr>
          <w:t>1.3.1.1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_Toc531502229 \h </w:instrText>
        </w:r>
      </w:ins>
      <w:r>
        <w:rPr>
          <w:noProof/>
        </w:rPr>
      </w:r>
      <w:r>
        <w:rPr>
          <w:noProof/>
        </w:rPr>
        <w:fldChar w:fldCharType="separate"/>
      </w:r>
      <w:ins w:id="309" w:author="phuong vu" w:date="2018-12-02T08:21:00Z">
        <w:r>
          <w:rPr>
            <w:noProof/>
          </w:rPr>
          <w:t>9</w:t>
        </w:r>
        <w:r>
          <w:rPr>
            <w:noProof/>
          </w:rPr>
          <w:fldChar w:fldCharType="end"/>
        </w:r>
      </w:ins>
    </w:p>
    <w:p w14:paraId="09DFA4D1" w14:textId="1FDF11D2" w:rsidR="00D24C07" w:rsidRDefault="00D24C07">
      <w:pPr>
        <w:pStyle w:val="TOC4"/>
        <w:tabs>
          <w:tab w:val="left" w:pos="1760"/>
          <w:tab w:val="right" w:leader="dot" w:pos="8777"/>
        </w:tabs>
        <w:rPr>
          <w:ins w:id="310" w:author="phuong vu" w:date="2018-12-02T08:21:00Z"/>
          <w:rFonts w:asciiTheme="minorHAnsi" w:eastAsiaTheme="minorEastAsia" w:hAnsiTheme="minorHAnsi" w:cstheme="minorBidi"/>
          <w:noProof/>
          <w:sz w:val="22"/>
          <w:szCs w:val="22"/>
          <w:lang w:val="en-US"/>
        </w:rPr>
      </w:pPr>
      <w:ins w:id="311" w:author="phuong vu" w:date="2018-12-02T08:21:00Z">
        <w:r w:rsidRPr="003827C1">
          <w:rPr>
            <w:noProof/>
            <w:lang w:val="en-US"/>
          </w:rPr>
          <w:t>1.3.1.2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_Toc531502230 \h </w:instrText>
        </w:r>
      </w:ins>
      <w:r>
        <w:rPr>
          <w:noProof/>
        </w:rPr>
      </w:r>
      <w:r>
        <w:rPr>
          <w:noProof/>
        </w:rPr>
        <w:fldChar w:fldCharType="separate"/>
      </w:r>
      <w:ins w:id="312" w:author="phuong vu" w:date="2018-12-02T08:21:00Z">
        <w:r>
          <w:rPr>
            <w:noProof/>
          </w:rPr>
          <w:t>10</w:t>
        </w:r>
        <w:r>
          <w:rPr>
            <w:noProof/>
          </w:rPr>
          <w:fldChar w:fldCharType="end"/>
        </w:r>
      </w:ins>
    </w:p>
    <w:p w14:paraId="63C2AADC" w14:textId="4E251EFC" w:rsidR="00D24C07" w:rsidRDefault="00D24C07">
      <w:pPr>
        <w:pStyle w:val="TOC4"/>
        <w:tabs>
          <w:tab w:val="left" w:pos="1760"/>
          <w:tab w:val="right" w:leader="dot" w:pos="8777"/>
        </w:tabs>
        <w:rPr>
          <w:ins w:id="313" w:author="phuong vu" w:date="2018-12-02T08:21:00Z"/>
          <w:rFonts w:asciiTheme="minorHAnsi" w:eastAsiaTheme="minorEastAsia" w:hAnsiTheme="minorHAnsi" w:cstheme="minorBidi"/>
          <w:noProof/>
          <w:sz w:val="22"/>
          <w:szCs w:val="22"/>
          <w:lang w:val="en-US"/>
        </w:rPr>
      </w:pPr>
      <w:ins w:id="314" w:author="phuong vu" w:date="2018-12-02T08:21:00Z">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_Toc531502231 \h </w:instrText>
        </w:r>
      </w:ins>
      <w:r>
        <w:rPr>
          <w:noProof/>
        </w:rPr>
      </w:r>
      <w:r>
        <w:rPr>
          <w:noProof/>
        </w:rPr>
        <w:fldChar w:fldCharType="separate"/>
      </w:r>
      <w:ins w:id="315" w:author="phuong vu" w:date="2018-12-02T08:21:00Z">
        <w:r>
          <w:rPr>
            <w:noProof/>
          </w:rPr>
          <w:t>10</w:t>
        </w:r>
        <w:r>
          <w:rPr>
            <w:noProof/>
          </w:rPr>
          <w:fldChar w:fldCharType="end"/>
        </w:r>
      </w:ins>
    </w:p>
    <w:p w14:paraId="3E2197F5" w14:textId="05AEF68A" w:rsidR="00D24C07" w:rsidRDefault="00D24C07">
      <w:pPr>
        <w:pStyle w:val="TOC4"/>
        <w:tabs>
          <w:tab w:val="left" w:pos="1760"/>
          <w:tab w:val="right" w:leader="dot" w:pos="8777"/>
        </w:tabs>
        <w:rPr>
          <w:ins w:id="316" w:author="phuong vu" w:date="2018-12-02T08:21:00Z"/>
          <w:rFonts w:asciiTheme="minorHAnsi" w:eastAsiaTheme="minorEastAsia" w:hAnsiTheme="minorHAnsi" w:cstheme="minorBidi"/>
          <w:noProof/>
          <w:sz w:val="22"/>
          <w:szCs w:val="22"/>
          <w:lang w:val="en-US"/>
        </w:rPr>
      </w:pPr>
      <w:ins w:id="317" w:author="phuong vu" w:date="2018-12-02T08:21:00Z">
        <w:r w:rsidRPr="003827C1">
          <w:rPr>
            <w:noProof/>
            <w:lang w:val="en-US"/>
          </w:rPr>
          <w:t>1.3.1.4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_Toc531502232 \h </w:instrText>
        </w:r>
      </w:ins>
      <w:r>
        <w:rPr>
          <w:noProof/>
        </w:rPr>
      </w:r>
      <w:r>
        <w:rPr>
          <w:noProof/>
        </w:rPr>
        <w:fldChar w:fldCharType="separate"/>
      </w:r>
      <w:ins w:id="318" w:author="phuong vu" w:date="2018-12-02T08:21:00Z">
        <w:r>
          <w:rPr>
            <w:noProof/>
          </w:rPr>
          <w:t>11</w:t>
        </w:r>
        <w:r>
          <w:rPr>
            <w:noProof/>
          </w:rPr>
          <w:fldChar w:fldCharType="end"/>
        </w:r>
      </w:ins>
    </w:p>
    <w:p w14:paraId="29CF6A45" w14:textId="70CBED37" w:rsidR="00D24C07" w:rsidRDefault="00D24C07">
      <w:pPr>
        <w:pStyle w:val="TOC4"/>
        <w:tabs>
          <w:tab w:val="left" w:pos="1760"/>
          <w:tab w:val="right" w:leader="dot" w:pos="8777"/>
        </w:tabs>
        <w:rPr>
          <w:ins w:id="319" w:author="phuong vu" w:date="2018-12-02T08:21:00Z"/>
          <w:rFonts w:asciiTheme="minorHAnsi" w:eastAsiaTheme="minorEastAsia" w:hAnsiTheme="minorHAnsi" w:cstheme="minorBidi"/>
          <w:noProof/>
          <w:sz w:val="22"/>
          <w:szCs w:val="22"/>
          <w:lang w:val="en-US"/>
        </w:rPr>
      </w:pPr>
      <w:ins w:id="320" w:author="phuong vu" w:date="2018-12-02T08:21:00Z">
        <w:r w:rsidRPr="003827C1">
          <w:rPr>
            <w:noProof/>
            <w:lang w:val="en-US"/>
          </w:rPr>
          <w:t>1.3.1.5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_Toc531502233 \h </w:instrText>
        </w:r>
      </w:ins>
      <w:r>
        <w:rPr>
          <w:noProof/>
        </w:rPr>
      </w:r>
      <w:r>
        <w:rPr>
          <w:noProof/>
        </w:rPr>
        <w:fldChar w:fldCharType="separate"/>
      </w:r>
      <w:ins w:id="321" w:author="phuong vu" w:date="2018-12-02T08:21:00Z">
        <w:r>
          <w:rPr>
            <w:noProof/>
          </w:rPr>
          <w:t>12</w:t>
        </w:r>
        <w:r>
          <w:rPr>
            <w:noProof/>
          </w:rPr>
          <w:fldChar w:fldCharType="end"/>
        </w:r>
      </w:ins>
    </w:p>
    <w:p w14:paraId="152CB1DC" w14:textId="3BD824CA" w:rsidR="00D24C07" w:rsidRDefault="00D24C07">
      <w:pPr>
        <w:pStyle w:val="TOC3"/>
        <w:tabs>
          <w:tab w:val="left" w:pos="1320"/>
          <w:tab w:val="right" w:leader="dot" w:pos="8777"/>
        </w:tabs>
        <w:rPr>
          <w:ins w:id="322" w:author="phuong vu" w:date="2018-12-02T08:21:00Z"/>
          <w:rFonts w:asciiTheme="minorHAnsi" w:eastAsiaTheme="minorEastAsia" w:hAnsiTheme="minorHAnsi" w:cstheme="minorBidi"/>
          <w:noProof/>
          <w:sz w:val="22"/>
          <w:szCs w:val="22"/>
          <w:lang w:val="en-US"/>
        </w:rPr>
      </w:pPr>
      <w:ins w:id="323" w:author="phuong vu" w:date="2018-12-02T08:21:00Z">
        <w:r>
          <w:rPr>
            <w:noProof/>
          </w:rPr>
          <w:lastRenderedPageBreak/>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_Toc531502234 \h </w:instrText>
        </w:r>
      </w:ins>
      <w:r>
        <w:rPr>
          <w:noProof/>
        </w:rPr>
      </w:r>
      <w:r>
        <w:rPr>
          <w:noProof/>
        </w:rPr>
        <w:fldChar w:fldCharType="separate"/>
      </w:r>
      <w:ins w:id="324" w:author="phuong vu" w:date="2018-12-02T08:21:00Z">
        <w:r>
          <w:rPr>
            <w:noProof/>
          </w:rPr>
          <w:t>12</w:t>
        </w:r>
        <w:r>
          <w:rPr>
            <w:noProof/>
          </w:rPr>
          <w:fldChar w:fldCharType="end"/>
        </w:r>
      </w:ins>
    </w:p>
    <w:p w14:paraId="6EB001C3" w14:textId="058BEEA7" w:rsidR="00D24C07" w:rsidRDefault="00D24C07">
      <w:pPr>
        <w:pStyle w:val="TOC4"/>
        <w:tabs>
          <w:tab w:val="left" w:pos="1760"/>
          <w:tab w:val="right" w:leader="dot" w:pos="8777"/>
        </w:tabs>
        <w:rPr>
          <w:ins w:id="325" w:author="phuong vu" w:date="2018-12-02T08:21:00Z"/>
          <w:rFonts w:asciiTheme="minorHAnsi" w:eastAsiaTheme="minorEastAsia" w:hAnsiTheme="minorHAnsi" w:cstheme="minorBidi"/>
          <w:noProof/>
          <w:sz w:val="22"/>
          <w:szCs w:val="22"/>
          <w:lang w:val="en-US"/>
        </w:rPr>
      </w:pPr>
      <w:ins w:id="326" w:author="phuong vu" w:date="2018-12-02T08:21:00Z">
        <w:r w:rsidRPr="003827C1">
          <w:rPr>
            <w:noProof/>
            <w:lang w:val="en-US"/>
          </w:rPr>
          <w:t>1.3.2.1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_Toc531502235 \h </w:instrText>
        </w:r>
      </w:ins>
      <w:r>
        <w:rPr>
          <w:noProof/>
        </w:rPr>
      </w:r>
      <w:r>
        <w:rPr>
          <w:noProof/>
        </w:rPr>
        <w:fldChar w:fldCharType="separate"/>
      </w:r>
      <w:ins w:id="327" w:author="phuong vu" w:date="2018-12-02T08:21:00Z">
        <w:r>
          <w:rPr>
            <w:noProof/>
          </w:rPr>
          <w:t>12</w:t>
        </w:r>
        <w:r>
          <w:rPr>
            <w:noProof/>
          </w:rPr>
          <w:fldChar w:fldCharType="end"/>
        </w:r>
      </w:ins>
    </w:p>
    <w:p w14:paraId="7140828F" w14:textId="21AC4F08" w:rsidR="00D24C07" w:rsidRDefault="00D24C07">
      <w:pPr>
        <w:pStyle w:val="TOC4"/>
        <w:tabs>
          <w:tab w:val="left" w:pos="1760"/>
          <w:tab w:val="right" w:leader="dot" w:pos="8777"/>
        </w:tabs>
        <w:rPr>
          <w:ins w:id="328" w:author="phuong vu" w:date="2018-12-02T08:21:00Z"/>
          <w:rFonts w:asciiTheme="minorHAnsi" w:eastAsiaTheme="minorEastAsia" w:hAnsiTheme="minorHAnsi" w:cstheme="minorBidi"/>
          <w:noProof/>
          <w:sz w:val="22"/>
          <w:szCs w:val="22"/>
          <w:lang w:val="en-US"/>
        </w:rPr>
      </w:pPr>
      <w:ins w:id="329" w:author="phuong vu" w:date="2018-12-02T08:21:00Z">
        <w:r w:rsidRPr="003827C1">
          <w:rPr>
            <w:noProof/>
            <w:lang w:val="en-US"/>
          </w:rPr>
          <w:t>1.3.2.2</w:t>
        </w:r>
        <w:r>
          <w:rPr>
            <w:rFonts w:asciiTheme="minorHAnsi" w:eastAsiaTheme="minorEastAsia" w:hAnsiTheme="minorHAnsi" w:cstheme="minorBidi"/>
            <w:noProof/>
            <w:sz w:val="22"/>
            <w:szCs w:val="22"/>
            <w:lang w:val="en-US"/>
          </w:rPr>
          <w:tab/>
        </w:r>
        <w:r w:rsidRPr="003827C1">
          <w:rPr>
            <w:noProof/>
            <w:lang w:val="en-US"/>
          </w:rPr>
          <w:t>Xem chi tiết biên nhận</w:t>
        </w:r>
        <w:r>
          <w:rPr>
            <w:noProof/>
          </w:rPr>
          <w:tab/>
        </w:r>
        <w:r>
          <w:rPr>
            <w:noProof/>
          </w:rPr>
          <w:fldChar w:fldCharType="begin"/>
        </w:r>
        <w:r>
          <w:rPr>
            <w:noProof/>
          </w:rPr>
          <w:instrText xml:space="preserve"> PAGEREF _Toc531502236 \h </w:instrText>
        </w:r>
      </w:ins>
      <w:r>
        <w:rPr>
          <w:noProof/>
        </w:rPr>
      </w:r>
      <w:r>
        <w:rPr>
          <w:noProof/>
        </w:rPr>
        <w:fldChar w:fldCharType="separate"/>
      </w:r>
      <w:ins w:id="330" w:author="phuong vu" w:date="2018-12-02T08:21:00Z">
        <w:r>
          <w:rPr>
            <w:noProof/>
          </w:rPr>
          <w:t>13</w:t>
        </w:r>
        <w:r>
          <w:rPr>
            <w:noProof/>
          </w:rPr>
          <w:fldChar w:fldCharType="end"/>
        </w:r>
      </w:ins>
    </w:p>
    <w:p w14:paraId="52DD975E" w14:textId="04A4FC55" w:rsidR="00D24C07" w:rsidRDefault="00D24C07">
      <w:pPr>
        <w:pStyle w:val="TOC4"/>
        <w:tabs>
          <w:tab w:val="left" w:pos="1760"/>
          <w:tab w:val="right" w:leader="dot" w:pos="8777"/>
        </w:tabs>
        <w:rPr>
          <w:ins w:id="331" w:author="phuong vu" w:date="2018-12-02T08:21:00Z"/>
          <w:rFonts w:asciiTheme="minorHAnsi" w:eastAsiaTheme="minorEastAsia" w:hAnsiTheme="minorHAnsi" w:cstheme="minorBidi"/>
          <w:noProof/>
          <w:sz w:val="22"/>
          <w:szCs w:val="22"/>
          <w:lang w:val="en-US"/>
        </w:rPr>
      </w:pPr>
      <w:ins w:id="332" w:author="phuong vu" w:date="2018-12-02T08:21:00Z">
        <w:r w:rsidRPr="003827C1">
          <w:rPr>
            <w:noProof/>
            <w:lang w:val="en-US"/>
          </w:rPr>
          <w:t>1.3.2.3</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_Toc531502237 \h </w:instrText>
        </w:r>
      </w:ins>
      <w:r>
        <w:rPr>
          <w:noProof/>
        </w:rPr>
      </w:r>
      <w:r>
        <w:rPr>
          <w:noProof/>
        </w:rPr>
        <w:fldChar w:fldCharType="separate"/>
      </w:r>
      <w:ins w:id="333" w:author="phuong vu" w:date="2018-12-02T08:21:00Z">
        <w:r>
          <w:rPr>
            <w:noProof/>
          </w:rPr>
          <w:t>13</w:t>
        </w:r>
        <w:r>
          <w:rPr>
            <w:noProof/>
          </w:rPr>
          <w:fldChar w:fldCharType="end"/>
        </w:r>
      </w:ins>
    </w:p>
    <w:p w14:paraId="1A04CEE3" w14:textId="458477C6" w:rsidR="00D24C07" w:rsidRDefault="00D24C07">
      <w:pPr>
        <w:pStyle w:val="TOC4"/>
        <w:tabs>
          <w:tab w:val="left" w:pos="1760"/>
          <w:tab w:val="right" w:leader="dot" w:pos="8777"/>
        </w:tabs>
        <w:rPr>
          <w:ins w:id="334" w:author="phuong vu" w:date="2018-12-02T08:21:00Z"/>
          <w:rFonts w:asciiTheme="minorHAnsi" w:eastAsiaTheme="minorEastAsia" w:hAnsiTheme="minorHAnsi" w:cstheme="minorBidi"/>
          <w:noProof/>
          <w:sz w:val="22"/>
          <w:szCs w:val="22"/>
          <w:lang w:val="en-US"/>
        </w:rPr>
      </w:pPr>
      <w:ins w:id="335" w:author="phuong vu" w:date="2018-12-02T08:21:00Z">
        <w:r w:rsidRPr="003827C1">
          <w:rPr>
            <w:noProof/>
            <w:lang w:val="en-US"/>
          </w:rPr>
          <w:t>1.3.2.4</w:t>
        </w:r>
        <w:r>
          <w:rPr>
            <w:rFonts w:asciiTheme="minorHAnsi" w:eastAsiaTheme="minorEastAsia" w:hAnsiTheme="minorHAnsi" w:cstheme="minorBidi"/>
            <w:noProof/>
            <w:sz w:val="22"/>
            <w:szCs w:val="22"/>
            <w:lang w:val="en-US"/>
          </w:rPr>
          <w:tab/>
        </w:r>
        <w:r w:rsidRPr="003827C1">
          <w:rPr>
            <w:noProof/>
            <w:lang w:val="en-US"/>
          </w:rPr>
          <w:t>Cập nhật thông tin biên nhận</w:t>
        </w:r>
        <w:r>
          <w:rPr>
            <w:noProof/>
          </w:rPr>
          <w:tab/>
        </w:r>
        <w:r>
          <w:rPr>
            <w:noProof/>
          </w:rPr>
          <w:fldChar w:fldCharType="begin"/>
        </w:r>
        <w:r>
          <w:rPr>
            <w:noProof/>
          </w:rPr>
          <w:instrText xml:space="preserve"> PAGEREF _Toc531502238 \h </w:instrText>
        </w:r>
      </w:ins>
      <w:r>
        <w:rPr>
          <w:noProof/>
        </w:rPr>
      </w:r>
      <w:r>
        <w:rPr>
          <w:noProof/>
        </w:rPr>
        <w:fldChar w:fldCharType="separate"/>
      </w:r>
      <w:ins w:id="336" w:author="phuong vu" w:date="2018-12-02T08:21:00Z">
        <w:r>
          <w:rPr>
            <w:noProof/>
          </w:rPr>
          <w:t>14</w:t>
        </w:r>
        <w:r>
          <w:rPr>
            <w:noProof/>
          </w:rPr>
          <w:fldChar w:fldCharType="end"/>
        </w:r>
      </w:ins>
    </w:p>
    <w:p w14:paraId="458196DB" w14:textId="5890FDC5" w:rsidR="00D24C07" w:rsidRDefault="00D24C07">
      <w:pPr>
        <w:pStyle w:val="TOC3"/>
        <w:tabs>
          <w:tab w:val="left" w:pos="1320"/>
          <w:tab w:val="right" w:leader="dot" w:pos="8777"/>
        </w:tabs>
        <w:rPr>
          <w:ins w:id="337" w:author="phuong vu" w:date="2018-12-02T08:21:00Z"/>
          <w:rFonts w:asciiTheme="minorHAnsi" w:eastAsiaTheme="minorEastAsia" w:hAnsiTheme="minorHAnsi" w:cstheme="minorBidi"/>
          <w:noProof/>
          <w:sz w:val="22"/>
          <w:szCs w:val="22"/>
          <w:lang w:val="en-US"/>
        </w:rPr>
      </w:pPr>
      <w:ins w:id="338" w:author="phuong vu" w:date="2018-12-02T08:21:00Z">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_Toc531502239 \h </w:instrText>
        </w:r>
      </w:ins>
      <w:r>
        <w:rPr>
          <w:noProof/>
        </w:rPr>
      </w:r>
      <w:r>
        <w:rPr>
          <w:noProof/>
        </w:rPr>
        <w:fldChar w:fldCharType="separate"/>
      </w:r>
      <w:ins w:id="339" w:author="phuong vu" w:date="2018-12-02T08:21:00Z">
        <w:r>
          <w:rPr>
            <w:noProof/>
          </w:rPr>
          <w:t>15</w:t>
        </w:r>
        <w:r>
          <w:rPr>
            <w:noProof/>
          </w:rPr>
          <w:fldChar w:fldCharType="end"/>
        </w:r>
      </w:ins>
    </w:p>
    <w:p w14:paraId="178538D6" w14:textId="6386B579" w:rsidR="00D24C07" w:rsidRDefault="00D24C07">
      <w:pPr>
        <w:pStyle w:val="TOC3"/>
        <w:tabs>
          <w:tab w:val="left" w:pos="1320"/>
          <w:tab w:val="right" w:leader="dot" w:pos="8777"/>
        </w:tabs>
        <w:rPr>
          <w:ins w:id="340" w:author="phuong vu" w:date="2018-12-02T08:21:00Z"/>
          <w:rFonts w:asciiTheme="minorHAnsi" w:eastAsiaTheme="minorEastAsia" w:hAnsiTheme="minorHAnsi" w:cstheme="minorBidi"/>
          <w:noProof/>
          <w:sz w:val="22"/>
          <w:szCs w:val="22"/>
          <w:lang w:val="en-US"/>
        </w:rPr>
      </w:pPr>
      <w:ins w:id="341" w:author="phuong vu" w:date="2018-12-02T08:21:00Z">
        <w:r>
          <w:rPr>
            <w:noProof/>
          </w:rPr>
          <w:t>1.3.4</w:t>
        </w:r>
        <w:r>
          <w:rPr>
            <w:rFonts w:asciiTheme="minorHAnsi" w:eastAsiaTheme="minorEastAsia" w:hAnsiTheme="minorHAnsi" w:cstheme="minorBidi"/>
            <w:noProof/>
            <w:sz w:val="22"/>
            <w:szCs w:val="22"/>
            <w:lang w:val="en-US"/>
          </w:rPr>
          <w:tab/>
        </w:r>
        <w:r>
          <w:rPr>
            <w:noProof/>
          </w:rPr>
          <w:t>Cập nhật đơn hàng</w:t>
        </w:r>
        <w:r>
          <w:rPr>
            <w:noProof/>
          </w:rPr>
          <w:tab/>
        </w:r>
        <w:r>
          <w:rPr>
            <w:noProof/>
          </w:rPr>
          <w:fldChar w:fldCharType="begin"/>
        </w:r>
        <w:r>
          <w:rPr>
            <w:noProof/>
          </w:rPr>
          <w:instrText xml:space="preserve"> PAGEREF _Toc531502240 \h </w:instrText>
        </w:r>
      </w:ins>
      <w:r>
        <w:rPr>
          <w:noProof/>
        </w:rPr>
      </w:r>
      <w:r>
        <w:rPr>
          <w:noProof/>
        </w:rPr>
        <w:fldChar w:fldCharType="separate"/>
      </w:r>
      <w:ins w:id="342" w:author="phuong vu" w:date="2018-12-02T08:21:00Z">
        <w:r>
          <w:rPr>
            <w:noProof/>
          </w:rPr>
          <w:t>16</w:t>
        </w:r>
        <w:r>
          <w:rPr>
            <w:noProof/>
          </w:rPr>
          <w:fldChar w:fldCharType="end"/>
        </w:r>
      </w:ins>
    </w:p>
    <w:p w14:paraId="6CE22515" w14:textId="656022B0" w:rsidR="00D24C07" w:rsidRDefault="00D24C07">
      <w:pPr>
        <w:pStyle w:val="TOC3"/>
        <w:tabs>
          <w:tab w:val="left" w:pos="1320"/>
          <w:tab w:val="right" w:leader="dot" w:pos="8777"/>
        </w:tabs>
        <w:rPr>
          <w:ins w:id="343" w:author="phuong vu" w:date="2018-12-02T08:21:00Z"/>
          <w:rFonts w:asciiTheme="minorHAnsi" w:eastAsiaTheme="minorEastAsia" w:hAnsiTheme="minorHAnsi" w:cstheme="minorBidi"/>
          <w:noProof/>
          <w:sz w:val="22"/>
          <w:szCs w:val="22"/>
          <w:lang w:val="en-US"/>
        </w:rPr>
      </w:pPr>
      <w:ins w:id="344" w:author="phuong vu" w:date="2018-12-02T08:21:00Z">
        <w:r>
          <w:rPr>
            <w:noProof/>
          </w:rPr>
          <w:t>1.3.5</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_Toc531502241 \h </w:instrText>
        </w:r>
      </w:ins>
      <w:r>
        <w:rPr>
          <w:noProof/>
        </w:rPr>
      </w:r>
      <w:r>
        <w:rPr>
          <w:noProof/>
        </w:rPr>
        <w:fldChar w:fldCharType="separate"/>
      </w:r>
      <w:ins w:id="345" w:author="phuong vu" w:date="2018-12-02T08:21:00Z">
        <w:r>
          <w:rPr>
            <w:noProof/>
          </w:rPr>
          <w:t>16</w:t>
        </w:r>
        <w:r>
          <w:rPr>
            <w:noProof/>
          </w:rPr>
          <w:fldChar w:fldCharType="end"/>
        </w:r>
      </w:ins>
    </w:p>
    <w:p w14:paraId="3AB59170" w14:textId="53F8164A" w:rsidR="00D24C07" w:rsidRDefault="00D24C07">
      <w:pPr>
        <w:pStyle w:val="TOC3"/>
        <w:tabs>
          <w:tab w:val="left" w:pos="1320"/>
          <w:tab w:val="right" w:leader="dot" w:pos="8777"/>
        </w:tabs>
        <w:rPr>
          <w:ins w:id="346" w:author="phuong vu" w:date="2018-12-02T08:21:00Z"/>
          <w:rFonts w:asciiTheme="minorHAnsi" w:eastAsiaTheme="minorEastAsia" w:hAnsiTheme="minorHAnsi" w:cstheme="minorBidi"/>
          <w:noProof/>
          <w:sz w:val="22"/>
          <w:szCs w:val="22"/>
          <w:lang w:val="en-US"/>
        </w:rPr>
      </w:pPr>
      <w:ins w:id="347" w:author="phuong vu" w:date="2018-12-02T08:21:00Z">
        <w:r>
          <w:rPr>
            <w:noProof/>
          </w:rPr>
          <w:t>1.3.6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_Toc531502242 \h </w:instrText>
        </w:r>
      </w:ins>
      <w:r>
        <w:rPr>
          <w:noProof/>
        </w:rPr>
      </w:r>
      <w:r>
        <w:rPr>
          <w:noProof/>
        </w:rPr>
        <w:fldChar w:fldCharType="separate"/>
      </w:r>
      <w:ins w:id="348" w:author="phuong vu" w:date="2018-12-02T08:21:00Z">
        <w:r>
          <w:rPr>
            <w:noProof/>
          </w:rPr>
          <w:t>16</w:t>
        </w:r>
        <w:r>
          <w:rPr>
            <w:noProof/>
          </w:rPr>
          <w:fldChar w:fldCharType="end"/>
        </w:r>
      </w:ins>
    </w:p>
    <w:p w14:paraId="6299446F" w14:textId="3B270FF4" w:rsidR="00D24C07" w:rsidRDefault="00D24C07">
      <w:pPr>
        <w:pStyle w:val="TOC3"/>
        <w:tabs>
          <w:tab w:val="left" w:pos="1320"/>
          <w:tab w:val="right" w:leader="dot" w:pos="8777"/>
        </w:tabs>
        <w:rPr>
          <w:ins w:id="349" w:author="phuong vu" w:date="2018-12-02T08:21:00Z"/>
          <w:rFonts w:asciiTheme="minorHAnsi" w:eastAsiaTheme="minorEastAsia" w:hAnsiTheme="minorHAnsi" w:cstheme="minorBidi"/>
          <w:noProof/>
          <w:sz w:val="22"/>
          <w:szCs w:val="22"/>
          <w:lang w:val="en-US"/>
        </w:rPr>
      </w:pPr>
      <w:ins w:id="350" w:author="phuong vu" w:date="2018-12-02T08:21:00Z">
        <w:r>
          <w:rPr>
            <w:noProof/>
          </w:rPr>
          <w:t>1.3.7</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_Toc531502243 \h </w:instrText>
        </w:r>
      </w:ins>
      <w:r>
        <w:rPr>
          <w:noProof/>
        </w:rPr>
      </w:r>
      <w:r>
        <w:rPr>
          <w:noProof/>
        </w:rPr>
        <w:fldChar w:fldCharType="separate"/>
      </w:r>
      <w:ins w:id="351" w:author="phuong vu" w:date="2018-12-02T08:21:00Z">
        <w:r>
          <w:rPr>
            <w:noProof/>
          </w:rPr>
          <w:t>17</w:t>
        </w:r>
        <w:r>
          <w:rPr>
            <w:noProof/>
          </w:rPr>
          <w:fldChar w:fldCharType="end"/>
        </w:r>
      </w:ins>
    </w:p>
    <w:p w14:paraId="2CE352DB" w14:textId="5BD9F5E3" w:rsidR="00D24C07" w:rsidRDefault="00D24C07">
      <w:pPr>
        <w:pStyle w:val="TOC3"/>
        <w:tabs>
          <w:tab w:val="left" w:pos="1320"/>
          <w:tab w:val="right" w:leader="dot" w:pos="8777"/>
        </w:tabs>
        <w:rPr>
          <w:ins w:id="352" w:author="phuong vu" w:date="2018-12-02T08:21:00Z"/>
          <w:rFonts w:asciiTheme="minorHAnsi" w:eastAsiaTheme="minorEastAsia" w:hAnsiTheme="minorHAnsi" w:cstheme="minorBidi"/>
          <w:noProof/>
          <w:sz w:val="22"/>
          <w:szCs w:val="22"/>
          <w:lang w:val="en-US"/>
        </w:rPr>
      </w:pPr>
      <w:ins w:id="353" w:author="phuong vu" w:date="2018-12-02T08:21:00Z">
        <w:r>
          <w:rPr>
            <w:noProof/>
          </w:rPr>
          <w:t>1.3.8</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_Toc531502244 \h </w:instrText>
        </w:r>
      </w:ins>
      <w:r>
        <w:rPr>
          <w:noProof/>
        </w:rPr>
      </w:r>
      <w:r>
        <w:rPr>
          <w:noProof/>
        </w:rPr>
        <w:fldChar w:fldCharType="separate"/>
      </w:r>
      <w:ins w:id="354" w:author="phuong vu" w:date="2018-12-02T08:21:00Z">
        <w:r>
          <w:rPr>
            <w:noProof/>
          </w:rPr>
          <w:t>18</w:t>
        </w:r>
        <w:r>
          <w:rPr>
            <w:noProof/>
          </w:rPr>
          <w:fldChar w:fldCharType="end"/>
        </w:r>
      </w:ins>
    </w:p>
    <w:p w14:paraId="27EE710E" w14:textId="27140059" w:rsidR="00D24C07" w:rsidRDefault="00D24C07">
      <w:pPr>
        <w:pStyle w:val="TOC2"/>
        <w:tabs>
          <w:tab w:val="left" w:pos="880"/>
          <w:tab w:val="right" w:leader="dot" w:pos="8777"/>
        </w:tabs>
        <w:rPr>
          <w:ins w:id="355" w:author="phuong vu" w:date="2018-12-02T08:21:00Z"/>
          <w:rFonts w:asciiTheme="minorHAnsi" w:eastAsiaTheme="minorEastAsia" w:hAnsiTheme="minorHAnsi" w:cstheme="minorBidi"/>
          <w:noProof/>
          <w:sz w:val="22"/>
          <w:szCs w:val="22"/>
          <w:lang w:val="en-US"/>
        </w:rPr>
      </w:pPr>
      <w:ins w:id="356" w:author="phuong vu" w:date="2018-12-02T08:21:00Z">
        <w:r>
          <w:rPr>
            <w:noProof/>
          </w:rPr>
          <w:t>1.4</w:t>
        </w:r>
        <w:r>
          <w:rPr>
            <w:rFonts w:asciiTheme="minorHAnsi" w:eastAsiaTheme="minorEastAsia" w:hAnsiTheme="minorHAnsi" w:cstheme="minorBidi"/>
            <w:noProof/>
            <w:sz w:val="22"/>
            <w:szCs w:val="22"/>
            <w:lang w:val="en-US"/>
          </w:rPr>
          <w:tab/>
        </w:r>
        <w:r w:rsidRPr="003827C1">
          <w:rPr>
            <w:noProof/>
          </w:rPr>
          <w:t>Yêu cầu phi chức năng</w:t>
        </w:r>
        <w:r>
          <w:rPr>
            <w:noProof/>
          </w:rPr>
          <w:tab/>
        </w:r>
        <w:r>
          <w:rPr>
            <w:noProof/>
          </w:rPr>
          <w:fldChar w:fldCharType="begin"/>
        </w:r>
        <w:r>
          <w:rPr>
            <w:noProof/>
          </w:rPr>
          <w:instrText xml:space="preserve"> PAGEREF _Toc531502245 \h </w:instrText>
        </w:r>
      </w:ins>
      <w:r>
        <w:rPr>
          <w:noProof/>
        </w:rPr>
      </w:r>
      <w:r>
        <w:rPr>
          <w:noProof/>
        </w:rPr>
        <w:fldChar w:fldCharType="separate"/>
      </w:r>
      <w:ins w:id="357" w:author="phuong vu" w:date="2018-12-02T08:21:00Z">
        <w:r>
          <w:rPr>
            <w:noProof/>
          </w:rPr>
          <w:t>18</w:t>
        </w:r>
        <w:r>
          <w:rPr>
            <w:noProof/>
          </w:rPr>
          <w:fldChar w:fldCharType="end"/>
        </w:r>
      </w:ins>
    </w:p>
    <w:p w14:paraId="0173E33B" w14:textId="21651477" w:rsidR="00D24C07" w:rsidRDefault="00D24C07">
      <w:pPr>
        <w:pStyle w:val="TOC3"/>
        <w:tabs>
          <w:tab w:val="left" w:pos="1320"/>
          <w:tab w:val="right" w:leader="dot" w:pos="8777"/>
        </w:tabs>
        <w:rPr>
          <w:ins w:id="358" w:author="phuong vu" w:date="2018-12-02T08:21:00Z"/>
          <w:rFonts w:asciiTheme="minorHAnsi" w:eastAsiaTheme="minorEastAsia" w:hAnsiTheme="minorHAnsi" w:cstheme="minorBidi"/>
          <w:noProof/>
          <w:sz w:val="22"/>
          <w:szCs w:val="22"/>
          <w:lang w:val="en-US"/>
        </w:rPr>
      </w:pPr>
      <w:ins w:id="359" w:author="phuong vu" w:date="2018-12-02T08:21:00Z">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_Toc531502246 \h </w:instrText>
        </w:r>
      </w:ins>
      <w:r>
        <w:rPr>
          <w:noProof/>
        </w:rPr>
      </w:r>
      <w:r>
        <w:rPr>
          <w:noProof/>
        </w:rPr>
        <w:fldChar w:fldCharType="separate"/>
      </w:r>
      <w:ins w:id="360" w:author="phuong vu" w:date="2018-12-02T08:21:00Z">
        <w:r>
          <w:rPr>
            <w:noProof/>
          </w:rPr>
          <w:t>18</w:t>
        </w:r>
        <w:r>
          <w:rPr>
            <w:noProof/>
          </w:rPr>
          <w:fldChar w:fldCharType="end"/>
        </w:r>
      </w:ins>
    </w:p>
    <w:p w14:paraId="55E10A4D" w14:textId="1A7E7831" w:rsidR="00D24C07" w:rsidRDefault="00D24C07">
      <w:pPr>
        <w:pStyle w:val="TOC3"/>
        <w:tabs>
          <w:tab w:val="left" w:pos="1320"/>
          <w:tab w:val="right" w:leader="dot" w:pos="8777"/>
        </w:tabs>
        <w:rPr>
          <w:ins w:id="361" w:author="phuong vu" w:date="2018-12-02T08:21:00Z"/>
          <w:rFonts w:asciiTheme="minorHAnsi" w:eastAsiaTheme="minorEastAsia" w:hAnsiTheme="minorHAnsi" w:cstheme="minorBidi"/>
          <w:noProof/>
          <w:sz w:val="22"/>
          <w:szCs w:val="22"/>
          <w:lang w:val="en-US"/>
        </w:rPr>
      </w:pPr>
      <w:ins w:id="362" w:author="phuong vu" w:date="2018-12-02T08:21:00Z">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_Toc531502247 \h </w:instrText>
        </w:r>
      </w:ins>
      <w:r>
        <w:rPr>
          <w:noProof/>
        </w:rPr>
      </w:r>
      <w:r>
        <w:rPr>
          <w:noProof/>
        </w:rPr>
        <w:fldChar w:fldCharType="separate"/>
      </w:r>
      <w:ins w:id="363" w:author="phuong vu" w:date="2018-12-02T08:21:00Z">
        <w:r>
          <w:rPr>
            <w:noProof/>
          </w:rPr>
          <w:t>18</w:t>
        </w:r>
        <w:r>
          <w:rPr>
            <w:noProof/>
          </w:rPr>
          <w:fldChar w:fldCharType="end"/>
        </w:r>
      </w:ins>
    </w:p>
    <w:p w14:paraId="35550AD6" w14:textId="7D918683" w:rsidR="00D24C07" w:rsidRDefault="00D24C07">
      <w:pPr>
        <w:pStyle w:val="TOC1"/>
        <w:tabs>
          <w:tab w:val="left" w:pos="1540"/>
        </w:tabs>
        <w:rPr>
          <w:ins w:id="364" w:author="phuong vu" w:date="2018-12-02T08:21:00Z"/>
          <w:rFonts w:asciiTheme="minorHAnsi" w:eastAsiaTheme="minorEastAsia" w:hAnsiTheme="minorHAnsi" w:cstheme="minorBidi"/>
          <w:noProof/>
          <w:sz w:val="22"/>
          <w:szCs w:val="22"/>
          <w:lang w:val="en-US"/>
        </w:rPr>
      </w:pPr>
      <w:ins w:id="365" w:author="phuong vu" w:date="2018-12-02T08:21:00Z">
        <w:r w:rsidRPr="003827C1">
          <w:rPr>
            <w:noProof/>
          </w:rPr>
          <w:t>CHƯƠNG 2 -</w:t>
        </w:r>
        <w:r>
          <w:rPr>
            <w:rFonts w:asciiTheme="minorHAnsi" w:eastAsiaTheme="minorEastAsia" w:hAnsiTheme="minorHAnsi" w:cstheme="minorBidi"/>
            <w:noProof/>
            <w:sz w:val="22"/>
            <w:szCs w:val="22"/>
            <w:lang w:val="en-US"/>
          </w:rPr>
          <w:tab/>
        </w:r>
        <w:r w:rsidRPr="003827C1">
          <w:rPr>
            <w:noProof/>
          </w:rPr>
          <w:t>CƠ SỞ LÝ THUYẾT</w:t>
        </w:r>
        <w:r>
          <w:rPr>
            <w:noProof/>
          </w:rPr>
          <w:tab/>
        </w:r>
        <w:r>
          <w:rPr>
            <w:noProof/>
          </w:rPr>
          <w:fldChar w:fldCharType="begin"/>
        </w:r>
        <w:r>
          <w:rPr>
            <w:noProof/>
          </w:rPr>
          <w:instrText xml:space="preserve"> PAGEREF _Toc531502248 \h </w:instrText>
        </w:r>
      </w:ins>
      <w:r>
        <w:rPr>
          <w:noProof/>
        </w:rPr>
      </w:r>
      <w:r>
        <w:rPr>
          <w:noProof/>
        </w:rPr>
        <w:fldChar w:fldCharType="separate"/>
      </w:r>
      <w:ins w:id="366" w:author="phuong vu" w:date="2018-12-02T08:21:00Z">
        <w:r>
          <w:rPr>
            <w:noProof/>
          </w:rPr>
          <w:t>20</w:t>
        </w:r>
        <w:r>
          <w:rPr>
            <w:noProof/>
          </w:rPr>
          <w:fldChar w:fldCharType="end"/>
        </w:r>
      </w:ins>
    </w:p>
    <w:p w14:paraId="1A8D7109" w14:textId="2312C6B1" w:rsidR="00D24C07" w:rsidRDefault="00D24C07">
      <w:pPr>
        <w:pStyle w:val="TOC2"/>
        <w:tabs>
          <w:tab w:val="left" w:pos="880"/>
          <w:tab w:val="right" w:leader="dot" w:pos="8777"/>
        </w:tabs>
        <w:rPr>
          <w:ins w:id="367" w:author="phuong vu" w:date="2018-12-02T08:21:00Z"/>
          <w:rFonts w:asciiTheme="minorHAnsi" w:eastAsiaTheme="minorEastAsia" w:hAnsiTheme="minorHAnsi" w:cstheme="minorBidi"/>
          <w:noProof/>
          <w:sz w:val="22"/>
          <w:szCs w:val="22"/>
          <w:lang w:val="en-US"/>
        </w:rPr>
      </w:pPr>
      <w:ins w:id="368" w:author="phuong vu" w:date="2018-12-02T08:21:00Z">
        <w:r w:rsidRPr="003827C1">
          <w:rPr>
            <w:noProof/>
          </w:rPr>
          <w:t>2.1</w:t>
        </w:r>
        <w:r>
          <w:rPr>
            <w:rFonts w:asciiTheme="minorHAnsi" w:eastAsiaTheme="minorEastAsia" w:hAnsiTheme="minorHAnsi" w:cstheme="minorBidi"/>
            <w:noProof/>
            <w:sz w:val="22"/>
            <w:szCs w:val="22"/>
            <w:lang w:val="en-US"/>
          </w:rPr>
          <w:tab/>
        </w:r>
        <w:r w:rsidRPr="003827C1">
          <w:rPr>
            <w:noProof/>
            <w:lang w:val="en-US"/>
          </w:rPr>
          <w:t>N</w:t>
        </w:r>
        <w:r w:rsidRPr="003827C1">
          <w:rPr>
            <w:noProof/>
          </w:rPr>
          <w:t>ền tảng Android</w:t>
        </w:r>
        <w:r w:rsidRPr="003827C1">
          <w:rPr>
            <w:noProof/>
            <w:lang w:val="en-US"/>
          </w:rPr>
          <w:t xml:space="preserve"> </w:t>
        </w:r>
        <w:r w:rsidRPr="003827C1">
          <w:rPr>
            <w:noProof/>
            <w:vertAlign w:val="superscript"/>
          </w:rPr>
          <w:t>[1]</w:t>
        </w:r>
        <w:r>
          <w:rPr>
            <w:noProof/>
          </w:rPr>
          <w:tab/>
        </w:r>
        <w:r>
          <w:rPr>
            <w:noProof/>
          </w:rPr>
          <w:fldChar w:fldCharType="begin"/>
        </w:r>
        <w:r>
          <w:rPr>
            <w:noProof/>
          </w:rPr>
          <w:instrText xml:space="preserve"> PAGEREF _Toc531502249 \h </w:instrText>
        </w:r>
      </w:ins>
      <w:r>
        <w:rPr>
          <w:noProof/>
        </w:rPr>
      </w:r>
      <w:r>
        <w:rPr>
          <w:noProof/>
        </w:rPr>
        <w:fldChar w:fldCharType="separate"/>
      </w:r>
      <w:ins w:id="369" w:author="phuong vu" w:date="2018-12-02T08:21:00Z">
        <w:r>
          <w:rPr>
            <w:noProof/>
          </w:rPr>
          <w:t>20</w:t>
        </w:r>
        <w:r>
          <w:rPr>
            <w:noProof/>
          </w:rPr>
          <w:fldChar w:fldCharType="end"/>
        </w:r>
      </w:ins>
    </w:p>
    <w:p w14:paraId="3F363013" w14:textId="4CEB8930" w:rsidR="00D24C07" w:rsidRDefault="00D24C07">
      <w:pPr>
        <w:pStyle w:val="TOC2"/>
        <w:tabs>
          <w:tab w:val="left" w:pos="880"/>
          <w:tab w:val="right" w:leader="dot" w:pos="8777"/>
        </w:tabs>
        <w:rPr>
          <w:ins w:id="370" w:author="phuong vu" w:date="2018-12-02T08:21:00Z"/>
          <w:rFonts w:asciiTheme="minorHAnsi" w:eastAsiaTheme="minorEastAsia" w:hAnsiTheme="minorHAnsi" w:cstheme="minorBidi"/>
          <w:noProof/>
          <w:sz w:val="22"/>
          <w:szCs w:val="22"/>
          <w:lang w:val="en-US"/>
        </w:rPr>
      </w:pPr>
      <w:ins w:id="371" w:author="phuong vu" w:date="2018-12-02T08:21:00Z">
        <w:r w:rsidRPr="003827C1">
          <w:rPr>
            <w:noProof/>
          </w:rPr>
          <w:t>2.2</w:t>
        </w:r>
        <w:r>
          <w:rPr>
            <w:rFonts w:asciiTheme="minorHAnsi" w:eastAsiaTheme="minorEastAsia" w:hAnsiTheme="minorHAnsi" w:cstheme="minorBidi"/>
            <w:noProof/>
            <w:sz w:val="22"/>
            <w:szCs w:val="22"/>
            <w:lang w:val="en-US"/>
          </w:rPr>
          <w:tab/>
        </w:r>
        <w:r w:rsidRPr="003827C1">
          <w:rPr>
            <w:noProof/>
          </w:rPr>
          <w:t xml:space="preserve">GraphQL </w:t>
        </w:r>
        <w:r w:rsidRPr="003827C1">
          <w:rPr>
            <w:noProof/>
            <w:vertAlign w:val="superscript"/>
          </w:rPr>
          <w:t>[2]</w:t>
        </w:r>
        <w:r>
          <w:rPr>
            <w:noProof/>
          </w:rPr>
          <w:tab/>
        </w:r>
        <w:r>
          <w:rPr>
            <w:noProof/>
          </w:rPr>
          <w:fldChar w:fldCharType="begin"/>
        </w:r>
        <w:r>
          <w:rPr>
            <w:noProof/>
          </w:rPr>
          <w:instrText xml:space="preserve"> PAGEREF _Toc531502250 \h </w:instrText>
        </w:r>
      </w:ins>
      <w:r>
        <w:rPr>
          <w:noProof/>
        </w:rPr>
      </w:r>
      <w:r>
        <w:rPr>
          <w:noProof/>
        </w:rPr>
        <w:fldChar w:fldCharType="separate"/>
      </w:r>
      <w:ins w:id="372" w:author="phuong vu" w:date="2018-12-02T08:21:00Z">
        <w:r>
          <w:rPr>
            <w:noProof/>
          </w:rPr>
          <w:t>20</w:t>
        </w:r>
        <w:r>
          <w:rPr>
            <w:noProof/>
          </w:rPr>
          <w:fldChar w:fldCharType="end"/>
        </w:r>
      </w:ins>
    </w:p>
    <w:p w14:paraId="1CDF1F86" w14:textId="76DB32C8" w:rsidR="00D24C07" w:rsidRDefault="00D24C07">
      <w:pPr>
        <w:pStyle w:val="TOC2"/>
        <w:tabs>
          <w:tab w:val="left" w:pos="880"/>
          <w:tab w:val="right" w:leader="dot" w:pos="8777"/>
        </w:tabs>
        <w:rPr>
          <w:ins w:id="373" w:author="phuong vu" w:date="2018-12-02T08:21:00Z"/>
          <w:rFonts w:asciiTheme="minorHAnsi" w:eastAsiaTheme="minorEastAsia" w:hAnsiTheme="minorHAnsi" w:cstheme="minorBidi"/>
          <w:noProof/>
          <w:sz w:val="22"/>
          <w:szCs w:val="22"/>
          <w:lang w:val="en-US"/>
        </w:rPr>
      </w:pPr>
      <w:ins w:id="374" w:author="phuong vu" w:date="2018-12-02T08:21:00Z">
        <w:r w:rsidRPr="003827C1">
          <w:rPr>
            <w:noProof/>
            <w:lang w:val="da-DK"/>
          </w:rPr>
          <w:t>2.3</w:t>
        </w:r>
        <w:r>
          <w:rPr>
            <w:rFonts w:asciiTheme="minorHAnsi" w:eastAsiaTheme="minorEastAsia" w:hAnsiTheme="minorHAnsi" w:cstheme="minorBidi"/>
            <w:noProof/>
            <w:sz w:val="22"/>
            <w:szCs w:val="22"/>
            <w:lang w:val="en-US"/>
          </w:rPr>
          <w:tab/>
        </w:r>
        <w:r w:rsidRPr="003827C1">
          <w:rPr>
            <w:noProof/>
            <w:lang w:val="da-DK"/>
          </w:rPr>
          <w:t xml:space="preserve">Postgraphile </w:t>
        </w:r>
        <w:r w:rsidRPr="003827C1">
          <w:rPr>
            <w:noProof/>
            <w:vertAlign w:val="superscript"/>
            <w:lang w:val="da-DK"/>
          </w:rPr>
          <w:t>[3][4]</w:t>
        </w:r>
        <w:r>
          <w:rPr>
            <w:noProof/>
          </w:rPr>
          <w:tab/>
        </w:r>
        <w:r>
          <w:rPr>
            <w:noProof/>
          </w:rPr>
          <w:fldChar w:fldCharType="begin"/>
        </w:r>
        <w:r>
          <w:rPr>
            <w:noProof/>
          </w:rPr>
          <w:instrText xml:space="preserve"> PAGEREF _Toc531502251 \h </w:instrText>
        </w:r>
      </w:ins>
      <w:r>
        <w:rPr>
          <w:noProof/>
        </w:rPr>
      </w:r>
      <w:r>
        <w:rPr>
          <w:noProof/>
        </w:rPr>
        <w:fldChar w:fldCharType="separate"/>
      </w:r>
      <w:ins w:id="375" w:author="phuong vu" w:date="2018-12-02T08:21:00Z">
        <w:r>
          <w:rPr>
            <w:noProof/>
          </w:rPr>
          <w:t>22</w:t>
        </w:r>
        <w:r>
          <w:rPr>
            <w:noProof/>
          </w:rPr>
          <w:fldChar w:fldCharType="end"/>
        </w:r>
      </w:ins>
    </w:p>
    <w:p w14:paraId="36C90A42" w14:textId="33BD06A2" w:rsidR="00D24C07" w:rsidRDefault="00D24C07">
      <w:pPr>
        <w:pStyle w:val="TOC2"/>
        <w:tabs>
          <w:tab w:val="left" w:pos="880"/>
          <w:tab w:val="right" w:leader="dot" w:pos="8777"/>
        </w:tabs>
        <w:rPr>
          <w:ins w:id="376" w:author="phuong vu" w:date="2018-12-02T08:21:00Z"/>
          <w:rFonts w:asciiTheme="minorHAnsi" w:eastAsiaTheme="minorEastAsia" w:hAnsiTheme="minorHAnsi" w:cstheme="minorBidi"/>
          <w:noProof/>
          <w:sz w:val="22"/>
          <w:szCs w:val="22"/>
          <w:lang w:val="en-US"/>
        </w:rPr>
      </w:pPr>
      <w:ins w:id="377" w:author="phuong vu" w:date="2018-12-02T08:21:00Z">
        <w:r w:rsidRPr="003827C1">
          <w:rPr>
            <w:noProof/>
          </w:rPr>
          <w:t>2.4</w:t>
        </w:r>
        <w:r>
          <w:rPr>
            <w:rFonts w:asciiTheme="minorHAnsi" w:eastAsiaTheme="minorEastAsia" w:hAnsiTheme="minorHAnsi" w:cstheme="minorBidi"/>
            <w:noProof/>
            <w:sz w:val="22"/>
            <w:szCs w:val="22"/>
            <w:lang w:val="en-US"/>
          </w:rPr>
          <w:tab/>
        </w:r>
        <w:r w:rsidRPr="003827C1">
          <w:rPr>
            <w:noProof/>
          </w:rPr>
          <w:t xml:space="preserve">PostgreSQL </w:t>
        </w:r>
        <w:r w:rsidRPr="003827C1">
          <w:rPr>
            <w:noProof/>
            <w:vertAlign w:val="superscript"/>
          </w:rPr>
          <w:t>[5]</w:t>
        </w:r>
        <w:r>
          <w:rPr>
            <w:noProof/>
          </w:rPr>
          <w:tab/>
        </w:r>
        <w:r>
          <w:rPr>
            <w:noProof/>
          </w:rPr>
          <w:fldChar w:fldCharType="begin"/>
        </w:r>
        <w:r>
          <w:rPr>
            <w:noProof/>
          </w:rPr>
          <w:instrText xml:space="preserve"> PAGEREF _Toc531502252 \h </w:instrText>
        </w:r>
      </w:ins>
      <w:r>
        <w:rPr>
          <w:noProof/>
        </w:rPr>
      </w:r>
      <w:r>
        <w:rPr>
          <w:noProof/>
        </w:rPr>
        <w:fldChar w:fldCharType="separate"/>
      </w:r>
      <w:ins w:id="378" w:author="phuong vu" w:date="2018-12-02T08:21:00Z">
        <w:r>
          <w:rPr>
            <w:noProof/>
          </w:rPr>
          <w:t>22</w:t>
        </w:r>
        <w:r>
          <w:rPr>
            <w:noProof/>
          </w:rPr>
          <w:fldChar w:fldCharType="end"/>
        </w:r>
      </w:ins>
    </w:p>
    <w:p w14:paraId="599B50C1" w14:textId="7057F9BC" w:rsidR="00D24C07" w:rsidRDefault="00D24C07">
      <w:pPr>
        <w:pStyle w:val="TOC2"/>
        <w:tabs>
          <w:tab w:val="left" w:pos="880"/>
          <w:tab w:val="right" w:leader="dot" w:pos="8777"/>
        </w:tabs>
        <w:rPr>
          <w:ins w:id="379" w:author="phuong vu" w:date="2018-12-02T08:21:00Z"/>
          <w:rFonts w:asciiTheme="minorHAnsi" w:eastAsiaTheme="minorEastAsia" w:hAnsiTheme="minorHAnsi" w:cstheme="minorBidi"/>
          <w:noProof/>
          <w:sz w:val="22"/>
          <w:szCs w:val="22"/>
          <w:lang w:val="en-US"/>
        </w:rPr>
      </w:pPr>
      <w:ins w:id="380" w:author="phuong vu" w:date="2018-12-02T08:21:00Z">
        <w:r w:rsidRPr="003827C1">
          <w:rPr>
            <w:noProof/>
          </w:rPr>
          <w:t>2.5</w:t>
        </w:r>
        <w:r>
          <w:rPr>
            <w:rFonts w:asciiTheme="minorHAnsi" w:eastAsiaTheme="minorEastAsia" w:hAnsiTheme="minorHAnsi" w:cstheme="minorBidi"/>
            <w:noProof/>
            <w:sz w:val="22"/>
            <w:szCs w:val="22"/>
            <w:lang w:val="en-US"/>
          </w:rPr>
          <w:tab/>
        </w:r>
        <w:r w:rsidRPr="003827C1">
          <w:rPr>
            <w:noProof/>
          </w:rPr>
          <w:t xml:space="preserve">JSON Web Token </w:t>
        </w:r>
        <w:r w:rsidRPr="003827C1">
          <w:rPr>
            <w:noProof/>
            <w:vertAlign w:val="superscript"/>
          </w:rPr>
          <w:t>[6]</w:t>
        </w:r>
        <w:r>
          <w:rPr>
            <w:noProof/>
          </w:rPr>
          <w:tab/>
        </w:r>
        <w:r>
          <w:rPr>
            <w:noProof/>
          </w:rPr>
          <w:fldChar w:fldCharType="begin"/>
        </w:r>
        <w:r>
          <w:rPr>
            <w:noProof/>
          </w:rPr>
          <w:instrText xml:space="preserve"> PAGEREF _Toc531502253 \h </w:instrText>
        </w:r>
      </w:ins>
      <w:r>
        <w:rPr>
          <w:noProof/>
        </w:rPr>
      </w:r>
      <w:r>
        <w:rPr>
          <w:noProof/>
        </w:rPr>
        <w:fldChar w:fldCharType="separate"/>
      </w:r>
      <w:ins w:id="381" w:author="phuong vu" w:date="2018-12-02T08:21:00Z">
        <w:r>
          <w:rPr>
            <w:noProof/>
          </w:rPr>
          <w:t>23</w:t>
        </w:r>
        <w:r>
          <w:rPr>
            <w:noProof/>
          </w:rPr>
          <w:fldChar w:fldCharType="end"/>
        </w:r>
      </w:ins>
    </w:p>
    <w:p w14:paraId="3675E098" w14:textId="5FE8CE8C" w:rsidR="00D24C07" w:rsidRDefault="00D24C07">
      <w:pPr>
        <w:pStyle w:val="TOC2"/>
        <w:tabs>
          <w:tab w:val="left" w:pos="880"/>
          <w:tab w:val="right" w:leader="dot" w:pos="8777"/>
        </w:tabs>
        <w:rPr>
          <w:ins w:id="382" w:author="phuong vu" w:date="2018-12-02T08:21:00Z"/>
          <w:rFonts w:asciiTheme="minorHAnsi" w:eastAsiaTheme="minorEastAsia" w:hAnsiTheme="minorHAnsi" w:cstheme="minorBidi"/>
          <w:noProof/>
          <w:sz w:val="22"/>
          <w:szCs w:val="22"/>
          <w:lang w:val="en-US"/>
        </w:rPr>
      </w:pPr>
      <w:ins w:id="383" w:author="phuong vu" w:date="2018-12-02T08:21:00Z">
        <w:r w:rsidRPr="003827C1">
          <w:rPr>
            <w:noProof/>
          </w:rPr>
          <w:t>2.6</w:t>
        </w:r>
        <w:r>
          <w:rPr>
            <w:rFonts w:asciiTheme="minorHAnsi" w:eastAsiaTheme="minorEastAsia" w:hAnsiTheme="minorHAnsi" w:cstheme="minorBidi"/>
            <w:noProof/>
            <w:sz w:val="22"/>
            <w:szCs w:val="22"/>
            <w:lang w:val="en-US"/>
          </w:rPr>
          <w:tab/>
        </w:r>
        <w:r w:rsidRPr="003827C1">
          <w:rPr>
            <w:noProof/>
          </w:rPr>
          <w:t xml:space="preserve">ReactJS </w:t>
        </w:r>
        <w:r w:rsidRPr="003827C1">
          <w:rPr>
            <w:noProof/>
            <w:vertAlign w:val="superscript"/>
          </w:rPr>
          <w:t>[7]</w:t>
        </w:r>
        <w:r>
          <w:rPr>
            <w:noProof/>
          </w:rPr>
          <w:tab/>
        </w:r>
        <w:r>
          <w:rPr>
            <w:noProof/>
          </w:rPr>
          <w:fldChar w:fldCharType="begin"/>
        </w:r>
        <w:r>
          <w:rPr>
            <w:noProof/>
          </w:rPr>
          <w:instrText xml:space="preserve"> PAGEREF _Toc531502254 \h </w:instrText>
        </w:r>
      </w:ins>
      <w:r>
        <w:rPr>
          <w:noProof/>
        </w:rPr>
      </w:r>
      <w:r>
        <w:rPr>
          <w:noProof/>
        </w:rPr>
        <w:fldChar w:fldCharType="separate"/>
      </w:r>
      <w:ins w:id="384" w:author="phuong vu" w:date="2018-12-02T08:21:00Z">
        <w:r>
          <w:rPr>
            <w:noProof/>
          </w:rPr>
          <w:t>24</w:t>
        </w:r>
        <w:r>
          <w:rPr>
            <w:noProof/>
          </w:rPr>
          <w:fldChar w:fldCharType="end"/>
        </w:r>
      </w:ins>
    </w:p>
    <w:p w14:paraId="6335F0F2" w14:textId="1C9B630C" w:rsidR="00D24C07" w:rsidRDefault="00D24C07">
      <w:pPr>
        <w:pStyle w:val="TOC2"/>
        <w:tabs>
          <w:tab w:val="left" w:pos="880"/>
          <w:tab w:val="right" w:leader="dot" w:pos="8777"/>
        </w:tabs>
        <w:rPr>
          <w:ins w:id="385" w:author="phuong vu" w:date="2018-12-02T08:21:00Z"/>
          <w:rFonts w:asciiTheme="minorHAnsi" w:eastAsiaTheme="minorEastAsia" w:hAnsiTheme="minorHAnsi" w:cstheme="minorBidi"/>
          <w:noProof/>
          <w:sz w:val="22"/>
          <w:szCs w:val="22"/>
          <w:lang w:val="en-US"/>
        </w:rPr>
      </w:pPr>
      <w:ins w:id="386" w:author="phuong vu" w:date="2018-12-02T08:21:00Z">
        <w:r w:rsidRPr="003827C1">
          <w:rPr>
            <w:noProof/>
          </w:rPr>
          <w:t>2.7</w:t>
        </w:r>
        <w:r>
          <w:rPr>
            <w:rFonts w:asciiTheme="minorHAnsi" w:eastAsiaTheme="minorEastAsia" w:hAnsiTheme="minorHAnsi" w:cstheme="minorBidi"/>
            <w:noProof/>
            <w:sz w:val="22"/>
            <w:szCs w:val="22"/>
            <w:lang w:val="en-US"/>
          </w:rPr>
          <w:tab/>
        </w:r>
        <w:r w:rsidRPr="003827C1">
          <w:rPr>
            <w:noProof/>
          </w:rPr>
          <w:t xml:space="preserve">Apollo Client </w:t>
        </w:r>
        <w:r w:rsidRPr="003827C1">
          <w:rPr>
            <w:noProof/>
            <w:vertAlign w:val="superscript"/>
          </w:rPr>
          <w:t>[8]</w:t>
        </w:r>
        <w:r>
          <w:rPr>
            <w:noProof/>
          </w:rPr>
          <w:tab/>
        </w:r>
        <w:r>
          <w:rPr>
            <w:noProof/>
          </w:rPr>
          <w:fldChar w:fldCharType="begin"/>
        </w:r>
        <w:r>
          <w:rPr>
            <w:noProof/>
          </w:rPr>
          <w:instrText xml:space="preserve"> PAGEREF _Toc531502255 \h </w:instrText>
        </w:r>
      </w:ins>
      <w:r>
        <w:rPr>
          <w:noProof/>
        </w:rPr>
      </w:r>
      <w:r>
        <w:rPr>
          <w:noProof/>
        </w:rPr>
        <w:fldChar w:fldCharType="separate"/>
      </w:r>
      <w:ins w:id="387" w:author="phuong vu" w:date="2018-12-02T08:21:00Z">
        <w:r>
          <w:rPr>
            <w:noProof/>
          </w:rPr>
          <w:t>24</w:t>
        </w:r>
        <w:r>
          <w:rPr>
            <w:noProof/>
          </w:rPr>
          <w:fldChar w:fldCharType="end"/>
        </w:r>
      </w:ins>
    </w:p>
    <w:p w14:paraId="276969EE" w14:textId="2983302A" w:rsidR="00D24C07" w:rsidRDefault="00D24C07">
      <w:pPr>
        <w:pStyle w:val="TOC2"/>
        <w:tabs>
          <w:tab w:val="left" w:pos="880"/>
          <w:tab w:val="right" w:leader="dot" w:pos="8777"/>
        </w:tabs>
        <w:rPr>
          <w:ins w:id="388" w:author="phuong vu" w:date="2018-12-02T08:21:00Z"/>
          <w:rFonts w:asciiTheme="minorHAnsi" w:eastAsiaTheme="minorEastAsia" w:hAnsiTheme="minorHAnsi" w:cstheme="minorBidi"/>
          <w:noProof/>
          <w:sz w:val="22"/>
          <w:szCs w:val="22"/>
          <w:lang w:val="en-US"/>
        </w:rPr>
      </w:pPr>
      <w:ins w:id="389" w:author="phuong vu" w:date="2018-12-02T08:21:00Z">
        <w:r w:rsidRPr="003827C1">
          <w:rPr>
            <w:noProof/>
            <w:lang w:val="en-US"/>
          </w:rPr>
          <w:t>2.8</w:t>
        </w:r>
        <w:r>
          <w:rPr>
            <w:rFonts w:asciiTheme="minorHAnsi" w:eastAsiaTheme="minorEastAsia" w:hAnsiTheme="minorHAnsi" w:cstheme="minorBidi"/>
            <w:noProof/>
            <w:sz w:val="22"/>
            <w:szCs w:val="22"/>
            <w:lang w:val="en-US"/>
          </w:rPr>
          <w:tab/>
        </w:r>
        <w:r w:rsidRPr="003827C1">
          <w:rPr>
            <w:noProof/>
            <w:lang w:val="en-US"/>
          </w:rPr>
          <w:t>Hàng đợi nhiều trạm phục vụ</w:t>
        </w:r>
        <w:r>
          <w:rPr>
            <w:noProof/>
          </w:rPr>
          <w:tab/>
        </w:r>
        <w:r>
          <w:rPr>
            <w:noProof/>
          </w:rPr>
          <w:fldChar w:fldCharType="begin"/>
        </w:r>
        <w:r>
          <w:rPr>
            <w:noProof/>
          </w:rPr>
          <w:instrText xml:space="preserve"> PAGEREF _Toc531502256 \h </w:instrText>
        </w:r>
      </w:ins>
      <w:r>
        <w:rPr>
          <w:noProof/>
        </w:rPr>
      </w:r>
      <w:r>
        <w:rPr>
          <w:noProof/>
        </w:rPr>
        <w:fldChar w:fldCharType="separate"/>
      </w:r>
      <w:ins w:id="390" w:author="phuong vu" w:date="2018-12-02T08:21:00Z">
        <w:r>
          <w:rPr>
            <w:noProof/>
          </w:rPr>
          <w:t>25</w:t>
        </w:r>
        <w:r>
          <w:rPr>
            <w:noProof/>
          </w:rPr>
          <w:fldChar w:fldCharType="end"/>
        </w:r>
      </w:ins>
    </w:p>
    <w:p w14:paraId="12118629" w14:textId="55B6A9C8" w:rsidR="00D24C07" w:rsidRDefault="00D24C07">
      <w:pPr>
        <w:pStyle w:val="TOC1"/>
        <w:tabs>
          <w:tab w:val="left" w:pos="1540"/>
        </w:tabs>
        <w:rPr>
          <w:ins w:id="391" w:author="phuong vu" w:date="2018-12-02T08:21:00Z"/>
          <w:rFonts w:asciiTheme="minorHAnsi" w:eastAsiaTheme="minorEastAsia" w:hAnsiTheme="minorHAnsi" w:cstheme="minorBidi"/>
          <w:noProof/>
          <w:sz w:val="22"/>
          <w:szCs w:val="22"/>
          <w:lang w:val="en-US"/>
        </w:rPr>
      </w:pPr>
      <w:ins w:id="392" w:author="phuong vu" w:date="2018-12-02T08:21:00Z">
        <w:r w:rsidRPr="003827C1">
          <w:rPr>
            <w:noProof/>
          </w:rPr>
          <w:t>CHƯƠNG 3 -</w:t>
        </w:r>
        <w:r>
          <w:rPr>
            <w:rFonts w:asciiTheme="minorHAnsi" w:eastAsiaTheme="minorEastAsia" w:hAnsiTheme="minorHAnsi" w:cstheme="minorBidi"/>
            <w:noProof/>
            <w:sz w:val="22"/>
            <w:szCs w:val="22"/>
            <w:lang w:val="en-US"/>
          </w:rPr>
          <w:tab/>
        </w:r>
        <w:r w:rsidRPr="003827C1">
          <w:rPr>
            <w:noProof/>
          </w:rPr>
          <w:t>THIẾT KẾ VÀ CÀI ĐẶT</w:t>
        </w:r>
        <w:r>
          <w:rPr>
            <w:noProof/>
          </w:rPr>
          <w:tab/>
        </w:r>
        <w:r>
          <w:rPr>
            <w:noProof/>
          </w:rPr>
          <w:fldChar w:fldCharType="begin"/>
        </w:r>
        <w:r>
          <w:rPr>
            <w:noProof/>
          </w:rPr>
          <w:instrText xml:space="preserve"> PAGEREF _Toc531502257 \h </w:instrText>
        </w:r>
      </w:ins>
      <w:r>
        <w:rPr>
          <w:noProof/>
        </w:rPr>
      </w:r>
      <w:r>
        <w:rPr>
          <w:noProof/>
        </w:rPr>
        <w:fldChar w:fldCharType="separate"/>
      </w:r>
      <w:ins w:id="393" w:author="phuong vu" w:date="2018-12-02T08:21:00Z">
        <w:r>
          <w:rPr>
            <w:noProof/>
          </w:rPr>
          <w:t>27</w:t>
        </w:r>
        <w:r>
          <w:rPr>
            <w:noProof/>
          </w:rPr>
          <w:fldChar w:fldCharType="end"/>
        </w:r>
      </w:ins>
    </w:p>
    <w:p w14:paraId="45549D4C" w14:textId="262581F5" w:rsidR="00D24C07" w:rsidRDefault="00D24C07">
      <w:pPr>
        <w:pStyle w:val="TOC3"/>
        <w:tabs>
          <w:tab w:val="left" w:pos="1320"/>
          <w:tab w:val="right" w:leader="dot" w:pos="8777"/>
        </w:tabs>
        <w:rPr>
          <w:ins w:id="394" w:author="phuong vu" w:date="2018-12-02T08:21:00Z"/>
          <w:rFonts w:asciiTheme="minorHAnsi" w:eastAsiaTheme="minorEastAsia" w:hAnsiTheme="minorHAnsi" w:cstheme="minorBidi"/>
          <w:noProof/>
          <w:sz w:val="22"/>
          <w:szCs w:val="22"/>
          <w:lang w:val="en-US"/>
        </w:rPr>
      </w:pPr>
      <w:ins w:id="395" w:author="phuong vu" w:date="2018-12-02T08:21:00Z">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_Toc531502258 \h </w:instrText>
        </w:r>
      </w:ins>
      <w:r>
        <w:rPr>
          <w:noProof/>
        </w:rPr>
      </w:r>
      <w:r>
        <w:rPr>
          <w:noProof/>
        </w:rPr>
        <w:fldChar w:fldCharType="separate"/>
      </w:r>
      <w:ins w:id="396" w:author="phuong vu" w:date="2018-12-02T08:21:00Z">
        <w:r>
          <w:rPr>
            <w:noProof/>
          </w:rPr>
          <w:t>27</w:t>
        </w:r>
        <w:r>
          <w:rPr>
            <w:noProof/>
          </w:rPr>
          <w:fldChar w:fldCharType="end"/>
        </w:r>
      </w:ins>
    </w:p>
    <w:p w14:paraId="5A23549C" w14:textId="67BEB336" w:rsidR="00D24C07" w:rsidRDefault="00D24C07">
      <w:pPr>
        <w:pStyle w:val="TOC3"/>
        <w:tabs>
          <w:tab w:val="left" w:pos="1320"/>
          <w:tab w:val="right" w:leader="dot" w:pos="8777"/>
        </w:tabs>
        <w:rPr>
          <w:ins w:id="397" w:author="phuong vu" w:date="2018-12-02T08:21:00Z"/>
          <w:rFonts w:asciiTheme="minorHAnsi" w:eastAsiaTheme="minorEastAsia" w:hAnsiTheme="minorHAnsi" w:cstheme="minorBidi"/>
          <w:noProof/>
          <w:sz w:val="22"/>
          <w:szCs w:val="22"/>
          <w:lang w:val="en-US"/>
        </w:rPr>
      </w:pPr>
      <w:ins w:id="398" w:author="phuong vu" w:date="2018-12-02T08:21:00Z">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_Toc531502259 \h </w:instrText>
        </w:r>
      </w:ins>
      <w:r>
        <w:rPr>
          <w:noProof/>
        </w:rPr>
      </w:r>
      <w:r>
        <w:rPr>
          <w:noProof/>
        </w:rPr>
        <w:fldChar w:fldCharType="separate"/>
      </w:r>
      <w:ins w:id="399" w:author="phuong vu" w:date="2018-12-02T08:21:00Z">
        <w:r>
          <w:rPr>
            <w:noProof/>
          </w:rPr>
          <w:t>28</w:t>
        </w:r>
        <w:r>
          <w:rPr>
            <w:noProof/>
          </w:rPr>
          <w:fldChar w:fldCharType="end"/>
        </w:r>
      </w:ins>
    </w:p>
    <w:p w14:paraId="1871C302" w14:textId="3961A372" w:rsidR="00D24C07" w:rsidRDefault="00D24C07">
      <w:pPr>
        <w:pStyle w:val="TOC3"/>
        <w:tabs>
          <w:tab w:val="left" w:pos="1320"/>
          <w:tab w:val="right" w:leader="dot" w:pos="8777"/>
        </w:tabs>
        <w:rPr>
          <w:ins w:id="400" w:author="phuong vu" w:date="2018-12-02T08:21:00Z"/>
          <w:rFonts w:asciiTheme="minorHAnsi" w:eastAsiaTheme="minorEastAsia" w:hAnsiTheme="minorHAnsi" w:cstheme="minorBidi"/>
          <w:noProof/>
          <w:sz w:val="22"/>
          <w:szCs w:val="22"/>
          <w:lang w:val="en-US"/>
        </w:rPr>
      </w:pPr>
      <w:ins w:id="401" w:author="phuong vu" w:date="2018-12-02T08:21:00Z">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_Toc531502260 \h </w:instrText>
        </w:r>
      </w:ins>
      <w:r>
        <w:rPr>
          <w:noProof/>
        </w:rPr>
      </w:r>
      <w:r>
        <w:rPr>
          <w:noProof/>
        </w:rPr>
        <w:fldChar w:fldCharType="separate"/>
      </w:r>
      <w:ins w:id="402" w:author="phuong vu" w:date="2018-12-02T08:21:00Z">
        <w:r>
          <w:rPr>
            <w:noProof/>
          </w:rPr>
          <w:t>29</w:t>
        </w:r>
        <w:r>
          <w:rPr>
            <w:noProof/>
          </w:rPr>
          <w:fldChar w:fldCharType="end"/>
        </w:r>
      </w:ins>
    </w:p>
    <w:p w14:paraId="5F52F180" w14:textId="592BD661" w:rsidR="00D24C07" w:rsidRDefault="00D24C07">
      <w:pPr>
        <w:pStyle w:val="TOC3"/>
        <w:tabs>
          <w:tab w:val="left" w:pos="1320"/>
          <w:tab w:val="right" w:leader="dot" w:pos="8777"/>
        </w:tabs>
        <w:rPr>
          <w:ins w:id="403" w:author="phuong vu" w:date="2018-12-02T08:21:00Z"/>
          <w:rFonts w:asciiTheme="minorHAnsi" w:eastAsiaTheme="minorEastAsia" w:hAnsiTheme="minorHAnsi" w:cstheme="minorBidi"/>
          <w:noProof/>
          <w:sz w:val="22"/>
          <w:szCs w:val="22"/>
          <w:lang w:val="en-US"/>
        </w:rPr>
      </w:pPr>
      <w:ins w:id="404" w:author="phuong vu" w:date="2018-12-02T08:21:00Z">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_Toc531502261 \h </w:instrText>
        </w:r>
      </w:ins>
      <w:r>
        <w:rPr>
          <w:noProof/>
        </w:rPr>
      </w:r>
      <w:r>
        <w:rPr>
          <w:noProof/>
        </w:rPr>
        <w:fldChar w:fldCharType="separate"/>
      </w:r>
      <w:ins w:id="405" w:author="phuong vu" w:date="2018-12-02T08:21:00Z">
        <w:r>
          <w:rPr>
            <w:noProof/>
          </w:rPr>
          <w:t>30</w:t>
        </w:r>
        <w:r>
          <w:rPr>
            <w:noProof/>
          </w:rPr>
          <w:fldChar w:fldCharType="end"/>
        </w:r>
      </w:ins>
    </w:p>
    <w:p w14:paraId="0C07AA2C" w14:textId="40157DE3" w:rsidR="00D24C07" w:rsidRDefault="00D24C07">
      <w:pPr>
        <w:pStyle w:val="TOC3"/>
        <w:tabs>
          <w:tab w:val="left" w:pos="1320"/>
          <w:tab w:val="right" w:leader="dot" w:pos="8777"/>
        </w:tabs>
        <w:rPr>
          <w:ins w:id="406" w:author="phuong vu" w:date="2018-12-02T08:21:00Z"/>
          <w:rFonts w:asciiTheme="minorHAnsi" w:eastAsiaTheme="minorEastAsia" w:hAnsiTheme="minorHAnsi" w:cstheme="minorBidi"/>
          <w:noProof/>
          <w:sz w:val="22"/>
          <w:szCs w:val="22"/>
          <w:lang w:val="en-US"/>
        </w:rPr>
      </w:pPr>
      <w:ins w:id="407" w:author="phuong vu" w:date="2018-12-02T08:21:00Z">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_Toc531502262 \h </w:instrText>
        </w:r>
      </w:ins>
      <w:r>
        <w:rPr>
          <w:noProof/>
        </w:rPr>
      </w:r>
      <w:r>
        <w:rPr>
          <w:noProof/>
        </w:rPr>
        <w:fldChar w:fldCharType="separate"/>
      </w:r>
      <w:ins w:id="408" w:author="phuong vu" w:date="2018-12-02T08:21:00Z">
        <w:r>
          <w:rPr>
            <w:noProof/>
          </w:rPr>
          <w:t>31</w:t>
        </w:r>
        <w:r>
          <w:rPr>
            <w:noProof/>
          </w:rPr>
          <w:fldChar w:fldCharType="end"/>
        </w:r>
      </w:ins>
    </w:p>
    <w:p w14:paraId="1D181854" w14:textId="3389ABF8" w:rsidR="00D24C07" w:rsidRDefault="00D24C07">
      <w:pPr>
        <w:pStyle w:val="TOC3"/>
        <w:tabs>
          <w:tab w:val="left" w:pos="1320"/>
          <w:tab w:val="right" w:leader="dot" w:pos="8777"/>
        </w:tabs>
        <w:rPr>
          <w:ins w:id="409" w:author="phuong vu" w:date="2018-12-02T08:21:00Z"/>
          <w:rFonts w:asciiTheme="minorHAnsi" w:eastAsiaTheme="minorEastAsia" w:hAnsiTheme="minorHAnsi" w:cstheme="minorBidi"/>
          <w:noProof/>
          <w:sz w:val="22"/>
          <w:szCs w:val="22"/>
          <w:lang w:val="en-US"/>
        </w:rPr>
      </w:pPr>
      <w:ins w:id="410" w:author="phuong vu" w:date="2018-12-02T08:21:00Z">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_Toc531502263 \h </w:instrText>
        </w:r>
      </w:ins>
      <w:r>
        <w:rPr>
          <w:noProof/>
        </w:rPr>
      </w:r>
      <w:r>
        <w:rPr>
          <w:noProof/>
        </w:rPr>
        <w:fldChar w:fldCharType="separate"/>
      </w:r>
      <w:ins w:id="411" w:author="phuong vu" w:date="2018-12-02T08:21:00Z">
        <w:r>
          <w:rPr>
            <w:noProof/>
          </w:rPr>
          <w:t>32</w:t>
        </w:r>
        <w:r>
          <w:rPr>
            <w:noProof/>
          </w:rPr>
          <w:fldChar w:fldCharType="end"/>
        </w:r>
      </w:ins>
    </w:p>
    <w:p w14:paraId="406A06C9" w14:textId="6731A0C4" w:rsidR="00D24C07" w:rsidRDefault="00D24C07">
      <w:pPr>
        <w:pStyle w:val="TOC4"/>
        <w:tabs>
          <w:tab w:val="left" w:pos="1760"/>
          <w:tab w:val="right" w:leader="dot" w:pos="8777"/>
        </w:tabs>
        <w:rPr>
          <w:ins w:id="412" w:author="phuong vu" w:date="2018-12-02T08:21:00Z"/>
          <w:rFonts w:asciiTheme="minorHAnsi" w:eastAsiaTheme="minorEastAsia" w:hAnsiTheme="minorHAnsi" w:cstheme="minorBidi"/>
          <w:noProof/>
          <w:sz w:val="22"/>
          <w:szCs w:val="22"/>
          <w:lang w:val="en-US"/>
        </w:rPr>
      </w:pPr>
      <w:ins w:id="413" w:author="phuong vu" w:date="2018-12-02T08:21:00Z">
        <w:r w:rsidRPr="003827C1">
          <w:rPr>
            <w:noProof/>
            <w:lang w:val="en-US"/>
          </w:rPr>
          <w:t>3.1.6.1</w:t>
        </w:r>
        <w:r>
          <w:rPr>
            <w:rFonts w:asciiTheme="minorHAnsi" w:eastAsiaTheme="minorEastAsia" w:hAnsiTheme="minorHAnsi" w:cstheme="minorBidi"/>
            <w:noProof/>
            <w:sz w:val="22"/>
            <w:szCs w:val="22"/>
            <w:lang w:val="en-US"/>
          </w:rPr>
          <w:tab/>
        </w:r>
        <w:r w:rsidRPr="003827C1">
          <w:rPr>
            <w:noProof/>
            <w:lang w:val="en-US"/>
          </w:rPr>
          <w:t>Quản lí đơn hàng</w:t>
        </w:r>
        <w:r>
          <w:rPr>
            <w:noProof/>
          </w:rPr>
          <w:tab/>
        </w:r>
        <w:r>
          <w:rPr>
            <w:noProof/>
          </w:rPr>
          <w:fldChar w:fldCharType="begin"/>
        </w:r>
        <w:r>
          <w:rPr>
            <w:noProof/>
          </w:rPr>
          <w:instrText xml:space="preserve"> PAGEREF _Toc531502264 \h </w:instrText>
        </w:r>
      </w:ins>
      <w:r>
        <w:rPr>
          <w:noProof/>
        </w:rPr>
      </w:r>
      <w:r>
        <w:rPr>
          <w:noProof/>
        </w:rPr>
        <w:fldChar w:fldCharType="separate"/>
      </w:r>
      <w:ins w:id="414" w:author="phuong vu" w:date="2018-12-02T08:21:00Z">
        <w:r>
          <w:rPr>
            <w:noProof/>
          </w:rPr>
          <w:t>32</w:t>
        </w:r>
        <w:r>
          <w:rPr>
            <w:noProof/>
          </w:rPr>
          <w:fldChar w:fldCharType="end"/>
        </w:r>
      </w:ins>
    </w:p>
    <w:p w14:paraId="3E9336AB" w14:textId="1512D0D0" w:rsidR="00D24C07" w:rsidRDefault="00D24C07">
      <w:pPr>
        <w:pStyle w:val="TOC4"/>
        <w:tabs>
          <w:tab w:val="left" w:pos="1760"/>
          <w:tab w:val="right" w:leader="dot" w:pos="8777"/>
        </w:tabs>
        <w:rPr>
          <w:ins w:id="415" w:author="phuong vu" w:date="2018-12-02T08:21:00Z"/>
          <w:rFonts w:asciiTheme="minorHAnsi" w:eastAsiaTheme="minorEastAsia" w:hAnsiTheme="minorHAnsi" w:cstheme="minorBidi"/>
          <w:noProof/>
          <w:sz w:val="22"/>
          <w:szCs w:val="22"/>
          <w:lang w:val="en-US"/>
        </w:rPr>
      </w:pPr>
      <w:ins w:id="416" w:author="phuong vu" w:date="2018-12-02T08:21:00Z">
        <w:r w:rsidRPr="003827C1">
          <w:rPr>
            <w:noProof/>
            <w:lang w:val="en-US"/>
          </w:rPr>
          <w:t>3.1.6.2</w:t>
        </w:r>
        <w:r>
          <w:rPr>
            <w:rFonts w:asciiTheme="minorHAnsi" w:eastAsiaTheme="minorEastAsia" w:hAnsiTheme="minorHAnsi" w:cstheme="minorBidi"/>
            <w:noProof/>
            <w:sz w:val="22"/>
            <w:szCs w:val="22"/>
            <w:lang w:val="en-US"/>
          </w:rPr>
          <w:tab/>
        </w:r>
        <w:r w:rsidRPr="003827C1">
          <w:rPr>
            <w:noProof/>
            <w:lang w:val="en-US"/>
          </w:rPr>
          <w:t>Quản lí biên nhận</w:t>
        </w:r>
        <w:r>
          <w:rPr>
            <w:noProof/>
          </w:rPr>
          <w:tab/>
        </w:r>
        <w:r>
          <w:rPr>
            <w:noProof/>
          </w:rPr>
          <w:fldChar w:fldCharType="begin"/>
        </w:r>
        <w:r>
          <w:rPr>
            <w:noProof/>
          </w:rPr>
          <w:instrText xml:space="preserve"> PAGEREF _Toc531502265 \h </w:instrText>
        </w:r>
      </w:ins>
      <w:r>
        <w:rPr>
          <w:noProof/>
        </w:rPr>
      </w:r>
      <w:r>
        <w:rPr>
          <w:noProof/>
        </w:rPr>
        <w:fldChar w:fldCharType="separate"/>
      </w:r>
      <w:ins w:id="417" w:author="phuong vu" w:date="2018-12-02T08:21:00Z">
        <w:r>
          <w:rPr>
            <w:noProof/>
          </w:rPr>
          <w:t>46</w:t>
        </w:r>
        <w:r>
          <w:rPr>
            <w:noProof/>
          </w:rPr>
          <w:fldChar w:fldCharType="end"/>
        </w:r>
      </w:ins>
    </w:p>
    <w:p w14:paraId="30A51C4F" w14:textId="4F16B884" w:rsidR="00D24C07" w:rsidRDefault="00D24C07">
      <w:pPr>
        <w:pStyle w:val="TOC4"/>
        <w:tabs>
          <w:tab w:val="left" w:pos="1760"/>
          <w:tab w:val="right" w:leader="dot" w:pos="8777"/>
        </w:tabs>
        <w:rPr>
          <w:ins w:id="418" w:author="phuong vu" w:date="2018-12-02T08:21:00Z"/>
          <w:rFonts w:asciiTheme="minorHAnsi" w:eastAsiaTheme="minorEastAsia" w:hAnsiTheme="minorHAnsi" w:cstheme="minorBidi"/>
          <w:noProof/>
          <w:sz w:val="22"/>
          <w:szCs w:val="22"/>
          <w:lang w:val="en-US"/>
        </w:rPr>
      </w:pPr>
      <w:ins w:id="419" w:author="phuong vu" w:date="2018-12-02T08:21:00Z">
        <w:r w:rsidRPr="003827C1">
          <w:rPr>
            <w:noProof/>
            <w:lang w:val="en-US"/>
          </w:rPr>
          <w:t>3.1.6.3</w:t>
        </w:r>
        <w:r>
          <w:rPr>
            <w:rFonts w:asciiTheme="minorHAnsi" w:eastAsiaTheme="minorEastAsia" w:hAnsiTheme="minorHAnsi" w:cstheme="minorBidi"/>
            <w:noProof/>
            <w:sz w:val="22"/>
            <w:szCs w:val="22"/>
            <w:lang w:val="en-US"/>
          </w:rPr>
          <w:tab/>
        </w:r>
        <w:r w:rsidRPr="003827C1">
          <w:rPr>
            <w:noProof/>
            <w:lang w:val="en-US"/>
          </w:rPr>
          <w:t>Quản lí phân công xử lí đơn hàng</w:t>
        </w:r>
        <w:r>
          <w:rPr>
            <w:noProof/>
          </w:rPr>
          <w:tab/>
        </w:r>
        <w:r>
          <w:rPr>
            <w:noProof/>
          </w:rPr>
          <w:fldChar w:fldCharType="begin"/>
        </w:r>
        <w:r>
          <w:rPr>
            <w:noProof/>
          </w:rPr>
          <w:instrText xml:space="preserve"> PAGEREF _Toc531502266 \h </w:instrText>
        </w:r>
      </w:ins>
      <w:r>
        <w:rPr>
          <w:noProof/>
        </w:rPr>
      </w:r>
      <w:r>
        <w:rPr>
          <w:noProof/>
        </w:rPr>
        <w:fldChar w:fldCharType="separate"/>
      </w:r>
      <w:ins w:id="420" w:author="phuong vu" w:date="2018-12-02T08:21:00Z">
        <w:r>
          <w:rPr>
            <w:noProof/>
          </w:rPr>
          <w:t>57</w:t>
        </w:r>
        <w:r>
          <w:rPr>
            <w:noProof/>
          </w:rPr>
          <w:fldChar w:fldCharType="end"/>
        </w:r>
      </w:ins>
    </w:p>
    <w:p w14:paraId="493BC28A" w14:textId="30AA8536" w:rsidR="00D24C07" w:rsidRDefault="00D24C07">
      <w:pPr>
        <w:pStyle w:val="TOC4"/>
        <w:tabs>
          <w:tab w:val="left" w:pos="1760"/>
          <w:tab w:val="right" w:leader="dot" w:pos="8777"/>
        </w:tabs>
        <w:rPr>
          <w:ins w:id="421" w:author="phuong vu" w:date="2018-12-02T08:21:00Z"/>
          <w:rFonts w:asciiTheme="minorHAnsi" w:eastAsiaTheme="minorEastAsia" w:hAnsiTheme="minorHAnsi" w:cstheme="minorBidi"/>
          <w:noProof/>
          <w:sz w:val="22"/>
          <w:szCs w:val="22"/>
          <w:lang w:val="en-US"/>
        </w:rPr>
      </w:pPr>
      <w:ins w:id="422" w:author="phuong vu" w:date="2018-12-02T08:21:00Z">
        <w:r w:rsidRPr="003827C1">
          <w:rPr>
            <w:noProof/>
            <w:lang w:val="en-US"/>
          </w:rPr>
          <w:t>3.1.6.4</w:t>
        </w:r>
        <w:r>
          <w:rPr>
            <w:rFonts w:asciiTheme="minorHAnsi" w:eastAsiaTheme="minorEastAsia" w:hAnsiTheme="minorHAnsi" w:cstheme="minorBidi"/>
            <w:noProof/>
            <w:sz w:val="22"/>
            <w:szCs w:val="22"/>
            <w:lang w:val="en-US"/>
          </w:rPr>
          <w:tab/>
        </w:r>
        <w:r w:rsidRPr="003827C1">
          <w:rPr>
            <w:noProof/>
            <w:lang w:val="en-US"/>
          </w:rPr>
          <w:t>Quản lí trạng thái máy giặt</w:t>
        </w:r>
        <w:r>
          <w:rPr>
            <w:noProof/>
          </w:rPr>
          <w:tab/>
        </w:r>
        <w:r>
          <w:rPr>
            <w:noProof/>
          </w:rPr>
          <w:fldChar w:fldCharType="begin"/>
        </w:r>
        <w:r>
          <w:rPr>
            <w:noProof/>
          </w:rPr>
          <w:instrText xml:space="preserve"> PAGEREF _Toc531502267 \h </w:instrText>
        </w:r>
      </w:ins>
      <w:r>
        <w:rPr>
          <w:noProof/>
        </w:rPr>
      </w:r>
      <w:r>
        <w:rPr>
          <w:noProof/>
        </w:rPr>
        <w:fldChar w:fldCharType="separate"/>
      </w:r>
      <w:ins w:id="423" w:author="phuong vu" w:date="2018-12-02T08:21:00Z">
        <w:r>
          <w:rPr>
            <w:noProof/>
          </w:rPr>
          <w:t>61</w:t>
        </w:r>
        <w:r>
          <w:rPr>
            <w:noProof/>
          </w:rPr>
          <w:fldChar w:fldCharType="end"/>
        </w:r>
      </w:ins>
    </w:p>
    <w:p w14:paraId="14A2F8AF" w14:textId="7ACD6D41" w:rsidR="00D24C07" w:rsidRDefault="00D24C07">
      <w:pPr>
        <w:pStyle w:val="TOC4"/>
        <w:tabs>
          <w:tab w:val="left" w:pos="1760"/>
          <w:tab w:val="right" w:leader="dot" w:pos="8777"/>
        </w:tabs>
        <w:rPr>
          <w:ins w:id="424" w:author="phuong vu" w:date="2018-12-02T08:21:00Z"/>
          <w:rFonts w:asciiTheme="minorHAnsi" w:eastAsiaTheme="minorEastAsia" w:hAnsiTheme="minorHAnsi" w:cstheme="minorBidi"/>
          <w:noProof/>
          <w:sz w:val="22"/>
          <w:szCs w:val="22"/>
          <w:lang w:val="en-US"/>
        </w:rPr>
      </w:pPr>
      <w:ins w:id="425" w:author="phuong vu" w:date="2018-12-02T08:21:00Z">
        <w:r w:rsidRPr="003827C1">
          <w:rPr>
            <w:noProof/>
          </w:rPr>
          <w:t>3.1.6.5</w:t>
        </w:r>
        <w:r>
          <w:rPr>
            <w:rFonts w:asciiTheme="minorHAnsi" w:eastAsiaTheme="minorEastAsia" w:hAnsiTheme="minorHAnsi" w:cstheme="minorBidi"/>
            <w:noProof/>
            <w:sz w:val="22"/>
            <w:szCs w:val="22"/>
            <w:lang w:val="en-US"/>
          </w:rPr>
          <w:tab/>
        </w:r>
        <w:r w:rsidRPr="003827C1">
          <w:rPr>
            <w:noProof/>
          </w:rPr>
          <w:t>Tìm kiếm đơn hàng</w:t>
        </w:r>
        <w:r>
          <w:rPr>
            <w:noProof/>
          </w:rPr>
          <w:tab/>
        </w:r>
        <w:r>
          <w:rPr>
            <w:noProof/>
          </w:rPr>
          <w:fldChar w:fldCharType="begin"/>
        </w:r>
        <w:r>
          <w:rPr>
            <w:noProof/>
          </w:rPr>
          <w:instrText xml:space="preserve"> PAGEREF _Toc531502268 \h </w:instrText>
        </w:r>
      </w:ins>
      <w:r>
        <w:rPr>
          <w:noProof/>
        </w:rPr>
      </w:r>
      <w:r>
        <w:rPr>
          <w:noProof/>
        </w:rPr>
        <w:fldChar w:fldCharType="separate"/>
      </w:r>
      <w:ins w:id="426" w:author="phuong vu" w:date="2018-12-02T08:21:00Z">
        <w:r>
          <w:rPr>
            <w:noProof/>
          </w:rPr>
          <w:t>63</w:t>
        </w:r>
        <w:r>
          <w:rPr>
            <w:noProof/>
          </w:rPr>
          <w:fldChar w:fldCharType="end"/>
        </w:r>
      </w:ins>
    </w:p>
    <w:p w14:paraId="4B2B0F2A" w14:textId="2D799653" w:rsidR="00D24C07" w:rsidRDefault="00D24C07">
      <w:pPr>
        <w:pStyle w:val="TOC4"/>
        <w:tabs>
          <w:tab w:val="left" w:pos="1760"/>
          <w:tab w:val="right" w:leader="dot" w:pos="8777"/>
        </w:tabs>
        <w:rPr>
          <w:ins w:id="427" w:author="phuong vu" w:date="2018-12-02T08:21:00Z"/>
          <w:rFonts w:asciiTheme="minorHAnsi" w:eastAsiaTheme="minorEastAsia" w:hAnsiTheme="minorHAnsi" w:cstheme="minorBidi"/>
          <w:noProof/>
          <w:sz w:val="22"/>
          <w:szCs w:val="22"/>
          <w:lang w:val="en-US"/>
        </w:rPr>
      </w:pPr>
      <w:ins w:id="428" w:author="phuong vu" w:date="2018-12-02T08:21:00Z">
        <w:r w:rsidRPr="003827C1">
          <w:rPr>
            <w:noProof/>
            <w:lang w:val="en-US"/>
          </w:rPr>
          <w:lastRenderedPageBreak/>
          <w:t>3.1.6.6</w:t>
        </w:r>
        <w:r>
          <w:rPr>
            <w:rFonts w:asciiTheme="minorHAnsi" w:eastAsiaTheme="minorEastAsia" w:hAnsiTheme="minorHAnsi" w:cstheme="minorBidi"/>
            <w:noProof/>
            <w:sz w:val="22"/>
            <w:szCs w:val="22"/>
            <w:lang w:val="en-US"/>
          </w:rPr>
          <w:tab/>
        </w:r>
        <w:r w:rsidRPr="003827C1">
          <w:rPr>
            <w:noProof/>
          </w:rPr>
          <w:t>Đăng nhập</w:t>
        </w:r>
        <w:r w:rsidRPr="003827C1">
          <w:rPr>
            <w:noProof/>
            <w:lang w:val="en-US"/>
          </w:rPr>
          <w:t xml:space="preserve"> hệ thống</w:t>
        </w:r>
        <w:r>
          <w:rPr>
            <w:noProof/>
          </w:rPr>
          <w:tab/>
        </w:r>
        <w:r>
          <w:rPr>
            <w:noProof/>
          </w:rPr>
          <w:fldChar w:fldCharType="begin"/>
        </w:r>
        <w:r>
          <w:rPr>
            <w:noProof/>
          </w:rPr>
          <w:instrText xml:space="preserve"> PAGEREF _Toc531502269 \h </w:instrText>
        </w:r>
      </w:ins>
      <w:r>
        <w:rPr>
          <w:noProof/>
        </w:rPr>
      </w:r>
      <w:r>
        <w:rPr>
          <w:noProof/>
        </w:rPr>
        <w:fldChar w:fldCharType="separate"/>
      </w:r>
      <w:ins w:id="429" w:author="phuong vu" w:date="2018-12-02T08:21:00Z">
        <w:r>
          <w:rPr>
            <w:noProof/>
          </w:rPr>
          <w:t>66</w:t>
        </w:r>
        <w:r>
          <w:rPr>
            <w:noProof/>
          </w:rPr>
          <w:fldChar w:fldCharType="end"/>
        </w:r>
      </w:ins>
    </w:p>
    <w:p w14:paraId="4DF1A3EF" w14:textId="13209955" w:rsidR="00D24C07" w:rsidRDefault="00D24C07">
      <w:pPr>
        <w:pStyle w:val="TOC4"/>
        <w:tabs>
          <w:tab w:val="left" w:pos="1760"/>
          <w:tab w:val="right" w:leader="dot" w:pos="8777"/>
        </w:tabs>
        <w:rPr>
          <w:ins w:id="430" w:author="phuong vu" w:date="2018-12-02T08:21:00Z"/>
          <w:rFonts w:asciiTheme="minorHAnsi" w:eastAsiaTheme="minorEastAsia" w:hAnsiTheme="minorHAnsi" w:cstheme="minorBidi"/>
          <w:noProof/>
          <w:sz w:val="22"/>
          <w:szCs w:val="22"/>
          <w:lang w:val="en-US"/>
        </w:rPr>
      </w:pPr>
      <w:ins w:id="431" w:author="phuong vu" w:date="2018-12-02T08:21:00Z">
        <w:r w:rsidRPr="003827C1">
          <w:rPr>
            <w:noProof/>
          </w:rPr>
          <w:t>3.1.6.7</w:t>
        </w:r>
        <w:r>
          <w:rPr>
            <w:rFonts w:asciiTheme="minorHAnsi" w:eastAsiaTheme="minorEastAsia" w:hAnsiTheme="minorHAnsi" w:cstheme="minorBidi"/>
            <w:noProof/>
            <w:sz w:val="22"/>
            <w:szCs w:val="22"/>
            <w:lang w:val="en-US"/>
          </w:rPr>
          <w:tab/>
        </w:r>
        <w:r w:rsidRPr="003827C1">
          <w:rPr>
            <w:noProof/>
            <w:lang w:val="en-US"/>
          </w:rPr>
          <w:t>Đ</w:t>
        </w:r>
        <w:r w:rsidRPr="003827C1">
          <w:rPr>
            <w:noProof/>
          </w:rPr>
          <w:t>ăng xuất hệ thống</w:t>
        </w:r>
        <w:r>
          <w:rPr>
            <w:noProof/>
          </w:rPr>
          <w:tab/>
        </w:r>
        <w:r>
          <w:rPr>
            <w:noProof/>
          </w:rPr>
          <w:fldChar w:fldCharType="begin"/>
        </w:r>
        <w:r>
          <w:rPr>
            <w:noProof/>
          </w:rPr>
          <w:instrText xml:space="preserve"> PAGEREF _Toc531502270 \h </w:instrText>
        </w:r>
      </w:ins>
      <w:r>
        <w:rPr>
          <w:noProof/>
        </w:rPr>
      </w:r>
      <w:r>
        <w:rPr>
          <w:noProof/>
        </w:rPr>
        <w:fldChar w:fldCharType="separate"/>
      </w:r>
      <w:ins w:id="432" w:author="phuong vu" w:date="2018-12-02T08:21:00Z">
        <w:r>
          <w:rPr>
            <w:noProof/>
          </w:rPr>
          <w:t>68</w:t>
        </w:r>
        <w:r>
          <w:rPr>
            <w:noProof/>
          </w:rPr>
          <w:fldChar w:fldCharType="end"/>
        </w:r>
      </w:ins>
    </w:p>
    <w:p w14:paraId="4A2AF452" w14:textId="5B8EE371" w:rsidR="00D24C07" w:rsidRDefault="00D24C07">
      <w:pPr>
        <w:pStyle w:val="TOC1"/>
        <w:tabs>
          <w:tab w:val="left" w:pos="1540"/>
        </w:tabs>
        <w:rPr>
          <w:ins w:id="433" w:author="phuong vu" w:date="2018-12-02T08:21:00Z"/>
          <w:rFonts w:asciiTheme="minorHAnsi" w:eastAsiaTheme="minorEastAsia" w:hAnsiTheme="minorHAnsi" w:cstheme="minorBidi"/>
          <w:noProof/>
          <w:sz w:val="22"/>
          <w:szCs w:val="22"/>
          <w:lang w:val="en-US"/>
        </w:rPr>
      </w:pPr>
      <w:ins w:id="434" w:author="phuong vu" w:date="2018-12-02T08:21:00Z">
        <w:r w:rsidRPr="003827C1">
          <w:rPr>
            <w:noProof/>
          </w:rPr>
          <w:t>CHƯƠNG 4 -</w:t>
        </w:r>
        <w:r>
          <w:rPr>
            <w:rFonts w:asciiTheme="minorHAnsi" w:eastAsiaTheme="minorEastAsia" w:hAnsiTheme="minorHAnsi" w:cstheme="minorBidi"/>
            <w:noProof/>
            <w:sz w:val="22"/>
            <w:szCs w:val="22"/>
            <w:lang w:val="en-US"/>
          </w:rPr>
          <w:tab/>
        </w:r>
        <w:r w:rsidRPr="003827C1">
          <w:rPr>
            <w:noProof/>
          </w:rPr>
          <w:t>KIỂM THỬ</w:t>
        </w:r>
        <w:r>
          <w:rPr>
            <w:noProof/>
          </w:rPr>
          <w:tab/>
        </w:r>
        <w:r>
          <w:rPr>
            <w:noProof/>
          </w:rPr>
          <w:fldChar w:fldCharType="begin"/>
        </w:r>
        <w:r>
          <w:rPr>
            <w:noProof/>
          </w:rPr>
          <w:instrText xml:space="preserve"> PAGEREF _Toc531502271 \h </w:instrText>
        </w:r>
      </w:ins>
      <w:r>
        <w:rPr>
          <w:noProof/>
        </w:rPr>
      </w:r>
      <w:r>
        <w:rPr>
          <w:noProof/>
        </w:rPr>
        <w:fldChar w:fldCharType="separate"/>
      </w:r>
      <w:ins w:id="435" w:author="phuong vu" w:date="2018-12-02T08:21:00Z">
        <w:r>
          <w:rPr>
            <w:noProof/>
          </w:rPr>
          <w:t>69</w:t>
        </w:r>
        <w:r>
          <w:rPr>
            <w:noProof/>
          </w:rPr>
          <w:fldChar w:fldCharType="end"/>
        </w:r>
      </w:ins>
    </w:p>
    <w:p w14:paraId="6CEBC83A" w14:textId="2A321D68" w:rsidR="00D24C07" w:rsidRDefault="00D24C07">
      <w:pPr>
        <w:pStyle w:val="TOC2"/>
        <w:tabs>
          <w:tab w:val="left" w:pos="880"/>
          <w:tab w:val="right" w:leader="dot" w:pos="8777"/>
        </w:tabs>
        <w:rPr>
          <w:ins w:id="436" w:author="phuong vu" w:date="2018-12-02T08:21:00Z"/>
          <w:rFonts w:asciiTheme="minorHAnsi" w:eastAsiaTheme="minorEastAsia" w:hAnsiTheme="minorHAnsi" w:cstheme="minorBidi"/>
          <w:noProof/>
          <w:sz w:val="22"/>
          <w:szCs w:val="22"/>
          <w:lang w:val="en-US"/>
        </w:rPr>
      </w:pPr>
      <w:ins w:id="437" w:author="phuong vu" w:date="2018-12-02T08:21:00Z">
        <w:r w:rsidRPr="003827C1">
          <w:rPr>
            <w:noProof/>
          </w:rPr>
          <w:t>4.1</w:t>
        </w:r>
        <w:r>
          <w:rPr>
            <w:rFonts w:asciiTheme="minorHAnsi" w:eastAsiaTheme="minorEastAsia" w:hAnsiTheme="minorHAnsi" w:cstheme="minorBidi"/>
            <w:noProof/>
            <w:sz w:val="22"/>
            <w:szCs w:val="22"/>
            <w:lang w:val="en-US"/>
          </w:rPr>
          <w:tab/>
        </w:r>
        <w:r w:rsidRPr="003827C1">
          <w:rPr>
            <w:noProof/>
          </w:rPr>
          <w:t>Giới thiệu</w:t>
        </w:r>
        <w:r>
          <w:rPr>
            <w:noProof/>
          </w:rPr>
          <w:tab/>
        </w:r>
        <w:r>
          <w:rPr>
            <w:noProof/>
          </w:rPr>
          <w:fldChar w:fldCharType="begin"/>
        </w:r>
        <w:r>
          <w:rPr>
            <w:noProof/>
          </w:rPr>
          <w:instrText xml:space="preserve"> PAGEREF _Toc531502272 \h </w:instrText>
        </w:r>
      </w:ins>
      <w:r>
        <w:rPr>
          <w:noProof/>
        </w:rPr>
      </w:r>
      <w:r>
        <w:rPr>
          <w:noProof/>
        </w:rPr>
        <w:fldChar w:fldCharType="separate"/>
      </w:r>
      <w:ins w:id="438" w:author="phuong vu" w:date="2018-12-02T08:21:00Z">
        <w:r>
          <w:rPr>
            <w:noProof/>
          </w:rPr>
          <w:t>69</w:t>
        </w:r>
        <w:r>
          <w:rPr>
            <w:noProof/>
          </w:rPr>
          <w:fldChar w:fldCharType="end"/>
        </w:r>
      </w:ins>
    </w:p>
    <w:p w14:paraId="2C6D3C21" w14:textId="64FF4429" w:rsidR="00D24C07" w:rsidRDefault="00D24C07">
      <w:pPr>
        <w:pStyle w:val="TOC3"/>
        <w:tabs>
          <w:tab w:val="left" w:pos="1320"/>
          <w:tab w:val="right" w:leader="dot" w:pos="8777"/>
        </w:tabs>
        <w:rPr>
          <w:ins w:id="439" w:author="phuong vu" w:date="2018-12-02T08:21:00Z"/>
          <w:rFonts w:asciiTheme="minorHAnsi" w:eastAsiaTheme="minorEastAsia" w:hAnsiTheme="minorHAnsi" w:cstheme="minorBidi"/>
          <w:noProof/>
          <w:sz w:val="22"/>
          <w:szCs w:val="22"/>
          <w:lang w:val="en-US"/>
        </w:rPr>
      </w:pPr>
      <w:ins w:id="440" w:author="phuong vu" w:date="2018-12-02T08:21:00Z">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_Toc531502273 \h </w:instrText>
        </w:r>
      </w:ins>
      <w:r>
        <w:rPr>
          <w:noProof/>
        </w:rPr>
      </w:r>
      <w:r>
        <w:rPr>
          <w:noProof/>
        </w:rPr>
        <w:fldChar w:fldCharType="separate"/>
      </w:r>
      <w:ins w:id="441" w:author="phuong vu" w:date="2018-12-02T08:21:00Z">
        <w:r>
          <w:rPr>
            <w:noProof/>
          </w:rPr>
          <w:t>69</w:t>
        </w:r>
        <w:r>
          <w:rPr>
            <w:noProof/>
          </w:rPr>
          <w:fldChar w:fldCharType="end"/>
        </w:r>
      </w:ins>
    </w:p>
    <w:p w14:paraId="75A8768E" w14:textId="1099927F" w:rsidR="00D24C07" w:rsidRDefault="00D24C07">
      <w:pPr>
        <w:pStyle w:val="TOC3"/>
        <w:tabs>
          <w:tab w:val="left" w:pos="1320"/>
          <w:tab w:val="right" w:leader="dot" w:pos="8777"/>
        </w:tabs>
        <w:rPr>
          <w:ins w:id="442" w:author="phuong vu" w:date="2018-12-02T08:21:00Z"/>
          <w:rFonts w:asciiTheme="minorHAnsi" w:eastAsiaTheme="minorEastAsia" w:hAnsiTheme="minorHAnsi" w:cstheme="minorBidi"/>
          <w:noProof/>
          <w:sz w:val="22"/>
          <w:szCs w:val="22"/>
          <w:lang w:val="en-US"/>
        </w:rPr>
      </w:pPr>
      <w:ins w:id="443" w:author="phuong vu" w:date="2018-12-02T08:21:00Z">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_Toc531502274 \h </w:instrText>
        </w:r>
      </w:ins>
      <w:r>
        <w:rPr>
          <w:noProof/>
        </w:rPr>
      </w:r>
      <w:r>
        <w:rPr>
          <w:noProof/>
        </w:rPr>
        <w:fldChar w:fldCharType="separate"/>
      </w:r>
      <w:ins w:id="444" w:author="phuong vu" w:date="2018-12-02T08:21:00Z">
        <w:r>
          <w:rPr>
            <w:noProof/>
          </w:rPr>
          <w:t>69</w:t>
        </w:r>
        <w:r>
          <w:rPr>
            <w:noProof/>
          </w:rPr>
          <w:fldChar w:fldCharType="end"/>
        </w:r>
      </w:ins>
    </w:p>
    <w:p w14:paraId="5AD92B1B" w14:textId="3F3C652D" w:rsidR="00D24C07" w:rsidRDefault="00D24C07">
      <w:pPr>
        <w:pStyle w:val="TOC2"/>
        <w:tabs>
          <w:tab w:val="left" w:pos="880"/>
          <w:tab w:val="right" w:leader="dot" w:pos="8777"/>
        </w:tabs>
        <w:rPr>
          <w:ins w:id="445" w:author="phuong vu" w:date="2018-12-02T08:21:00Z"/>
          <w:rFonts w:asciiTheme="minorHAnsi" w:eastAsiaTheme="minorEastAsia" w:hAnsiTheme="minorHAnsi" w:cstheme="minorBidi"/>
          <w:noProof/>
          <w:sz w:val="22"/>
          <w:szCs w:val="22"/>
          <w:lang w:val="en-US"/>
        </w:rPr>
      </w:pPr>
      <w:ins w:id="446" w:author="phuong vu" w:date="2018-12-02T08:21:00Z">
        <w:r w:rsidRPr="003827C1">
          <w:rPr>
            <w:noProof/>
          </w:rPr>
          <w:t>4.2</w:t>
        </w:r>
        <w:r>
          <w:rPr>
            <w:rFonts w:asciiTheme="minorHAnsi" w:eastAsiaTheme="minorEastAsia" w:hAnsiTheme="minorHAnsi" w:cstheme="minorBidi"/>
            <w:noProof/>
            <w:sz w:val="22"/>
            <w:szCs w:val="22"/>
            <w:lang w:val="en-US"/>
          </w:rPr>
          <w:tab/>
        </w:r>
        <w:r w:rsidRPr="003827C1">
          <w:rPr>
            <w:noProof/>
          </w:rPr>
          <w:t>Chi tiết kế hoạch kiểm thử</w:t>
        </w:r>
        <w:r>
          <w:rPr>
            <w:noProof/>
          </w:rPr>
          <w:tab/>
        </w:r>
        <w:r>
          <w:rPr>
            <w:noProof/>
          </w:rPr>
          <w:fldChar w:fldCharType="begin"/>
        </w:r>
        <w:r>
          <w:rPr>
            <w:noProof/>
          </w:rPr>
          <w:instrText xml:space="preserve"> PAGEREF _Toc531502275 \h </w:instrText>
        </w:r>
      </w:ins>
      <w:r>
        <w:rPr>
          <w:noProof/>
        </w:rPr>
      </w:r>
      <w:r>
        <w:rPr>
          <w:noProof/>
        </w:rPr>
        <w:fldChar w:fldCharType="separate"/>
      </w:r>
      <w:ins w:id="447" w:author="phuong vu" w:date="2018-12-02T08:21:00Z">
        <w:r>
          <w:rPr>
            <w:noProof/>
          </w:rPr>
          <w:t>69</w:t>
        </w:r>
        <w:r>
          <w:rPr>
            <w:noProof/>
          </w:rPr>
          <w:fldChar w:fldCharType="end"/>
        </w:r>
      </w:ins>
    </w:p>
    <w:p w14:paraId="58579F05" w14:textId="7C7DE91A" w:rsidR="00D24C07" w:rsidRDefault="00D24C07">
      <w:pPr>
        <w:pStyle w:val="TOC3"/>
        <w:tabs>
          <w:tab w:val="left" w:pos="1320"/>
          <w:tab w:val="right" w:leader="dot" w:pos="8777"/>
        </w:tabs>
        <w:rPr>
          <w:ins w:id="448" w:author="phuong vu" w:date="2018-12-02T08:21:00Z"/>
          <w:rFonts w:asciiTheme="minorHAnsi" w:eastAsiaTheme="minorEastAsia" w:hAnsiTheme="minorHAnsi" w:cstheme="minorBidi"/>
          <w:noProof/>
          <w:sz w:val="22"/>
          <w:szCs w:val="22"/>
          <w:lang w:val="en-US"/>
        </w:rPr>
      </w:pPr>
      <w:ins w:id="449" w:author="phuong vu" w:date="2018-12-02T08:21:00Z">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_Toc531502276 \h </w:instrText>
        </w:r>
      </w:ins>
      <w:r>
        <w:rPr>
          <w:noProof/>
        </w:rPr>
      </w:r>
      <w:r>
        <w:rPr>
          <w:noProof/>
        </w:rPr>
        <w:fldChar w:fldCharType="separate"/>
      </w:r>
      <w:ins w:id="450" w:author="phuong vu" w:date="2018-12-02T08:21:00Z">
        <w:r>
          <w:rPr>
            <w:noProof/>
          </w:rPr>
          <w:t>69</w:t>
        </w:r>
        <w:r>
          <w:rPr>
            <w:noProof/>
          </w:rPr>
          <w:fldChar w:fldCharType="end"/>
        </w:r>
      </w:ins>
    </w:p>
    <w:p w14:paraId="347C7874" w14:textId="274BCDC5" w:rsidR="00D24C07" w:rsidRDefault="00D24C07">
      <w:pPr>
        <w:pStyle w:val="TOC3"/>
        <w:tabs>
          <w:tab w:val="left" w:pos="1320"/>
          <w:tab w:val="right" w:leader="dot" w:pos="8777"/>
        </w:tabs>
        <w:rPr>
          <w:ins w:id="451" w:author="phuong vu" w:date="2018-12-02T08:21:00Z"/>
          <w:rFonts w:asciiTheme="minorHAnsi" w:eastAsiaTheme="minorEastAsia" w:hAnsiTheme="minorHAnsi" w:cstheme="minorBidi"/>
          <w:noProof/>
          <w:sz w:val="22"/>
          <w:szCs w:val="22"/>
          <w:lang w:val="en-US"/>
        </w:rPr>
      </w:pPr>
      <w:ins w:id="452" w:author="phuong vu" w:date="2018-12-02T08:21:00Z">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_Toc531502277 \h </w:instrText>
        </w:r>
      </w:ins>
      <w:r>
        <w:rPr>
          <w:noProof/>
        </w:rPr>
      </w:r>
      <w:r>
        <w:rPr>
          <w:noProof/>
        </w:rPr>
        <w:fldChar w:fldCharType="separate"/>
      </w:r>
      <w:ins w:id="453" w:author="phuong vu" w:date="2018-12-02T08:21:00Z">
        <w:r>
          <w:rPr>
            <w:noProof/>
          </w:rPr>
          <w:t>69</w:t>
        </w:r>
        <w:r>
          <w:rPr>
            <w:noProof/>
          </w:rPr>
          <w:fldChar w:fldCharType="end"/>
        </w:r>
      </w:ins>
    </w:p>
    <w:p w14:paraId="2625DABA" w14:textId="5C0F06B6" w:rsidR="00D24C07" w:rsidRDefault="00D24C07">
      <w:pPr>
        <w:pStyle w:val="TOC2"/>
        <w:tabs>
          <w:tab w:val="left" w:pos="880"/>
          <w:tab w:val="right" w:leader="dot" w:pos="8777"/>
        </w:tabs>
        <w:rPr>
          <w:ins w:id="454" w:author="phuong vu" w:date="2018-12-02T08:21:00Z"/>
          <w:rFonts w:asciiTheme="minorHAnsi" w:eastAsiaTheme="minorEastAsia" w:hAnsiTheme="minorHAnsi" w:cstheme="minorBidi"/>
          <w:noProof/>
          <w:sz w:val="22"/>
          <w:szCs w:val="22"/>
          <w:lang w:val="en-US"/>
        </w:rPr>
      </w:pPr>
      <w:ins w:id="455"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Quản lí kiểm thử</w:t>
        </w:r>
        <w:r>
          <w:rPr>
            <w:noProof/>
          </w:rPr>
          <w:tab/>
        </w:r>
        <w:r>
          <w:rPr>
            <w:noProof/>
          </w:rPr>
          <w:fldChar w:fldCharType="begin"/>
        </w:r>
        <w:r>
          <w:rPr>
            <w:noProof/>
          </w:rPr>
          <w:instrText xml:space="preserve"> PAGEREF _Toc531502278 \h </w:instrText>
        </w:r>
      </w:ins>
      <w:r>
        <w:rPr>
          <w:noProof/>
        </w:rPr>
      </w:r>
      <w:r>
        <w:rPr>
          <w:noProof/>
        </w:rPr>
        <w:fldChar w:fldCharType="separate"/>
      </w:r>
      <w:ins w:id="456" w:author="phuong vu" w:date="2018-12-02T08:21:00Z">
        <w:r>
          <w:rPr>
            <w:noProof/>
          </w:rPr>
          <w:t>70</w:t>
        </w:r>
        <w:r>
          <w:rPr>
            <w:noProof/>
          </w:rPr>
          <w:fldChar w:fldCharType="end"/>
        </w:r>
      </w:ins>
    </w:p>
    <w:p w14:paraId="1544CA38" w14:textId="752EFF21" w:rsidR="00D24C07" w:rsidRDefault="00D24C07">
      <w:pPr>
        <w:pStyle w:val="TOC3"/>
        <w:tabs>
          <w:tab w:val="left" w:pos="1320"/>
          <w:tab w:val="right" w:leader="dot" w:pos="8777"/>
        </w:tabs>
        <w:rPr>
          <w:ins w:id="457" w:author="phuong vu" w:date="2018-12-02T08:21:00Z"/>
          <w:rFonts w:asciiTheme="minorHAnsi" w:eastAsiaTheme="minorEastAsia" w:hAnsiTheme="minorHAnsi" w:cstheme="minorBidi"/>
          <w:noProof/>
          <w:sz w:val="22"/>
          <w:szCs w:val="22"/>
          <w:lang w:val="en-US"/>
        </w:rPr>
      </w:pPr>
      <w:ins w:id="458" w:author="phuong vu" w:date="2018-12-02T08:21:00Z">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_Toc531502279 \h </w:instrText>
        </w:r>
      </w:ins>
      <w:r>
        <w:rPr>
          <w:noProof/>
        </w:rPr>
      </w:r>
      <w:r>
        <w:rPr>
          <w:noProof/>
        </w:rPr>
        <w:fldChar w:fldCharType="separate"/>
      </w:r>
      <w:ins w:id="459" w:author="phuong vu" w:date="2018-12-02T08:21:00Z">
        <w:r>
          <w:rPr>
            <w:noProof/>
          </w:rPr>
          <w:t>70</w:t>
        </w:r>
        <w:r>
          <w:rPr>
            <w:noProof/>
          </w:rPr>
          <w:fldChar w:fldCharType="end"/>
        </w:r>
      </w:ins>
    </w:p>
    <w:p w14:paraId="0B0E861C" w14:textId="3261A3A0" w:rsidR="00D24C07" w:rsidRDefault="00D24C07">
      <w:pPr>
        <w:pStyle w:val="TOC3"/>
        <w:tabs>
          <w:tab w:val="left" w:pos="1320"/>
          <w:tab w:val="right" w:leader="dot" w:pos="8777"/>
        </w:tabs>
        <w:rPr>
          <w:ins w:id="460" w:author="phuong vu" w:date="2018-12-02T08:21:00Z"/>
          <w:rFonts w:asciiTheme="minorHAnsi" w:eastAsiaTheme="minorEastAsia" w:hAnsiTheme="minorHAnsi" w:cstheme="minorBidi"/>
          <w:noProof/>
          <w:sz w:val="22"/>
          <w:szCs w:val="22"/>
          <w:lang w:val="en-US"/>
        </w:rPr>
      </w:pPr>
      <w:ins w:id="461" w:author="phuong vu" w:date="2018-12-02T08:21:00Z">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_Toc531502280 \h </w:instrText>
        </w:r>
      </w:ins>
      <w:r>
        <w:rPr>
          <w:noProof/>
        </w:rPr>
      </w:r>
      <w:r>
        <w:rPr>
          <w:noProof/>
        </w:rPr>
        <w:fldChar w:fldCharType="separate"/>
      </w:r>
      <w:ins w:id="462" w:author="phuong vu" w:date="2018-12-02T08:21:00Z">
        <w:r>
          <w:rPr>
            <w:noProof/>
          </w:rPr>
          <w:t>70</w:t>
        </w:r>
        <w:r>
          <w:rPr>
            <w:noProof/>
          </w:rPr>
          <w:fldChar w:fldCharType="end"/>
        </w:r>
      </w:ins>
    </w:p>
    <w:p w14:paraId="473BA9C0" w14:textId="12C126CC" w:rsidR="00D24C07" w:rsidRDefault="00D24C07">
      <w:pPr>
        <w:pStyle w:val="TOC3"/>
        <w:tabs>
          <w:tab w:val="left" w:pos="1320"/>
          <w:tab w:val="right" w:leader="dot" w:pos="8777"/>
        </w:tabs>
        <w:rPr>
          <w:ins w:id="463" w:author="phuong vu" w:date="2018-12-02T08:21:00Z"/>
          <w:rFonts w:asciiTheme="minorHAnsi" w:eastAsiaTheme="minorEastAsia" w:hAnsiTheme="minorHAnsi" w:cstheme="minorBidi"/>
          <w:noProof/>
          <w:sz w:val="22"/>
          <w:szCs w:val="22"/>
          <w:lang w:val="en-US"/>
        </w:rPr>
      </w:pPr>
      <w:ins w:id="464" w:author="phuong vu" w:date="2018-12-02T08:21:00Z">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_Toc531502281 \h </w:instrText>
        </w:r>
      </w:ins>
      <w:r>
        <w:rPr>
          <w:noProof/>
        </w:rPr>
      </w:r>
      <w:r>
        <w:rPr>
          <w:noProof/>
        </w:rPr>
        <w:fldChar w:fldCharType="separate"/>
      </w:r>
      <w:ins w:id="465" w:author="phuong vu" w:date="2018-12-02T08:21:00Z">
        <w:r>
          <w:rPr>
            <w:noProof/>
          </w:rPr>
          <w:t>70</w:t>
        </w:r>
        <w:r>
          <w:rPr>
            <w:noProof/>
          </w:rPr>
          <w:fldChar w:fldCharType="end"/>
        </w:r>
      </w:ins>
    </w:p>
    <w:p w14:paraId="56EC12D3" w14:textId="4224DD9D" w:rsidR="00D24C07" w:rsidRDefault="00D24C07">
      <w:pPr>
        <w:pStyle w:val="TOC3"/>
        <w:tabs>
          <w:tab w:val="left" w:pos="1320"/>
          <w:tab w:val="right" w:leader="dot" w:pos="8777"/>
        </w:tabs>
        <w:rPr>
          <w:ins w:id="466" w:author="phuong vu" w:date="2018-12-02T08:21:00Z"/>
          <w:rFonts w:asciiTheme="minorHAnsi" w:eastAsiaTheme="minorEastAsia" w:hAnsiTheme="minorHAnsi" w:cstheme="minorBidi"/>
          <w:noProof/>
          <w:sz w:val="22"/>
          <w:szCs w:val="22"/>
          <w:lang w:val="en-US"/>
        </w:rPr>
      </w:pPr>
      <w:ins w:id="467" w:author="phuong vu" w:date="2018-12-02T08:21:00Z">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_Toc531502282 \h </w:instrText>
        </w:r>
      </w:ins>
      <w:r>
        <w:rPr>
          <w:noProof/>
        </w:rPr>
      </w:r>
      <w:r>
        <w:rPr>
          <w:noProof/>
        </w:rPr>
        <w:fldChar w:fldCharType="separate"/>
      </w:r>
      <w:ins w:id="468" w:author="phuong vu" w:date="2018-12-02T08:21:00Z">
        <w:r>
          <w:rPr>
            <w:noProof/>
          </w:rPr>
          <w:t>70</w:t>
        </w:r>
        <w:r>
          <w:rPr>
            <w:noProof/>
          </w:rPr>
          <w:fldChar w:fldCharType="end"/>
        </w:r>
      </w:ins>
    </w:p>
    <w:p w14:paraId="399B0DF5" w14:textId="0C40D276" w:rsidR="00D24C07" w:rsidRDefault="00D24C07">
      <w:pPr>
        <w:pStyle w:val="TOC2"/>
        <w:tabs>
          <w:tab w:val="left" w:pos="880"/>
          <w:tab w:val="right" w:leader="dot" w:pos="8777"/>
        </w:tabs>
        <w:rPr>
          <w:ins w:id="469" w:author="phuong vu" w:date="2018-12-02T08:21:00Z"/>
          <w:rFonts w:asciiTheme="minorHAnsi" w:eastAsiaTheme="minorEastAsia" w:hAnsiTheme="minorHAnsi" w:cstheme="minorBidi"/>
          <w:noProof/>
          <w:sz w:val="22"/>
          <w:szCs w:val="22"/>
          <w:lang w:val="en-US"/>
        </w:rPr>
      </w:pPr>
      <w:ins w:id="470" w:author="phuong vu" w:date="2018-12-02T08:21:00Z">
        <w:r>
          <w:rPr>
            <w:noProof/>
          </w:rPr>
          <w:t>4.4</w:t>
        </w:r>
        <w:r>
          <w:rPr>
            <w:rFonts w:asciiTheme="minorHAnsi" w:eastAsiaTheme="minorEastAsia" w:hAnsiTheme="minorHAnsi" w:cstheme="minorBidi"/>
            <w:noProof/>
            <w:sz w:val="22"/>
            <w:szCs w:val="22"/>
            <w:lang w:val="en-US"/>
          </w:rPr>
          <w:tab/>
        </w:r>
        <w:r w:rsidRPr="003827C1">
          <w:rPr>
            <w:noProof/>
          </w:rPr>
          <w:t>Các trường hợp kiểm thử</w:t>
        </w:r>
        <w:r>
          <w:rPr>
            <w:noProof/>
          </w:rPr>
          <w:tab/>
        </w:r>
        <w:r>
          <w:rPr>
            <w:noProof/>
          </w:rPr>
          <w:fldChar w:fldCharType="begin"/>
        </w:r>
        <w:r>
          <w:rPr>
            <w:noProof/>
          </w:rPr>
          <w:instrText xml:space="preserve"> PAGEREF _Toc531502283 \h </w:instrText>
        </w:r>
      </w:ins>
      <w:r>
        <w:rPr>
          <w:noProof/>
        </w:rPr>
      </w:r>
      <w:r>
        <w:rPr>
          <w:noProof/>
        </w:rPr>
        <w:fldChar w:fldCharType="separate"/>
      </w:r>
      <w:ins w:id="471" w:author="phuong vu" w:date="2018-12-02T08:21:00Z">
        <w:r>
          <w:rPr>
            <w:noProof/>
          </w:rPr>
          <w:t>70</w:t>
        </w:r>
        <w:r>
          <w:rPr>
            <w:noProof/>
          </w:rPr>
          <w:fldChar w:fldCharType="end"/>
        </w:r>
      </w:ins>
    </w:p>
    <w:p w14:paraId="0C7339A9" w14:textId="3D50A886" w:rsidR="00D24C07" w:rsidRDefault="00D24C07">
      <w:pPr>
        <w:pStyle w:val="TOC3"/>
        <w:tabs>
          <w:tab w:val="left" w:pos="1320"/>
          <w:tab w:val="right" w:leader="dot" w:pos="8777"/>
        </w:tabs>
        <w:rPr>
          <w:ins w:id="472" w:author="phuong vu" w:date="2018-12-02T08:21:00Z"/>
          <w:rFonts w:asciiTheme="minorHAnsi" w:eastAsiaTheme="minorEastAsia" w:hAnsiTheme="minorHAnsi" w:cstheme="minorBidi"/>
          <w:noProof/>
          <w:sz w:val="22"/>
          <w:szCs w:val="22"/>
          <w:lang w:val="en-US"/>
        </w:rPr>
      </w:pPr>
      <w:ins w:id="473" w:author="phuong vu" w:date="2018-12-02T08:21:00Z">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_Toc531502284 \h </w:instrText>
        </w:r>
      </w:ins>
      <w:r>
        <w:rPr>
          <w:noProof/>
        </w:rPr>
      </w:r>
      <w:r>
        <w:rPr>
          <w:noProof/>
        </w:rPr>
        <w:fldChar w:fldCharType="separate"/>
      </w:r>
      <w:ins w:id="474" w:author="phuong vu" w:date="2018-12-02T08:21:00Z">
        <w:r>
          <w:rPr>
            <w:noProof/>
          </w:rPr>
          <w:t>70</w:t>
        </w:r>
        <w:r>
          <w:rPr>
            <w:noProof/>
          </w:rPr>
          <w:fldChar w:fldCharType="end"/>
        </w:r>
      </w:ins>
    </w:p>
    <w:p w14:paraId="3B77D113" w14:textId="6BBDBBFD" w:rsidR="00D24C07" w:rsidRDefault="00D24C07">
      <w:pPr>
        <w:pStyle w:val="TOC4"/>
        <w:tabs>
          <w:tab w:val="left" w:pos="1760"/>
          <w:tab w:val="right" w:leader="dot" w:pos="8777"/>
        </w:tabs>
        <w:rPr>
          <w:ins w:id="475" w:author="phuong vu" w:date="2018-12-02T08:21:00Z"/>
          <w:rFonts w:asciiTheme="minorHAnsi" w:eastAsiaTheme="minorEastAsia" w:hAnsiTheme="minorHAnsi" w:cstheme="minorBidi"/>
          <w:noProof/>
          <w:sz w:val="22"/>
          <w:szCs w:val="22"/>
          <w:lang w:val="en-US"/>
        </w:rPr>
      </w:pPr>
      <w:ins w:id="476" w:author="phuong vu" w:date="2018-12-02T08:21:00Z">
        <w:r w:rsidRPr="003827C1">
          <w:rPr>
            <w:noProof/>
            <w:lang w:val="en-US"/>
          </w:rPr>
          <w:t>4.4.1.1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_Toc531502285 \h </w:instrText>
        </w:r>
      </w:ins>
      <w:r>
        <w:rPr>
          <w:noProof/>
        </w:rPr>
      </w:r>
      <w:r>
        <w:rPr>
          <w:noProof/>
        </w:rPr>
        <w:fldChar w:fldCharType="separate"/>
      </w:r>
      <w:ins w:id="477" w:author="phuong vu" w:date="2018-12-02T08:21:00Z">
        <w:r>
          <w:rPr>
            <w:noProof/>
          </w:rPr>
          <w:t>70</w:t>
        </w:r>
        <w:r>
          <w:rPr>
            <w:noProof/>
          </w:rPr>
          <w:fldChar w:fldCharType="end"/>
        </w:r>
      </w:ins>
    </w:p>
    <w:p w14:paraId="7E9CA715" w14:textId="5924B706" w:rsidR="00D24C07" w:rsidRDefault="00D24C07">
      <w:pPr>
        <w:pStyle w:val="TOC4"/>
        <w:tabs>
          <w:tab w:val="left" w:pos="1760"/>
          <w:tab w:val="right" w:leader="dot" w:pos="8777"/>
        </w:tabs>
        <w:rPr>
          <w:ins w:id="478" w:author="phuong vu" w:date="2018-12-02T08:21:00Z"/>
          <w:rFonts w:asciiTheme="minorHAnsi" w:eastAsiaTheme="minorEastAsia" w:hAnsiTheme="minorHAnsi" w:cstheme="minorBidi"/>
          <w:noProof/>
          <w:sz w:val="22"/>
          <w:szCs w:val="22"/>
          <w:lang w:val="en-US"/>
        </w:rPr>
      </w:pPr>
      <w:ins w:id="479" w:author="phuong vu" w:date="2018-12-02T08:21:00Z">
        <w:r>
          <w:rPr>
            <w:noProof/>
          </w:rPr>
          <w:t>4.4.1.2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_Toc531502286 \h </w:instrText>
        </w:r>
      </w:ins>
      <w:r>
        <w:rPr>
          <w:noProof/>
        </w:rPr>
      </w:r>
      <w:r>
        <w:rPr>
          <w:noProof/>
        </w:rPr>
        <w:fldChar w:fldCharType="separate"/>
      </w:r>
      <w:ins w:id="480" w:author="phuong vu" w:date="2018-12-02T08:21:00Z">
        <w:r>
          <w:rPr>
            <w:noProof/>
          </w:rPr>
          <w:t>71</w:t>
        </w:r>
        <w:r>
          <w:rPr>
            <w:noProof/>
          </w:rPr>
          <w:fldChar w:fldCharType="end"/>
        </w:r>
      </w:ins>
    </w:p>
    <w:p w14:paraId="5AC2C105" w14:textId="15F43EB5" w:rsidR="00D24C07" w:rsidRDefault="00D24C07">
      <w:pPr>
        <w:pStyle w:val="TOC4"/>
        <w:tabs>
          <w:tab w:val="left" w:pos="1760"/>
          <w:tab w:val="right" w:leader="dot" w:pos="8777"/>
        </w:tabs>
        <w:rPr>
          <w:ins w:id="481" w:author="phuong vu" w:date="2018-12-02T08:21:00Z"/>
          <w:rFonts w:asciiTheme="minorHAnsi" w:eastAsiaTheme="minorEastAsia" w:hAnsiTheme="minorHAnsi" w:cstheme="minorBidi"/>
          <w:noProof/>
          <w:sz w:val="22"/>
          <w:szCs w:val="22"/>
          <w:lang w:val="en-US"/>
        </w:rPr>
      </w:pPr>
      <w:ins w:id="482" w:author="phuong vu" w:date="2018-12-02T08:21:00Z">
        <w:r w:rsidRPr="003827C1">
          <w:rPr>
            <w:noProof/>
            <w:lang w:val="en-US"/>
          </w:rPr>
          <w:t>4.4.1.3</w:t>
        </w:r>
        <w:r>
          <w:rPr>
            <w:rFonts w:asciiTheme="minorHAnsi" w:eastAsiaTheme="minorEastAsia" w:hAnsiTheme="minorHAnsi" w:cstheme="minorBidi"/>
            <w:noProof/>
            <w:sz w:val="22"/>
            <w:szCs w:val="22"/>
            <w:lang w:val="en-US"/>
          </w:rPr>
          <w:tab/>
        </w:r>
        <w:r w:rsidRPr="003827C1">
          <w:rPr>
            <w:noProof/>
            <w:lang w:val="en-US"/>
          </w:rPr>
          <w:t>Thay đổi trạng thái đơn hàng</w:t>
        </w:r>
        <w:r>
          <w:rPr>
            <w:noProof/>
          </w:rPr>
          <w:tab/>
        </w:r>
        <w:r>
          <w:rPr>
            <w:noProof/>
          </w:rPr>
          <w:fldChar w:fldCharType="begin"/>
        </w:r>
        <w:r>
          <w:rPr>
            <w:noProof/>
          </w:rPr>
          <w:instrText xml:space="preserve"> PAGEREF _Toc531502287 \h </w:instrText>
        </w:r>
      </w:ins>
      <w:r>
        <w:rPr>
          <w:noProof/>
        </w:rPr>
      </w:r>
      <w:r>
        <w:rPr>
          <w:noProof/>
        </w:rPr>
        <w:fldChar w:fldCharType="separate"/>
      </w:r>
      <w:ins w:id="483" w:author="phuong vu" w:date="2018-12-02T08:21:00Z">
        <w:r>
          <w:rPr>
            <w:noProof/>
          </w:rPr>
          <w:t>72</w:t>
        </w:r>
        <w:r>
          <w:rPr>
            <w:noProof/>
          </w:rPr>
          <w:fldChar w:fldCharType="end"/>
        </w:r>
      </w:ins>
    </w:p>
    <w:p w14:paraId="7C73C856" w14:textId="213427B0" w:rsidR="00D24C07" w:rsidRDefault="00D24C07">
      <w:pPr>
        <w:pStyle w:val="TOC4"/>
        <w:tabs>
          <w:tab w:val="left" w:pos="1760"/>
          <w:tab w:val="right" w:leader="dot" w:pos="8777"/>
        </w:tabs>
        <w:rPr>
          <w:ins w:id="484" w:author="phuong vu" w:date="2018-12-02T08:21:00Z"/>
          <w:rFonts w:asciiTheme="minorHAnsi" w:eastAsiaTheme="minorEastAsia" w:hAnsiTheme="minorHAnsi" w:cstheme="minorBidi"/>
          <w:noProof/>
          <w:sz w:val="22"/>
          <w:szCs w:val="22"/>
          <w:lang w:val="en-US"/>
        </w:rPr>
      </w:pPr>
      <w:ins w:id="485" w:author="phuong vu" w:date="2018-12-02T08:21:00Z">
        <w:r w:rsidRPr="003827C1">
          <w:rPr>
            <w:noProof/>
            <w:lang w:val="en-US"/>
          </w:rPr>
          <w:t>4.4.1.4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_Toc531502288 \h </w:instrText>
        </w:r>
      </w:ins>
      <w:r>
        <w:rPr>
          <w:noProof/>
        </w:rPr>
      </w:r>
      <w:r>
        <w:rPr>
          <w:noProof/>
        </w:rPr>
        <w:fldChar w:fldCharType="separate"/>
      </w:r>
      <w:ins w:id="486" w:author="phuong vu" w:date="2018-12-02T08:21:00Z">
        <w:r>
          <w:rPr>
            <w:noProof/>
          </w:rPr>
          <w:t>75</w:t>
        </w:r>
        <w:r>
          <w:rPr>
            <w:noProof/>
          </w:rPr>
          <w:fldChar w:fldCharType="end"/>
        </w:r>
      </w:ins>
    </w:p>
    <w:p w14:paraId="00D97E30" w14:textId="356EA17D" w:rsidR="00D24C07" w:rsidRDefault="00D24C07">
      <w:pPr>
        <w:pStyle w:val="TOC4"/>
        <w:tabs>
          <w:tab w:val="left" w:pos="1760"/>
          <w:tab w:val="right" w:leader="dot" w:pos="8777"/>
        </w:tabs>
        <w:rPr>
          <w:ins w:id="487" w:author="phuong vu" w:date="2018-12-02T08:21:00Z"/>
          <w:rFonts w:asciiTheme="minorHAnsi" w:eastAsiaTheme="minorEastAsia" w:hAnsiTheme="minorHAnsi" w:cstheme="minorBidi"/>
          <w:noProof/>
          <w:sz w:val="22"/>
          <w:szCs w:val="22"/>
          <w:lang w:val="en-US"/>
        </w:rPr>
      </w:pPr>
      <w:ins w:id="488" w:author="phuong vu" w:date="2018-12-02T08:21:00Z">
        <w:r w:rsidRPr="003827C1">
          <w:rPr>
            <w:noProof/>
            <w:lang w:val="en-US"/>
          </w:rPr>
          <w:t>4.4.1.5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_Toc531502289 \h </w:instrText>
        </w:r>
      </w:ins>
      <w:r>
        <w:rPr>
          <w:noProof/>
        </w:rPr>
      </w:r>
      <w:r>
        <w:rPr>
          <w:noProof/>
        </w:rPr>
        <w:fldChar w:fldCharType="separate"/>
      </w:r>
      <w:ins w:id="489" w:author="phuong vu" w:date="2018-12-02T08:21:00Z">
        <w:r>
          <w:rPr>
            <w:noProof/>
          </w:rPr>
          <w:t>76</w:t>
        </w:r>
        <w:r>
          <w:rPr>
            <w:noProof/>
          </w:rPr>
          <w:fldChar w:fldCharType="end"/>
        </w:r>
      </w:ins>
    </w:p>
    <w:p w14:paraId="32CA9D21" w14:textId="4DBE2CD5" w:rsidR="00D24C07" w:rsidRDefault="00D24C07">
      <w:pPr>
        <w:pStyle w:val="TOC3"/>
        <w:tabs>
          <w:tab w:val="left" w:pos="1320"/>
          <w:tab w:val="right" w:leader="dot" w:pos="8777"/>
        </w:tabs>
        <w:rPr>
          <w:ins w:id="490" w:author="phuong vu" w:date="2018-12-02T08:21:00Z"/>
          <w:rFonts w:asciiTheme="minorHAnsi" w:eastAsiaTheme="minorEastAsia" w:hAnsiTheme="minorHAnsi" w:cstheme="minorBidi"/>
          <w:noProof/>
          <w:sz w:val="22"/>
          <w:szCs w:val="22"/>
          <w:lang w:val="en-US"/>
        </w:rPr>
      </w:pPr>
      <w:ins w:id="491" w:author="phuong vu" w:date="2018-12-02T08:21:00Z">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_Toc531502290 \h </w:instrText>
        </w:r>
      </w:ins>
      <w:r>
        <w:rPr>
          <w:noProof/>
        </w:rPr>
      </w:r>
      <w:r>
        <w:rPr>
          <w:noProof/>
        </w:rPr>
        <w:fldChar w:fldCharType="separate"/>
      </w:r>
      <w:ins w:id="492" w:author="phuong vu" w:date="2018-12-02T08:21:00Z">
        <w:r>
          <w:rPr>
            <w:noProof/>
          </w:rPr>
          <w:t>77</w:t>
        </w:r>
        <w:r>
          <w:rPr>
            <w:noProof/>
          </w:rPr>
          <w:fldChar w:fldCharType="end"/>
        </w:r>
      </w:ins>
    </w:p>
    <w:p w14:paraId="21FABC7B" w14:textId="187A0F64" w:rsidR="00D24C07" w:rsidRDefault="00D24C07">
      <w:pPr>
        <w:pStyle w:val="TOC4"/>
        <w:tabs>
          <w:tab w:val="left" w:pos="1760"/>
          <w:tab w:val="right" w:leader="dot" w:pos="8777"/>
        </w:tabs>
        <w:rPr>
          <w:ins w:id="493" w:author="phuong vu" w:date="2018-12-02T08:21:00Z"/>
          <w:rFonts w:asciiTheme="minorHAnsi" w:eastAsiaTheme="minorEastAsia" w:hAnsiTheme="minorHAnsi" w:cstheme="minorBidi"/>
          <w:noProof/>
          <w:sz w:val="22"/>
          <w:szCs w:val="22"/>
          <w:lang w:val="en-US"/>
        </w:rPr>
      </w:pPr>
      <w:ins w:id="494" w:author="phuong vu" w:date="2018-12-02T08:21:00Z">
        <w:r>
          <w:rPr>
            <w:noProof/>
          </w:rPr>
          <w:t>4.4.2.1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_Toc531502291 \h </w:instrText>
        </w:r>
      </w:ins>
      <w:r>
        <w:rPr>
          <w:noProof/>
        </w:rPr>
      </w:r>
      <w:r>
        <w:rPr>
          <w:noProof/>
        </w:rPr>
        <w:fldChar w:fldCharType="separate"/>
      </w:r>
      <w:ins w:id="495" w:author="phuong vu" w:date="2018-12-02T08:21:00Z">
        <w:r>
          <w:rPr>
            <w:noProof/>
          </w:rPr>
          <w:t>77</w:t>
        </w:r>
        <w:r>
          <w:rPr>
            <w:noProof/>
          </w:rPr>
          <w:fldChar w:fldCharType="end"/>
        </w:r>
      </w:ins>
    </w:p>
    <w:p w14:paraId="2B1D7039" w14:textId="1E75ED4E" w:rsidR="00D24C07" w:rsidRDefault="00D24C07">
      <w:pPr>
        <w:pStyle w:val="TOC4"/>
        <w:tabs>
          <w:tab w:val="left" w:pos="1760"/>
          <w:tab w:val="right" w:leader="dot" w:pos="8777"/>
        </w:tabs>
        <w:rPr>
          <w:ins w:id="496" w:author="phuong vu" w:date="2018-12-02T08:21:00Z"/>
          <w:rFonts w:asciiTheme="minorHAnsi" w:eastAsiaTheme="minorEastAsia" w:hAnsiTheme="minorHAnsi" w:cstheme="minorBidi"/>
          <w:noProof/>
          <w:sz w:val="22"/>
          <w:szCs w:val="22"/>
          <w:lang w:val="en-US"/>
        </w:rPr>
      </w:pPr>
      <w:ins w:id="497" w:author="phuong vu" w:date="2018-12-02T08:21:00Z">
        <w:r w:rsidRPr="003827C1">
          <w:rPr>
            <w:noProof/>
            <w:lang w:val="en-US"/>
          </w:rPr>
          <w:t>4.4.2.2</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_Toc531502292 \h </w:instrText>
        </w:r>
      </w:ins>
      <w:r>
        <w:rPr>
          <w:noProof/>
        </w:rPr>
      </w:r>
      <w:r>
        <w:rPr>
          <w:noProof/>
        </w:rPr>
        <w:fldChar w:fldCharType="separate"/>
      </w:r>
      <w:ins w:id="498" w:author="phuong vu" w:date="2018-12-02T08:21:00Z">
        <w:r>
          <w:rPr>
            <w:noProof/>
          </w:rPr>
          <w:t>78</w:t>
        </w:r>
        <w:r>
          <w:rPr>
            <w:noProof/>
          </w:rPr>
          <w:fldChar w:fldCharType="end"/>
        </w:r>
      </w:ins>
    </w:p>
    <w:p w14:paraId="2366F903" w14:textId="57039897" w:rsidR="00D24C07" w:rsidRDefault="00D24C07">
      <w:pPr>
        <w:pStyle w:val="TOC4"/>
        <w:tabs>
          <w:tab w:val="left" w:pos="1760"/>
          <w:tab w:val="right" w:leader="dot" w:pos="8777"/>
        </w:tabs>
        <w:rPr>
          <w:ins w:id="499" w:author="phuong vu" w:date="2018-12-02T08:21:00Z"/>
          <w:rFonts w:asciiTheme="minorHAnsi" w:eastAsiaTheme="minorEastAsia" w:hAnsiTheme="minorHAnsi" w:cstheme="minorBidi"/>
          <w:noProof/>
          <w:sz w:val="22"/>
          <w:szCs w:val="22"/>
          <w:lang w:val="en-US"/>
        </w:rPr>
      </w:pPr>
      <w:ins w:id="500" w:author="phuong vu" w:date="2018-12-02T08:21:00Z">
        <w:r w:rsidRPr="003827C1">
          <w:rPr>
            <w:noProof/>
            <w:lang w:val="en-US"/>
          </w:rPr>
          <w:t>4.4.2.3</w:t>
        </w:r>
        <w:r>
          <w:rPr>
            <w:rFonts w:asciiTheme="minorHAnsi" w:eastAsiaTheme="minorEastAsia" w:hAnsiTheme="minorHAnsi" w:cstheme="minorBidi"/>
            <w:noProof/>
            <w:sz w:val="22"/>
            <w:szCs w:val="22"/>
            <w:lang w:val="en-US"/>
          </w:rPr>
          <w:tab/>
        </w:r>
        <w:r w:rsidRPr="003827C1">
          <w:rPr>
            <w:noProof/>
            <w:lang w:val="en-US"/>
          </w:rPr>
          <w:t>Cập nhật biên nhận</w:t>
        </w:r>
        <w:r>
          <w:rPr>
            <w:noProof/>
          </w:rPr>
          <w:tab/>
        </w:r>
        <w:r>
          <w:rPr>
            <w:noProof/>
          </w:rPr>
          <w:fldChar w:fldCharType="begin"/>
        </w:r>
        <w:r>
          <w:rPr>
            <w:noProof/>
          </w:rPr>
          <w:instrText xml:space="preserve"> PAGEREF _Toc531502293 \h </w:instrText>
        </w:r>
      </w:ins>
      <w:r>
        <w:rPr>
          <w:noProof/>
        </w:rPr>
      </w:r>
      <w:r>
        <w:rPr>
          <w:noProof/>
        </w:rPr>
        <w:fldChar w:fldCharType="separate"/>
      </w:r>
      <w:ins w:id="501" w:author="phuong vu" w:date="2018-12-02T08:21:00Z">
        <w:r>
          <w:rPr>
            <w:noProof/>
          </w:rPr>
          <w:t>79</w:t>
        </w:r>
        <w:r>
          <w:rPr>
            <w:noProof/>
          </w:rPr>
          <w:fldChar w:fldCharType="end"/>
        </w:r>
      </w:ins>
    </w:p>
    <w:p w14:paraId="406BB00F" w14:textId="5D443D8D" w:rsidR="00D24C07" w:rsidRDefault="00D24C07">
      <w:pPr>
        <w:pStyle w:val="TOC3"/>
        <w:tabs>
          <w:tab w:val="left" w:pos="1320"/>
          <w:tab w:val="right" w:leader="dot" w:pos="8777"/>
        </w:tabs>
        <w:rPr>
          <w:ins w:id="502" w:author="phuong vu" w:date="2018-12-02T08:21:00Z"/>
          <w:rFonts w:asciiTheme="minorHAnsi" w:eastAsiaTheme="minorEastAsia" w:hAnsiTheme="minorHAnsi" w:cstheme="minorBidi"/>
          <w:noProof/>
          <w:sz w:val="22"/>
          <w:szCs w:val="22"/>
          <w:lang w:val="en-US"/>
        </w:rPr>
      </w:pPr>
      <w:ins w:id="503" w:author="phuong vu" w:date="2018-12-02T08:21:00Z">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_Toc531502294 \h </w:instrText>
        </w:r>
      </w:ins>
      <w:r>
        <w:rPr>
          <w:noProof/>
        </w:rPr>
      </w:r>
      <w:r>
        <w:rPr>
          <w:noProof/>
        </w:rPr>
        <w:fldChar w:fldCharType="separate"/>
      </w:r>
      <w:ins w:id="504" w:author="phuong vu" w:date="2018-12-02T08:21:00Z">
        <w:r>
          <w:rPr>
            <w:noProof/>
          </w:rPr>
          <w:t>80</w:t>
        </w:r>
        <w:r>
          <w:rPr>
            <w:noProof/>
          </w:rPr>
          <w:fldChar w:fldCharType="end"/>
        </w:r>
      </w:ins>
    </w:p>
    <w:p w14:paraId="7E4E07F9" w14:textId="728814EE" w:rsidR="00D24C07" w:rsidRDefault="00D24C07">
      <w:pPr>
        <w:pStyle w:val="TOC3"/>
        <w:tabs>
          <w:tab w:val="left" w:pos="1320"/>
          <w:tab w:val="right" w:leader="dot" w:pos="8777"/>
        </w:tabs>
        <w:rPr>
          <w:ins w:id="505" w:author="phuong vu" w:date="2018-12-02T08:21:00Z"/>
          <w:rFonts w:asciiTheme="minorHAnsi" w:eastAsiaTheme="minorEastAsia" w:hAnsiTheme="minorHAnsi" w:cstheme="minorBidi"/>
          <w:noProof/>
          <w:sz w:val="22"/>
          <w:szCs w:val="22"/>
          <w:lang w:val="en-US"/>
        </w:rPr>
      </w:pPr>
      <w:ins w:id="506" w:author="phuong vu" w:date="2018-12-02T08:21:00Z">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_Toc531502295 \h </w:instrText>
        </w:r>
      </w:ins>
      <w:r>
        <w:rPr>
          <w:noProof/>
        </w:rPr>
      </w:r>
      <w:r>
        <w:rPr>
          <w:noProof/>
        </w:rPr>
        <w:fldChar w:fldCharType="separate"/>
      </w:r>
      <w:ins w:id="507" w:author="phuong vu" w:date="2018-12-02T08:21:00Z">
        <w:r>
          <w:rPr>
            <w:noProof/>
          </w:rPr>
          <w:t>81</w:t>
        </w:r>
        <w:r>
          <w:rPr>
            <w:noProof/>
          </w:rPr>
          <w:fldChar w:fldCharType="end"/>
        </w:r>
      </w:ins>
    </w:p>
    <w:p w14:paraId="1294DFC9" w14:textId="4AC0E296" w:rsidR="00D24C07" w:rsidRDefault="00D24C07">
      <w:pPr>
        <w:pStyle w:val="TOC3"/>
        <w:tabs>
          <w:tab w:val="left" w:pos="1320"/>
          <w:tab w:val="right" w:leader="dot" w:pos="8777"/>
        </w:tabs>
        <w:rPr>
          <w:ins w:id="508" w:author="phuong vu" w:date="2018-12-02T08:21:00Z"/>
          <w:rFonts w:asciiTheme="minorHAnsi" w:eastAsiaTheme="minorEastAsia" w:hAnsiTheme="minorHAnsi" w:cstheme="minorBidi"/>
          <w:noProof/>
          <w:sz w:val="22"/>
          <w:szCs w:val="22"/>
          <w:lang w:val="en-US"/>
        </w:rPr>
      </w:pPr>
      <w:ins w:id="509" w:author="phuong vu" w:date="2018-12-02T08:21:00Z">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_Toc531502296 \h </w:instrText>
        </w:r>
      </w:ins>
      <w:r>
        <w:rPr>
          <w:noProof/>
        </w:rPr>
      </w:r>
      <w:r>
        <w:rPr>
          <w:noProof/>
        </w:rPr>
        <w:fldChar w:fldCharType="separate"/>
      </w:r>
      <w:ins w:id="510" w:author="phuong vu" w:date="2018-12-02T08:21:00Z">
        <w:r>
          <w:rPr>
            <w:noProof/>
          </w:rPr>
          <w:t>82</w:t>
        </w:r>
        <w:r>
          <w:rPr>
            <w:noProof/>
          </w:rPr>
          <w:fldChar w:fldCharType="end"/>
        </w:r>
      </w:ins>
    </w:p>
    <w:p w14:paraId="7459CD1A" w14:textId="65F007A9" w:rsidR="00D24C07" w:rsidRDefault="00D24C07">
      <w:pPr>
        <w:pStyle w:val="TOC3"/>
        <w:tabs>
          <w:tab w:val="left" w:pos="1320"/>
          <w:tab w:val="right" w:leader="dot" w:pos="8777"/>
        </w:tabs>
        <w:rPr>
          <w:ins w:id="511" w:author="phuong vu" w:date="2018-12-02T08:21:00Z"/>
          <w:rFonts w:asciiTheme="minorHAnsi" w:eastAsiaTheme="minorEastAsia" w:hAnsiTheme="minorHAnsi" w:cstheme="minorBidi"/>
          <w:noProof/>
          <w:sz w:val="22"/>
          <w:szCs w:val="22"/>
          <w:lang w:val="en-US"/>
        </w:rPr>
      </w:pPr>
      <w:ins w:id="512" w:author="phuong vu" w:date="2018-12-02T08:21:00Z">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_Toc531502297 \h </w:instrText>
        </w:r>
      </w:ins>
      <w:r>
        <w:rPr>
          <w:noProof/>
        </w:rPr>
      </w:r>
      <w:r>
        <w:rPr>
          <w:noProof/>
        </w:rPr>
        <w:fldChar w:fldCharType="separate"/>
      </w:r>
      <w:ins w:id="513" w:author="phuong vu" w:date="2018-12-02T08:21:00Z">
        <w:r>
          <w:rPr>
            <w:noProof/>
          </w:rPr>
          <w:t>83</w:t>
        </w:r>
        <w:r>
          <w:rPr>
            <w:noProof/>
          </w:rPr>
          <w:fldChar w:fldCharType="end"/>
        </w:r>
      </w:ins>
    </w:p>
    <w:p w14:paraId="341E494B" w14:textId="2CD7FD90" w:rsidR="00D24C07" w:rsidRDefault="00D24C07">
      <w:pPr>
        <w:pStyle w:val="TOC1"/>
        <w:rPr>
          <w:ins w:id="514" w:author="phuong vu" w:date="2018-12-02T08:21:00Z"/>
          <w:rFonts w:asciiTheme="minorHAnsi" w:eastAsiaTheme="minorEastAsia" w:hAnsiTheme="minorHAnsi" w:cstheme="minorBidi"/>
          <w:noProof/>
          <w:sz w:val="22"/>
          <w:szCs w:val="22"/>
          <w:lang w:val="en-US"/>
        </w:rPr>
      </w:pPr>
      <w:ins w:id="515" w:author="phuong vu" w:date="2018-12-02T08:21:00Z">
        <w:r>
          <w:rPr>
            <w:noProof/>
          </w:rPr>
          <w:t>PHẦN KẾT LUẬN</w:t>
        </w:r>
        <w:r>
          <w:rPr>
            <w:noProof/>
          </w:rPr>
          <w:tab/>
        </w:r>
        <w:r>
          <w:rPr>
            <w:noProof/>
          </w:rPr>
          <w:fldChar w:fldCharType="begin"/>
        </w:r>
        <w:r>
          <w:rPr>
            <w:noProof/>
          </w:rPr>
          <w:instrText xml:space="preserve"> PAGEREF _Toc531502298 \h </w:instrText>
        </w:r>
      </w:ins>
      <w:r>
        <w:rPr>
          <w:noProof/>
        </w:rPr>
      </w:r>
      <w:r>
        <w:rPr>
          <w:noProof/>
        </w:rPr>
        <w:fldChar w:fldCharType="separate"/>
      </w:r>
      <w:ins w:id="516" w:author="phuong vu" w:date="2018-12-02T08:21:00Z">
        <w:r>
          <w:rPr>
            <w:noProof/>
          </w:rPr>
          <w:t>85</w:t>
        </w:r>
        <w:r>
          <w:rPr>
            <w:noProof/>
          </w:rPr>
          <w:fldChar w:fldCharType="end"/>
        </w:r>
      </w:ins>
    </w:p>
    <w:p w14:paraId="08EE9CFD" w14:textId="5BD1FC53" w:rsidR="00D24C07" w:rsidRDefault="00D24C07">
      <w:pPr>
        <w:pStyle w:val="TOC2"/>
        <w:tabs>
          <w:tab w:val="left" w:pos="880"/>
          <w:tab w:val="right" w:leader="dot" w:pos="8777"/>
        </w:tabs>
        <w:rPr>
          <w:ins w:id="517" w:author="phuong vu" w:date="2018-12-02T08:21:00Z"/>
          <w:rFonts w:asciiTheme="minorHAnsi" w:eastAsiaTheme="minorEastAsia" w:hAnsiTheme="minorHAnsi" w:cstheme="minorBidi"/>
          <w:noProof/>
          <w:sz w:val="22"/>
          <w:szCs w:val="22"/>
          <w:lang w:val="en-US"/>
        </w:rPr>
      </w:pPr>
      <w:ins w:id="518" w:author="phuong vu" w:date="2018-12-02T08:21:00Z">
        <w:r>
          <w:rPr>
            <w:noProof/>
          </w:rPr>
          <w:t>4.1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_Toc531502299 \h </w:instrText>
        </w:r>
      </w:ins>
      <w:r>
        <w:rPr>
          <w:noProof/>
        </w:rPr>
      </w:r>
      <w:r>
        <w:rPr>
          <w:noProof/>
        </w:rPr>
        <w:fldChar w:fldCharType="separate"/>
      </w:r>
      <w:ins w:id="519" w:author="phuong vu" w:date="2018-12-02T08:21:00Z">
        <w:r>
          <w:rPr>
            <w:noProof/>
          </w:rPr>
          <w:t>85</w:t>
        </w:r>
        <w:r>
          <w:rPr>
            <w:noProof/>
          </w:rPr>
          <w:fldChar w:fldCharType="end"/>
        </w:r>
      </w:ins>
    </w:p>
    <w:p w14:paraId="4509481D" w14:textId="6ACE45CF" w:rsidR="00D24C07" w:rsidRDefault="00D24C07">
      <w:pPr>
        <w:pStyle w:val="TOC3"/>
        <w:tabs>
          <w:tab w:val="left" w:pos="1320"/>
          <w:tab w:val="right" w:leader="dot" w:pos="8777"/>
        </w:tabs>
        <w:rPr>
          <w:ins w:id="520" w:author="phuong vu" w:date="2018-12-02T08:21:00Z"/>
          <w:rFonts w:asciiTheme="minorHAnsi" w:eastAsiaTheme="minorEastAsia" w:hAnsiTheme="minorHAnsi" w:cstheme="minorBidi"/>
          <w:noProof/>
          <w:sz w:val="22"/>
          <w:szCs w:val="22"/>
          <w:lang w:val="en-US"/>
        </w:rPr>
      </w:pPr>
      <w:ins w:id="521" w:author="phuong vu" w:date="2018-12-02T08:21:00Z">
        <w:r>
          <w:rPr>
            <w:noProof/>
          </w:rPr>
          <w:t>4.1.1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_Toc531502300 \h </w:instrText>
        </w:r>
      </w:ins>
      <w:r>
        <w:rPr>
          <w:noProof/>
        </w:rPr>
      </w:r>
      <w:r>
        <w:rPr>
          <w:noProof/>
        </w:rPr>
        <w:fldChar w:fldCharType="separate"/>
      </w:r>
      <w:ins w:id="522" w:author="phuong vu" w:date="2018-12-02T08:21:00Z">
        <w:r>
          <w:rPr>
            <w:noProof/>
          </w:rPr>
          <w:t>85</w:t>
        </w:r>
        <w:r>
          <w:rPr>
            <w:noProof/>
          </w:rPr>
          <w:fldChar w:fldCharType="end"/>
        </w:r>
      </w:ins>
    </w:p>
    <w:p w14:paraId="10204ED7" w14:textId="0EEB6A30" w:rsidR="00D24C07" w:rsidRDefault="00D24C07">
      <w:pPr>
        <w:pStyle w:val="TOC3"/>
        <w:tabs>
          <w:tab w:val="left" w:pos="1320"/>
          <w:tab w:val="right" w:leader="dot" w:pos="8777"/>
        </w:tabs>
        <w:rPr>
          <w:ins w:id="523" w:author="phuong vu" w:date="2018-12-02T08:21:00Z"/>
          <w:rFonts w:asciiTheme="minorHAnsi" w:eastAsiaTheme="minorEastAsia" w:hAnsiTheme="minorHAnsi" w:cstheme="minorBidi"/>
          <w:noProof/>
          <w:sz w:val="22"/>
          <w:szCs w:val="22"/>
          <w:lang w:val="en-US"/>
        </w:rPr>
      </w:pPr>
      <w:ins w:id="524" w:author="phuong vu" w:date="2018-12-02T08:21:00Z">
        <w:r>
          <w:rPr>
            <w:noProof/>
          </w:rPr>
          <w:t>4.1.2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_Toc531502301 \h </w:instrText>
        </w:r>
      </w:ins>
      <w:r>
        <w:rPr>
          <w:noProof/>
        </w:rPr>
      </w:r>
      <w:r>
        <w:rPr>
          <w:noProof/>
        </w:rPr>
        <w:fldChar w:fldCharType="separate"/>
      </w:r>
      <w:ins w:id="525" w:author="phuong vu" w:date="2018-12-02T08:21:00Z">
        <w:r>
          <w:rPr>
            <w:noProof/>
          </w:rPr>
          <w:t>85</w:t>
        </w:r>
        <w:r>
          <w:rPr>
            <w:noProof/>
          </w:rPr>
          <w:fldChar w:fldCharType="end"/>
        </w:r>
      </w:ins>
    </w:p>
    <w:p w14:paraId="427D3A77" w14:textId="5BE648D1" w:rsidR="00D24C07" w:rsidRDefault="00D24C07">
      <w:pPr>
        <w:pStyle w:val="TOC2"/>
        <w:tabs>
          <w:tab w:val="left" w:pos="880"/>
          <w:tab w:val="right" w:leader="dot" w:pos="8777"/>
        </w:tabs>
        <w:rPr>
          <w:ins w:id="526" w:author="phuong vu" w:date="2018-12-02T08:21:00Z"/>
          <w:rFonts w:asciiTheme="minorHAnsi" w:eastAsiaTheme="minorEastAsia" w:hAnsiTheme="minorHAnsi" w:cstheme="minorBidi"/>
          <w:noProof/>
          <w:sz w:val="22"/>
          <w:szCs w:val="22"/>
          <w:lang w:val="en-US"/>
        </w:rPr>
      </w:pPr>
      <w:ins w:id="527" w:author="phuong vu" w:date="2018-12-02T08:21:00Z">
        <w:r w:rsidRPr="003827C1">
          <w:rPr>
            <w:noProof/>
          </w:rPr>
          <w:lastRenderedPageBreak/>
          <w:t>4.2</w:t>
        </w:r>
        <w:r>
          <w:rPr>
            <w:rFonts w:asciiTheme="minorHAnsi" w:eastAsiaTheme="minorEastAsia" w:hAnsiTheme="minorHAnsi" w:cstheme="minorBidi"/>
            <w:noProof/>
            <w:sz w:val="22"/>
            <w:szCs w:val="22"/>
            <w:lang w:val="en-US"/>
          </w:rPr>
          <w:tab/>
        </w:r>
        <w:r w:rsidRPr="003827C1">
          <w:rPr>
            <w:noProof/>
          </w:rPr>
          <w:t>Hạn chế</w:t>
        </w:r>
        <w:r>
          <w:rPr>
            <w:noProof/>
          </w:rPr>
          <w:tab/>
        </w:r>
        <w:r>
          <w:rPr>
            <w:noProof/>
          </w:rPr>
          <w:fldChar w:fldCharType="begin"/>
        </w:r>
        <w:r>
          <w:rPr>
            <w:noProof/>
          </w:rPr>
          <w:instrText xml:space="preserve"> PAGEREF _Toc531502302 \h </w:instrText>
        </w:r>
      </w:ins>
      <w:r>
        <w:rPr>
          <w:noProof/>
        </w:rPr>
      </w:r>
      <w:r>
        <w:rPr>
          <w:noProof/>
        </w:rPr>
        <w:fldChar w:fldCharType="separate"/>
      </w:r>
      <w:ins w:id="528" w:author="phuong vu" w:date="2018-12-02T08:21:00Z">
        <w:r>
          <w:rPr>
            <w:noProof/>
          </w:rPr>
          <w:t>85</w:t>
        </w:r>
        <w:r>
          <w:rPr>
            <w:noProof/>
          </w:rPr>
          <w:fldChar w:fldCharType="end"/>
        </w:r>
      </w:ins>
    </w:p>
    <w:p w14:paraId="5938AF16" w14:textId="3685F7B7" w:rsidR="00D24C07" w:rsidRDefault="00D24C07">
      <w:pPr>
        <w:pStyle w:val="TOC2"/>
        <w:tabs>
          <w:tab w:val="left" w:pos="880"/>
          <w:tab w:val="right" w:leader="dot" w:pos="8777"/>
        </w:tabs>
        <w:rPr>
          <w:ins w:id="529" w:author="phuong vu" w:date="2018-12-02T08:21:00Z"/>
          <w:rFonts w:asciiTheme="minorHAnsi" w:eastAsiaTheme="minorEastAsia" w:hAnsiTheme="minorHAnsi" w:cstheme="minorBidi"/>
          <w:noProof/>
          <w:sz w:val="22"/>
          <w:szCs w:val="22"/>
          <w:lang w:val="en-US"/>
        </w:rPr>
      </w:pPr>
      <w:ins w:id="530"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Hướng phát triển</w:t>
        </w:r>
        <w:r>
          <w:rPr>
            <w:noProof/>
          </w:rPr>
          <w:tab/>
        </w:r>
        <w:r>
          <w:rPr>
            <w:noProof/>
          </w:rPr>
          <w:fldChar w:fldCharType="begin"/>
        </w:r>
        <w:r>
          <w:rPr>
            <w:noProof/>
          </w:rPr>
          <w:instrText xml:space="preserve"> PAGEREF _Toc531502303 \h </w:instrText>
        </w:r>
      </w:ins>
      <w:r>
        <w:rPr>
          <w:noProof/>
        </w:rPr>
      </w:r>
      <w:r>
        <w:rPr>
          <w:noProof/>
        </w:rPr>
        <w:fldChar w:fldCharType="separate"/>
      </w:r>
      <w:ins w:id="531" w:author="phuong vu" w:date="2018-12-02T08:21:00Z">
        <w:r>
          <w:rPr>
            <w:noProof/>
          </w:rPr>
          <w:t>85</w:t>
        </w:r>
        <w:r>
          <w:rPr>
            <w:noProof/>
          </w:rPr>
          <w:fldChar w:fldCharType="end"/>
        </w:r>
      </w:ins>
    </w:p>
    <w:p w14:paraId="6EA1C03F" w14:textId="4DE2CECA" w:rsidR="00D24C07" w:rsidRDefault="00D24C07">
      <w:pPr>
        <w:pStyle w:val="TOC1"/>
        <w:rPr>
          <w:ins w:id="532" w:author="phuong vu" w:date="2018-12-02T08:21:00Z"/>
          <w:rFonts w:asciiTheme="minorHAnsi" w:eastAsiaTheme="minorEastAsia" w:hAnsiTheme="minorHAnsi" w:cstheme="minorBidi"/>
          <w:noProof/>
          <w:sz w:val="22"/>
          <w:szCs w:val="22"/>
          <w:lang w:val="en-US"/>
        </w:rPr>
      </w:pPr>
      <w:ins w:id="533" w:author="phuong vu" w:date="2018-12-02T08:21:00Z">
        <w:r w:rsidRPr="003827C1">
          <w:rPr>
            <w:noProof/>
          </w:rPr>
          <w:t>PHỤ LỤC</w:t>
        </w:r>
        <w:r>
          <w:rPr>
            <w:noProof/>
          </w:rPr>
          <w:tab/>
        </w:r>
        <w:r>
          <w:rPr>
            <w:noProof/>
          </w:rPr>
          <w:fldChar w:fldCharType="begin"/>
        </w:r>
        <w:r>
          <w:rPr>
            <w:noProof/>
          </w:rPr>
          <w:instrText xml:space="preserve"> PAGEREF _Toc531502304 \h </w:instrText>
        </w:r>
      </w:ins>
      <w:r>
        <w:rPr>
          <w:noProof/>
        </w:rPr>
      </w:r>
      <w:r>
        <w:rPr>
          <w:noProof/>
        </w:rPr>
        <w:fldChar w:fldCharType="separate"/>
      </w:r>
      <w:ins w:id="534" w:author="phuong vu" w:date="2018-12-02T08:21:00Z">
        <w:r>
          <w:rPr>
            <w:noProof/>
          </w:rPr>
          <w:t>86</w:t>
        </w:r>
        <w:r>
          <w:rPr>
            <w:noProof/>
          </w:rPr>
          <w:fldChar w:fldCharType="end"/>
        </w:r>
      </w:ins>
    </w:p>
    <w:p w14:paraId="4E59283F" w14:textId="4409E122" w:rsidR="00D24C07" w:rsidRDefault="00D24C07">
      <w:pPr>
        <w:pStyle w:val="TOC2"/>
        <w:tabs>
          <w:tab w:val="left" w:pos="660"/>
          <w:tab w:val="right" w:leader="dot" w:pos="8777"/>
        </w:tabs>
        <w:rPr>
          <w:ins w:id="535" w:author="phuong vu" w:date="2018-12-02T08:21:00Z"/>
          <w:rFonts w:asciiTheme="minorHAnsi" w:eastAsiaTheme="minorEastAsia" w:hAnsiTheme="minorHAnsi" w:cstheme="minorBidi"/>
          <w:noProof/>
          <w:sz w:val="22"/>
          <w:szCs w:val="22"/>
          <w:lang w:val="en-US"/>
        </w:rPr>
      </w:pPr>
      <w:ins w:id="536" w:author="phuong vu" w:date="2018-12-02T08:21:00Z">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_Toc531502305 \h </w:instrText>
        </w:r>
      </w:ins>
      <w:r>
        <w:rPr>
          <w:noProof/>
        </w:rPr>
      </w:r>
      <w:r>
        <w:rPr>
          <w:noProof/>
        </w:rPr>
        <w:fldChar w:fldCharType="separate"/>
      </w:r>
      <w:ins w:id="537" w:author="phuong vu" w:date="2018-12-02T08:21:00Z">
        <w:r>
          <w:rPr>
            <w:noProof/>
          </w:rPr>
          <w:t>86</w:t>
        </w:r>
        <w:r>
          <w:rPr>
            <w:noProof/>
          </w:rPr>
          <w:fldChar w:fldCharType="end"/>
        </w:r>
      </w:ins>
    </w:p>
    <w:p w14:paraId="4D69E05D" w14:textId="6FD2EDCA" w:rsidR="00D24C07" w:rsidRDefault="00D24C07">
      <w:pPr>
        <w:pStyle w:val="TOC2"/>
        <w:tabs>
          <w:tab w:val="left" w:pos="660"/>
          <w:tab w:val="right" w:leader="dot" w:pos="8777"/>
        </w:tabs>
        <w:rPr>
          <w:ins w:id="538" w:author="phuong vu" w:date="2018-12-02T08:21:00Z"/>
          <w:rFonts w:asciiTheme="minorHAnsi" w:eastAsiaTheme="minorEastAsia" w:hAnsiTheme="minorHAnsi" w:cstheme="minorBidi"/>
          <w:noProof/>
          <w:sz w:val="22"/>
          <w:szCs w:val="22"/>
          <w:lang w:val="en-US"/>
        </w:rPr>
      </w:pPr>
      <w:ins w:id="539" w:author="phuong vu" w:date="2018-12-02T08:21:00Z">
        <w:r w:rsidRPr="003827C1">
          <w:rPr>
            <w:noProof/>
          </w:rPr>
          <w:t>2.</w:t>
        </w:r>
        <w:r>
          <w:rPr>
            <w:rFonts w:asciiTheme="minorHAnsi" w:eastAsiaTheme="minorEastAsia" w:hAnsiTheme="minorHAnsi" w:cstheme="minorBidi"/>
            <w:noProof/>
            <w:sz w:val="22"/>
            <w:szCs w:val="22"/>
            <w:lang w:val="en-US"/>
          </w:rPr>
          <w:tab/>
        </w:r>
        <w:r w:rsidRPr="003827C1">
          <w:rPr>
            <w:noProof/>
          </w:rPr>
          <w:t>Dữ liệu hiển thị danh sách đơn hàng</w:t>
        </w:r>
        <w:r>
          <w:rPr>
            <w:noProof/>
          </w:rPr>
          <w:tab/>
        </w:r>
        <w:r>
          <w:rPr>
            <w:noProof/>
          </w:rPr>
          <w:fldChar w:fldCharType="begin"/>
        </w:r>
        <w:r>
          <w:rPr>
            <w:noProof/>
          </w:rPr>
          <w:instrText xml:space="preserve"> PAGEREF _Toc531502306 \h </w:instrText>
        </w:r>
      </w:ins>
      <w:r>
        <w:rPr>
          <w:noProof/>
        </w:rPr>
      </w:r>
      <w:r>
        <w:rPr>
          <w:noProof/>
        </w:rPr>
        <w:fldChar w:fldCharType="separate"/>
      </w:r>
      <w:ins w:id="540" w:author="phuong vu" w:date="2018-12-02T08:21:00Z">
        <w:r>
          <w:rPr>
            <w:noProof/>
          </w:rPr>
          <w:t>97</w:t>
        </w:r>
        <w:r>
          <w:rPr>
            <w:noProof/>
          </w:rPr>
          <w:fldChar w:fldCharType="end"/>
        </w:r>
      </w:ins>
    </w:p>
    <w:p w14:paraId="71D123B4" w14:textId="573A21BC" w:rsidR="00D24C07" w:rsidRDefault="00D24C07">
      <w:pPr>
        <w:pStyle w:val="TOC1"/>
        <w:rPr>
          <w:ins w:id="541" w:author="phuong vu" w:date="2018-12-02T08:21:00Z"/>
          <w:rFonts w:asciiTheme="minorHAnsi" w:eastAsiaTheme="minorEastAsia" w:hAnsiTheme="minorHAnsi" w:cstheme="minorBidi"/>
          <w:noProof/>
          <w:sz w:val="22"/>
          <w:szCs w:val="22"/>
          <w:lang w:val="en-US"/>
        </w:rPr>
      </w:pPr>
      <w:ins w:id="542" w:author="phuong vu" w:date="2018-12-02T08:21:00Z">
        <w:r w:rsidRPr="003827C1">
          <w:rPr>
            <w:noProof/>
          </w:rPr>
          <w:t>TÀI LIỆU THAM KHẢO</w:t>
        </w:r>
        <w:r>
          <w:rPr>
            <w:noProof/>
          </w:rPr>
          <w:tab/>
        </w:r>
        <w:r>
          <w:rPr>
            <w:noProof/>
          </w:rPr>
          <w:fldChar w:fldCharType="begin"/>
        </w:r>
        <w:r>
          <w:rPr>
            <w:noProof/>
          </w:rPr>
          <w:instrText xml:space="preserve"> PAGEREF _Toc531502307 \h </w:instrText>
        </w:r>
      </w:ins>
      <w:r>
        <w:rPr>
          <w:noProof/>
        </w:rPr>
      </w:r>
      <w:r>
        <w:rPr>
          <w:noProof/>
        </w:rPr>
        <w:fldChar w:fldCharType="separate"/>
      </w:r>
      <w:ins w:id="543" w:author="phuong vu" w:date="2018-12-02T08:21:00Z">
        <w:r>
          <w:rPr>
            <w:noProof/>
          </w:rPr>
          <w:t>98</w:t>
        </w:r>
        <w:r>
          <w:rPr>
            <w:noProof/>
          </w:rPr>
          <w:fldChar w:fldCharType="end"/>
        </w:r>
      </w:ins>
    </w:p>
    <w:p w14:paraId="2E2017D4" w14:textId="77777777" w:rsidR="00D24C07" w:rsidDel="00D24C07" w:rsidRDefault="00D24C07" w:rsidP="00D24C07">
      <w:pPr>
        <w:pStyle w:val="TOC1"/>
        <w:rPr>
          <w:del w:id="544" w:author="phuong vu" w:date="2018-12-02T08:21:00Z"/>
          <w:noProof/>
        </w:rPr>
      </w:pPr>
    </w:p>
    <w:p w14:paraId="06D7A2ED" w14:textId="1FA8E9DA" w:rsidR="00E913F0" w:rsidRPr="00920004" w:rsidRDefault="00D24C07">
      <w:pPr>
        <w:pStyle w:val="TOC1"/>
        <w:pPrChange w:id="545" w:author="phuong vu" w:date="2018-12-02T08:21:00Z">
          <w:pPr>
            <w:spacing w:before="240" w:line="0" w:lineRule="atLeast"/>
          </w:pPr>
        </w:pPrChange>
      </w:pPr>
      <w:ins w:id="546" w:author="phuong vu" w:date="2018-12-02T08:21:00Z">
        <w:r>
          <w:fldChar w:fldCharType="end"/>
        </w:r>
      </w:ins>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43C6718E" w:rsidR="00E913F0" w:rsidRPr="00CF739D" w:rsidRDefault="00E913F0" w:rsidP="00CF739D">
      <w:pPr>
        <w:pStyle w:val="Style1"/>
      </w:pPr>
      <w:bookmarkStart w:id="547" w:name="_Toc531502203"/>
      <w:r w:rsidRPr="00CF739D">
        <w:lastRenderedPageBreak/>
        <w:t>KÍ HIỆU VÀ VIẾT TẮT</w:t>
      </w:r>
      <w:bookmarkEnd w:id="547"/>
    </w:p>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548" w:name="_Toc531502204"/>
      <w:r w:rsidRPr="00CF739D">
        <w:lastRenderedPageBreak/>
        <w:t xml:space="preserve">DANH </w:t>
      </w:r>
      <w:r w:rsidR="00D33C95" w:rsidRPr="00CF739D">
        <w:t>MỤC</w:t>
      </w:r>
      <w:r w:rsidRPr="00CF739D">
        <w:t xml:space="preserve"> HÌNH</w:t>
      </w:r>
      <w:bookmarkEnd w:id="548"/>
    </w:p>
    <w:p w14:paraId="4003CC98" w14:textId="488AFD0F" w:rsidR="00E35500" w:rsidRPr="0092000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380470" w:history="1">
        <w:r w:rsidR="00E35500" w:rsidRPr="00920004">
          <w:rPr>
            <w:rStyle w:val="Hyperlink"/>
            <w:noProof/>
          </w:rPr>
          <w:t>Hình 1.1 Các bước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_Toc531380470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6CCCAAB3" w14:textId="369B63C9"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1" w:history="1">
        <w:r w:rsidR="00E35500" w:rsidRPr="00920004">
          <w:rPr>
            <w:rStyle w:val="Hyperlink"/>
            <w:noProof/>
          </w:rPr>
          <w:t>Hình 1.2 Các bước 1 đơn hàng được</w:t>
        </w:r>
        <w:r w:rsidR="00E35500" w:rsidRPr="00920004">
          <w:rPr>
            <w:rStyle w:val="Hyperlink"/>
            <w:noProof/>
            <w:lang w:val="en-US"/>
          </w:rPr>
          <w:t xml:space="preserve"> xử lí</w:t>
        </w:r>
        <w:r w:rsidR="00E35500" w:rsidRPr="00920004">
          <w:rPr>
            <w:rStyle w:val="Hyperlink"/>
            <w:noProof/>
          </w:rPr>
          <w:t xml:space="preserve"> trong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_Toc531380471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02BD79CF" w14:textId="0341350D"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2" w:history="1">
        <w:r w:rsidR="00E35500" w:rsidRPr="00920004">
          <w:rPr>
            <w:rStyle w:val="Hyperlink"/>
            <w:noProof/>
          </w:rPr>
          <w:t>Hình 1.3 Giới thiệu chức năng tương ứng với bốn loại người dùng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_Toc531380472 \h </w:instrText>
        </w:r>
        <w:r w:rsidR="00E35500" w:rsidRPr="00CF739D">
          <w:rPr>
            <w:noProof/>
            <w:webHidden/>
          </w:rPr>
        </w:r>
        <w:r w:rsidR="00E35500" w:rsidRPr="00CF739D">
          <w:rPr>
            <w:noProof/>
            <w:webHidden/>
          </w:rPr>
          <w:fldChar w:fldCharType="separate"/>
        </w:r>
        <w:r w:rsidR="00E35500" w:rsidRPr="00920004">
          <w:rPr>
            <w:noProof/>
            <w:webHidden/>
          </w:rPr>
          <w:t>8</w:t>
        </w:r>
        <w:r w:rsidR="00E35500" w:rsidRPr="00CF739D">
          <w:rPr>
            <w:noProof/>
            <w:webHidden/>
          </w:rPr>
          <w:fldChar w:fldCharType="end"/>
        </w:r>
      </w:hyperlink>
    </w:p>
    <w:p w14:paraId="39F6B984" w14:textId="1D8F36E5"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3" w:history="1">
        <w:r w:rsidR="00E35500" w:rsidRPr="00920004">
          <w:rPr>
            <w:rStyle w:val="Hyperlink"/>
            <w:noProof/>
          </w:rPr>
          <w:t>Hình 2.1</w:t>
        </w:r>
        <w:r w:rsidR="00E35500" w:rsidRPr="00920004">
          <w:rPr>
            <w:rStyle w:val="Hyperlink"/>
            <w:noProof/>
            <w:lang w:val="en-US"/>
          </w:rPr>
          <w:t xml:space="preserve"> </w:t>
        </w:r>
        <w:r w:rsidR="00E35500" w:rsidRPr="00920004">
          <w:rPr>
            <w:rStyle w:val="Hyperlink"/>
            <w:noProof/>
          </w:rPr>
          <w:t>Giao diện Android 7.0 Nougat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_Toc531380473 \h </w:instrText>
        </w:r>
        <w:r w:rsidR="00E35500" w:rsidRPr="00CF739D">
          <w:rPr>
            <w:noProof/>
            <w:webHidden/>
          </w:rPr>
        </w:r>
        <w:r w:rsidR="00E35500" w:rsidRPr="00CF739D">
          <w:rPr>
            <w:noProof/>
            <w:webHidden/>
          </w:rPr>
          <w:fldChar w:fldCharType="separate"/>
        </w:r>
        <w:r w:rsidR="00E35500" w:rsidRPr="00920004">
          <w:rPr>
            <w:noProof/>
            <w:webHidden/>
          </w:rPr>
          <w:t>20</w:t>
        </w:r>
        <w:r w:rsidR="00E35500" w:rsidRPr="00CF739D">
          <w:rPr>
            <w:noProof/>
            <w:webHidden/>
          </w:rPr>
          <w:fldChar w:fldCharType="end"/>
        </w:r>
      </w:hyperlink>
    </w:p>
    <w:p w14:paraId="4937C317" w14:textId="367FC12B"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4" w:history="1">
        <w:r w:rsidR="00E35500" w:rsidRPr="00920004">
          <w:rPr>
            <w:rStyle w:val="Hyperlink"/>
            <w:noProof/>
          </w:rPr>
          <w:t>Hình 2.2 Ví dụ về truy vấn dữ liệu</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_Toc531380474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B44146E" w14:textId="0F7BBA8D"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5" w:history="1">
        <w:r w:rsidR="00E35500" w:rsidRPr="00920004">
          <w:rPr>
            <w:rStyle w:val="Hyperlink"/>
            <w:noProof/>
          </w:rPr>
          <w:t>Hình 2.3 Ví dụ về gọi một mutation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_Toc531380475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DD0C04F" w14:textId="00169287"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6" w:history="1">
        <w:r w:rsidR="00E35500" w:rsidRPr="00920004">
          <w:rPr>
            <w:rStyle w:val="Hyperlink"/>
            <w:noProof/>
          </w:rPr>
          <w:t>Hình 2.4</w:t>
        </w:r>
        <w:r w:rsidR="00E35500" w:rsidRPr="00920004">
          <w:rPr>
            <w:rStyle w:val="Hyperlink"/>
            <w:noProof/>
            <w:lang w:val="en-US"/>
          </w:rPr>
          <w:t xml:space="preserve"> Các thành phần JWT cần có</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_Toc531380476 \h </w:instrText>
        </w:r>
        <w:r w:rsidR="00E35500" w:rsidRPr="00CF739D">
          <w:rPr>
            <w:noProof/>
            <w:webHidden/>
          </w:rPr>
        </w:r>
        <w:r w:rsidR="00E35500" w:rsidRPr="00CF739D">
          <w:rPr>
            <w:noProof/>
            <w:webHidden/>
          </w:rPr>
          <w:fldChar w:fldCharType="separate"/>
        </w:r>
        <w:r w:rsidR="00E35500" w:rsidRPr="00920004">
          <w:rPr>
            <w:noProof/>
            <w:webHidden/>
          </w:rPr>
          <w:t>23</w:t>
        </w:r>
        <w:r w:rsidR="00E35500" w:rsidRPr="00CF739D">
          <w:rPr>
            <w:noProof/>
            <w:webHidden/>
          </w:rPr>
          <w:fldChar w:fldCharType="end"/>
        </w:r>
      </w:hyperlink>
    </w:p>
    <w:p w14:paraId="4C6E9CBF" w14:textId="630B5B03"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7" w:history="1">
        <w:r w:rsidR="00E35500" w:rsidRPr="00920004">
          <w:rPr>
            <w:rStyle w:val="Hyperlink"/>
            <w:noProof/>
          </w:rPr>
          <w:t>Hình 2.5 Mô phỏng hàng đợi nhiều trạm phục vụ</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_Toc531380477 \h </w:instrText>
        </w:r>
        <w:r w:rsidR="00E35500" w:rsidRPr="00CF739D">
          <w:rPr>
            <w:noProof/>
            <w:webHidden/>
          </w:rPr>
        </w:r>
        <w:r w:rsidR="00E35500" w:rsidRPr="00CF739D">
          <w:rPr>
            <w:noProof/>
            <w:webHidden/>
          </w:rPr>
          <w:fldChar w:fldCharType="separate"/>
        </w:r>
        <w:r w:rsidR="00E35500" w:rsidRPr="00920004">
          <w:rPr>
            <w:noProof/>
            <w:webHidden/>
          </w:rPr>
          <w:t>25</w:t>
        </w:r>
        <w:r w:rsidR="00E35500" w:rsidRPr="00CF739D">
          <w:rPr>
            <w:noProof/>
            <w:webHidden/>
          </w:rPr>
          <w:fldChar w:fldCharType="end"/>
        </w:r>
      </w:hyperlink>
    </w:p>
    <w:p w14:paraId="4A802394" w14:textId="5E7395A9"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78" w:history="1">
        <w:r w:rsidR="00E35500" w:rsidRPr="00920004">
          <w:rPr>
            <w:rStyle w:val="Hyperlink"/>
            <w:noProof/>
          </w:rPr>
          <w:t>Hình 3.1: Các thành phần xây dựng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_Toc531380478 \h </w:instrText>
        </w:r>
        <w:r w:rsidR="00E35500" w:rsidRPr="00CF739D">
          <w:rPr>
            <w:noProof/>
            <w:webHidden/>
          </w:rPr>
        </w:r>
        <w:r w:rsidR="00E35500" w:rsidRPr="00CF739D">
          <w:rPr>
            <w:noProof/>
            <w:webHidden/>
          </w:rPr>
          <w:fldChar w:fldCharType="separate"/>
        </w:r>
        <w:r w:rsidR="00E35500" w:rsidRPr="00920004">
          <w:rPr>
            <w:noProof/>
            <w:webHidden/>
          </w:rPr>
          <w:t>27</w:t>
        </w:r>
        <w:r w:rsidR="00E35500" w:rsidRPr="00CF739D">
          <w:rPr>
            <w:noProof/>
            <w:webHidden/>
          </w:rPr>
          <w:fldChar w:fldCharType="end"/>
        </w:r>
      </w:hyperlink>
    </w:p>
    <w:p w14:paraId="30E1B697" w14:textId="3E1836FE"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r:id="rId23" w:anchor="_Toc531380479" w:history="1">
        <w:r w:rsidR="00E35500" w:rsidRPr="00920004">
          <w:rPr>
            <w:rStyle w:val="Hyperlink"/>
            <w:noProof/>
          </w:rPr>
          <w:t>Hình 3.2</w:t>
        </w:r>
        <w:r w:rsidR="00E35500" w:rsidRPr="00920004">
          <w:rPr>
            <w:rStyle w:val="Hyperlink"/>
            <w:noProof/>
            <w:lang w:val="en-US"/>
          </w:rPr>
          <w:t xml:space="preserve"> Sơ đồ chức năng của hệ thống giặt ủi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_Toc531380479 \h </w:instrText>
        </w:r>
        <w:r w:rsidR="00E35500" w:rsidRPr="00CF739D">
          <w:rPr>
            <w:noProof/>
            <w:webHidden/>
          </w:rPr>
        </w:r>
        <w:r w:rsidR="00E35500" w:rsidRPr="00CF739D">
          <w:rPr>
            <w:noProof/>
            <w:webHidden/>
          </w:rPr>
          <w:fldChar w:fldCharType="separate"/>
        </w:r>
        <w:r w:rsidR="00E35500" w:rsidRPr="00920004">
          <w:rPr>
            <w:noProof/>
            <w:webHidden/>
          </w:rPr>
          <w:t>28</w:t>
        </w:r>
        <w:r w:rsidR="00E35500" w:rsidRPr="00CF739D">
          <w:rPr>
            <w:noProof/>
            <w:webHidden/>
          </w:rPr>
          <w:fldChar w:fldCharType="end"/>
        </w:r>
      </w:hyperlink>
    </w:p>
    <w:p w14:paraId="5E267FD1" w14:textId="01AEFCF6"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0" w:history="1">
        <w:r w:rsidR="00E35500" w:rsidRPr="00920004">
          <w:rPr>
            <w:rStyle w:val="Hyperlink"/>
            <w:noProof/>
          </w:rPr>
          <w:t xml:space="preserve">Hình 3.3 </w:t>
        </w:r>
        <w:r w:rsidR="00E35500" w:rsidRPr="00920004">
          <w:rPr>
            <w:rStyle w:val="Hyperlink"/>
            <w:noProof/>
            <w:lang w:val="en-US"/>
          </w:rPr>
          <w:t>Giới thiệu sơ đồ CDM của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_Toc531380480 \h </w:instrText>
        </w:r>
        <w:r w:rsidR="00E35500" w:rsidRPr="00CF739D">
          <w:rPr>
            <w:noProof/>
            <w:webHidden/>
          </w:rPr>
        </w:r>
        <w:r w:rsidR="00E35500" w:rsidRPr="00CF739D">
          <w:rPr>
            <w:noProof/>
            <w:webHidden/>
          </w:rPr>
          <w:fldChar w:fldCharType="separate"/>
        </w:r>
        <w:r w:rsidR="00E35500" w:rsidRPr="00920004">
          <w:rPr>
            <w:noProof/>
            <w:webHidden/>
          </w:rPr>
          <w:t>29</w:t>
        </w:r>
        <w:r w:rsidR="00E35500" w:rsidRPr="00CF739D">
          <w:rPr>
            <w:noProof/>
            <w:webHidden/>
          </w:rPr>
          <w:fldChar w:fldCharType="end"/>
        </w:r>
      </w:hyperlink>
    </w:p>
    <w:p w14:paraId="06026147" w14:textId="079E969A"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1" w:history="1">
        <w:r w:rsidR="00E35500" w:rsidRPr="00920004">
          <w:rPr>
            <w:rStyle w:val="Hyperlink"/>
            <w:noProof/>
          </w:rPr>
          <w:t>Hình 3.4 Giao diện xem danh sách đơn hàng trạng thái "hoàn tất"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_Toc531380481 \h </w:instrText>
        </w:r>
        <w:r w:rsidR="00E35500" w:rsidRPr="00CF739D">
          <w:rPr>
            <w:noProof/>
            <w:webHidden/>
          </w:rPr>
        </w:r>
        <w:r w:rsidR="00E35500" w:rsidRPr="00CF739D">
          <w:rPr>
            <w:noProof/>
            <w:webHidden/>
          </w:rPr>
          <w:fldChar w:fldCharType="separate"/>
        </w:r>
        <w:r w:rsidR="00E35500" w:rsidRPr="00920004">
          <w:rPr>
            <w:noProof/>
            <w:webHidden/>
          </w:rPr>
          <w:t>32</w:t>
        </w:r>
        <w:r w:rsidR="00E35500" w:rsidRPr="00CF739D">
          <w:rPr>
            <w:noProof/>
            <w:webHidden/>
          </w:rPr>
          <w:fldChar w:fldCharType="end"/>
        </w:r>
      </w:hyperlink>
    </w:p>
    <w:p w14:paraId="245A86EF" w14:textId="15248411"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2" w:history="1">
        <w:r w:rsidR="00E35500" w:rsidRPr="00920004">
          <w:rPr>
            <w:rStyle w:val="Hyperlink"/>
            <w:noProof/>
          </w:rPr>
          <w:t>Hình 3.5 Giao diện xem danh sách đơn hàng khi dữ liệu rỗng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_Toc531380482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3FF743C2" w14:textId="1896CB46"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3" w:history="1">
        <w:r w:rsidR="00E35500" w:rsidRPr="00920004">
          <w:rPr>
            <w:rStyle w:val="Hyperlink"/>
            <w:noProof/>
          </w:rPr>
          <w:t>Hình 3.6 Giao diện xem danh sách đơn hàng đang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_Toc531380483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0BEF4784" w14:textId="0F542B94"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4" w:history="1">
        <w:r w:rsidR="00E35500" w:rsidRPr="00920004">
          <w:rPr>
            <w:rStyle w:val="Hyperlink"/>
            <w:noProof/>
          </w:rPr>
          <w:t>Hình 3.7</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_Toc531380484 \h </w:instrText>
        </w:r>
        <w:r w:rsidR="00E35500" w:rsidRPr="00CF739D">
          <w:rPr>
            <w:noProof/>
            <w:webHidden/>
          </w:rPr>
        </w:r>
        <w:r w:rsidR="00E35500" w:rsidRPr="00CF739D">
          <w:rPr>
            <w:noProof/>
            <w:webHidden/>
          </w:rPr>
          <w:fldChar w:fldCharType="separate"/>
        </w:r>
        <w:r w:rsidR="00E35500" w:rsidRPr="00920004">
          <w:rPr>
            <w:noProof/>
            <w:webHidden/>
          </w:rPr>
          <w:t>34</w:t>
        </w:r>
        <w:r w:rsidR="00E35500" w:rsidRPr="00CF739D">
          <w:rPr>
            <w:noProof/>
            <w:webHidden/>
          </w:rPr>
          <w:fldChar w:fldCharType="end"/>
        </w:r>
      </w:hyperlink>
    </w:p>
    <w:p w14:paraId="759744DA" w14:textId="530571B1"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5" w:history="1">
        <w:r w:rsidR="00E35500" w:rsidRPr="00920004">
          <w:rPr>
            <w:rStyle w:val="Hyperlink"/>
            <w:noProof/>
          </w:rPr>
          <w:t>Hình 3.8 Giao diện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_Toc531380485 \h </w:instrText>
        </w:r>
        <w:r w:rsidR="00E35500" w:rsidRPr="00CF739D">
          <w:rPr>
            <w:noProof/>
            <w:webHidden/>
          </w:rPr>
        </w:r>
        <w:r w:rsidR="00E35500" w:rsidRPr="00CF739D">
          <w:rPr>
            <w:noProof/>
            <w:webHidden/>
          </w:rPr>
          <w:fldChar w:fldCharType="separate"/>
        </w:r>
        <w:r w:rsidR="00E35500" w:rsidRPr="00920004">
          <w:rPr>
            <w:noProof/>
            <w:webHidden/>
          </w:rPr>
          <w:t>35</w:t>
        </w:r>
        <w:r w:rsidR="00E35500" w:rsidRPr="00CF739D">
          <w:rPr>
            <w:noProof/>
            <w:webHidden/>
          </w:rPr>
          <w:fldChar w:fldCharType="end"/>
        </w:r>
      </w:hyperlink>
    </w:p>
    <w:p w14:paraId="47395E59" w14:textId="55AED477"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6" w:history="1">
        <w:r w:rsidR="00E35500" w:rsidRPr="00920004">
          <w:rPr>
            <w:rStyle w:val="Hyperlink"/>
            <w:noProof/>
          </w:rPr>
          <w:t>Hình 3.9</w:t>
        </w:r>
        <w:r w:rsidR="00E35500" w:rsidRPr="00920004">
          <w:rPr>
            <w:rStyle w:val="Hyperlink"/>
            <w:noProof/>
            <w:lang w:val="en-US"/>
          </w:rPr>
          <w:t xml:space="preserve"> Sơ đồ xử lí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_Toc531380486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7EE55F9C" w14:textId="55D90070"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7" w:history="1">
        <w:r w:rsidR="00E35500" w:rsidRPr="00920004">
          <w:rPr>
            <w:rStyle w:val="Hyperlink"/>
            <w:noProof/>
          </w:rPr>
          <w:t>Hình 3.10 Giao diện các chức năng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_Toc531380487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4091D75D" w14:textId="49D01174"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8" w:history="1">
        <w:r w:rsidR="00E35500" w:rsidRPr="00920004">
          <w:rPr>
            <w:rStyle w:val="Hyperlink"/>
            <w:noProof/>
          </w:rPr>
          <w:t>Hình 3.11 Giao diện các chức năng với trạng thái "đang chờ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_Toc531380488 \h </w:instrText>
        </w:r>
        <w:r w:rsidR="00E35500" w:rsidRPr="00CF739D">
          <w:rPr>
            <w:noProof/>
            <w:webHidden/>
          </w:rPr>
        </w:r>
        <w:r w:rsidR="00E35500" w:rsidRPr="00CF739D">
          <w:rPr>
            <w:noProof/>
            <w:webHidden/>
          </w:rPr>
          <w:fldChar w:fldCharType="separate"/>
        </w:r>
        <w:r w:rsidR="00E35500" w:rsidRPr="00920004">
          <w:rPr>
            <w:noProof/>
            <w:webHidden/>
          </w:rPr>
          <w:t>38</w:t>
        </w:r>
        <w:r w:rsidR="00E35500" w:rsidRPr="00CF739D">
          <w:rPr>
            <w:noProof/>
            <w:webHidden/>
          </w:rPr>
          <w:fldChar w:fldCharType="end"/>
        </w:r>
      </w:hyperlink>
    </w:p>
    <w:p w14:paraId="35FFCFA5" w14:textId="574624C3"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89" w:history="1">
        <w:r w:rsidR="00E35500" w:rsidRPr="00920004">
          <w:rPr>
            <w:rStyle w:val="Hyperlink"/>
            <w:noProof/>
          </w:rPr>
          <w:t>Hình 3.12</w:t>
        </w:r>
        <w:r w:rsidR="00E35500" w:rsidRPr="00920004">
          <w:rPr>
            <w:rStyle w:val="Hyperlink"/>
            <w:noProof/>
            <w:lang w:val="en-US"/>
          </w:rPr>
          <w:t xml:space="preserve"> Sơ đồ xử lí thay đổi trạng thái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_Toc531380489 \h </w:instrText>
        </w:r>
        <w:r w:rsidR="00E35500" w:rsidRPr="00CF739D">
          <w:rPr>
            <w:noProof/>
            <w:webHidden/>
          </w:rPr>
        </w:r>
        <w:r w:rsidR="00E35500" w:rsidRPr="00CF739D">
          <w:rPr>
            <w:noProof/>
            <w:webHidden/>
          </w:rPr>
          <w:fldChar w:fldCharType="separate"/>
        </w:r>
        <w:r w:rsidR="00E35500" w:rsidRPr="00920004">
          <w:rPr>
            <w:noProof/>
            <w:webHidden/>
          </w:rPr>
          <w:t>39</w:t>
        </w:r>
        <w:r w:rsidR="00E35500" w:rsidRPr="00CF739D">
          <w:rPr>
            <w:noProof/>
            <w:webHidden/>
          </w:rPr>
          <w:fldChar w:fldCharType="end"/>
        </w:r>
      </w:hyperlink>
    </w:p>
    <w:p w14:paraId="31CDC402" w14:textId="10475BE5"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0" w:history="1">
        <w:r w:rsidR="00E35500" w:rsidRPr="00920004">
          <w:rPr>
            <w:rStyle w:val="Hyperlink"/>
            <w:noProof/>
          </w:rPr>
          <w:t>Hình 3.13 Giao diện thực hiện chức năng tạo hóa đơn cho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_Toc531380490 \h </w:instrText>
        </w:r>
        <w:r w:rsidR="00E35500" w:rsidRPr="00CF739D">
          <w:rPr>
            <w:noProof/>
            <w:webHidden/>
          </w:rPr>
        </w:r>
        <w:r w:rsidR="00E35500" w:rsidRPr="00CF739D">
          <w:rPr>
            <w:noProof/>
            <w:webHidden/>
          </w:rPr>
          <w:fldChar w:fldCharType="separate"/>
        </w:r>
        <w:r w:rsidR="00E35500" w:rsidRPr="00920004">
          <w:rPr>
            <w:noProof/>
            <w:webHidden/>
          </w:rPr>
          <w:t>40</w:t>
        </w:r>
        <w:r w:rsidR="00E35500" w:rsidRPr="00CF739D">
          <w:rPr>
            <w:noProof/>
            <w:webHidden/>
          </w:rPr>
          <w:fldChar w:fldCharType="end"/>
        </w:r>
      </w:hyperlink>
    </w:p>
    <w:p w14:paraId="3DE55D1D" w14:textId="17DCE900"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1" w:history="1">
        <w:r w:rsidR="00E35500" w:rsidRPr="00920004">
          <w:rPr>
            <w:rStyle w:val="Hyperlink"/>
            <w:noProof/>
          </w:rPr>
          <w:t>Hình 3.14 Giao diện xem hóa đơn của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_Toc531380491 \h </w:instrText>
        </w:r>
        <w:r w:rsidR="00E35500" w:rsidRPr="00CF739D">
          <w:rPr>
            <w:noProof/>
            <w:webHidden/>
          </w:rPr>
        </w:r>
        <w:r w:rsidR="00E35500" w:rsidRPr="00CF739D">
          <w:rPr>
            <w:noProof/>
            <w:webHidden/>
          </w:rPr>
          <w:fldChar w:fldCharType="separate"/>
        </w:r>
        <w:r w:rsidR="00E35500" w:rsidRPr="00920004">
          <w:rPr>
            <w:noProof/>
            <w:webHidden/>
          </w:rPr>
          <w:t>41</w:t>
        </w:r>
        <w:r w:rsidR="00E35500" w:rsidRPr="00CF739D">
          <w:rPr>
            <w:noProof/>
            <w:webHidden/>
          </w:rPr>
          <w:fldChar w:fldCharType="end"/>
        </w:r>
      </w:hyperlink>
    </w:p>
    <w:p w14:paraId="2331F9F4" w14:textId="38941BBC"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2" w:history="1">
        <w:r w:rsidR="00E35500" w:rsidRPr="00920004">
          <w:rPr>
            <w:rStyle w:val="Hyperlink"/>
            <w:noProof/>
          </w:rPr>
          <w:t>Hình 3.15</w:t>
        </w:r>
        <w:r w:rsidR="00E35500" w:rsidRPr="00920004">
          <w:rPr>
            <w:rStyle w:val="Hyperlink"/>
            <w:noProof/>
            <w:lang w:val="en-US"/>
          </w:rPr>
          <w:t xml:space="preserve"> Sơ đồ xử lí tạo hóa đơn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_Toc531380492 \h </w:instrText>
        </w:r>
        <w:r w:rsidR="00E35500" w:rsidRPr="00CF739D">
          <w:rPr>
            <w:noProof/>
            <w:webHidden/>
          </w:rPr>
        </w:r>
        <w:r w:rsidR="00E35500" w:rsidRPr="00CF739D">
          <w:rPr>
            <w:noProof/>
            <w:webHidden/>
          </w:rPr>
          <w:fldChar w:fldCharType="separate"/>
        </w:r>
        <w:r w:rsidR="00E35500" w:rsidRPr="00920004">
          <w:rPr>
            <w:noProof/>
            <w:webHidden/>
          </w:rPr>
          <w:t>42</w:t>
        </w:r>
        <w:r w:rsidR="00E35500" w:rsidRPr="00CF739D">
          <w:rPr>
            <w:noProof/>
            <w:webHidden/>
          </w:rPr>
          <w:fldChar w:fldCharType="end"/>
        </w:r>
      </w:hyperlink>
    </w:p>
    <w:p w14:paraId="4F4EC601" w14:textId="57F960D2"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3" w:history="1">
        <w:r w:rsidR="00E35500" w:rsidRPr="00920004">
          <w:rPr>
            <w:rStyle w:val="Hyperlink"/>
            <w:noProof/>
          </w:rPr>
          <w:t>Hình 3.16 Giao diện cập nhật thông tin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_Toc531380493 \h </w:instrText>
        </w:r>
        <w:r w:rsidR="00E35500" w:rsidRPr="00CF739D">
          <w:rPr>
            <w:noProof/>
            <w:webHidden/>
          </w:rPr>
        </w:r>
        <w:r w:rsidR="00E35500" w:rsidRPr="00CF739D">
          <w:rPr>
            <w:noProof/>
            <w:webHidden/>
          </w:rPr>
          <w:fldChar w:fldCharType="separate"/>
        </w:r>
        <w:r w:rsidR="00E35500" w:rsidRPr="00920004">
          <w:rPr>
            <w:noProof/>
            <w:webHidden/>
          </w:rPr>
          <w:t>43</w:t>
        </w:r>
        <w:r w:rsidR="00E35500" w:rsidRPr="00CF739D">
          <w:rPr>
            <w:noProof/>
            <w:webHidden/>
          </w:rPr>
          <w:fldChar w:fldCharType="end"/>
        </w:r>
      </w:hyperlink>
    </w:p>
    <w:p w14:paraId="1C0EEF54" w14:textId="4EB861BD"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4" w:history="1">
        <w:r w:rsidR="00E35500" w:rsidRPr="00920004">
          <w:rPr>
            <w:rStyle w:val="Hyperlink"/>
            <w:noProof/>
          </w:rPr>
          <w:t>Hình 3.17</w:t>
        </w:r>
        <w:r w:rsidR="00E35500" w:rsidRPr="00920004">
          <w:rPr>
            <w:rStyle w:val="Hyperlink"/>
            <w:noProof/>
            <w:lang w:val="en-US"/>
          </w:rPr>
          <w:t xml:space="preserve"> Sơ đồ xử lí cập nhật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_Toc531380494 \h </w:instrText>
        </w:r>
        <w:r w:rsidR="00E35500" w:rsidRPr="00CF739D">
          <w:rPr>
            <w:noProof/>
            <w:webHidden/>
          </w:rPr>
        </w:r>
        <w:r w:rsidR="00E35500" w:rsidRPr="00CF739D">
          <w:rPr>
            <w:noProof/>
            <w:webHidden/>
          </w:rPr>
          <w:fldChar w:fldCharType="separate"/>
        </w:r>
        <w:r w:rsidR="00E35500" w:rsidRPr="00920004">
          <w:rPr>
            <w:noProof/>
            <w:webHidden/>
          </w:rPr>
          <w:t>44</w:t>
        </w:r>
        <w:r w:rsidR="00E35500" w:rsidRPr="00CF739D">
          <w:rPr>
            <w:noProof/>
            <w:webHidden/>
          </w:rPr>
          <w:fldChar w:fldCharType="end"/>
        </w:r>
      </w:hyperlink>
    </w:p>
    <w:p w14:paraId="040030A0" w14:textId="063D8740"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5" w:history="1">
        <w:r w:rsidR="00E35500" w:rsidRPr="00920004">
          <w:rPr>
            <w:rStyle w:val="Hyperlink"/>
            <w:noProof/>
          </w:rPr>
          <w:t>Hình 3.18 Giao diện xem danh sách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_Toc531380495 \h </w:instrText>
        </w:r>
        <w:r w:rsidR="00E35500" w:rsidRPr="00CF739D">
          <w:rPr>
            <w:noProof/>
            <w:webHidden/>
          </w:rPr>
        </w:r>
        <w:r w:rsidR="00E35500" w:rsidRPr="00CF739D">
          <w:rPr>
            <w:noProof/>
            <w:webHidden/>
          </w:rPr>
          <w:fldChar w:fldCharType="separate"/>
        </w:r>
        <w:r w:rsidR="00E35500" w:rsidRPr="00920004">
          <w:rPr>
            <w:noProof/>
            <w:webHidden/>
          </w:rPr>
          <w:t>45</w:t>
        </w:r>
        <w:r w:rsidR="00E35500" w:rsidRPr="00CF739D">
          <w:rPr>
            <w:noProof/>
            <w:webHidden/>
          </w:rPr>
          <w:fldChar w:fldCharType="end"/>
        </w:r>
      </w:hyperlink>
    </w:p>
    <w:p w14:paraId="16562C11" w14:textId="273F9D7D"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6" w:history="1">
        <w:r w:rsidR="00E35500" w:rsidRPr="00920004">
          <w:rPr>
            <w:rStyle w:val="Hyperlink"/>
            <w:noProof/>
          </w:rPr>
          <w:t>Hình 3.19</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_Toc531380496 \h </w:instrText>
        </w:r>
        <w:r w:rsidR="00E35500" w:rsidRPr="00CF739D">
          <w:rPr>
            <w:noProof/>
            <w:webHidden/>
          </w:rPr>
        </w:r>
        <w:r w:rsidR="00E35500" w:rsidRPr="00CF739D">
          <w:rPr>
            <w:noProof/>
            <w:webHidden/>
          </w:rPr>
          <w:fldChar w:fldCharType="separate"/>
        </w:r>
        <w:r w:rsidR="00E35500" w:rsidRPr="00920004">
          <w:rPr>
            <w:noProof/>
            <w:webHidden/>
          </w:rPr>
          <w:t>46</w:t>
        </w:r>
        <w:r w:rsidR="00E35500" w:rsidRPr="00CF739D">
          <w:rPr>
            <w:noProof/>
            <w:webHidden/>
          </w:rPr>
          <w:fldChar w:fldCharType="end"/>
        </w:r>
      </w:hyperlink>
    </w:p>
    <w:p w14:paraId="02E535A9" w14:textId="11BA58E3"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7" w:history="1">
        <w:r w:rsidR="00E35500" w:rsidRPr="00920004">
          <w:rPr>
            <w:rStyle w:val="Hyperlink"/>
            <w:noProof/>
          </w:rPr>
          <w:t>Hình 3.21 Giao diện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_Toc531380497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E4851B0" w14:textId="02258BBC"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r:id="rId24" w:anchor="_Toc531380498" w:history="1">
        <w:r w:rsidR="00E35500" w:rsidRPr="00920004">
          <w:rPr>
            <w:rStyle w:val="Hyperlink"/>
            <w:noProof/>
          </w:rPr>
          <w:t>Hình 3.20</w:t>
        </w:r>
        <w:r w:rsidR="00E35500" w:rsidRPr="00920004">
          <w:rPr>
            <w:rStyle w:val="Hyperlink"/>
            <w:noProof/>
            <w:lang w:val="en-US"/>
          </w:rPr>
          <w:t xml:space="preserve"> Các chức năng ứng với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_Toc531380498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77296BF" w14:textId="676737D2"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499" w:history="1">
        <w:r w:rsidR="00E35500" w:rsidRPr="00920004">
          <w:rPr>
            <w:rStyle w:val="Hyperlink"/>
            <w:noProof/>
          </w:rPr>
          <w:t>Hình 3.22</w:t>
        </w:r>
        <w:r w:rsidR="00E35500" w:rsidRPr="00920004">
          <w:rPr>
            <w:rStyle w:val="Hyperlink"/>
            <w:noProof/>
            <w:lang w:val="en-US"/>
          </w:rPr>
          <w:t xml:space="preserve"> Sơ đồ xử lí xem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_Toc531380499 \h </w:instrText>
        </w:r>
        <w:r w:rsidR="00E35500" w:rsidRPr="00CF739D">
          <w:rPr>
            <w:noProof/>
            <w:webHidden/>
          </w:rPr>
        </w:r>
        <w:r w:rsidR="00E35500" w:rsidRPr="00CF739D">
          <w:rPr>
            <w:noProof/>
            <w:webHidden/>
          </w:rPr>
          <w:fldChar w:fldCharType="separate"/>
        </w:r>
        <w:r w:rsidR="00E35500" w:rsidRPr="00920004">
          <w:rPr>
            <w:noProof/>
            <w:webHidden/>
          </w:rPr>
          <w:t>49</w:t>
        </w:r>
        <w:r w:rsidR="00E35500" w:rsidRPr="00CF739D">
          <w:rPr>
            <w:noProof/>
            <w:webHidden/>
          </w:rPr>
          <w:fldChar w:fldCharType="end"/>
        </w:r>
      </w:hyperlink>
    </w:p>
    <w:p w14:paraId="720DE4A4" w14:textId="2296263B"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0" w:history="1">
        <w:r w:rsidR="00E35500" w:rsidRPr="00920004">
          <w:rPr>
            <w:rStyle w:val="Hyperlink"/>
            <w:noProof/>
          </w:rPr>
          <w:t>Hình 3.23 Giao diện thay đổi trạng thái biên nhận khi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_Toc531380500 \h </w:instrText>
        </w:r>
        <w:r w:rsidR="00E35500" w:rsidRPr="00CF739D">
          <w:rPr>
            <w:noProof/>
            <w:webHidden/>
          </w:rPr>
        </w:r>
        <w:r w:rsidR="00E35500" w:rsidRPr="00CF739D">
          <w:rPr>
            <w:noProof/>
            <w:webHidden/>
          </w:rPr>
          <w:fldChar w:fldCharType="separate"/>
        </w:r>
        <w:r w:rsidR="00E35500" w:rsidRPr="00920004">
          <w:rPr>
            <w:noProof/>
            <w:webHidden/>
          </w:rPr>
          <w:t>50</w:t>
        </w:r>
        <w:r w:rsidR="00E35500" w:rsidRPr="00CF739D">
          <w:rPr>
            <w:noProof/>
            <w:webHidden/>
          </w:rPr>
          <w:fldChar w:fldCharType="end"/>
        </w:r>
      </w:hyperlink>
    </w:p>
    <w:p w14:paraId="1A095DD1" w14:textId="18312F9A"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1" w:history="1">
        <w:r w:rsidR="00E35500" w:rsidRPr="00920004">
          <w:rPr>
            <w:rStyle w:val="Hyperlink"/>
            <w:noProof/>
          </w:rPr>
          <w:t>Hình 3.24 Giao diện thay đổi trạng thái biên nhận khi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_Toc531380501 \h </w:instrText>
        </w:r>
        <w:r w:rsidR="00E35500" w:rsidRPr="00CF739D">
          <w:rPr>
            <w:noProof/>
            <w:webHidden/>
          </w:rPr>
        </w:r>
        <w:r w:rsidR="00E35500" w:rsidRPr="00CF739D">
          <w:rPr>
            <w:noProof/>
            <w:webHidden/>
          </w:rPr>
          <w:fldChar w:fldCharType="separate"/>
        </w:r>
        <w:r w:rsidR="00E35500" w:rsidRPr="00920004">
          <w:rPr>
            <w:noProof/>
            <w:webHidden/>
          </w:rPr>
          <w:t>51</w:t>
        </w:r>
        <w:r w:rsidR="00E35500" w:rsidRPr="00CF739D">
          <w:rPr>
            <w:noProof/>
            <w:webHidden/>
          </w:rPr>
          <w:fldChar w:fldCharType="end"/>
        </w:r>
      </w:hyperlink>
    </w:p>
    <w:p w14:paraId="7460E6AD" w14:textId="56861E93"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2" w:history="1">
        <w:r w:rsidR="00E35500" w:rsidRPr="00920004">
          <w:rPr>
            <w:rStyle w:val="Hyperlink"/>
            <w:noProof/>
          </w:rPr>
          <w:t>Hình 3.25</w:t>
        </w:r>
        <w:r w:rsidR="00E35500" w:rsidRPr="00920004">
          <w:rPr>
            <w:rStyle w:val="Hyperlink"/>
            <w:noProof/>
            <w:lang w:val="en-US"/>
          </w:rPr>
          <w:t xml:space="preserve"> Sơ đồ xử lí thay đổi trạng thái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_Toc531380502 \h </w:instrText>
        </w:r>
        <w:r w:rsidR="00E35500" w:rsidRPr="00CF739D">
          <w:rPr>
            <w:noProof/>
            <w:webHidden/>
          </w:rPr>
        </w:r>
        <w:r w:rsidR="00E35500" w:rsidRPr="00CF739D">
          <w:rPr>
            <w:noProof/>
            <w:webHidden/>
          </w:rPr>
          <w:fldChar w:fldCharType="separate"/>
        </w:r>
        <w:r w:rsidR="00E35500" w:rsidRPr="00920004">
          <w:rPr>
            <w:noProof/>
            <w:webHidden/>
          </w:rPr>
          <w:t>52</w:t>
        </w:r>
        <w:r w:rsidR="00E35500" w:rsidRPr="00CF739D">
          <w:rPr>
            <w:noProof/>
            <w:webHidden/>
          </w:rPr>
          <w:fldChar w:fldCharType="end"/>
        </w:r>
      </w:hyperlink>
    </w:p>
    <w:p w14:paraId="447E6D30" w14:textId="5271DEDF"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3" w:history="1">
        <w:r w:rsidR="00E35500" w:rsidRPr="00920004">
          <w:rPr>
            <w:rStyle w:val="Hyperlink"/>
            <w:noProof/>
          </w:rPr>
          <w:t>Hình 3.26 Giao diện cập nhật thông tin biên nhận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_Toc531380503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412FAB78" w14:textId="4F5342F1"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4" w:history="1">
        <w:r w:rsidR="00E35500" w:rsidRPr="00920004">
          <w:rPr>
            <w:rStyle w:val="Hyperlink"/>
            <w:noProof/>
          </w:rPr>
          <w:t>Hình 3.27 Giao diện cập nhật thông tin biên nhận với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_Toc531380504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5CD1FD0C" w14:textId="6B938964"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5" w:history="1">
        <w:r w:rsidR="00E35500" w:rsidRPr="00920004">
          <w:rPr>
            <w:rStyle w:val="Hyperlink"/>
            <w:noProof/>
          </w:rPr>
          <w:t>Hình 3.28</w:t>
        </w:r>
        <w:r w:rsidR="00E35500" w:rsidRPr="00920004">
          <w:rPr>
            <w:rStyle w:val="Hyperlink"/>
            <w:noProof/>
            <w:lang w:val="en-US"/>
          </w:rPr>
          <w:t xml:space="preserve"> Sơ đồ xử lí cập nhật thông tin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_Toc531380505 \h </w:instrText>
        </w:r>
        <w:r w:rsidR="00E35500" w:rsidRPr="00CF739D">
          <w:rPr>
            <w:noProof/>
            <w:webHidden/>
          </w:rPr>
        </w:r>
        <w:r w:rsidR="00E35500" w:rsidRPr="00CF739D">
          <w:rPr>
            <w:noProof/>
            <w:webHidden/>
          </w:rPr>
          <w:fldChar w:fldCharType="separate"/>
        </w:r>
        <w:r w:rsidR="00E35500" w:rsidRPr="00920004">
          <w:rPr>
            <w:noProof/>
            <w:webHidden/>
          </w:rPr>
          <w:t>55</w:t>
        </w:r>
        <w:r w:rsidR="00E35500" w:rsidRPr="00CF739D">
          <w:rPr>
            <w:noProof/>
            <w:webHidden/>
          </w:rPr>
          <w:fldChar w:fldCharType="end"/>
        </w:r>
      </w:hyperlink>
    </w:p>
    <w:p w14:paraId="7EE5A91F" w14:textId="1821729D"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6" w:history="1">
        <w:r w:rsidR="00E35500" w:rsidRPr="00920004">
          <w:rPr>
            <w:rStyle w:val="Hyperlink"/>
            <w:noProof/>
          </w:rPr>
          <w:t>Hình 3.29 Tổng quan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_Toc531380506 \h </w:instrText>
        </w:r>
        <w:r w:rsidR="00E35500" w:rsidRPr="00CF739D">
          <w:rPr>
            <w:noProof/>
            <w:webHidden/>
          </w:rPr>
        </w:r>
        <w:r w:rsidR="00E35500" w:rsidRPr="00CF739D">
          <w:rPr>
            <w:noProof/>
            <w:webHidden/>
          </w:rPr>
          <w:fldChar w:fldCharType="separate"/>
        </w:r>
        <w:r w:rsidR="00E35500" w:rsidRPr="00920004">
          <w:rPr>
            <w:noProof/>
            <w:webHidden/>
          </w:rPr>
          <w:t>56</w:t>
        </w:r>
        <w:r w:rsidR="00E35500" w:rsidRPr="00CF739D">
          <w:rPr>
            <w:noProof/>
            <w:webHidden/>
          </w:rPr>
          <w:fldChar w:fldCharType="end"/>
        </w:r>
      </w:hyperlink>
    </w:p>
    <w:p w14:paraId="4B95FC74" w14:textId="3733ECB3"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7" w:history="1">
        <w:r w:rsidR="00E35500" w:rsidRPr="00920004">
          <w:rPr>
            <w:rStyle w:val="Hyperlink"/>
            <w:noProof/>
          </w:rPr>
          <w:t>Hình 3.30 Giao diện phân công đơn hàng vào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_Toc531380507 \h </w:instrText>
        </w:r>
        <w:r w:rsidR="00E35500" w:rsidRPr="00CF739D">
          <w:rPr>
            <w:noProof/>
            <w:webHidden/>
          </w:rPr>
        </w:r>
        <w:r w:rsidR="00E35500" w:rsidRPr="00CF739D">
          <w:rPr>
            <w:noProof/>
            <w:webHidden/>
          </w:rPr>
          <w:fldChar w:fldCharType="separate"/>
        </w:r>
        <w:r w:rsidR="00E35500" w:rsidRPr="00920004">
          <w:rPr>
            <w:noProof/>
            <w:webHidden/>
          </w:rPr>
          <w:t>57</w:t>
        </w:r>
        <w:r w:rsidR="00E35500" w:rsidRPr="00CF739D">
          <w:rPr>
            <w:noProof/>
            <w:webHidden/>
          </w:rPr>
          <w:fldChar w:fldCharType="end"/>
        </w:r>
      </w:hyperlink>
    </w:p>
    <w:p w14:paraId="5402C116" w14:textId="745DF4E6"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8" w:history="1">
        <w:r w:rsidR="00E35500" w:rsidRPr="00920004">
          <w:rPr>
            <w:rStyle w:val="Hyperlink"/>
            <w:noProof/>
          </w:rPr>
          <w:t>Hình 3.31</w:t>
        </w:r>
        <w:r w:rsidR="00E35500" w:rsidRPr="00920004">
          <w:rPr>
            <w:rStyle w:val="Hyperlink"/>
            <w:noProof/>
            <w:lang w:val="en-US"/>
          </w:rPr>
          <w:t xml:space="preserve"> Sơ đồ xử lí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_Toc531380508 \h </w:instrText>
        </w:r>
        <w:r w:rsidR="00E35500" w:rsidRPr="00CF739D">
          <w:rPr>
            <w:noProof/>
            <w:webHidden/>
          </w:rPr>
        </w:r>
        <w:r w:rsidR="00E35500" w:rsidRPr="00CF739D">
          <w:rPr>
            <w:noProof/>
            <w:webHidden/>
          </w:rPr>
          <w:fldChar w:fldCharType="separate"/>
        </w:r>
        <w:r w:rsidR="00E35500" w:rsidRPr="00920004">
          <w:rPr>
            <w:noProof/>
            <w:webHidden/>
          </w:rPr>
          <w:t>59</w:t>
        </w:r>
        <w:r w:rsidR="00E35500" w:rsidRPr="00CF739D">
          <w:rPr>
            <w:noProof/>
            <w:webHidden/>
          </w:rPr>
          <w:fldChar w:fldCharType="end"/>
        </w:r>
      </w:hyperlink>
    </w:p>
    <w:p w14:paraId="08B645C2" w14:textId="59F63A1D"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09" w:history="1">
        <w:r w:rsidR="00E35500" w:rsidRPr="00920004">
          <w:rPr>
            <w:rStyle w:val="Hyperlink"/>
            <w:noProof/>
          </w:rPr>
          <w:t>Hình 3.32</w:t>
        </w:r>
        <w:r w:rsidR="00E35500" w:rsidRPr="00920004">
          <w:rPr>
            <w:rStyle w:val="Hyperlink"/>
            <w:noProof/>
            <w:lang w:val="en-US"/>
          </w:rPr>
          <w:t xml:space="preserve"> Giao diện chức năng quản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_Toc531380509 \h </w:instrText>
        </w:r>
        <w:r w:rsidR="00E35500" w:rsidRPr="00CF739D">
          <w:rPr>
            <w:noProof/>
            <w:webHidden/>
          </w:rPr>
        </w:r>
        <w:r w:rsidR="00E35500" w:rsidRPr="00CF739D">
          <w:rPr>
            <w:noProof/>
            <w:webHidden/>
          </w:rPr>
          <w:fldChar w:fldCharType="separate"/>
        </w:r>
        <w:r w:rsidR="00E35500" w:rsidRPr="00920004">
          <w:rPr>
            <w:noProof/>
            <w:webHidden/>
          </w:rPr>
          <w:t>60</w:t>
        </w:r>
        <w:r w:rsidR="00E35500" w:rsidRPr="00CF739D">
          <w:rPr>
            <w:noProof/>
            <w:webHidden/>
          </w:rPr>
          <w:fldChar w:fldCharType="end"/>
        </w:r>
      </w:hyperlink>
    </w:p>
    <w:p w14:paraId="539ED202" w14:textId="7BD8E1A0"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0" w:history="1">
        <w:r w:rsidR="00E35500" w:rsidRPr="00920004">
          <w:rPr>
            <w:rStyle w:val="Hyperlink"/>
            <w:noProof/>
          </w:rPr>
          <w:t>Hình 3.33</w:t>
        </w:r>
        <w:r w:rsidR="00E35500" w:rsidRPr="00920004">
          <w:rPr>
            <w:rStyle w:val="Hyperlink"/>
            <w:noProof/>
            <w:lang w:val="en-US"/>
          </w:rPr>
          <w:t xml:space="preserve"> Sơ đồ xử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_Toc531380510 \h </w:instrText>
        </w:r>
        <w:r w:rsidR="00E35500" w:rsidRPr="00CF739D">
          <w:rPr>
            <w:noProof/>
            <w:webHidden/>
          </w:rPr>
        </w:r>
        <w:r w:rsidR="00E35500" w:rsidRPr="00CF739D">
          <w:rPr>
            <w:noProof/>
            <w:webHidden/>
          </w:rPr>
          <w:fldChar w:fldCharType="separate"/>
        </w:r>
        <w:r w:rsidR="00E35500" w:rsidRPr="00920004">
          <w:rPr>
            <w:noProof/>
            <w:webHidden/>
          </w:rPr>
          <w:t>61</w:t>
        </w:r>
        <w:r w:rsidR="00E35500" w:rsidRPr="00CF739D">
          <w:rPr>
            <w:noProof/>
            <w:webHidden/>
          </w:rPr>
          <w:fldChar w:fldCharType="end"/>
        </w:r>
      </w:hyperlink>
    </w:p>
    <w:p w14:paraId="0EEB68DA" w14:textId="6FAB1968"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1" w:history="1">
        <w:r w:rsidR="00E35500" w:rsidRPr="00920004">
          <w:rPr>
            <w:rStyle w:val="Hyperlink"/>
            <w:noProof/>
          </w:rPr>
          <w:t>Hình 3.34 Giao diện tìm kiếm</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_Toc531380511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782229AA" w14:textId="2C5F4069"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2" w:history="1">
        <w:r w:rsidR="00E35500" w:rsidRPr="00920004">
          <w:rPr>
            <w:rStyle w:val="Hyperlink"/>
            <w:noProof/>
          </w:rPr>
          <w:t>Hình 3.35 Giao diện tìm kiếm đơn hàng khi có kêt quả</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_Toc531380512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51A560FC" w14:textId="633502BB"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3" w:history="1">
        <w:r w:rsidR="00E35500" w:rsidRPr="00920004">
          <w:rPr>
            <w:rStyle w:val="Hyperlink"/>
            <w:noProof/>
          </w:rPr>
          <w:t>Hình 3.36 Giao diện tìm kiếm khi QR Code được bật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_Toc531380513 \h </w:instrText>
        </w:r>
        <w:r w:rsidR="00E35500" w:rsidRPr="00CF739D">
          <w:rPr>
            <w:noProof/>
            <w:webHidden/>
          </w:rPr>
        </w:r>
        <w:r w:rsidR="00E35500" w:rsidRPr="00CF739D">
          <w:rPr>
            <w:noProof/>
            <w:webHidden/>
          </w:rPr>
          <w:fldChar w:fldCharType="separate"/>
        </w:r>
        <w:r w:rsidR="00E35500" w:rsidRPr="00920004">
          <w:rPr>
            <w:noProof/>
            <w:webHidden/>
          </w:rPr>
          <w:t>63</w:t>
        </w:r>
        <w:r w:rsidR="00E35500" w:rsidRPr="00CF739D">
          <w:rPr>
            <w:noProof/>
            <w:webHidden/>
          </w:rPr>
          <w:fldChar w:fldCharType="end"/>
        </w:r>
      </w:hyperlink>
    </w:p>
    <w:p w14:paraId="508671B2" w14:textId="0632D21A"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4" w:history="1">
        <w:r w:rsidR="00E35500" w:rsidRPr="00920004">
          <w:rPr>
            <w:rStyle w:val="Hyperlink"/>
            <w:noProof/>
          </w:rPr>
          <w:t>Hình 3.37 Sơ đồ cách xử lí tìm kiếm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_Toc531380514 \h </w:instrText>
        </w:r>
        <w:r w:rsidR="00E35500" w:rsidRPr="00CF739D">
          <w:rPr>
            <w:noProof/>
            <w:webHidden/>
          </w:rPr>
        </w:r>
        <w:r w:rsidR="00E35500" w:rsidRPr="00CF739D">
          <w:rPr>
            <w:noProof/>
            <w:webHidden/>
          </w:rPr>
          <w:fldChar w:fldCharType="separate"/>
        </w:r>
        <w:r w:rsidR="00E35500" w:rsidRPr="00920004">
          <w:rPr>
            <w:noProof/>
            <w:webHidden/>
          </w:rPr>
          <w:t>64</w:t>
        </w:r>
        <w:r w:rsidR="00E35500" w:rsidRPr="00CF739D">
          <w:rPr>
            <w:noProof/>
            <w:webHidden/>
          </w:rPr>
          <w:fldChar w:fldCharType="end"/>
        </w:r>
      </w:hyperlink>
    </w:p>
    <w:p w14:paraId="50C4A4D0" w14:textId="43BE5A17"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r:id="rId25" w:anchor="_Toc531380515" w:history="1">
        <w:r w:rsidR="00E35500" w:rsidRPr="00920004">
          <w:rPr>
            <w:rStyle w:val="Hyperlink"/>
            <w:noProof/>
          </w:rPr>
          <w:t>Hình 3.38</w:t>
        </w:r>
        <w:r w:rsidR="00E35500" w:rsidRPr="00920004">
          <w:rPr>
            <w:rStyle w:val="Hyperlink"/>
            <w:noProof/>
            <w:lang w:val="en-US"/>
          </w:rPr>
          <w:t xml:space="preserve"> Giao diện đăng nhập trên web</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_Toc531380515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22F38FAA" w14:textId="2E4F2BD0"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r:id="rId26" w:anchor="_Toc531380516" w:history="1">
        <w:r w:rsidR="00E35500" w:rsidRPr="00920004">
          <w:rPr>
            <w:rStyle w:val="Hyperlink"/>
            <w:noProof/>
          </w:rPr>
          <w:t>Hình 3.39</w:t>
        </w:r>
        <w:r w:rsidR="00E35500" w:rsidRPr="00920004">
          <w:rPr>
            <w:rStyle w:val="Hyperlink"/>
            <w:noProof/>
            <w:lang w:val="en-US"/>
          </w:rPr>
          <w:t xml:space="preserve"> Giao diện form đăng nhập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_Toc531380516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74DB26E6" w14:textId="7DA6AEBF"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7" w:history="1">
        <w:r w:rsidR="00E35500" w:rsidRPr="00920004">
          <w:rPr>
            <w:rStyle w:val="Hyperlink"/>
            <w:noProof/>
          </w:rPr>
          <w:t>Hình 3.40 Sơ đồ xử lí đăng nhập</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_Toc531380517 \h </w:instrText>
        </w:r>
        <w:r w:rsidR="00E35500" w:rsidRPr="00CF739D">
          <w:rPr>
            <w:noProof/>
            <w:webHidden/>
          </w:rPr>
        </w:r>
        <w:r w:rsidR="00E35500" w:rsidRPr="00CF739D">
          <w:rPr>
            <w:noProof/>
            <w:webHidden/>
          </w:rPr>
          <w:fldChar w:fldCharType="separate"/>
        </w:r>
        <w:r w:rsidR="00E35500" w:rsidRPr="00920004">
          <w:rPr>
            <w:noProof/>
            <w:webHidden/>
          </w:rPr>
          <w:t>66</w:t>
        </w:r>
        <w:r w:rsidR="00E35500" w:rsidRPr="00CF739D">
          <w:rPr>
            <w:noProof/>
            <w:webHidden/>
          </w:rPr>
          <w:fldChar w:fldCharType="end"/>
        </w:r>
      </w:hyperlink>
    </w:p>
    <w:p w14:paraId="167043F6" w14:textId="40CBBCA4"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r:id="rId27" w:anchor="_Toc531380518" w:history="1">
        <w:r w:rsidR="00E35500" w:rsidRPr="00920004">
          <w:rPr>
            <w:rStyle w:val="Hyperlink"/>
            <w:noProof/>
          </w:rPr>
          <w:t>Hình 3.41</w:t>
        </w:r>
        <w:r w:rsidR="00E35500" w:rsidRPr="00920004">
          <w:rPr>
            <w:rStyle w:val="Hyperlink"/>
            <w:noProof/>
            <w:lang w:val="en-US"/>
          </w:rPr>
          <w:t xml:space="preserve"> Giao diện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_Toc531380518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6BEBF853" w14:textId="5097A2A3"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w:anchor="_Toc531380519" w:history="1">
        <w:r w:rsidR="00E35500" w:rsidRPr="00920004">
          <w:rPr>
            <w:rStyle w:val="Hyperlink"/>
            <w:noProof/>
          </w:rPr>
          <w:t>Hình 3.42 Sơ đồ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_Toc531380519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56A27EB0" w14:textId="5B8E886A" w:rsidR="00E35500" w:rsidRPr="00920004" w:rsidRDefault="00927AE5">
      <w:pPr>
        <w:pStyle w:val="TableofFigures"/>
        <w:tabs>
          <w:tab w:val="right" w:leader="dot" w:pos="8777"/>
        </w:tabs>
        <w:rPr>
          <w:rFonts w:asciiTheme="minorHAnsi" w:eastAsiaTheme="minorEastAsia" w:hAnsiTheme="minorHAnsi" w:cstheme="minorBidi"/>
          <w:noProof/>
          <w:sz w:val="22"/>
          <w:szCs w:val="22"/>
          <w:lang w:val="en-US"/>
        </w:rPr>
      </w:pPr>
      <w:hyperlink r:id="rId28" w:anchor="_Toc531380520" w:history="1">
        <w:r w:rsidR="00E35500" w:rsidRPr="00920004">
          <w:rPr>
            <w:rStyle w:val="Hyperlink"/>
            <w:noProof/>
          </w:rPr>
          <w:t>Hình 1.1</w:t>
        </w:r>
        <w:r w:rsidR="00E35500" w:rsidRPr="00920004">
          <w:rPr>
            <w:rStyle w:val="Hyperlink"/>
            <w:noProof/>
            <w:lang w:val="en-US"/>
          </w:rPr>
          <w:t xml:space="preserve"> Giao diện đăng kí và cập nhật thông tin tài khoản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_Toc531380520 \h </w:instrText>
        </w:r>
        <w:r w:rsidR="00E35500" w:rsidRPr="00CF739D">
          <w:rPr>
            <w:noProof/>
            <w:webHidden/>
          </w:rPr>
        </w:r>
        <w:r w:rsidR="00E35500" w:rsidRPr="00CF739D">
          <w:rPr>
            <w:noProof/>
            <w:webHidden/>
          </w:rPr>
          <w:fldChar w:fldCharType="separate"/>
        </w:r>
        <w:r w:rsidR="00E35500" w:rsidRPr="00920004">
          <w:rPr>
            <w:noProof/>
            <w:webHidden/>
          </w:rPr>
          <w:t>68</w:t>
        </w:r>
        <w:r w:rsidR="00E35500" w:rsidRPr="00CF739D">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549" w:name="_Toc531502205"/>
      <w:r w:rsidRPr="00CF739D">
        <w:lastRenderedPageBreak/>
        <w:t>DANH MỤC BẢNG</w:t>
      </w:r>
      <w:bookmarkEnd w:id="549"/>
    </w:p>
    <w:p w14:paraId="34BFD2C8" w14:textId="5B8924C6" w:rsidR="002A009A" w:rsidRDefault="006A2C8A">
      <w:pPr>
        <w:pStyle w:val="TableofFigures"/>
        <w:tabs>
          <w:tab w:val="right" w:leader="dot" w:pos="8777"/>
        </w:tabs>
        <w:rPr>
          <w:ins w:id="550" w:author="phuong vu" w:date="2018-12-02T09:00: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ins w:id="551" w:author="phuong vu" w:date="2018-12-02T09:00:00Z">
        <w:r w:rsidR="002A009A" w:rsidRPr="00ED481C">
          <w:rPr>
            <w:rStyle w:val="Hyperlink"/>
            <w:noProof/>
          </w:rPr>
          <w:fldChar w:fldCharType="begin"/>
        </w:r>
        <w:r w:rsidR="002A009A" w:rsidRPr="00ED481C">
          <w:rPr>
            <w:rStyle w:val="Hyperlink"/>
            <w:noProof/>
          </w:rPr>
          <w:instrText xml:space="preserve"> </w:instrText>
        </w:r>
        <w:r w:rsidR="002A009A">
          <w:rPr>
            <w:noProof/>
          </w:rPr>
          <w:instrText>HYPERLINK \l "_Toc531504547"</w:instrText>
        </w:r>
        <w:r w:rsidR="002A009A" w:rsidRPr="00ED481C">
          <w:rPr>
            <w:rStyle w:val="Hyperlink"/>
            <w:noProof/>
          </w:rPr>
          <w:instrText xml:space="preserve"> </w:instrText>
        </w:r>
        <w:r w:rsidR="002A009A" w:rsidRPr="00ED481C">
          <w:rPr>
            <w:rStyle w:val="Hyperlink"/>
            <w:noProof/>
          </w:rPr>
          <w:fldChar w:fldCharType="separate"/>
        </w:r>
        <w:r w:rsidR="002A009A" w:rsidRPr="00ED481C">
          <w:rPr>
            <w:rStyle w:val="Hyperlink"/>
            <w:noProof/>
          </w:rPr>
          <w:t>Bảng 1.1 Các chức năng hệ thống</w:t>
        </w:r>
        <w:r w:rsidR="002A009A">
          <w:rPr>
            <w:noProof/>
            <w:webHidden/>
          </w:rPr>
          <w:tab/>
        </w:r>
        <w:r w:rsidR="002A009A">
          <w:rPr>
            <w:noProof/>
            <w:webHidden/>
          </w:rPr>
          <w:fldChar w:fldCharType="begin"/>
        </w:r>
        <w:r w:rsidR="002A009A">
          <w:rPr>
            <w:noProof/>
            <w:webHidden/>
          </w:rPr>
          <w:instrText xml:space="preserve"> PAGEREF _Toc531504547 \h </w:instrText>
        </w:r>
      </w:ins>
      <w:r w:rsidR="002A009A">
        <w:rPr>
          <w:noProof/>
          <w:webHidden/>
        </w:rPr>
      </w:r>
      <w:r w:rsidR="002A009A">
        <w:rPr>
          <w:noProof/>
          <w:webHidden/>
        </w:rPr>
        <w:fldChar w:fldCharType="separate"/>
      </w:r>
      <w:ins w:id="552" w:author="phuong vu" w:date="2018-12-02T09:00:00Z">
        <w:r w:rsidR="002A009A">
          <w:rPr>
            <w:noProof/>
            <w:webHidden/>
          </w:rPr>
          <w:t>7</w:t>
        </w:r>
        <w:r w:rsidR="002A009A">
          <w:rPr>
            <w:noProof/>
            <w:webHidden/>
          </w:rPr>
          <w:fldChar w:fldCharType="end"/>
        </w:r>
        <w:r w:rsidR="002A009A" w:rsidRPr="00ED481C">
          <w:rPr>
            <w:rStyle w:val="Hyperlink"/>
            <w:noProof/>
          </w:rPr>
          <w:fldChar w:fldCharType="end"/>
        </w:r>
      </w:ins>
    </w:p>
    <w:p w14:paraId="3E060BA3" w14:textId="324D5C97" w:rsidR="002A009A" w:rsidRDefault="002A009A">
      <w:pPr>
        <w:pStyle w:val="TableofFigures"/>
        <w:tabs>
          <w:tab w:val="right" w:leader="dot" w:pos="8777"/>
        </w:tabs>
        <w:rPr>
          <w:ins w:id="553" w:author="phuong vu" w:date="2018-12-02T09:00:00Z"/>
          <w:rFonts w:asciiTheme="minorHAnsi" w:eastAsiaTheme="minorEastAsia" w:hAnsiTheme="minorHAnsi" w:cstheme="minorBidi"/>
          <w:noProof/>
          <w:sz w:val="22"/>
          <w:szCs w:val="22"/>
          <w:lang w:val="en-US"/>
        </w:rPr>
      </w:pPr>
      <w:ins w:id="55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1.2</w:t>
        </w:r>
        <w:r w:rsidRPr="00ED481C">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_Toc531504548 \h </w:instrText>
        </w:r>
      </w:ins>
      <w:r>
        <w:rPr>
          <w:noProof/>
          <w:webHidden/>
        </w:rPr>
      </w:r>
      <w:r>
        <w:rPr>
          <w:noProof/>
          <w:webHidden/>
        </w:rPr>
        <w:fldChar w:fldCharType="separate"/>
      </w:r>
      <w:ins w:id="555" w:author="phuong vu" w:date="2018-12-02T09:00:00Z">
        <w:r>
          <w:rPr>
            <w:noProof/>
            <w:webHidden/>
          </w:rPr>
          <w:t>10</w:t>
        </w:r>
        <w:r>
          <w:rPr>
            <w:noProof/>
            <w:webHidden/>
          </w:rPr>
          <w:fldChar w:fldCharType="end"/>
        </w:r>
        <w:r w:rsidRPr="00ED481C">
          <w:rPr>
            <w:rStyle w:val="Hyperlink"/>
            <w:noProof/>
          </w:rPr>
          <w:fldChar w:fldCharType="end"/>
        </w:r>
      </w:ins>
    </w:p>
    <w:p w14:paraId="08F942E9" w14:textId="44660AF8" w:rsidR="002A009A" w:rsidRDefault="002A009A">
      <w:pPr>
        <w:pStyle w:val="TableofFigures"/>
        <w:tabs>
          <w:tab w:val="right" w:leader="dot" w:pos="8777"/>
        </w:tabs>
        <w:rPr>
          <w:ins w:id="556" w:author="phuong vu" w:date="2018-12-02T09:00:00Z"/>
          <w:rFonts w:asciiTheme="minorHAnsi" w:eastAsiaTheme="minorEastAsia" w:hAnsiTheme="minorHAnsi" w:cstheme="minorBidi"/>
          <w:noProof/>
          <w:sz w:val="22"/>
          <w:szCs w:val="22"/>
          <w:lang w:val="en-US"/>
        </w:rPr>
      </w:pPr>
      <w:ins w:id="55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1.3</w:t>
        </w:r>
        <w:r w:rsidRPr="00ED481C">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_Toc531504549 \h </w:instrText>
        </w:r>
      </w:ins>
      <w:r>
        <w:rPr>
          <w:noProof/>
          <w:webHidden/>
        </w:rPr>
      </w:r>
      <w:r>
        <w:rPr>
          <w:noProof/>
          <w:webHidden/>
        </w:rPr>
        <w:fldChar w:fldCharType="separate"/>
      </w:r>
      <w:ins w:id="558" w:author="phuong vu" w:date="2018-12-02T09:00:00Z">
        <w:r>
          <w:rPr>
            <w:noProof/>
            <w:webHidden/>
          </w:rPr>
          <w:t>11</w:t>
        </w:r>
        <w:r>
          <w:rPr>
            <w:noProof/>
            <w:webHidden/>
          </w:rPr>
          <w:fldChar w:fldCharType="end"/>
        </w:r>
        <w:r w:rsidRPr="00ED481C">
          <w:rPr>
            <w:rStyle w:val="Hyperlink"/>
            <w:noProof/>
          </w:rPr>
          <w:fldChar w:fldCharType="end"/>
        </w:r>
      </w:ins>
    </w:p>
    <w:p w14:paraId="5D889E30" w14:textId="5059DEE0" w:rsidR="002A009A" w:rsidRDefault="002A009A">
      <w:pPr>
        <w:pStyle w:val="TableofFigures"/>
        <w:tabs>
          <w:tab w:val="right" w:leader="dot" w:pos="8777"/>
        </w:tabs>
        <w:rPr>
          <w:ins w:id="559" w:author="phuong vu" w:date="2018-12-02T09:00:00Z"/>
          <w:rFonts w:asciiTheme="minorHAnsi" w:eastAsiaTheme="minorEastAsia" w:hAnsiTheme="minorHAnsi" w:cstheme="minorBidi"/>
          <w:noProof/>
          <w:sz w:val="22"/>
          <w:szCs w:val="22"/>
          <w:lang w:val="en-US"/>
        </w:rPr>
      </w:pPr>
      <w:ins w:id="56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_Toc531504550 \h </w:instrText>
        </w:r>
      </w:ins>
      <w:r>
        <w:rPr>
          <w:noProof/>
          <w:webHidden/>
        </w:rPr>
      </w:r>
      <w:r>
        <w:rPr>
          <w:noProof/>
          <w:webHidden/>
        </w:rPr>
        <w:fldChar w:fldCharType="separate"/>
      </w:r>
      <w:ins w:id="561" w:author="phuong vu" w:date="2018-12-02T09:00:00Z">
        <w:r>
          <w:rPr>
            <w:noProof/>
            <w:webHidden/>
          </w:rPr>
          <w:t>12</w:t>
        </w:r>
        <w:r>
          <w:rPr>
            <w:noProof/>
            <w:webHidden/>
          </w:rPr>
          <w:fldChar w:fldCharType="end"/>
        </w:r>
        <w:r w:rsidRPr="00ED481C">
          <w:rPr>
            <w:rStyle w:val="Hyperlink"/>
            <w:noProof/>
          </w:rPr>
          <w:fldChar w:fldCharType="end"/>
        </w:r>
      </w:ins>
    </w:p>
    <w:p w14:paraId="5D298475" w14:textId="2FA0AEB4" w:rsidR="002A009A" w:rsidRDefault="002A009A">
      <w:pPr>
        <w:pStyle w:val="TableofFigures"/>
        <w:tabs>
          <w:tab w:val="right" w:leader="dot" w:pos="8777"/>
        </w:tabs>
        <w:rPr>
          <w:ins w:id="562" w:author="phuong vu" w:date="2018-12-02T09:00:00Z"/>
          <w:rFonts w:asciiTheme="minorHAnsi" w:eastAsiaTheme="minorEastAsia" w:hAnsiTheme="minorHAnsi" w:cstheme="minorBidi"/>
          <w:noProof/>
          <w:sz w:val="22"/>
          <w:szCs w:val="22"/>
          <w:lang w:val="en-US"/>
        </w:rPr>
      </w:pPr>
      <w:ins w:id="56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1.5</w:t>
        </w:r>
        <w:r w:rsidRPr="00ED481C">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_Toc531504551 \h </w:instrText>
        </w:r>
      </w:ins>
      <w:r>
        <w:rPr>
          <w:noProof/>
          <w:webHidden/>
        </w:rPr>
      </w:r>
      <w:r>
        <w:rPr>
          <w:noProof/>
          <w:webHidden/>
        </w:rPr>
        <w:fldChar w:fldCharType="separate"/>
      </w:r>
      <w:ins w:id="564" w:author="phuong vu" w:date="2018-12-02T09:00:00Z">
        <w:r>
          <w:rPr>
            <w:noProof/>
            <w:webHidden/>
          </w:rPr>
          <w:t>12</w:t>
        </w:r>
        <w:r>
          <w:rPr>
            <w:noProof/>
            <w:webHidden/>
          </w:rPr>
          <w:fldChar w:fldCharType="end"/>
        </w:r>
        <w:r w:rsidRPr="00ED481C">
          <w:rPr>
            <w:rStyle w:val="Hyperlink"/>
            <w:noProof/>
          </w:rPr>
          <w:fldChar w:fldCharType="end"/>
        </w:r>
      </w:ins>
    </w:p>
    <w:p w14:paraId="1CCB615C" w14:textId="0956E1E5" w:rsidR="002A009A" w:rsidRDefault="002A009A">
      <w:pPr>
        <w:pStyle w:val="TableofFigures"/>
        <w:tabs>
          <w:tab w:val="right" w:leader="dot" w:pos="8777"/>
        </w:tabs>
        <w:rPr>
          <w:ins w:id="565" w:author="phuong vu" w:date="2018-12-02T09:00:00Z"/>
          <w:rFonts w:asciiTheme="minorHAnsi" w:eastAsiaTheme="minorEastAsia" w:hAnsiTheme="minorHAnsi" w:cstheme="minorBidi"/>
          <w:noProof/>
          <w:sz w:val="22"/>
          <w:szCs w:val="22"/>
          <w:lang w:val="en-US"/>
        </w:rPr>
      </w:pPr>
      <w:ins w:id="56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1.6</w:t>
        </w:r>
        <w:r w:rsidRPr="00ED481C">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_Toc531504552 \h </w:instrText>
        </w:r>
      </w:ins>
      <w:r>
        <w:rPr>
          <w:noProof/>
          <w:webHidden/>
        </w:rPr>
      </w:r>
      <w:r>
        <w:rPr>
          <w:noProof/>
          <w:webHidden/>
        </w:rPr>
        <w:fldChar w:fldCharType="separate"/>
      </w:r>
      <w:ins w:id="567" w:author="phuong vu" w:date="2018-12-02T09:00:00Z">
        <w:r>
          <w:rPr>
            <w:noProof/>
            <w:webHidden/>
          </w:rPr>
          <w:t>13</w:t>
        </w:r>
        <w:r>
          <w:rPr>
            <w:noProof/>
            <w:webHidden/>
          </w:rPr>
          <w:fldChar w:fldCharType="end"/>
        </w:r>
        <w:r w:rsidRPr="00ED481C">
          <w:rPr>
            <w:rStyle w:val="Hyperlink"/>
            <w:noProof/>
          </w:rPr>
          <w:fldChar w:fldCharType="end"/>
        </w:r>
      </w:ins>
    </w:p>
    <w:p w14:paraId="4162CCA1" w14:textId="255720B1" w:rsidR="002A009A" w:rsidRDefault="002A009A">
      <w:pPr>
        <w:pStyle w:val="TableofFigures"/>
        <w:tabs>
          <w:tab w:val="right" w:leader="dot" w:pos="8777"/>
        </w:tabs>
        <w:rPr>
          <w:ins w:id="568" w:author="phuong vu" w:date="2018-12-02T09:00:00Z"/>
          <w:rFonts w:asciiTheme="minorHAnsi" w:eastAsiaTheme="minorEastAsia" w:hAnsiTheme="minorHAnsi" w:cstheme="minorBidi"/>
          <w:noProof/>
          <w:sz w:val="22"/>
          <w:szCs w:val="22"/>
          <w:lang w:val="en-US"/>
        </w:rPr>
      </w:pPr>
      <w:ins w:id="56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1.7</w:t>
        </w:r>
        <w:r w:rsidRPr="00ED481C">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_Toc531504553 \h </w:instrText>
        </w:r>
      </w:ins>
      <w:r>
        <w:rPr>
          <w:noProof/>
          <w:webHidden/>
        </w:rPr>
      </w:r>
      <w:r>
        <w:rPr>
          <w:noProof/>
          <w:webHidden/>
        </w:rPr>
        <w:fldChar w:fldCharType="separate"/>
      </w:r>
      <w:ins w:id="570" w:author="phuong vu" w:date="2018-12-02T09:00:00Z">
        <w:r>
          <w:rPr>
            <w:noProof/>
            <w:webHidden/>
          </w:rPr>
          <w:t>13</w:t>
        </w:r>
        <w:r>
          <w:rPr>
            <w:noProof/>
            <w:webHidden/>
          </w:rPr>
          <w:fldChar w:fldCharType="end"/>
        </w:r>
        <w:r w:rsidRPr="00ED481C">
          <w:rPr>
            <w:rStyle w:val="Hyperlink"/>
            <w:noProof/>
          </w:rPr>
          <w:fldChar w:fldCharType="end"/>
        </w:r>
      </w:ins>
    </w:p>
    <w:p w14:paraId="06511DE6" w14:textId="23A6E799" w:rsidR="002A009A" w:rsidRDefault="002A009A">
      <w:pPr>
        <w:pStyle w:val="TableofFigures"/>
        <w:tabs>
          <w:tab w:val="right" w:leader="dot" w:pos="8777"/>
        </w:tabs>
        <w:rPr>
          <w:ins w:id="571" w:author="phuong vu" w:date="2018-12-02T09:00:00Z"/>
          <w:rFonts w:asciiTheme="minorHAnsi" w:eastAsiaTheme="minorEastAsia" w:hAnsiTheme="minorHAnsi" w:cstheme="minorBidi"/>
          <w:noProof/>
          <w:sz w:val="22"/>
          <w:szCs w:val="22"/>
          <w:lang w:val="en-US"/>
        </w:rPr>
      </w:pPr>
      <w:ins w:id="57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1.8</w:t>
        </w:r>
        <w:r w:rsidRPr="00ED481C">
          <w:rPr>
            <w:rStyle w:val="Hyperlink"/>
            <w:noProof/>
            <w:lang w:val="en-US"/>
          </w:rPr>
          <w:t xml:space="preserve"> Xem chi tiết biên nhận</w:t>
        </w:r>
        <w:r>
          <w:rPr>
            <w:noProof/>
            <w:webHidden/>
          </w:rPr>
          <w:tab/>
        </w:r>
        <w:r>
          <w:rPr>
            <w:noProof/>
            <w:webHidden/>
          </w:rPr>
          <w:fldChar w:fldCharType="begin"/>
        </w:r>
        <w:r>
          <w:rPr>
            <w:noProof/>
            <w:webHidden/>
          </w:rPr>
          <w:instrText xml:space="preserve"> PAGEREF _Toc531504554 \h </w:instrText>
        </w:r>
      </w:ins>
      <w:r>
        <w:rPr>
          <w:noProof/>
          <w:webHidden/>
        </w:rPr>
      </w:r>
      <w:r>
        <w:rPr>
          <w:noProof/>
          <w:webHidden/>
        </w:rPr>
        <w:fldChar w:fldCharType="separate"/>
      </w:r>
      <w:ins w:id="573" w:author="phuong vu" w:date="2018-12-02T09:00:00Z">
        <w:r>
          <w:rPr>
            <w:noProof/>
            <w:webHidden/>
          </w:rPr>
          <w:t>14</w:t>
        </w:r>
        <w:r>
          <w:rPr>
            <w:noProof/>
            <w:webHidden/>
          </w:rPr>
          <w:fldChar w:fldCharType="end"/>
        </w:r>
        <w:r w:rsidRPr="00ED481C">
          <w:rPr>
            <w:rStyle w:val="Hyperlink"/>
            <w:noProof/>
          </w:rPr>
          <w:fldChar w:fldCharType="end"/>
        </w:r>
      </w:ins>
    </w:p>
    <w:p w14:paraId="70F4B91F" w14:textId="7687F9B8" w:rsidR="002A009A" w:rsidRDefault="002A009A">
      <w:pPr>
        <w:pStyle w:val="TableofFigures"/>
        <w:tabs>
          <w:tab w:val="right" w:leader="dot" w:pos="8777"/>
        </w:tabs>
        <w:rPr>
          <w:ins w:id="574" w:author="phuong vu" w:date="2018-12-02T09:00:00Z"/>
          <w:rFonts w:asciiTheme="minorHAnsi" w:eastAsiaTheme="minorEastAsia" w:hAnsiTheme="minorHAnsi" w:cstheme="minorBidi"/>
          <w:noProof/>
          <w:sz w:val="22"/>
          <w:szCs w:val="22"/>
          <w:lang w:val="en-US"/>
        </w:rPr>
      </w:pPr>
      <w:ins w:id="57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1.9</w:t>
        </w:r>
        <w:r w:rsidRPr="00ED481C">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_Toc531504555 \h </w:instrText>
        </w:r>
      </w:ins>
      <w:r>
        <w:rPr>
          <w:noProof/>
          <w:webHidden/>
        </w:rPr>
      </w:r>
      <w:r>
        <w:rPr>
          <w:noProof/>
          <w:webHidden/>
        </w:rPr>
        <w:fldChar w:fldCharType="separate"/>
      </w:r>
      <w:ins w:id="576" w:author="phuong vu" w:date="2018-12-02T09:00:00Z">
        <w:r>
          <w:rPr>
            <w:noProof/>
            <w:webHidden/>
          </w:rPr>
          <w:t>15</w:t>
        </w:r>
        <w:r>
          <w:rPr>
            <w:noProof/>
            <w:webHidden/>
          </w:rPr>
          <w:fldChar w:fldCharType="end"/>
        </w:r>
        <w:r w:rsidRPr="00ED481C">
          <w:rPr>
            <w:rStyle w:val="Hyperlink"/>
            <w:noProof/>
          </w:rPr>
          <w:fldChar w:fldCharType="end"/>
        </w:r>
      </w:ins>
    </w:p>
    <w:p w14:paraId="776EDFC8" w14:textId="09DB0505" w:rsidR="002A009A" w:rsidRDefault="002A009A">
      <w:pPr>
        <w:pStyle w:val="TableofFigures"/>
        <w:tabs>
          <w:tab w:val="right" w:leader="dot" w:pos="8777"/>
        </w:tabs>
        <w:rPr>
          <w:ins w:id="577" w:author="phuong vu" w:date="2018-12-02T09:00:00Z"/>
          <w:rFonts w:asciiTheme="minorHAnsi" w:eastAsiaTheme="minorEastAsia" w:hAnsiTheme="minorHAnsi" w:cstheme="minorBidi"/>
          <w:noProof/>
          <w:sz w:val="22"/>
          <w:szCs w:val="22"/>
          <w:lang w:val="en-US"/>
        </w:rPr>
      </w:pPr>
      <w:ins w:id="57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1.10</w:t>
        </w:r>
        <w:r w:rsidRPr="00ED481C">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_Toc531504556 \h </w:instrText>
        </w:r>
      </w:ins>
      <w:r>
        <w:rPr>
          <w:noProof/>
          <w:webHidden/>
        </w:rPr>
      </w:r>
      <w:r>
        <w:rPr>
          <w:noProof/>
          <w:webHidden/>
        </w:rPr>
        <w:fldChar w:fldCharType="separate"/>
      </w:r>
      <w:ins w:id="579" w:author="phuong vu" w:date="2018-12-02T09:00:00Z">
        <w:r>
          <w:rPr>
            <w:noProof/>
            <w:webHidden/>
          </w:rPr>
          <w:t>15</w:t>
        </w:r>
        <w:r>
          <w:rPr>
            <w:noProof/>
            <w:webHidden/>
          </w:rPr>
          <w:fldChar w:fldCharType="end"/>
        </w:r>
        <w:r w:rsidRPr="00ED481C">
          <w:rPr>
            <w:rStyle w:val="Hyperlink"/>
            <w:noProof/>
          </w:rPr>
          <w:fldChar w:fldCharType="end"/>
        </w:r>
      </w:ins>
    </w:p>
    <w:p w14:paraId="738BEFDE" w14:textId="14E3D3BC" w:rsidR="002A009A" w:rsidRDefault="002A009A">
      <w:pPr>
        <w:pStyle w:val="TableofFigures"/>
        <w:tabs>
          <w:tab w:val="right" w:leader="dot" w:pos="8777"/>
        </w:tabs>
        <w:rPr>
          <w:ins w:id="580" w:author="phuong vu" w:date="2018-12-02T09:00:00Z"/>
          <w:rFonts w:asciiTheme="minorHAnsi" w:eastAsiaTheme="minorEastAsia" w:hAnsiTheme="minorHAnsi" w:cstheme="minorBidi"/>
          <w:noProof/>
          <w:sz w:val="22"/>
          <w:szCs w:val="22"/>
          <w:lang w:val="en-US"/>
        </w:rPr>
      </w:pPr>
      <w:ins w:id="58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1.11</w:t>
        </w:r>
        <w:r w:rsidRPr="00ED481C">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_Toc531504557 \h </w:instrText>
        </w:r>
      </w:ins>
      <w:r>
        <w:rPr>
          <w:noProof/>
          <w:webHidden/>
        </w:rPr>
      </w:r>
      <w:r>
        <w:rPr>
          <w:noProof/>
          <w:webHidden/>
        </w:rPr>
        <w:fldChar w:fldCharType="separate"/>
      </w:r>
      <w:ins w:id="582" w:author="phuong vu" w:date="2018-12-02T09:00:00Z">
        <w:r>
          <w:rPr>
            <w:noProof/>
            <w:webHidden/>
          </w:rPr>
          <w:t>16</w:t>
        </w:r>
        <w:r>
          <w:rPr>
            <w:noProof/>
            <w:webHidden/>
          </w:rPr>
          <w:fldChar w:fldCharType="end"/>
        </w:r>
        <w:r w:rsidRPr="00ED481C">
          <w:rPr>
            <w:rStyle w:val="Hyperlink"/>
            <w:noProof/>
          </w:rPr>
          <w:fldChar w:fldCharType="end"/>
        </w:r>
      </w:ins>
    </w:p>
    <w:p w14:paraId="5A7E0D5C" w14:textId="2B3C54BE" w:rsidR="002A009A" w:rsidRDefault="002A009A">
      <w:pPr>
        <w:pStyle w:val="TableofFigures"/>
        <w:tabs>
          <w:tab w:val="right" w:leader="dot" w:pos="8777"/>
        </w:tabs>
        <w:rPr>
          <w:ins w:id="583" w:author="phuong vu" w:date="2018-12-02T09:00:00Z"/>
          <w:rFonts w:asciiTheme="minorHAnsi" w:eastAsiaTheme="minorEastAsia" w:hAnsiTheme="minorHAnsi" w:cstheme="minorBidi"/>
          <w:noProof/>
          <w:sz w:val="22"/>
          <w:szCs w:val="22"/>
          <w:lang w:val="en-US"/>
        </w:rPr>
      </w:pPr>
      <w:ins w:id="58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1.13</w:t>
        </w:r>
        <w:r w:rsidRPr="00ED481C">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_Toc531504558 \h </w:instrText>
        </w:r>
      </w:ins>
      <w:r>
        <w:rPr>
          <w:noProof/>
          <w:webHidden/>
        </w:rPr>
      </w:r>
      <w:r>
        <w:rPr>
          <w:noProof/>
          <w:webHidden/>
        </w:rPr>
        <w:fldChar w:fldCharType="separate"/>
      </w:r>
      <w:ins w:id="585" w:author="phuong vu" w:date="2018-12-02T09:00:00Z">
        <w:r>
          <w:rPr>
            <w:noProof/>
            <w:webHidden/>
          </w:rPr>
          <w:t>17</w:t>
        </w:r>
        <w:r>
          <w:rPr>
            <w:noProof/>
            <w:webHidden/>
          </w:rPr>
          <w:fldChar w:fldCharType="end"/>
        </w:r>
        <w:r w:rsidRPr="00ED481C">
          <w:rPr>
            <w:rStyle w:val="Hyperlink"/>
            <w:noProof/>
          </w:rPr>
          <w:fldChar w:fldCharType="end"/>
        </w:r>
      </w:ins>
    </w:p>
    <w:p w14:paraId="30D36A0D" w14:textId="6661B811" w:rsidR="002A009A" w:rsidRDefault="002A009A">
      <w:pPr>
        <w:pStyle w:val="TableofFigures"/>
        <w:tabs>
          <w:tab w:val="right" w:leader="dot" w:pos="8777"/>
        </w:tabs>
        <w:rPr>
          <w:ins w:id="586" w:author="phuong vu" w:date="2018-12-02T09:00:00Z"/>
          <w:rFonts w:asciiTheme="minorHAnsi" w:eastAsiaTheme="minorEastAsia" w:hAnsiTheme="minorHAnsi" w:cstheme="minorBidi"/>
          <w:noProof/>
          <w:sz w:val="22"/>
          <w:szCs w:val="22"/>
          <w:lang w:val="en-US"/>
        </w:rPr>
      </w:pPr>
      <w:ins w:id="58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1.14</w:t>
        </w:r>
        <w:r w:rsidRPr="00ED481C">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_Toc531504559 \h </w:instrText>
        </w:r>
      </w:ins>
      <w:r>
        <w:rPr>
          <w:noProof/>
          <w:webHidden/>
        </w:rPr>
      </w:r>
      <w:r>
        <w:rPr>
          <w:noProof/>
          <w:webHidden/>
        </w:rPr>
        <w:fldChar w:fldCharType="separate"/>
      </w:r>
      <w:ins w:id="588" w:author="phuong vu" w:date="2018-12-02T09:00:00Z">
        <w:r>
          <w:rPr>
            <w:noProof/>
            <w:webHidden/>
          </w:rPr>
          <w:t>17</w:t>
        </w:r>
        <w:r>
          <w:rPr>
            <w:noProof/>
            <w:webHidden/>
          </w:rPr>
          <w:fldChar w:fldCharType="end"/>
        </w:r>
        <w:r w:rsidRPr="00ED481C">
          <w:rPr>
            <w:rStyle w:val="Hyperlink"/>
            <w:noProof/>
          </w:rPr>
          <w:fldChar w:fldCharType="end"/>
        </w:r>
      </w:ins>
    </w:p>
    <w:p w14:paraId="39983037" w14:textId="75A7956B" w:rsidR="002A009A" w:rsidRDefault="002A009A">
      <w:pPr>
        <w:pStyle w:val="TableofFigures"/>
        <w:tabs>
          <w:tab w:val="right" w:leader="dot" w:pos="8777"/>
        </w:tabs>
        <w:rPr>
          <w:ins w:id="589" w:author="phuong vu" w:date="2018-12-02T09:00:00Z"/>
          <w:rFonts w:asciiTheme="minorHAnsi" w:eastAsiaTheme="minorEastAsia" w:hAnsiTheme="minorHAnsi" w:cstheme="minorBidi"/>
          <w:noProof/>
          <w:sz w:val="22"/>
          <w:szCs w:val="22"/>
          <w:lang w:val="en-US"/>
        </w:rPr>
      </w:pPr>
      <w:ins w:id="59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1.15</w:t>
        </w:r>
        <w:r w:rsidRPr="00ED481C">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_Toc531504560 \h </w:instrText>
        </w:r>
      </w:ins>
      <w:r>
        <w:rPr>
          <w:noProof/>
          <w:webHidden/>
        </w:rPr>
      </w:r>
      <w:r>
        <w:rPr>
          <w:noProof/>
          <w:webHidden/>
        </w:rPr>
        <w:fldChar w:fldCharType="separate"/>
      </w:r>
      <w:ins w:id="591" w:author="phuong vu" w:date="2018-12-02T09:00:00Z">
        <w:r>
          <w:rPr>
            <w:noProof/>
            <w:webHidden/>
          </w:rPr>
          <w:t>18</w:t>
        </w:r>
        <w:r>
          <w:rPr>
            <w:noProof/>
            <w:webHidden/>
          </w:rPr>
          <w:fldChar w:fldCharType="end"/>
        </w:r>
        <w:r w:rsidRPr="00ED481C">
          <w:rPr>
            <w:rStyle w:val="Hyperlink"/>
            <w:noProof/>
          </w:rPr>
          <w:fldChar w:fldCharType="end"/>
        </w:r>
      </w:ins>
    </w:p>
    <w:p w14:paraId="1E7E905D" w14:textId="7BF6B5D6" w:rsidR="002A009A" w:rsidRDefault="002A009A">
      <w:pPr>
        <w:pStyle w:val="TableofFigures"/>
        <w:tabs>
          <w:tab w:val="right" w:leader="dot" w:pos="8777"/>
        </w:tabs>
        <w:rPr>
          <w:ins w:id="592" w:author="phuong vu" w:date="2018-12-02T09:00:00Z"/>
          <w:rFonts w:asciiTheme="minorHAnsi" w:eastAsiaTheme="minorEastAsia" w:hAnsiTheme="minorHAnsi" w:cstheme="minorBidi"/>
          <w:noProof/>
          <w:sz w:val="22"/>
          <w:szCs w:val="22"/>
          <w:lang w:val="en-US"/>
        </w:rPr>
      </w:pPr>
      <w:ins w:id="59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1.16</w:t>
        </w:r>
        <w:r w:rsidRPr="00ED481C">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_Toc531504561 \h </w:instrText>
        </w:r>
      </w:ins>
      <w:r>
        <w:rPr>
          <w:noProof/>
          <w:webHidden/>
        </w:rPr>
      </w:r>
      <w:r>
        <w:rPr>
          <w:noProof/>
          <w:webHidden/>
        </w:rPr>
        <w:fldChar w:fldCharType="separate"/>
      </w:r>
      <w:ins w:id="594" w:author="phuong vu" w:date="2018-12-02T09:00:00Z">
        <w:r>
          <w:rPr>
            <w:noProof/>
            <w:webHidden/>
          </w:rPr>
          <w:t>19</w:t>
        </w:r>
        <w:r>
          <w:rPr>
            <w:noProof/>
            <w:webHidden/>
          </w:rPr>
          <w:fldChar w:fldCharType="end"/>
        </w:r>
        <w:r w:rsidRPr="00ED481C">
          <w:rPr>
            <w:rStyle w:val="Hyperlink"/>
            <w:noProof/>
          </w:rPr>
          <w:fldChar w:fldCharType="end"/>
        </w:r>
      </w:ins>
    </w:p>
    <w:p w14:paraId="78750637" w14:textId="2BE1F3A9" w:rsidR="002A009A" w:rsidRDefault="002A009A">
      <w:pPr>
        <w:pStyle w:val="TableofFigures"/>
        <w:tabs>
          <w:tab w:val="right" w:leader="dot" w:pos="8777"/>
        </w:tabs>
        <w:rPr>
          <w:ins w:id="595" w:author="phuong vu" w:date="2018-12-02T09:00:00Z"/>
          <w:rFonts w:asciiTheme="minorHAnsi" w:eastAsiaTheme="minorEastAsia" w:hAnsiTheme="minorHAnsi" w:cstheme="minorBidi"/>
          <w:noProof/>
          <w:sz w:val="22"/>
          <w:szCs w:val="22"/>
          <w:lang w:val="en-US"/>
        </w:rPr>
      </w:pPr>
      <w:ins w:id="59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_Toc531504562 \h </w:instrText>
        </w:r>
      </w:ins>
      <w:r>
        <w:rPr>
          <w:noProof/>
          <w:webHidden/>
        </w:rPr>
      </w:r>
      <w:r>
        <w:rPr>
          <w:noProof/>
          <w:webHidden/>
        </w:rPr>
        <w:fldChar w:fldCharType="separate"/>
      </w:r>
      <w:ins w:id="597" w:author="phuong vu" w:date="2018-12-02T09:00:00Z">
        <w:r>
          <w:rPr>
            <w:noProof/>
            <w:webHidden/>
          </w:rPr>
          <w:t>31</w:t>
        </w:r>
        <w:r>
          <w:rPr>
            <w:noProof/>
            <w:webHidden/>
          </w:rPr>
          <w:fldChar w:fldCharType="end"/>
        </w:r>
        <w:r w:rsidRPr="00ED481C">
          <w:rPr>
            <w:rStyle w:val="Hyperlink"/>
            <w:noProof/>
          </w:rPr>
          <w:fldChar w:fldCharType="end"/>
        </w:r>
      </w:ins>
    </w:p>
    <w:p w14:paraId="3C7C624B" w14:textId="31AF735C" w:rsidR="002A009A" w:rsidRDefault="002A009A">
      <w:pPr>
        <w:pStyle w:val="TableofFigures"/>
        <w:tabs>
          <w:tab w:val="right" w:leader="dot" w:pos="8777"/>
        </w:tabs>
        <w:rPr>
          <w:ins w:id="598" w:author="phuong vu" w:date="2018-12-02T09:00:00Z"/>
          <w:rFonts w:asciiTheme="minorHAnsi" w:eastAsiaTheme="minorEastAsia" w:hAnsiTheme="minorHAnsi" w:cstheme="minorBidi"/>
          <w:noProof/>
          <w:sz w:val="22"/>
          <w:szCs w:val="22"/>
          <w:lang w:val="en-US"/>
        </w:rPr>
      </w:pPr>
      <w:ins w:id="59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w:t>
        </w:r>
        <w:r w:rsidRPr="00ED481C">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_Toc531504563 \h </w:instrText>
        </w:r>
      </w:ins>
      <w:r>
        <w:rPr>
          <w:noProof/>
          <w:webHidden/>
        </w:rPr>
      </w:r>
      <w:r>
        <w:rPr>
          <w:noProof/>
          <w:webHidden/>
        </w:rPr>
        <w:fldChar w:fldCharType="separate"/>
      </w:r>
      <w:ins w:id="600" w:author="phuong vu" w:date="2018-12-02T09:00:00Z">
        <w:r>
          <w:rPr>
            <w:noProof/>
            <w:webHidden/>
          </w:rPr>
          <w:t>32</w:t>
        </w:r>
        <w:r>
          <w:rPr>
            <w:noProof/>
            <w:webHidden/>
          </w:rPr>
          <w:fldChar w:fldCharType="end"/>
        </w:r>
        <w:r w:rsidRPr="00ED481C">
          <w:rPr>
            <w:rStyle w:val="Hyperlink"/>
            <w:noProof/>
          </w:rPr>
          <w:fldChar w:fldCharType="end"/>
        </w:r>
      </w:ins>
    </w:p>
    <w:p w14:paraId="0AD3A9E5" w14:textId="223F28CB" w:rsidR="002A009A" w:rsidRDefault="002A009A">
      <w:pPr>
        <w:pStyle w:val="TableofFigures"/>
        <w:tabs>
          <w:tab w:val="right" w:leader="dot" w:pos="8777"/>
        </w:tabs>
        <w:rPr>
          <w:ins w:id="601" w:author="phuong vu" w:date="2018-12-02T09:00:00Z"/>
          <w:rFonts w:asciiTheme="minorHAnsi" w:eastAsiaTheme="minorEastAsia" w:hAnsiTheme="minorHAnsi" w:cstheme="minorBidi"/>
          <w:noProof/>
          <w:sz w:val="22"/>
          <w:szCs w:val="22"/>
          <w:lang w:val="en-US"/>
        </w:rPr>
      </w:pPr>
      <w:ins w:id="60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3.3</w:t>
        </w:r>
        <w:r w:rsidRPr="00ED481C">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_Toc531504564 \h </w:instrText>
        </w:r>
      </w:ins>
      <w:r>
        <w:rPr>
          <w:noProof/>
          <w:webHidden/>
        </w:rPr>
      </w:r>
      <w:r>
        <w:rPr>
          <w:noProof/>
          <w:webHidden/>
        </w:rPr>
        <w:fldChar w:fldCharType="separate"/>
      </w:r>
      <w:ins w:id="603" w:author="phuong vu" w:date="2018-12-02T09:00:00Z">
        <w:r>
          <w:rPr>
            <w:noProof/>
            <w:webHidden/>
          </w:rPr>
          <w:t>33</w:t>
        </w:r>
        <w:r>
          <w:rPr>
            <w:noProof/>
            <w:webHidden/>
          </w:rPr>
          <w:fldChar w:fldCharType="end"/>
        </w:r>
        <w:r w:rsidRPr="00ED481C">
          <w:rPr>
            <w:rStyle w:val="Hyperlink"/>
            <w:noProof/>
          </w:rPr>
          <w:fldChar w:fldCharType="end"/>
        </w:r>
      </w:ins>
    </w:p>
    <w:p w14:paraId="75297714" w14:textId="01AD0E00" w:rsidR="002A009A" w:rsidRDefault="002A009A">
      <w:pPr>
        <w:pStyle w:val="TableofFigures"/>
        <w:tabs>
          <w:tab w:val="right" w:leader="dot" w:pos="8777"/>
        </w:tabs>
        <w:rPr>
          <w:ins w:id="604" w:author="phuong vu" w:date="2018-12-02T09:00:00Z"/>
          <w:rFonts w:asciiTheme="minorHAnsi" w:eastAsiaTheme="minorEastAsia" w:hAnsiTheme="minorHAnsi" w:cstheme="minorBidi"/>
          <w:noProof/>
          <w:sz w:val="22"/>
          <w:szCs w:val="22"/>
          <w:lang w:val="en-US"/>
        </w:rPr>
      </w:pPr>
      <w:ins w:id="60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3.4</w:t>
        </w:r>
        <w:r w:rsidRPr="00ED481C">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_Toc531504565 \h </w:instrText>
        </w:r>
      </w:ins>
      <w:r>
        <w:rPr>
          <w:noProof/>
          <w:webHidden/>
        </w:rPr>
      </w:r>
      <w:r>
        <w:rPr>
          <w:noProof/>
          <w:webHidden/>
        </w:rPr>
        <w:fldChar w:fldCharType="separate"/>
      </w:r>
      <w:ins w:id="606" w:author="phuong vu" w:date="2018-12-02T09:00:00Z">
        <w:r>
          <w:rPr>
            <w:noProof/>
            <w:webHidden/>
          </w:rPr>
          <w:t>36</w:t>
        </w:r>
        <w:r>
          <w:rPr>
            <w:noProof/>
            <w:webHidden/>
          </w:rPr>
          <w:fldChar w:fldCharType="end"/>
        </w:r>
        <w:r w:rsidRPr="00ED481C">
          <w:rPr>
            <w:rStyle w:val="Hyperlink"/>
            <w:noProof/>
          </w:rPr>
          <w:fldChar w:fldCharType="end"/>
        </w:r>
      </w:ins>
    </w:p>
    <w:p w14:paraId="52CA1FA5" w14:textId="7AAE7CC2" w:rsidR="002A009A" w:rsidRDefault="002A009A">
      <w:pPr>
        <w:pStyle w:val="TableofFigures"/>
        <w:tabs>
          <w:tab w:val="right" w:leader="dot" w:pos="8777"/>
        </w:tabs>
        <w:rPr>
          <w:ins w:id="607" w:author="phuong vu" w:date="2018-12-02T09:00:00Z"/>
          <w:rFonts w:asciiTheme="minorHAnsi" w:eastAsiaTheme="minorEastAsia" w:hAnsiTheme="minorHAnsi" w:cstheme="minorBidi"/>
          <w:noProof/>
          <w:sz w:val="22"/>
          <w:szCs w:val="22"/>
          <w:lang w:val="en-US"/>
        </w:rPr>
      </w:pPr>
      <w:ins w:id="60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3.5</w:t>
        </w:r>
        <w:r w:rsidRPr="00ED481C">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_Toc531504566 \h </w:instrText>
        </w:r>
      </w:ins>
      <w:r>
        <w:rPr>
          <w:noProof/>
          <w:webHidden/>
        </w:rPr>
      </w:r>
      <w:r>
        <w:rPr>
          <w:noProof/>
          <w:webHidden/>
        </w:rPr>
        <w:fldChar w:fldCharType="separate"/>
      </w:r>
      <w:ins w:id="609" w:author="phuong vu" w:date="2018-12-02T09:00:00Z">
        <w:r>
          <w:rPr>
            <w:noProof/>
            <w:webHidden/>
          </w:rPr>
          <w:t>36</w:t>
        </w:r>
        <w:r>
          <w:rPr>
            <w:noProof/>
            <w:webHidden/>
          </w:rPr>
          <w:fldChar w:fldCharType="end"/>
        </w:r>
        <w:r w:rsidRPr="00ED481C">
          <w:rPr>
            <w:rStyle w:val="Hyperlink"/>
            <w:noProof/>
          </w:rPr>
          <w:fldChar w:fldCharType="end"/>
        </w:r>
      </w:ins>
    </w:p>
    <w:p w14:paraId="2F2CCDA4" w14:textId="6991A21F" w:rsidR="002A009A" w:rsidRDefault="002A009A">
      <w:pPr>
        <w:pStyle w:val="TableofFigures"/>
        <w:tabs>
          <w:tab w:val="right" w:leader="dot" w:pos="8777"/>
        </w:tabs>
        <w:rPr>
          <w:ins w:id="610" w:author="phuong vu" w:date="2018-12-02T09:00:00Z"/>
          <w:rFonts w:asciiTheme="minorHAnsi" w:eastAsiaTheme="minorEastAsia" w:hAnsiTheme="minorHAnsi" w:cstheme="minorBidi"/>
          <w:noProof/>
          <w:sz w:val="22"/>
          <w:szCs w:val="22"/>
          <w:lang w:val="en-US"/>
        </w:rPr>
      </w:pPr>
      <w:ins w:id="61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3.6</w:t>
        </w:r>
        <w:r w:rsidRPr="00ED481C">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_Toc531504567 \h </w:instrText>
        </w:r>
      </w:ins>
      <w:r>
        <w:rPr>
          <w:noProof/>
          <w:webHidden/>
        </w:rPr>
      </w:r>
      <w:r>
        <w:rPr>
          <w:noProof/>
          <w:webHidden/>
        </w:rPr>
        <w:fldChar w:fldCharType="separate"/>
      </w:r>
      <w:ins w:id="612" w:author="phuong vu" w:date="2018-12-02T09:00:00Z">
        <w:r>
          <w:rPr>
            <w:noProof/>
            <w:webHidden/>
          </w:rPr>
          <w:t>38</w:t>
        </w:r>
        <w:r>
          <w:rPr>
            <w:noProof/>
            <w:webHidden/>
          </w:rPr>
          <w:fldChar w:fldCharType="end"/>
        </w:r>
        <w:r w:rsidRPr="00ED481C">
          <w:rPr>
            <w:rStyle w:val="Hyperlink"/>
            <w:noProof/>
          </w:rPr>
          <w:fldChar w:fldCharType="end"/>
        </w:r>
      </w:ins>
    </w:p>
    <w:p w14:paraId="64D9D81B" w14:textId="7EB1F638" w:rsidR="002A009A" w:rsidRDefault="002A009A">
      <w:pPr>
        <w:pStyle w:val="TableofFigures"/>
        <w:tabs>
          <w:tab w:val="right" w:leader="dot" w:pos="8777"/>
        </w:tabs>
        <w:rPr>
          <w:ins w:id="613" w:author="phuong vu" w:date="2018-12-02T09:00:00Z"/>
          <w:rFonts w:asciiTheme="minorHAnsi" w:eastAsiaTheme="minorEastAsia" w:hAnsiTheme="minorHAnsi" w:cstheme="minorBidi"/>
          <w:noProof/>
          <w:sz w:val="22"/>
          <w:szCs w:val="22"/>
          <w:lang w:val="en-US"/>
        </w:rPr>
      </w:pPr>
      <w:ins w:id="61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3.7</w:t>
        </w:r>
        <w:r w:rsidRPr="00ED481C">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_Toc531504568 \h </w:instrText>
        </w:r>
      </w:ins>
      <w:r>
        <w:rPr>
          <w:noProof/>
          <w:webHidden/>
        </w:rPr>
      </w:r>
      <w:r>
        <w:rPr>
          <w:noProof/>
          <w:webHidden/>
        </w:rPr>
        <w:fldChar w:fldCharType="separate"/>
      </w:r>
      <w:ins w:id="615" w:author="phuong vu" w:date="2018-12-02T09:00:00Z">
        <w:r>
          <w:rPr>
            <w:noProof/>
            <w:webHidden/>
          </w:rPr>
          <w:t>38</w:t>
        </w:r>
        <w:r>
          <w:rPr>
            <w:noProof/>
            <w:webHidden/>
          </w:rPr>
          <w:fldChar w:fldCharType="end"/>
        </w:r>
        <w:r w:rsidRPr="00ED481C">
          <w:rPr>
            <w:rStyle w:val="Hyperlink"/>
            <w:noProof/>
          </w:rPr>
          <w:fldChar w:fldCharType="end"/>
        </w:r>
      </w:ins>
    </w:p>
    <w:p w14:paraId="1444613F" w14:textId="3426FB0F" w:rsidR="002A009A" w:rsidRDefault="002A009A">
      <w:pPr>
        <w:pStyle w:val="TableofFigures"/>
        <w:tabs>
          <w:tab w:val="right" w:leader="dot" w:pos="8777"/>
        </w:tabs>
        <w:rPr>
          <w:ins w:id="616" w:author="phuong vu" w:date="2018-12-02T09:00:00Z"/>
          <w:rFonts w:asciiTheme="minorHAnsi" w:eastAsiaTheme="minorEastAsia" w:hAnsiTheme="minorHAnsi" w:cstheme="minorBidi"/>
          <w:noProof/>
          <w:sz w:val="22"/>
          <w:szCs w:val="22"/>
          <w:lang w:val="en-US"/>
        </w:rPr>
      </w:pPr>
      <w:ins w:id="61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3.8</w:t>
        </w:r>
        <w:r w:rsidRPr="00ED481C">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_Toc531504569 \h </w:instrText>
        </w:r>
      </w:ins>
      <w:r>
        <w:rPr>
          <w:noProof/>
          <w:webHidden/>
        </w:rPr>
      </w:r>
      <w:r>
        <w:rPr>
          <w:noProof/>
          <w:webHidden/>
        </w:rPr>
        <w:fldChar w:fldCharType="separate"/>
      </w:r>
      <w:ins w:id="618" w:author="phuong vu" w:date="2018-12-02T09:00:00Z">
        <w:r>
          <w:rPr>
            <w:noProof/>
            <w:webHidden/>
          </w:rPr>
          <w:t>41</w:t>
        </w:r>
        <w:r>
          <w:rPr>
            <w:noProof/>
            <w:webHidden/>
          </w:rPr>
          <w:fldChar w:fldCharType="end"/>
        </w:r>
        <w:r w:rsidRPr="00ED481C">
          <w:rPr>
            <w:rStyle w:val="Hyperlink"/>
            <w:noProof/>
          </w:rPr>
          <w:fldChar w:fldCharType="end"/>
        </w:r>
      </w:ins>
    </w:p>
    <w:p w14:paraId="1E5374C5" w14:textId="69EA18DD" w:rsidR="002A009A" w:rsidRDefault="002A009A">
      <w:pPr>
        <w:pStyle w:val="TableofFigures"/>
        <w:tabs>
          <w:tab w:val="right" w:leader="dot" w:pos="8777"/>
        </w:tabs>
        <w:rPr>
          <w:ins w:id="619" w:author="phuong vu" w:date="2018-12-02T09:00:00Z"/>
          <w:rFonts w:asciiTheme="minorHAnsi" w:eastAsiaTheme="minorEastAsia" w:hAnsiTheme="minorHAnsi" w:cstheme="minorBidi"/>
          <w:noProof/>
          <w:sz w:val="22"/>
          <w:szCs w:val="22"/>
          <w:lang w:val="en-US"/>
        </w:rPr>
      </w:pPr>
      <w:ins w:id="62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3.9</w:t>
        </w:r>
        <w:r w:rsidRPr="00ED481C">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_Toc531504570 \h </w:instrText>
        </w:r>
      </w:ins>
      <w:r>
        <w:rPr>
          <w:noProof/>
          <w:webHidden/>
        </w:rPr>
      </w:r>
      <w:r>
        <w:rPr>
          <w:noProof/>
          <w:webHidden/>
        </w:rPr>
        <w:fldChar w:fldCharType="separate"/>
      </w:r>
      <w:ins w:id="621" w:author="phuong vu" w:date="2018-12-02T09:00:00Z">
        <w:r>
          <w:rPr>
            <w:noProof/>
            <w:webHidden/>
          </w:rPr>
          <w:t>42</w:t>
        </w:r>
        <w:r>
          <w:rPr>
            <w:noProof/>
            <w:webHidden/>
          </w:rPr>
          <w:fldChar w:fldCharType="end"/>
        </w:r>
        <w:r w:rsidRPr="00ED481C">
          <w:rPr>
            <w:rStyle w:val="Hyperlink"/>
            <w:noProof/>
          </w:rPr>
          <w:fldChar w:fldCharType="end"/>
        </w:r>
      </w:ins>
    </w:p>
    <w:p w14:paraId="02B37CF7" w14:textId="7C563EDB" w:rsidR="002A009A" w:rsidRDefault="002A009A">
      <w:pPr>
        <w:pStyle w:val="TableofFigures"/>
        <w:tabs>
          <w:tab w:val="right" w:leader="dot" w:pos="8777"/>
        </w:tabs>
        <w:rPr>
          <w:ins w:id="622" w:author="phuong vu" w:date="2018-12-02T09:00:00Z"/>
          <w:rFonts w:asciiTheme="minorHAnsi" w:eastAsiaTheme="minorEastAsia" w:hAnsiTheme="minorHAnsi" w:cstheme="minorBidi"/>
          <w:noProof/>
          <w:sz w:val="22"/>
          <w:szCs w:val="22"/>
          <w:lang w:val="en-US"/>
        </w:rPr>
      </w:pPr>
      <w:ins w:id="62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3.10</w:t>
        </w:r>
        <w:r w:rsidRPr="00ED481C">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_Toc531504571 \h </w:instrText>
        </w:r>
      </w:ins>
      <w:r>
        <w:rPr>
          <w:noProof/>
          <w:webHidden/>
        </w:rPr>
      </w:r>
      <w:r>
        <w:rPr>
          <w:noProof/>
          <w:webHidden/>
        </w:rPr>
        <w:fldChar w:fldCharType="separate"/>
      </w:r>
      <w:ins w:id="624" w:author="phuong vu" w:date="2018-12-02T09:00:00Z">
        <w:r>
          <w:rPr>
            <w:noProof/>
            <w:webHidden/>
          </w:rPr>
          <w:t>43</w:t>
        </w:r>
        <w:r>
          <w:rPr>
            <w:noProof/>
            <w:webHidden/>
          </w:rPr>
          <w:fldChar w:fldCharType="end"/>
        </w:r>
        <w:r w:rsidRPr="00ED481C">
          <w:rPr>
            <w:rStyle w:val="Hyperlink"/>
            <w:noProof/>
          </w:rPr>
          <w:fldChar w:fldCharType="end"/>
        </w:r>
      </w:ins>
    </w:p>
    <w:p w14:paraId="3ACDC993" w14:textId="3A26D8C8" w:rsidR="002A009A" w:rsidRDefault="002A009A">
      <w:pPr>
        <w:pStyle w:val="TableofFigures"/>
        <w:tabs>
          <w:tab w:val="right" w:leader="dot" w:pos="8777"/>
        </w:tabs>
        <w:rPr>
          <w:ins w:id="625" w:author="phuong vu" w:date="2018-12-02T09:00:00Z"/>
          <w:rFonts w:asciiTheme="minorHAnsi" w:eastAsiaTheme="minorEastAsia" w:hAnsiTheme="minorHAnsi" w:cstheme="minorBidi"/>
          <w:noProof/>
          <w:sz w:val="22"/>
          <w:szCs w:val="22"/>
          <w:lang w:val="en-US"/>
        </w:rPr>
      </w:pPr>
      <w:ins w:id="62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3.11</w:t>
        </w:r>
        <w:r w:rsidRPr="00ED481C">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_Toc531504572 \h </w:instrText>
        </w:r>
      </w:ins>
      <w:r>
        <w:rPr>
          <w:noProof/>
          <w:webHidden/>
        </w:rPr>
      </w:r>
      <w:r>
        <w:rPr>
          <w:noProof/>
          <w:webHidden/>
        </w:rPr>
        <w:fldChar w:fldCharType="separate"/>
      </w:r>
      <w:ins w:id="627" w:author="phuong vu" w:date="2018-12-02T09:00:00Z">
        <w:r>
          <w:rPr>
            <w:noProof/>
            <w:webHidden/>
          </w:rPr>
          <w:t>43</w:t>
        </w:r>
        <w:r>
          <w:rPr>
            <w:noProof/>
            <w:webHidden/>
          </w:rPr>
          <w:fldChar w:fldCharType="end"/>
        </w:r>
        <w:r w:rsidRPr="00ED481C">
          <w:rPr>
            <w:rStyle w:val="Hyperlink"/>
            <w:noProof/>
          </w:rPr>
          <w:fldChar w:fldCharType="end"/>
        </w:r>
      </w:ins>
    </w:p>
    <w:p w14:paraId="03BAEEF0" w14:textId="26694E06" w:rsidR="002A009A" w:rsidRDefault="002A009A">
      <w:pPr>
        <w:pStyle w:val="TableofFigures"/>
        <w:tabs>
          <w:tab w:val="right" w:leader="dot" w:pos="8777"/>
        </w:tabs>
        <w:rPr>
          <w:ins w:id="628" w:author="phuong vu" w:date="2018-12-02T09:00:00Z"/>
          <w:rFonts w:asciiTheme="minorHAnsi" w:eastAsiaTheme="minorEastAsia" w:hAnsiTheme="minorHAnsi" w:cstheme="minorBidi"/>
          <w:noProof/>
          <w:sz w:val="22"/>
          <w:szCs w:val="22"/>
          <w:lang w:val="en-US"/>
        </w:rPr>
      </w:pPr>
      <w:ins w:id="62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3.12</w:t>
        </w:r>
        <w:r w:rsidRPr="00ED481C">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_Toc531504573 \h </w:instrText>
        </w:r>
      </w:ins>
      <w:r>
        <w:rPr>
          <w:noProof/>
          <w:webHidden/>
        </w:rPr>
      </w:r>
      <w:r>
        <w:rPr>
          <w:noProof/>
          <w:webHidden/>
        </w:rPr>
        <w:fldChar w:fldCharType="separate"/>
      </w:r>
      <w:ins w:id="630" w:author="phuong vu" w:date="2018-12-02T09:00:00Z">
        <w:r>
          <w:rPr>
            <w:noProof/>
            <w:webHidden/>
          </w:rPr>
          <w:t>45</w:t>
        </w:r>
        <w:r>
          <w:rPr>
            <w:noProof/>
            <w:webHidden/>
          </w:rPr>
          <w:fldChar w:fldCharType="end"/>
        </w:r>
        <w:r w:rsidRPr="00ED481C">
          <w:rPr>
            <w:rStyle w:val="Hyperlink"/>
            <w:noProof/>
          </w:rPr>
          <w:fldChar w:fldCharType="end"/>
        </w:r>
      </w:ins>
    </w:p>
    <w:p w14:paraId="356D3233" w14:textId="45C58F98" w:rsidR="002A009A" w:rsidRDefault="002A009A">
      <w:pPr>
        <w:pStyle w:val="TableofFigures"/>
        <w:tabs>
          <w:tab w:val="right" w:leader="dot" w:pos="8777"/>
        </w:tabs>
        <w:rPr>
          <w:ins w:id="631" w:author="phuong vu" w:date="2018-12-02T09:00:00Z"/>
          <w:rFonts w:asciiTheme="minorHAnsi" w:eastAsiaTheme="minorEastAsia" w:hAnsiTheme="minorHAnsi" w:cstheme="minorBidi"/>
          <w:noProof/>
          <w:sz w:val="22"/>
          <w:szCs w:val="22"/>
          <w:lang w:val="en-US"/>
        </w:rPr>
      </w:pPr>
      <w:ins w:id="63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3.13</w:t>
        </w:r>
        <w:r w:rsidRPr="00ED481C">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_Toc531504574 \h </w:instrText>
        </w:r>
      </w:ins>
      <w:r>
        <w:rPr>
          <w:noProof/>
          <w:webHidden/>
        </w:rPr>
      </w:r>
      <w:r>
        <w:rPr>
          <w:noProof/>
          <w:webHidden/>
        </w:rPr>
        <w:fldChar w:fldCharType="separate"/>
      </w:r>
      <w:ins w:id="633" w:author="phuong vu" w:date="2018-12-02T09:00:00Z">
        <w:r>
          <w:rPr>
            <w:noProof/>
            <w:webHidden/>
          </w:rPr>
          <w:t>46</w:t>
        </w:r>
        <w:r>
          <w:rPr>
            <w:noProof/>
            <w:webHidden/>
          </w:rPr>
          <w:fldChar w:fldCharType="end"/>
        </w:r>
        <w:r w:rsidRPr="00ED481C">
          <w:rPr>
            <w:rStyle w:val="Hyperlink"/>
            <w:noProof/>
          </w:rPr>
          <w:fldChar w:fldCharType="end"/>
        </w:r>
      </w:ins>
    </w:p>
    <w:p w14:paraId="392B8D2B" w14:textId="36B70F8F" w:rsidR="002A009A" w:rsidRDefault="002A009A">
      <w:pPr>
        <w:pStyle w:val="TableofFigures"/>
        <w:tabs>
          <w:tab w:val="right" w:leader="dot" w:pos="8777"/>
        </w:tabs>
        <w:rPr>
          <w:ins w:id="634" w:author="phuong vu" w:date="2018-12-02T09:00:00Z"/>
          <w:rFonts w:asciiTheme="minorHAnsi" w:eastAsiaTheme="minorEastAsia" w:hAnsiTheme="minorHAnsi" w:cstheme="minorBidi"/>
          <w:noProof/>
          <w:sz w:val="22"/>
          <w:szCs w:val="22"/>
          <w:lang w:val="en-US"/>
        </w:rPr>
      </w:pPr>
      <w:ins w:id="63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3.14</w:t>
        </w:r>
        <w:r w:rsidRPr="00ED481C">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_Toc531504575 \h </w:instrText>
        </w:r>
      </w:ins>
      <w:r>
        <w:rPr>
          <w:noProof/>
          <w:webHidden/>
        </w:rPr>
      </w:r>
      <w:r>
        <w:rPr>
          <w:noProof/>
          <w:webHidden/>
        </w:rPr>
        <w:fldChar w:fldCharType="separate"/>
      </w:r>
      <w:ins w:id="636" w:author="phuong vu" w:date="2018-12-02T09:00:00Z">
        <w:r>
          <w:rPr>
            <w:noProof/>
            <w:webHidden/>
          </w:rPr>
          <w:t>49</w:t>
        </w:r>
        <w:r>
          <w:rPr>
            <w:noProof/>
            <w:webHidden/>
          </w:rPr>
          <w:fldChar w:fldCharType="end"/>
        </w:r>
        <w:r w:rsidRPr="00ED481C">
          <w:rPr>
            <w:rStyle w:val="Hyperlink"/>
            <w:noProof/>
          </w:rPr>
          <w:fldChar w:fldCharType="end"/>
        </w:r>
      </w:ins>
    </w:p>
    <w:p w14:paraId="56D37EC4" w14:textId="27C1A66E" w:rsidR="002A009A" w:rsidRDefault="002A009A">
      <w:pPr>
        <w:pStyle w:val="TableofFigures"/>
        <w:tabs>
          <w:tab w:val="right" w:leader="dot" w:pos="8777"/>
        </w:tabs>
        <w:rPr>
          <w:ins w:id="637" w:author="phuong vu" w:date="2018-12-02T09:00:00Z"/>
          <w:rFonts w:asciiTheme="minorHAnsi" w:eastAsiaTheme="minorEastAsia" w:hAnsiTheme="minorHAnsi" w:cstheme="minorBidi"/>
          <w:noProof/>
          <w:sz w:val="22"/>
          <w:szCs w:val="22"/>
          <w:lang w:val="en-US"/>
        </w:rPr>
      </w:pPr>
      <w:ins w:id="63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3.15</w:t>
        </w:r>
        <w:r w:rsidRPr="00ED481C">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_Toc531504576 \h </w:instrText>
        </w:r>
      </w:ins>
      <w:r>
        <w:rPr>
          <w:noProof/>
          <w:webHidden/>
        </w:rPr>
      </w:r>
      <w:r>
        <w:rPr>
          <w:noProof/>
          <w:webHidden/>
        </w:rPr>
        <w:fldChar w:fldCharType="separate"/>
      </w:r>
      <w:ins w:id="639" w:author="phuong vu" w:date="2018-12-02T09:00:00Z">
        <w:r>
          <w:rPr>
            <w:noProof/>
            <w:webHidden/>
          </w:rPr>
          <w:t>49</w:t>
        </w:r>
        <w:r>
          <w:rPr>
            <w:noProof/>
            <w:webHidden/>
          </w:rPr>
          <w:fldChar w:fldCharType="end"/>
        </w:r>
        <w:r w:rsidRPr="00ED481C">
          <w:rPr>
            <w:rStyle w:val="Hyperlink"/>
            <w:noProof/>
          </w:rPr>
          <w:fldChar w:fldCharType="end"/>
        </w:r>
      </w:ins>
    </w:p>
    <w:p w14:paraId="0AB2FE5F" w14:textId="34E44D7D" w:rsidR="002A009A" w:rsidRDefault="002A009A">
      <w:pPr>
        <w:pStyle w:val="TableofFigures"/>
        <w:tabs>
          <w:tab w:val="right" w:leader="dot" w:pos="8777"/>
        </w:tabs>
        <w:rPr>
          <w:ins w:id="640" w:author="phuong vu" w:date="2018-12-02T09:00:00Z"/>
          <w:rFonts w:asciiTheme="minorHAnsi" w:eastAsiaTheme="minorEastAsia" w:hAnsiTheme="minorHAnsi" w:cstheme="minorBidi"/>
          <w:noProof/>
          <w:sz w:val="22"/>
          <w:szCs w:val="22"/>
          <w:lang w:val="en-US"/>
        </w:rPr>
      </w:pPr>
      <w:ins w:id="64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3.16</w:t>
        </w:r>
        <w:r w:rsidRPr="00ED481C">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_Toc531504577 \h </w:instrText>
        </w:r>
      </w:ins>
      <w:r>
        <w:rPr>
          <w:noProof/>
          <w:webHidden/>
        </w:rPr>
      </w:r>
      <w:r>
        <w:rPr>
          <w:noProof/>
          <w:webHidden/>
        </w:rPr>
        <w:fldChar w:fldCharType="separate"/>
      </w:r>
      <w:ins w:id="642" w:author="phuong vu" w:date="2018-12-02T09:00:00Z">
        <w:r>
          <w:rPr>
            <w:noProof/>
            <w:webHidden/>
          </w:rPr>
          <w:t>51</w:t>
        </w:r>
        <w:r>
          <w:rPr>
            <w:noProof/>
            <w:webHidden/>
          </w:rPr>
          <w:fldChar w:fldCharType="end"/>
        </w:r>
        <w:r w:rsidRPr="00ED481C">
          <w:rPr>
            <w:rStyle w:val="Hyperlink"/>
            <w:noProof/>
          </w:rPr>
          <w:fldChar w:fldCharType="end"/>
        </w:r>
      </w:ins>
    </w:p>
    <w:p w14:paraId="0FD53BD6" w14:textId="41A3A31C" w:rsidR="002A009A" w:rsidRDefault="002A009A">
      <w:pPr>
        <w:pStyle w:val="TableofFigures"/>
        <w:tabs>
          <w:tab w:val="right" w:leader="dot" w:pos="8777"/>
        </w:tabs>
        <w:rPr>
          <w:ins w:id="643" w:author="phuong vu" w:date="2018-12-02T09:00:00Z"/>
          <w:rFonts w:asciiTheme="minorHAnsi" w:eastAsiaTheme="minorEastAsia" w:hAnsiTheme="minorHAnsi" w:cstheme="minorBidi"/>
          <w:noProof/>
          <w:sz w:val="22"/>
          <w:szCs w:val="22"/>
          <w:lang w:val="en-US"/>
        </w:rPr>
      </w:pPr>
      <w:ins w:id="64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3.17</w:t>
        </w:r>
        <w:r w:rsidRPr="00ED481C">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_Toc531504578 \h </w:instrText>
        </w:r>
      </w:ins>
      <w:r>
        <w:rPr>
          <w:noProof/>
          <w:webHidden/>
        </w:rPr>
      </w:r>
      <w:r>
        <w:rPr>
          <w:noProof/>
          <w:webHidden/>
        </w:rPr>
        <w:fldChar w:fldCharType="separate"/>
      </w:r>
      <w:ins w:id="645" w:author="phuong vu" w:date="2018-12-02T09:00:00Z">
        <w:r>
          <w:rPr>
            <w:noProof/>
            <w:webHidden/>
          </w:rPr>
          <w:t>52</w:t>
        </w:r>
        <w:r>
          <w:rPr>
            <w:noProof/>
            <w:webHidden/>
          </w:rPr>
          <w:fldChar w:fldCharType="end"/>
        </w:r>
        <w:r w:rsidRPr="00ED481C">
          <w:rPr>
            <w:rStyle w:val="Hyperlink"/>
            <w:noProof/>
          </w:rPr>
          <w:fldChar w:fldCharType="end"/>
        </w:r>
      </w:ins>
    </w:p>
    <w:p w14:paraId="02653280" w14:textId="266AC7C2" w:rsidR="002A009A" w:rsidRDefault="002A009A">
      <w:pPr>
        <w:pStyle w:val="TableofFigures"/>
        <w:tabs>
          <w:tab w:val="right" w:leader="dot" w:pos="8777"/>
        </w:tabs>
        <w:rPr>
          <w:ins w:id="646" w:author="phuong vu" w:date="2018-12-02T09:00:00Z"/>
          <w:rFonts w:asciiTheme="minorHAnsi" w:eastAsiaTheme="minorEastAsia" w:hAnsiTheme="minorHAnsi" w:cstheme="minorBidi"/>
          <w:noProof/>
          <w:sz w:val="22"/>
          <w:szCs w:val="22"/>
          <w:lang w:val="en-US"/>
        </w:rPr>
      </w:pPr>
      <w:ins w:id="64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3.18</w:t>
        </w:r>
        <w:r w:rsidRPr="00ED481C">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_Toc531504579 \h </w:instrText>
        </w:r>
      </w:ins>
      <w:r>
        <w:rPr>
          <w:noProof/>
          <w:webHidden/>
        </w:rPr>
      </w:r>
      <w:r>
        <w:rPr>
          <w:noProof/>
          <w:webHidden/>
        </w:rPr>
        <w:fldChar w:fldCharType="separate"/>
      </w:r>
      <w:ins w:id="648" w:author="phuong vu" w:date="2018-12-02T09:00:00Z">
        <w:r>
          <w:rPr>
            <w:noProof/>
            <w:webHidden/>
          </w:rPr>
          <w:t>54</w:t>
        </w:r>
        <w:r>
          <w:rPr>
            <w:noProof/>
            <w:webHidden/>
          </w:rPr>
          <w:fldChar w:fldCharType="end"/>
        </w:r>
        <w:r w:rsidRPr="00ED481C">
          <w:rPr>
            <w:rStyle w:val="Hyperlink"/>
            <w:noProof/>
          </w:rPr>
          <w:fldChar w:fldCharType="end"/>
        </w:r>
      </w:ins>
    </w:p>
    <w:p w14:paraId="7F4EFCFD" w14:textId="00972E66" w:rsidR="002A009A" w:rsidRDefault="002A009A">
      <w:pPr>
        <w:pStyle w:val="TableofFigures"/>
        <w:tabs>
          <w:tab w:val="right" w:leader="dot" w:pos="8777"/>
        </w:tabs>
        <w:rPr>
          <w:ins w:id="649" w:author="phuong vu" w:date="2018-12-02T09:00:00Z"/>
          <w:rFonts w:asciiTheme="minorHAnsi" w:eastAsiaTheme="minorEastAsia" w:hAnsiTheme="minorHAnsi" w:cstheme="minorBidi"/>
          <w:noProof/>
          <w:sz w:val="22"/>
          <w:szCs w:val="22"/>
          <w:lang w:val="en-US"/>
        </w:rPr>
      </w:pPr>
      <w:ins w:id="65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3.19</w:t>
        </w:r>
        <w:r w:rsidRPr="00ED481C">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_Toc531504580 \h </w:instrText>
        </w:r>
      </w:ins>
      <w:r>
        <w:rPr>
          <w:noProof/>
          <w:webHidden/>
        </w:rPr>
      </w:r>
      <w:r>
        <w:rPr>
          <w:noProof/>
          <w:webHidden/>
        </w:rPr>
        <w:fldChar w:fldCharType="separate"/>
      </w:r>
      <w:ins w:id="651" w:author="phuong vu" w:date="2018-12-02T09:00:00Z">
        <w:r>
          <w:rPr>
            <w:noProof/>
            <w:webHidden/>
          </w:rPr>
          <w:t>54</w:t>
        </w:r>
        <w:r>
          <w:rPr>
            <w:noProof/>
            <w:webHidden/>
          </w:rPr>
          <w:fldChar w:fldCharType="end"/>
        </w:r>
        <w:r w:rsidRPr="00ED481C">
          <w:rPr>
            <w:rStyle w:val="Hyperlink"/>
            <w:noProof/>
          </w:rPr>
          <w:fldChar w:fldCharType="end"/>
        </w:r>
      </w:ins>
    </w:p>
    <w:p w14:paraId="144C615D" w14:textId="10044927" w:rsidR="002A009A" w:rsidRDefault="002A009A">
      <w:pPr>
        <w:pStyle w:val="TableofFigures"/>
        <w:tabs>
          <w:tab w:val="right" w:leader="dot" w:pos="8777"/>
        </w:tabs>
        <w:rPr>
          <w:ins w:id="652" w:author="phuong vu" w:date="2018-12-02T09:00:00Z"/>
          <w:rFonts w:asciiTheme="minorHAnsi" w:eastAsiaTheme="minorEastAsia" w:hAnsiTheme="minorHAnsi" w:cstheme="minorBidi"/>
          <w:noProof/>
          <w:sz w:val="22"/>
          <w:szCs w:val="22"/>
          <w:lang w:val="en-US"/>
        </w:rPr>
      </w:pPr>
      <w:ins w:id="65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3.20</w:t>
        </w:r>
        <w:r w:rsidRPr="00ED481C">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_Toc531504581 \h </w:instrText>
        </w:r>
      </w:ins>
      <w:r>
        <w:rPr>
          <w:noProof/>
          <w:webHidden/>
        </w:rPr>
      </w:r>
      <w:r>
        <w:rPr>
          <w:noProof/>
          <w:webHidden/>
        </w:rPr>
        <w:fldChar w:fldCharType="separate"/>
      </w:r>
      <w:ins w:id="654" w:author="phuong vu" w:date="2018-12-02T09:00:00Z">
        <w:r>
          <w:rPr>
            <w:noProof/>
            <w:webHidden/>
          </w:rPr>
          <w:t>57</w:t>
        </w:r>
        <w:r>
          <w:rPr>
            <w:noProof/>
            <w:webHidden/>
          </w:rPr>
          <w:fldChar w:fldCharType="end"/>
        </w:r>
        <w:r w:rsidRPr="00ED481C">
          <w:rPr>
            <w:rStyle w:val="Hyperlink"/>
            <w:noProof/>
          </w:rPr>
          <w:fldChar w:fldCharType="end"/>
        </w:r>
      </w:ins>
    </w:p>
    <w:p w14:paraId="513FE31C" w14:textId="23310817" w:rsidR="002A009A" w:rsidRDefault="002A009A">
      <w:pPr>
        <w:pStyle w:val="TableofFigures"/>
        <w:tabs>
          <w:tab w:val="right" w:leader="dot" w:pos="8777"/>
        </w:tabs>
        <w:rPr>
          <w:ins w:id="655" w:author="phuong vu" w:date="2018-12-02T09:00:00Z"/>
          <w:rFonts w:asciiTheme="minorHAnsi" w:eastAsiaTheme="minorEastAsia" w:hAnsiTheme="minorHAnsi" w:cstheme="minorBidi"/>
          <w:noProof/>
          <w:sz w:val="22"/>
          <w:szCs w:val="22"/>
          <w:lang w:val="en-US"/>
        </w:rPr>
      </w:pPr>
      <w:ins w:id="656"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"_Toc531504582"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3.21</w:t>
        </w:r>
        <w:r w:rsidRPr="00ED481C">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_Toc531504582 \h </w:instrText>
        </w:r>
      </w:ins>
      <w:r>
        <w:rPr>
          <w:noProof/>
          <w:webHidden/>
        </w:rPr>
      </w:r>
      <w:r>
        <w:rPr>
          <w:noProof/>
          <w:webHidden/>
        </w:rPr>
        <w:fldChar w:fldCharType="separate"/>
      </w:r>
      <w:ins w:id="657" w:author="phuong vu" w:date="2018-12-02T09:00:00Z">
        <w:r>
          <w:rPr>
            <w:noProof/>
            <w:webHidden/>
          </w:rPr>
          <w:t>58</w:t>
        </w:r>
        <w:r>
          <w:rPr>
            <w:noProof/>
            <w:webHidden/>
          </w:rPr>
          <w:fldChar w:fldCharType="end"/>
        </w:r>
        <w:r w:rsidRPr="00ED481C">
          <w:rPr>
            <w:rStyle w:val="Hyperlink"/>
            <w:noProof/>
          </w:rPr>
          <w:fldChar w:fldCharType="end"/>
        </w:r>
      </w:ins>
    </w:p>
    <w:p w14:paraId="1AF8771A" w14:textId="4BCE99DD" w:rsidR="002A009A" w:rsidRDefault="002A009A">
      <w:pPr>
        <w:pStyle w:val="TableofFigures"/>
        <w:tabs>
          <w:tab w:val="right" w:leader="dot" w:pos="8777"/>
        </w:tabs>
        <w:rPr>
          <w:ins w:id="658" w:author="phuong vu" w:date="2018-12-02T09:00:00Z"/>
          <w:rFonts w:asciiTheme="minorHAnsi" w:eastAsiaTheme="minorEastAsia" w:hAnsiTheme="minorHAnsi" w:cstheme="minorBidi"/>
          <w:noProof/>
          <w:sz w:val="22"/>
          <w:szCs w:val="22"/>
          <w:lang w:val="en-US"/>
        </w:rPr>
      </w:pPr>
      <w:ins w:id="65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3.22</w:t>
        </w:r>
        <w:r w:rsidRPr="00ED481C">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_Toc531504583 \h </w:instrText>
        </w:r>
      </w:ins>
      <w:r>
        <w:rPr>
          <w:noProof/>
          <w:webHidden/>
        </w:rPr>
      </w:r>
      <w:r>
        <w:rPr>
          <w:noProof/>
          <w:webHidden/>
        </w:rPr>
        <w:fldChar w:fldCharType="separate"/>
      </w:r>
      <w:ins w:id="660" w:author="phuong vu" w:date="2018-12-02T09:00:00Z">
        <w:r>
          <w:rPr>
            <w:noProof/>
            <w:webHidden/>
          </w:rPr>
          <w:t>60</w:t>
        </w:r>
        <w:r>
          <w:rPr>
            <w:noProof/>
            <w:webHidden/>
          </w:rPr>
          <w:fldChar w:fldCharType="end"/>
        </w:r>
        <w:r w:rsidRPr="00ED481C">
          <w:rPr>
            <w:rStyle w:val="Hyperlink"/>
            <w:noProof/>
          </w:rPr>
          <w:fldChar w:fldCharType="end"/>
        </w:r>
      </w:ins>
    </w:p>
    <w:p w14:paraId="48FDD053" w14:textId="03AB21C4" w:rsidR="002A009A" w:rsidRDefault="002A009A">
      <w:pPr>
        <w:pStyle w:val="TableofFigures"/>
        <w:tabs>
          <w:tab w:val="right" w:leader="dot" w:pos="8777"/>
        </w:tabs>
        <w:rPr>
          <w:ins w:id="661" w:author="phuong vu" w:date="2018-12-02T09:00:00Z"/>
          <w:rFonts w:asciiTheme="minorHAnsi" w:eastAsiaTheme="minorEastAsia" w:hAnsiTheme="minorHAnsi" w:cstheme="minorBidi"/>
          <w:noProof/>
          <w:sz w:val="22"/>
          <w:szCs w:val="22"/>
          <w:lang w:val="en-US"/>
        </w:rPr>
      </w:pPr>
      <w:ins w:id="66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3.23</w:t>
        </w:r>
        <w:r w:rsidRPr="00ED481C">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_Toc531504584 \h </w:instrText>
        </w:r>
      </w:ins>
      <w:r>
        <w:rPr>
          <w:noProof/>
          <w:webHidden/>
        </w:rPr>
      </w:r>
      <w:r>
        <w:rPr>
          <w:noProof/>
          <w:webHidden/>
        </w:rPr>
        <w:fldChar w:fldCharType="separate"/>
      </w:r>
      <w:ins w:id="663" w:author="phuong vu" w:date="2018-12-02T09:00:00Z">
        <w:r>
          <w:rPr>
            <w:noProof/>
            <w:webHidden/>
          </w:rPr>
          <w:t>60</w:t>
        </w:r>
        <w:r>
          <w:rPr>
            <w:noProof/>
            <w:webHidden/>
          </w:rPr>
          <w:fldChar w:fldCharType="end"/>
        </w:r>
        <w:r w:rsidRPr="00ED481C">
          <w:rPr>
            <w:rStyle w:val="Hyperlink"/>
            <w:noProof/>
          </w:rPr>
          <w:fldChar w:fldCharType="end"/>
        </w:r>
      </w:ins>
    </w:p>
    <w:p w14:paraId="4C2DDC9D" w14:textId="1676E8E9" w:rsidR="002A009A" w:rsidRDefault="002A009A">
      <w:pPr>
        <w:pStyle w:val="TableofFigures"/>
        <w:tabs>
          <w:tab w:val="right" w:leader="dot" w:pos="8777"/>
        </w:tabs>
        <w:rPr>
          <w:ins w:id="664" w:author="phuong vu" w:date="2018-12-02T09:00:00Z"/>
          <w:rFonts w:asciiTheme="minorHAnsi" w:eastAsiaTheme="minorEastAsia" w:hAnsiTheme="minorHAnsi" w:cstheme="minorBidi"/>
          <w:noProof/>
          <w:sz w:val="22"/>
          <w:szCs w:val="22"/>
          <w:lang w:val="en-US"/>
        </w:rPr>
      </w:pPr>
      <w:ins w:id="66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3.24</w:t>
        </w:r>
        <w:r w:rsidRPr="00ED481C">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_Toc531504585 \h </w:instrText>
        </w:r>
      </w:ins>
      <w:r>
        <w:rPr>
          <w:noProof/>
          <w:webHidden/>
        </w:rPr>
      </w:r>
      <w:r>
        <w:rPr>
          <w:noProof/>
          <w:webHidden/>
        </w:rPr>
        <w:fldChar w:fldCharType="separate"/>
      </w:r>
      <w:ins w:id="666" w:author="phuong vu" w:date="2018-12-02T09:00:00Z">
        <w:r>
          <w:rPr>
            <w:noProof/>
            <w:webHidden/>
          </w:rPr>
          <w:t>63</w:t>
        </w:r>
        <w:r>
          <w:rPr>
            <w:noProof/>
            <w:webHidden/>
          </w:rPr>
          <w:fldChar w:fldCharType="end"/>
        </w:r>
        <w:r w:rsidRPr="00ED481C">
          <w:rPr>
            <w:rStyle w:val="Hyperlink"/>
            <w:noProof/>
          </w:rPr>
          <w:fldChar w:fldCharType="end"/>
        </w:r>
      </w:ins>
    </w:p>
    <w:p w14:paraId="1675526C" w14:textId="50F34E69" w:rsidR="002A009A" w:rsidRDefault="002A009A">
      <w:pPr>
        <w:pStyle w:val="TableofFigures"/>
        <w:tabs>
          <w:tab w:val="right" w:leader="dot" w:pos="8777"/>
        </w:tabs>
        <w:rPr>
          <w:ins w:id="667" w:author="phuong vu" w:date="2018-12-02T09:00:00Z"/>
          <w:rFonts w:asciiTheme="minorHAnsi" w:eastAsiaTheme="minorEastAsia" w:hAnsiTheme="minorHAnsi" w:cstheme="minorBidi"/>
          <w:noProof/>
          <w:sz w:val="22"/>
          <w:szCs w:val="22"/>
          <w:lang w:val="en-US"/>
        </w:rPr>
      </w:pPr>
      <w:ins w:id="66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3.25</w:t>
        </w:r>
        <w:r w:rsidRPr="00ED481C">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_Toc531504586 \h </w:instrText>
        </w:r>
      </w:ins>
      <w:r>
        <w:rPr>
          <w:noProof/>
          <w:webHidden/>
        </w:rPr>
      </w:r>
      <w:r>
        <w:rPr>
          <w:noProof/>
          <w:webHidden/>
        </w:rPr>
        <w:fldChar w:fldCharType="separate"/>
      </w:r>
      <w:ins w:id="669" w:author="phuong vu" w:date="2018-12-02T09:00:00Z">
        <w:r>
          <w:rPr>
            <w:noProof/>
            <w:webHidden/>
          </w:rPr>
          <w:t>63</w:t>
        </w:r>
        <w:r>
          <w:rPr>
            <w:noProof/>
            <w:webHidden/>
          </w:rPr>
          <w:fldChar w:fldCharType="end"/>
        </w:r>
        <w:r w:rsidRPr="00ED481C">
          <w:rPr>
            <w:rStyle w:val="Hyperlink"/>
            <w:noProof/>
          </w:rPr>
          <w:fldChar w:fldCharType="end"/>
        </w:r>
      </w:ins>
    </w:p>
    <w:p w14:paraId="2DE7B57A" w14:textId="2A26368C" w:rsidR="002A009A" w:rsidRDefault="002A009A">
      <w:pPr>
        <w:pStyle w:val="TableofFigures"/>
        <w:tabs>
          <w:tab w:val="right" w:leader="dot" w:pos="8777"/>
        </w:tabs>
        <w:rPr>
          <w:ins w:id="670" w:author="phuong vu" w:date="2018-12-02T09:00:00Z"/>
          <w:rFonts w:asciiTheme="minorHAnsi" w:eastAsiaTheme="minorEastAsia" w:hAnsiTheme="minorHAnsi" w:cstheme="minorBidi"/>
          <w:noProof/>
          <w:sz w:val="22"/>
          <w:szCs w:val="22"/>
          <w:lang w:val="en-US"/>
        </w:rPr>
      </w:pPr>
      <w:ins w:id="67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3.26</w:t>
        </w:r>
        <w:r w:rsidRPr="00ED481C">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_Toc531504587 \h </w:instrText>
        </w:r>
      </w:ins>
      <w:r>
        <w:rPr>
          <w:noProof/>
          <w:webHidden/>
        </w:rPr>
      </w:r>
      <w:r>
        <w:rPr>
          <w:noProof/>
          <w:webHidden/>
        </w:rPr>
        <w:fldChar w:fldCharType="separate"/>
      </w:r>
      <w:ins w:id="672" w:author="phuong vu" w:date="2018-12-02T09:00:00Z">
        <w:r>
          <w:rPr>
            <w:noProof/>
            <w:webHidden/>
          </w:rPr>
          <w:t>65</w:t>
        </w:r>
        <w:r>
          <w:rPr>
            <w:noProof/>
            <w:webHidden/>
          </w:rPr>
          <w:fldChar w:fldCharType="end"/>
        </w:r>
        <w:r w:rsidRPr="00ED481C">
          <w:rPr>
            <w:rStyle w:val="Hyperlink"/>
            <w:noProof/>
          </w:rPr>
          <w:fldChar w:fldCharType="end"/>
        </w:r>
      </w:ins>
    </w:p>
    <w:p w14:paraId="2D29E4A9" w14:textId="0D3E7C38" w:rsidR="002A009A" w:rsidRDefault="002A009A">
      <w:pPr>
        <w:pStyle w:val="TableofFigures"/>
        <w:tabs>
          <w:tab w:val="right" w:leader="dot" w:pos="8777"/>
        </w:tabs>
        <w:rPr>
          <w:ins w:id="673" w:author="phuong vu" w:date="2018-12-02T09:00:00Z"/>
          <w:rFonts w:asciiTheme="minorHAnsi" w:eastAsiaTheme="minorEastAsia" w:hAnsiTheme="minorHAnsi" w:cstheme="minorBidi"/>
          <w:noProof/>
          <w:sz w:val="22"/>
          <w:szCs w:val="22"/>
          <w:lang w:val="en-US"/>
        </w:rPr>
      </w:pPr>
      <w:ins w:id="67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3.27</w:t>
        </w:r>
        <w:r w:rsidRPr="00ED481C">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_Toc531504588 \h </w:instrText>
        </w:r>
      </w:ins>
      <w:r>
        <w:rPr>
          <w:noProof/>
          <w:webHidden/>
        </w:rPr>
      </w:r>
      <w:r>
        <w:rPr>
          <w:noProof/>
          <w:webHidden/>
        </w:rPr>
        <w:fldChar w:fldCharType="separate"/>
      </w:r>
      <w:ins w:id="675" w:author="phuong vu" w:date="2018-12-02T09:00:00Z">
        <w:r>
          <w:rPr>
            <w:noProof/>
            <w:webHidden/>
          </w:rPr>
          <w:t>65</w:t>
        </w:r>
        <w:r>
          <w:rPr>
            <w:noProof/>
            <w:webHidden/>
          </w:rPr>
          <w:fldChar w:fldCharType="end"/>
        </w:r>
        <w:r w:rsidRPr="00ED481C">
          <w:rPr>
            <w:rStyle w:val="Hyperlink"/>
            <w:noProof/>
          </w:rPr>
          <w:fldChar w:fldCharType="end"/>
        </w:r>
      </w:ins>
    </w:p>
    <w:p w14:paraId="3B35EAFB" w14:textId="4DBCC5D9" w:rsidR="002A009A" w:rsidRDefault="002A009A">
      <w:pPr>
        <w:pStyle w:val="TableofFigures"/>
        <w:tabs>
          <w:tab w:val="right" w:leader="dot" w:pos="8777"/>
        </w:tabs>
        <w:rPr>
          <w:ins w:id="676" w:author="phuong vu" w:date="2018-12-02T09:00:00Z"/>
          <w:rFonts w:asciiTheme="minorHAnsi" w:eastAsiaTheme="minorEastAsia" w:hAnsiTheme="minorHAnsi" w:cstheme="minorBidi"/>
          <w:noProof/>
          <w:sz w:val="22"/>
          <w:szCs w:val="22"/>
          <w:lang w:val="en-US"/>
        </w:rPr>
      </w:pPr>
      <w:ins w:id="67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3.28</w:t>
        </w:r>
        <w:r w:rsidRPr="00ED481C">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_Toc531504589 \h </w:instrText>
        </w:r>
      </w:ins>
      <w:r>
        <w:rPr>
          <w:noProof/>
          <w:webHidden/>
        </w:rPr>
      </w:r>
      <w:r>
        <w:rPr>
          <w:noProof/>
          <w:webHidden/>
        </w:rPr>
        <w:fldChar w:fldCharType="separate"/>
      </w:r>
      <w:ins w:id="678" w:author="phuong vu" w:date="2018-12-02T09:00:00Z">
        <w:r>
          <w:rPr>
            <w:noProof/>
            <w:webHidden/>
          </w:rPr>
          <w:t>67</w:t>
        </w:r>
        <w:r>
          <w:rPr>
            <w:noProof/>
            <w:webHidden/>
          </w:rPr>
          <w:fldChar w:fldCharType="end"/>
        </w:r>
        <w:r w:rsidRPr="00ED481C">
          <w:rPr>
            <w:rStyle w:val="Hyperlink"/>
            <w:noProof/>
          </w:rPr>
          <w:fldChar w:fldCharType="end"/>
        </w:r>
      </w:ins>
    </w:p>
    <w:p w14:paraId="1E8472E2" w14:textId="3D319411" w:rsidR="002A009A" w:rsidRDefault="002A009A">
      <w:pPr>
        <w:pStyle w:val="TableofFigures"/>
        <w:tabs>
          <w:tab w:val="right" w:leader="dot" w:pos="8777"/>
        </w:tabs>
        <w:rPr>
          <w:ins w:id="679" w:author="phuong vu" w:date="2018-12-02T09:00:00Z"/>
          <w:rFonts w:asciiTheme="minorHAnsi" w:eastAsiaTheme="minorEastAsia" w:hAnsiTheme="minorHAnsi" w:cstheme="minorBidi"/>
          <w:noProof/>
          <w:sz w:val="22"/>
          <w:szCs w:val="22"/>
          <w:lang w:val="en-US"/>
        </w:rPr>
      </w:pPr>
      <w:ins w:id="68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3.29</w:t>
        </w:r>
        <w:r w:rsidRPr="00ED481C">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_Toc531504590 \h </w:instrText>
        </w:r>
      </w:ins>
      <w:r>
        <w:rPr>
          <w:noProof/>
          <w:webHidden/>
        </w:rPr>
      </w:r>
      <w:r>
        <w:rPr>
          <w:noProof/>
          <w:webHidden/>
        </w:rPr>
        <w:fldChar w:fldCharType="separate"/>
      </w:r>
      <w:ins w:id="681" w:author="phuong vu" w:date="2018-12-02T09:00:00Z">
        <w:r>
          <w:rPr>
            <w:noProof/>
            <w:webHidden/>
          </w:rPr>
          <w:t>67</w:t>
        </w:r>
        <w:r>
          <w:rPr>
            <w:noProof/>
            <w:webHidden/>
          </w:rPr>
          <w:fldChar w:fldCharType="end"/>
        </w:r>
        <w:r w:rsidRPr="00ED481C">
          <w:rPr>
            <w:rStyle w:val="Hyperlink"/>
            <w:noProof/>
          </w:rPr>
          <w:fldChar w:fldCharType="end"/>
        </w:r>
      </w:ins>
    </w:p>
    <w:p w14:paraId="5A37F774" w14:textId="2E48F766" w:rsidR="002A009A" w:rsidRDefault="002A009A">
      <w:pPr>
        <w:pStyle w:val="TableofFigures"/>
        <w:tabs>
          <w:tab w:val="right" w:leader="dot" w:pos="8777"/>
        </w:tabs>
        <w:rPr>
          <w:ins w:id="682" w:author="phuong vu" w:date="2018-12-02T09:00:00Z"/>
          <w:rFonts w:asciiTheme="minorHAnsi" w:eastAsiaTheme="minorEastAsia" w:hAnsiTheme="minorHAnsi" w:cstheme="minorBidi"/>
          <w:noProof/>
          <w:sz w:val="22"/>
          <w:szCs w:val="22"/>
          <w:lang w:val="en-US"/>
        </w:rPr>
      </w:pPr>
      <w:ins w:id="68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 Các chức năng được kiểm thử</w:t>
        </w:r>
        <w:r>
          <w:rPr>
            <w:noProof/>
            <w:webHidden/>
          </w:rPr>
          <w:tab/>
        </w:r>
        <w:r>
          <w:rPr>
            <w:noProof/>
            <w:webHidden/>
          </w:rPr>
          <w:fldChar w:fldCharType="begin"/>
        </w:r>
        <w:r>
          <w:rPr>
            <w:noProof/>
            <w:webHidden/>
          </w:rPr>
          <w:instrText xml:space="preserve"> PAGEREF _Toc531504591 \h </w:instrText>
        </w:r>
      </w:ins>
      <w:r>
        <w:rPr>
          <w:noProof/>
          <w:webHidden/>
        </w:rPr>
      </w:r>
      <w:r>
        <w:rPr>
          <w:noProof/>
          <w:webHidden/>
        </w:rPr>
        <w:fldChar w:fldCharType="separate"/>
      </w:r>
      <w:ins w:id="684" w:author="phuong vu" w:date="2018-12-02T09:00:00Z">
        <w:r>
          <w:rPr>
            <w:noProof/>
            <w:webHidden/>
          </w:rPr>
          <w:t>68</w:t>
        </w:r>
        <w:r>
          <w:rPr>
            <w:noProof/>
            <w:webHidden/>
          </w:rPr>
          <w:fldChar w:fldCharType="end"/>
        </w:r>
        <w:r w:rsidRPr="00ED481C">
          <w:rPr>
            <w:rStyle w:val="Hyperlink"/>
            <w:noProof/>
          </w:rPr>
          <w:fldChar w:fldCharType="end"/>
        </w:r>
      </w:ins>
    </w:p>
    <w:p w14:paraId="301D158D" w14:textId="76F01373" w:rsidR="002A009A" w:rsidRDefault="002A009A">
      <w:pPr>
        <w:pStyle w:val="TableofFigures"/>
        <w:tabs>
          <w:tab w:val="right" w:leader="dot" w:pos="8777"/>
        </w:tabs>
        <w:rPr>
          <w:ins w:id="685" w:author="phuong vu" w:date="2018-12-02T09:00:00Z"/>
          <w:rFonts w:asciiTheme="minorHAnsi" w:eastAsiaTheme="minorEastAsia" w:hAnsiTheme="minorHAnsi" w:cstheme="minorBidi"/>
          <w:noProof/>
          <w:sz w:val="22"/>
          <w:szCs w:val="22"/>
          <w:lang w:val="en-US"/>
        </w:rPr>
      </w:pPr>
      <w:ins w:id="68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_Toc531504592 \h </w:instrText>
        </w:r>
      </w:ins>
      <w:r>
        <w:rPr>
          <w:noProof/>
          <w:webHidden/>
        </w:rPr>
      </w:r>
      <w:r>
        <w:rPr>
          <w:noProof/>
          <w:webHidden/>
        </w:rPr>
        <w:fldChar w:fldCharType="separate"/>
      </w:r>
      <w:ins w:id="687" w:author="phuong vu" w:date="2018-12-02T09:00:00Z">
        <w:r>
          <w:rPr>
            <w:noProof/>
            <w:webHidden/>
          </w:rPr>
          <w:t>69</w:t>
        </w:r>
        <w:r>
          <w:rPr>
            <w:noProof/>
            <w:webHidden/>
          </w:rPr>
          <w:fldChar w:fldCharType="end"/>
        </w:r>
        <w:r w:rsidRPr="00ED481C">
          <w:rPr>
            <w:rStyle w:val="Hyperlink"/>
            <w:noProof/>
          </w:rPr>
          <w:fldChar w:fldCharType="end"/>
        </w:r>
      </w:ins>
    </w:p>
    <w:p w14:paraId="66D09817" w14:textId="66C55C45" w:rsidR="002A009A" w:rsidRDefault="002A009A">
      <w:pPr>
        <w:pStyle w:val="TableofFigures"/>
        <w:tabs>
          <w:tab w:val="right" w:leader="dot" w:pos="8777"/>
        </w:tabs>
        <w:rPr>
          <w:ins w:id="688" w:author="phuong vu" w:date="2018-12-02T09:00:00Z"/>
          <w:rFonts w:asciiTheme="minorHAnsi" w:eastAsiaTheme="minorEastAsia" w:hAnsiTheme="minorHAnsi" w:cstheme="minorBidi"/>
          <w:noProof/>
          <w:sz w:val="22"/>
          <w:szCs w:val="22"/>
          <w:lang w:val="en-US"/>
        </w:rPr>
      </w:pPr>
      <w:ins w:id="68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w:t>
        </w:r>
        <w:r w:rsidRPr="00ED481C">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_Toc531504593 \h </w:instrText>
        </w:r>
      </w:ins>
      <w:r>
        <w:rPr>
          <w:noProof/>
          <w:webHidden/>
        </w:rPr>
      </w:r>
      <w:r>
        <w:rPr>
          <w:noProof/>
          <w:webHidden/>
        </w:rPr>
        <w:fldChar w:fldCharType="separate"/>
      </w:r>
      <w:ins w:id="690" w:author="phuong vu" w:date="2018-12-02T09:00:00Z">
        <w:r>
          <w:rPr>
            <w:noProof/>
            <w:webHidden/>
          </w:rPr>
          <w:t>70</w:t>
        </w:r>
        <w:r>
          <w:rPr>
            <w:noProof/>
            <w:webHidden/>
          </w:rPr>
          <w:fldChar w:fldCharType="end"/>
        </w:r>
        <w:r w:rsidRPr="00ED481C">
          <w:rPr>
            <w:rStyle w:val="Hyperlink"/>
            <w:noProof/>
          </w:rPr>
          <w:fldChar w:fldCharType="end"/>
        </w:r>
      </w:ins>
    </w:p>
    <w:p w14:paraId="6B678A56" w14:textId="0399264D" w:rsidR="002A009A" w:rsidRDefault="002A009A">
      <w:pPr>
        <w:pStyle w:val="TableofFigures"/>
        <w:tabs>
          <w:tab w:val="right" w:leader="dot" w:pos="8777"/>
        </w:tabs>
        <w:rPr>
          <w:ins w:id="691" w:author="phuong vu" w:date="2018-12-02T09:00:00Z"/>
          <w:rFonts w:asciiTheme="minorHAnsi" w:eastAsiaTheme="minorEastAsia" w:hAnsiTheme="minorHAnsi" w:cstheme="minorBidi"/>
          <w:noProof/>
          <w:sz w:val="22"/>
          <w:szCs w:val="22"/>
          <w:lang w:val="en-US"/>
        </w:rPr>
      </w:pPr>
      <w:ins w:id="69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w:t>
        </w:r>
        <w:r w:rsidRPr="00ED481C">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_Toc531504594 \h </w:instrText>
        </w:r>
      </w:ins>
      <w:r>
        <w:rPr>
          <w:noProof/>
          <w:webHidden/>
        </w:rPr>
      </w:r>
      <w:r>
        <w:rPr>
          <w:noProof/>
          <w:webHidden/>
        </w:rPr>
        <w:fldChar w:fldCharType="separate"/>
      </w:r>
      <w:ins w:id="693" w:author="phuong vu" w:date="2018-12-02T09:00:00Z">
        <w:r>
          <w:rPr>
            <w:noProof/>
            <w:webHidden/>
          </w:rPr>
          <w:t>71</w:t>
        </w:r>
        <w:r>
          <w:rPr>
            <w:noProof/>
            <w:webHidden/>
          </w:rPr>
          <w:fldChar w:fldCharType="end"/>
        </w:r>
        <w:r w:rsidRPr="00ED481C">
          <w:rPr>
            <w:rStyle w:val="Hyperlink"/>
            <w:noProof/>
          </w:rPr>
          <w:fldChar w:fldCharType="end"/>
        </w:r>
      </w:ins>
    </w:p>
    <w:p w14:paraId="7E32F93A" w14:textId="7E102E61" w:rsidR="002A009A" w:rsidRDefault="002A009A">
      <w:pPr>
        <w:pStyle w:val="TableofFigures"/>
        <w:tabs>
          <w:tab w:val="right" w:leader="dot" w:pos="8777"/>
        </w:tabs>
        <w:rPr>
          <w:ins w:id="694" w:author="phuong vu" w:date="2018-12-02T09:00:00Z"/>
          <w:rFonts w:asciiTheme="minorHAnsi" w:eastAsiaTheme="minorEastAsia" w:hAnsiTheme="minorHAnsi" w:cstheme="minorBidi"/>
          <w:noProof/>
          <w:sz w:val="22"/>
          <w:szCs w:val="22"/>
          <w:lang w:val="en-US"/>
        </w:rPr>
      </w:pPr>
      <w:ins w:id="69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4.5</w:t>
        </w:r>
        <w:r w:rsidRPr="00ED481C">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_Toc531504595 \h </w:instrText>
        </w:r>
      </w:ins>
      <w:r>
        <w:rPr>
          <w:noProof/>
          <w:webHidden/>
        </w:rPr>
      </w:r>
      <w:r>
        <w:rPr>
          <w:noProof/>
          <w:webHidden/>
        </w:rPr>
        <w:fldChar w:fldCharType="separate"/>
      </w:r>
      <w:ins w:id="696" w:author="phuong vu" w:date="2018-12-02T09:00:00Z">
        <w:r>
          <w:rPr>
            <w:noProof/>
            <w:webHidden/>
          </w:rPr>
          <w:t>73</w:t>
        </w:r>
        <w:r>
          <w:rPr>
            <w:noProof/>
            <w:webHidden/>
          </w:rPr>
          <w:fldChar w:fldCharType="end"/>
        </w:r>
        <w:r w:rsidRPr="00ED481C">
          <w:rPr>
            <w:rStyle w:val="Hyperlink"/>
            <w:noProof/>
          </w:rPr>
          <w:fldChar w:fldCharType="end"/>
        </w:r>
      </w:ins>
    </w:p>
    <w:p w14:paraId="04902D2C" w14:textId="15D49352" w:rsidR="002A009A" w:rsidRDefault="002A009A">
      <w:pPr>
        <w:pStyle w:val="TableofFigures"/>
        <w:tabs>
          <w:tab w:val="right" w:leader="dot" w:pos="8777"/>
        </w:tabs>
        <w:rPr>
          <w:ins w:id="697" w:author="phuong vu" w:date="2018-12-02T09:00:00Z"/>
          <w:rFonts w:asciiTheme="minorHAnsi" w:eastAsiaTheme="minorEastAsia" w:hAnsiTheme="minorHAnsi" w:cstheme="minorBidi"/>
          <w:noProof/>
          <w:sz w:val="22"/>
          <w:szCs w:val="22"/>
          <w:lang w:val="en-US"/>
        </w:rPr>
      </w:pPr>
      <w:ins w:id="69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4.6</w:t>
        </w:r>
        <w:r w:rsidRPr="00ED481C">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_Toc531504596 \h </w:instrText>
        </w:r>
      </w:ins>
      <w:r>
        <w:rPr>
          <w:noProof/>
          <w:webHidden/>
        </w:rPr>
      </w:r>
      <w:r>
        <w:rPr>
          <w:noProof/>
          <w:webHidden/>
        </w:rPr>
        <w:fldChar w:fldCharType="separate"/>
      </w:r>
      <w:ins w:id="699" w:author="phuong vu" w:date="2018-12-02T09:00:00Z">
        <w:r>
          <w:rPr>
            <w:noProof/>
            <w:webHidden/>
          </w:rPr>
          <w:t>74</w:t>
        </w:r>
        <w:r>
          <w:rPr>
            <w:noProof/>
            <w:webHidden/>
          </w:rPr>
          <w:fldChar w:fldCharType="end"/>
        </w:r>
        <w:r w:rsidRPr="00ED481C">
          <w:rPr>
            <w:rStyle w:val="Hyperlink"/>
            <w:noProof/>
          </w:rPr>
          <w:fldChar w:fldCharType="end"/>
        </w:r>
      </w:ins>
    </w:p>
    <w:p w14:paraId="2A219148" w14:textId="071ADB39" w:rsidR="002A009A" w:rsidRDefault="002A009A">
      <w:pPr>
        <w:pStyle w:val="TableofFigures"/>
        <w:tabs>
          <w:tab w:val="right" w:leader="dot" w:pos="8777"/>
        </w:tabs>
        <w:rPr>
          <w:ins w:id="700" w:author="phuong vu" w:date="2018-12-02T09:00:00Z"/>
          <w:rFonts w:asciiTheme="minorHAnsi" w:eastAsiaTheme="minorEastAsia" w:hAnsiTheme="minorHAnsi" w:cstheme="minorBidi"/>
          <w:noProof/>
          <w:sz w:val="22"/>
          <w:szCs w:val="22"/>
          <w:lang w:val="en-US"/>
        </w:rPr>
      </w:pPr>
      <w:ins w:id="70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4.7</w:t>
        </w:r>
        <w:r w:rsidRPr="00ED481C">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_Toc531504597 \h </w:instrText>
        </w:r>
      </w:ins>
      <w:r>
        <w:rPr>
          <w:noProof/>
          <w:webHidden/>
        </w:rPr>
      </w:r>
      <w:r>
        <w:rPr>
          <w:noProof/>
          <w:webHidden/>
        </w:rPr>
        <w:fldChar w:fldCharType="separate"/>
      </w:r>
      <w:ins w:id="702" w:author="phuong vu" w:date="2018-12-02T09:00:00Z">
        <w:r>
          <w:rPr>
            <w:noProof/>
            <w:webHidden/>
          </w:rPr>
          <w:t>75</w:t>
        </w:r>
        <w:r>
          <w:rPr>
            <w:noProof/>
            <w:webHidden/>
          </w:rPr>
          <w:fldChar w:fldCharType="end"/>
        </w:r>
        <w:r w:rsidRPr="00ED481C">
          <w:rPr>
            <w:rStyle w:val="Hyperlink"/>
            <w:noProof/>
          </w:rPr>
          <w:fldChar w:fldCharType="end"/>
        </w:r>
      </w:ins>
    </w:p>
    <w:p w14:paraId="64CF35A5" w14:textId="7ED9694F" w:rsidR="002A009A" w:rsidRDefault="002A009A">
      <w:pPr>
        <w:pStyle w:val="TableofFigures"/>
        <w:tabs>
          <w:tab w:val="right" w:leader="dot" w:pos="8777"/>
        </w:tabs>
        <w:rPr>
          <w:ins w:id="703" w:author="phuong vu" w:date="2018-12-02T09:00:00Z"/>
          <w:rFonts w:asciiTheme="minorHAnsi" w:eastAsiaTheme="minorEastAsia" w:hAnsiTheme="minorHAnsi" w:cstheme="minorBidi"/>
          <w:noProof/>
          <w:sz w:val="22"/>
          <w:szCs w:val="22"/>
          <w:lang w:val="en-US"/>
        </w:rPr>
      </w:pPr>
      <w:ins w:id="70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4.8</w:t>
        </w:r>
        <w:r w:rsidRPr="00ED481C">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_Toc531504598 \h </w:instrText>
        </w:r>
      </w:ins>
      <w:r>
        <w:rPr>
          <w:noProof/>
          <w:webHidden/>
        </w:rPr>
      </w:r>
      <w:r>
        <w:rPr>
          <w:noProof/>
          <w:webHidden/>
        </w:rPr>
        <w:fldChar w:fldCharType="separate"/>
      </w:r>
      <w:ins w:id="705" w:author="phuong vu" w:date="2018-12-02T09:00:00Z">
        <w:r>
          <w:rPr>
            <w:noProof/>
            <w:webHidden/>
          </w:rPr>
          <w:t>77</w:t>
        </w:r>
        <w:r>
          <w:rPr>
            <w:noProof/>
            <w:webHidden/>
          </w:rPr>
          <w:fldChar w:fldCharType="end"/>
        </w:r>
        <w:r w:rsidRPr="00ED481C">
          <w:rPr>
            <w:rStyle w:val="Hyperlink"/>
            <w:noProof/>
          </w:rPr>
          <w:fldChar w:fldCharType="end"/>
        </w:r>
      </w:ins>
    </w:p>
    <w:p w14:paraId="7C49E782" w14:textId="50FB6BF8" w:rsidR="002A009A" w:rsidRDefault="002A009A">
      <w:pPr>
        <w:pStyle w:val="TableofFigures"/>
        <w:tabs>
          <w:tab w:val="right" w:leader="dot" w:pos="8777"/>
        </w:tabs>
        <w:rPr>
          <w:ins w:id="706" w:author="phuong vu" w:date="2018-12-02T09:00:00Z"/>
          <w:rFonts w:asciiTheme="minorHAnsi" w:eastAsiaTheme="minorEastAsia" w:hAnsiTheme="minorHAnsi" w:cstheme="minorBidi"/>
          <w:noProof/>
          <w:sz w:val="22"/>
          <w:szCs w:val="22"/>
          <w:lang w:val="en-US"/>
        </w:rPr>
      </w:pPr>
      <w:ins w:id="70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4.9</w:t>
        </w:r>
        <w:r w:rsidRPr="00ED481C">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_Toc531504599 \h </w:instrText>
        </w:r>
      </w:ins>
      <w:r>
        <w:rPr>
          <w:noProof/>
          <w:webHidden/>
        </w:rPr>
      </w:r>
      <w:r>
        <w:rPr>
          <w:noProof/>
          <w:webHidden/>
        </w:rPr>
        <w:fldChar w:fldCharType="separate"/>
      </w:r>
      <w:ins w:id="708" w:author="phuong vu" w:date="2018-12-02T09:00:00Z">
        <w:r>
          <w:rPr>
            <w:noProof/>
            <w:webHidden/>
          </w:rPr>
          <w:t>78</w:t>
        </w:r>
        <w:r>
          <w:rPr>
            <w:noProof/>
            <w:webHidden/>
          </w:rPr>
          <w:fldChar w:fldCharType="end"/>
        </w:r>
        <w:r w:rsidRPr="00ED481C">
          <w:rPr>
            <w:rStyle w:val="Hyperlink"/>
            <w:noProof/>
          </w:rPr>
          <w:fldChar w:fldCharType="end"/>
        </w:r>
      </w:ins>
    </w:p>
    <w:p w14:paraId="3A436DFF" w14:textId="7546F334" w:rsidR="002A009A" w:rsidRDefault="002A009A">
      <w:pPr>
        <w:pStyle w:val="TableofFigures"/>
        <w:tabs>
          <w:tab w:val="right" w:leader="dot" w:pos="8777"/>
        </w:tabs>
        <w:rPr>
          <w:ins w:id="709" w:author="phuong vu" w:date="2018-12-02T09:00:00Z"/>
          <w:rFonts w:asciiTheme="minorHAnsi" w:eastAsiaTheme="minorEastAsia" w:hAnsiTheme="minorHAnsi" w:cstheme="minorBidi"/>
          <w:noProof/>
          <w:sz w:val="22"/>
          <w:szCs w:val="22"/>
          <w:lang w:val="en-US"/>
        </w:rPr>
      </w:pPr>
      <w:ins w:id="71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_Toc531504600 \h </w:instrText>
        </w:r>
      </w:ins>
      <w:r>
        <w:rPr>
          <w:noProof/>
          <w:webHidden/>
        </w:rPr>
      </w:r>
      <w:r>
        <w:rPr>
          <w:noProof/>
          <w:webHidden/>
        </w:rPr>
        <w:fldChar w:fldCharType="separate"/>
      </w:r>
      <w:ins w:id="711" w:author="phuong vu" w:date="2018-12-02T09:00:00Z">
        <w:r>
          <w:rPr>
            <w:noProof/>
            <w:webHidden/>
          </w:rPr>
          <w:t>79</w:t>
        </w:r>
        <w:r>
          <w:rPr>
            <w:noProof/>
            <w:webHidden/>
          </w:rPr>
          <w:fldChar w:fldCharType="end"/>
        </w:r>
        <w:r w:rsidRPr="00ED481C">
          <w:rPr>
            <w:rStyle w:val="Hyperlink"/>
            <w:noProof/>
          </w:rPr>
          <w:fldChar w:fldCharType="end"/>
        </w:r>
      </w:ins>
    </w:p>
    <w:p w14:paraId="47DFAE92" w14:textId="138D9959" w:rsidR="002A009A" w:rsidRDefault="002A009A">
      <w:pPr>
        <w:pStyle w:val="TableofFigures"/>
        <w:tabs>
          <w:tab w:val="right" w:leader="dot" w:pos="8777"/>
        </w:tabs>
        <w:rPr>
          <w:ins w:id="712" w:author="phuong vu" w:date="2018-12-02T09:00:00Z"/>
          <w:rFonts w:asciiTheme="minorHAnsi" w:eastAsiaTheme="minorEastAsia" w:hAnsiTheme="minorHAnsi" w:cstheme="minorBidi"/>
          <w:noProof/>
          <w:sz w:val="22"/>
          <w:szCs w:val="22"/>
          <w:lang w:val="en-US"/>
        </w:rPr>
      </w:pPr>
      <w:ins w:id="71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_Toc531504601 \h </w:instrText>
        </w:r>
      </w:ins>
      <w:r>
        <w:rPr>
          <w:noProof/>
          <w:webHidden/>
        </w:rPr>
      </w:r>
      <w:r>
        <w:rPr>
          <w:noProof/>
          <w:webHidden/>
        </w:rPr>
        <w:fldChar w:fldCharType="separate"/>
      </w:r>
      <w:ins w:id="714" w:author="phuong vu" w:date="2018-12-02T09:00:00Z">
        <w:r>
          <w:rPr>
            <w:noProof/>
            <w:webHidden/>
          </w:rPr>
          <w:t>80</w:t>
        </w:r>
        <w:r>
          <w:rPr>
            <w:noProof/>
            <w:webHidden/>
          </w:rPr>
          <w:fldChar w:fldCharType="end"/>
        </w:r>
        <w:r w:rsidRPr="00ED481C">
          <w:rPr>
            <w:rStyle w:val="Hyperlink"/>
            <w:noProof/>
          </w:rPr>
          <w:fldChar w:fldCharType="end"/>
        </w:r>
      </w:ins>
    </w:p>
    <w:p w14:paraId="6B38F632" w14:textId="7081C1CC" w:rsidR="002A009A" w:rsidRDefault="002A009A">
      <w:pPr>
        <w:pStyle w:val="TableofFigures"/>
        <w:tabs>
          <w:tab w:val="right" w:leader="dot" w:pos="8777"/>
        </w:tabs>
        <w:rPr>
          <w:ins w:id="715" w:author="phuong vu" w:date="2018-12-02T09:00:00Z"/>
          <w:rFonts w:asciiTheme="minorHAnsi" w:eastAsiaTheme="minorEastAsia" w:hAnsiTheme="minorHAnsi" w:cstheme="minorBidi"/>
          <w:noProof/>
          <w:sz w:val="22"/>
          <w:szCs w:val="22"/>
          <w:lang w:val="en-US"/>
        </w:rPr>
      </w:pPr>
      <w:ins w:id="71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4.12</w:t>
        </w:r>
        <w:r w:rsidRPr="00ED481C">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_Toc531504602 \h </w:instrText>
        </w:r>
      </w:ins>
      <w:r>
        <w:rPr>
          <w:noProof/>
          <w:webHidden/>
        </w:rPr>
      </w:r>
      <w:r>
        <w:rPr>
          <w:noProof/>
          <w:webHidden/>
        </w:rPr>
        <w:fldChar w:fldCharType="separate"/>
      </w:r>
      <w:ins w:id="717" w:author="phuong vu" w:date="2018-12-02T09:00:00Z">
        <w:r>
          <w:rPr>
            <w:noProof/>
            <w:webHidden/>
          </w:rPr>
          <w:t>81</w:t>
        </w:r>
        <w:r>
          <w:rPr>
            <w:noProof/>
            <w:webHidden/>
          </w:rPr>
          <w:fldChar w:fldCharType="end"/>
        </w:r>
        <w:r w:rsidRPr="00ED481C">
          <w:rPr>
            <w:rStyle w:val="Hyperlink"/>
            <w:noProof/>
          </w:rPr>
          <w:fldChar w:fldCharType="end"/>
        </w:r>
      </w:ins>
    </w:p>
    <w:p w14:paraId="0349D03B" w14:textId="645CA216" w:rsidR="002A009A" w:rsidRDefault="002A009A">
      <w:pPr>
        <w:pStyle w:val="TableofFigures"/>
        <w:tabs>
          <w:tab w:val="right" w:leader="dot" w:pos="8777"/>
        </w:tabs>
        <w:rPr>
          <w:ins w:id="718" w:author="phuong vu" w:date="2018-12-02T09:00:00Z"/>
          <w:rFonts w:asciiTheme="minorHAnsi" w:eastAsiaTheme="minorEastAsia" w:hAnsiTheme="minorHAnsi" w:cstheme="minorBidi"/>
          <w:noProof/>
          <w:sz w:val="22"/>
          <w:szCs w:val="22"/>
          <w:lang w:val="en-US"/>
        </w:rPr>
      </w:pPr>
      <w:ins w:id="71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4.13</w:t>
        </w:r>
        <w:r w:rsidRPr="00ED481C">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_Toc531504603 \h </w:instrText>
        </w:r>
      </w:ins>
      <w:r>
        <w:rPr>
          <w:noProof/>
          <w:webHidden/>
        </w:rPr>
      </w:r>
      <w:r>
        <w:rPr>
          <w:noProof/>
          <w:webHidden/>
        </w:rPr>
        <w:fldChar w:fldCharType="separate"/>
      </w:r>
      <w:ins w:id="720" w:author="phuong vu" w:date="2018-12-02T09:00:00Z">
        <w:r>
          <w:rPr>
            <w:noProof/>
            <w:webHidden/>
          </w:rPr>
          <w:t>82</w:t>
        </w:r>
        <w:r>
          <w:rPr>
            <w:noProof/>
            <w:webHidden/>
          </w:rPr>
          <w:fldChar w:fldCharType="end"/>
        </w:r>
        <w:r w:rsidRPr="00ED481C">
          <w:rPr>
            <w:rStyle w:val="Hyperlink"/>
            <w:noProof/>
          </w:rPr>
          <w:fldChar w:fldCharType="end"/>
        </w:r>
      </w:ins>
    </w:p>
    <w:p w14:paraId="41C628D9" w14:textId="6779142D" w:rsidR="002A009A" w:rsidRDefault="002A009A">
      <w:pPr>
        <w:pStyle w:val="TableofFigures"/>
        <w:tabs>
          <w:tab w:val="right" w:leader="dot" w:pos="8777"/>
        </w:tabs>
        <w:rPr>
          <w:ins w:id="721" w:author="phuong vu" w:date="2018-12-02T09:00:00Z"/>
          <w:rFonts w:asciiTheme="minorHAnsi" w:eastAsiaTheme="minorEastAsia" w:hAnsiTheme="minorHAnsi" w:cstheme="minorBidi"/>
          <w:noProof/>
          <w:sz w:val="22"/>
          <w:szCs w:val="22"/>
          <w:lang w:val="en-US"/>
        </w:rPr>
      </w:pPr>
      <w:ins w:id="72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4.14</w:t>
        </w:r>
        <w:r w:rsidRPr="00ED481C">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_Toc531504604 \h </w:instrText>
        </w:r>
      </w:ins>
      <w:r>
        <w:rPr>
          <w:noProof/>
          <w:webHidden/>
        </w:rPr>
      </w:r>
      <w:r>
        <w:rPr>
          <w:noProof/>
          <w:webHidden/>
        </w:rPr>
        <w:fldChar w:fldCharType="separate"/>
      </w:r>
      <w:ins w:id="723" w:author="phuong vu" w:date="2018-12-02T09:00:00Z">
        <w:r>
          <w:rPr>
            <w:noProof/>
            <w:webHidden/>
          </w:rPr>
          <w:t>83</w:t>
        </w:r>
        <w:r>
          <w:rPr>
            <w:noProof/>
            <w:webHidden/>
          </w:rPr>
          <w:fldChar w:fldCharType="end"/>
        </w:r>
        <w:r w:rsidRPr="00ED481C">
          <w:rPr>
            <w:rStyle w:val="Hyperlink"/>
            <w:noProof/>
          </w:rPr>
          <w:fldChar w:fldCharType="end"/>
        </w:r>
      </w:ins>
    </w:p>
    <w:p w14:paraId="6A19D643" w14:textId="5CB3ABE8" w:rsidR="002A009A" w:rsidRDefault="002A009A">
      <w:pPr>
        <w:pStyle w:val="TableofFigures"/>
        <w:tabs>
          <w:tab w:val="right" w:leader="dot" w:pos="8777"/>
        </w:tabs>
        <w:rPr>
          <w:ins w:id="724" w:author="phuong vu" w:date="2018-12-02T09:00:00Z"/>
          <w:rFonts w:asciiTheme="minorHAnsi" w:eastAsiaTheme="minorEastAsia" w:hAnsiTheme="minorHAnsi" w:cstheme="minorBidi"/>
          <w:noProof/>
          <w:sz w:val="22"/>
          <w:szCs w:val="22"/>
          <w:lang w:val="en-US"/>
        </w:rPr>
      </w:pPr>
      <w:ins w:id="72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4.15 Bảng dữ liệu hóa đơn</w:t>
        </w:r>
        <w:r>
          <w:rPr>
            <w:noProof/>
            <w:webHidden/>
          </w:rPr>
          <w:tab/>
        </w:r>
        <w:r>
          <w:rPr>
            <w:noProof/>
            <w:webHidden/>
          </w:rPr>
          <w:fldChar w:fldCharType="begin"/>
        </w:r>
        <w:r>
          <w:rPr>
            <w:noProof/>
            <w:webHidden/>
          </w:rPr>
          <w:instrText xml:space="preserve"> PAGEREF _Toc531504605 \h </w:instrText>
        </w:r>
      </w:ins>
      <w:r>
        <w:rPr>
          <w:noProof/>
          <w:webHidden/>
        </w:rPr>
      </w:r>
      <w:r>
        <w:rPr>
          <w:noProof/>
          <w:webHidden/>
        </w:rPr>
        <w:fldChar w:fldCharType="separate"/>
      </w:r>
      <w:ins w:id="726" w:author="phuong vu" w:date="2018-12-02T09:00:00Z">
        <w:r>
          <w:rPr>
            <w:noProof/>
            <w:webHidden/>
          </w:rPr>
          <w:t>85</w:t>
        </w:r>
        <w:r>
          <w:rPr>
            <w:noProof/>
            <w:webHidden/>
          </w:rPr>
          <w:fldChar w:fldCharType="end"/>
        </w:r>
        <w:r w:rsidRPr="00ED481C">
          <w:rPr>
            <w:rStyle w:val="Hyperlink"/>
            <w:noProof/>
          </w:rPr>
          <w:fldChar w:fldCharType="end"/>
        </w:r>
      </w:ins>
    </w:p>
    <w:p w14:paraId="7C3DB97A" w14:textId="067CE2DE" w:rsidR="002A009A" w:rsidRDefault="002A009A">
      <w:pPr>
        <w:pStyle w:val="TableofFigures"/>
        <w:tabs>
          <w:tab w:val="right" w:leader="dot" w:pos="8777"/>
        </w:tabs>
        <w:rPr>
          <w:ins w:id="727" w:author="phuong vu" w:date="2018-12-02T09:00:00Z"/>
          <w:rFonts w:asciiTheme="minorHAnsi" w:eastAsiaTheme="minorEastAsia" w:hAnsiTheme="minorHAnsi" w:cstheme="minorBidi"/>
          <w:noProof/>
          <w:sz w:val="22"/>
          <w:szCs w:val="22"/>
          <w:lang w:val="en-US"/>
        </w:rPr>
      </w:pPr>
      <w:ins w:id="72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4.16 Bảng dữ liệu chi tiết hóa đơn</w:t>
        </w:r>
        <w:r>
          <w:rPr>
            <w:noProof/>
            <w:webHidden/>
          </w:rPr>
          <w:tab/>
        </w:r>
        <w:r>
          <w:rPr>
            <w:noProof/>
            <w:webHidden/>
          </w:rPr>
          <w:fldChar w:fldCharType="begin"/>
        </w:r>
        <w:r>
          <w:rPr>
            <w:noProof/>
            <w:webHidden/>
          </w:rPr>
          <w:instrText xml:space="preserve"> PAGEREF _Toc531504606 \h </w:instrText>
        </w:r>
      </w:ins>
      <w:r>
        <w:rPr>
          <w:noProof/>
          <w:webHidden/>
        </w:rPr>
      </w:r>
      <w:r>
        <w:rPr>
          <w:noProof/>
          <w:webHidden/>
        </w:rPr>
        <w:fldChar w:fldCharType="separate"/>
      </w:r>
      <w:ins w:id="729" w:author="phuong vu" w:date="2018-12-02T09:00:00Z">
        <w:r>
          <w:rPr>
            <w:noProof/>
            <w:webHidden/>
          </w:rPr>
          <w:t>86</w:t>
        </w:r>
        <w:r>
          <w:rPr>
            <w:noProof/>
            <w:webHidden/>
          </w:rPr>
          <w:fldChar w:fldCharType="end"/>
        </w:r>
        <w:r w:rsidRPr="00ED481C">
          <w:rPr>
            <w:rStyle w:val="Hyperlink"/>
            <w:noProof/>
          </w:rPr>
          <w:fldChar w:fldCharType="end"/>
        </w:r>
      </w:ins>
    </w:p>
    <w:p w14:paraId="67018829" w14:textId="4BE14730" w:rsidR="002A009A" w:rsidRDefault="002A009A">
      <w:pPr>
        <w:pStyle w:val="TableofFigures"/>
        <w:tabs>
          <w:tab w:val="right" w:leader="dot" w:pos="8777"/>
        </w:tabs>
        <w:rPr>
          <w:ins w:id="730" w:author="phuong vu" w:date="2018-12-02T09:00:00Z"/>
          <w:rFonts w:asciiTheme="minorHAnsi" w:eastAsiaTheme="minorEastAsia" w:hAnsiTheme="minorHAnsi" w:cstheme="minorBidi"/>
          <w:noProof/>
          <w:sz w:val="22"/>
          <w:szCs w:val="22"/>
          <w:lang w:val="en-US"/>
        </w:rPr>
      </w:pPr>
      <w:ins w:id="73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4.17 Bảng dữ liệu chi nhánh</w:t>
        </w:r>
        <w:r>
          <w:rPr>
            <w:noProof/>
            <w:webHidden/>
          </w:rPr>
          <w:tab/>
        </w:r>
        <w:r>
          <w:rPr>
            <w:noProof/>
            <w:webHidden/>
          </w:rPr>
          <w:fldChar w:fldCharType="begin"/>
        </w:r>
        <w:r>
          <w:rPr>
            <w:noProof/>
            <w:webHidden/>
          </w:rPr>
          <w:instrText xml:space="preserve"> PAGEREF _Toc531504607 \h </w:instrText>
        </w:r>
      </w:ins>
      <w:r>
        <w:rPr>
          <w:noProof/>
          <w:webHidden/>
        </w:rPr>
      </w:r>
      <w:r>
        <w:rPr>
          <w:noProof/>
          <w:webHidden/>
        </w:rPr>
        <w:fldChar w:fldCharType="separate"/>
      </w:r>
      <w:ins w:id="732" w:author="phuong vu" w:date="2018-12-02T09:00:00Z">
        <w:r>
          <w:rPr>
            <w:noProof/>
            <w:webHidden/>
          </w:rPr>
          <w:t>86</w:t>
        </w:r>
        <w:r>
          <w:rPr>
            <w:noProof/>
            <w:webHidden/>
          </w:rPr>
          <w:fldChar w:fldCharType="end"/>
        </w:r>
        <w:r w:rsidRPr="00ED481C">
          <w:rPr>
            <w:rStyle w:val="Hyperlink"/>
            <w:noProof/>
          </w:rPr>
          <w:fldChar w:fldCharType="end"/>
        </w:r>
      </w:ins>
    </w:p>
    <w:p w14:paraId="40D17D10" w14:textId="10F1351F" w:rsidR="002A009A" w:rsidRDefault="002A009A">
      <w:pPr>
        <w:pStyle w:val="TableofFigures"/>
        <w:tabs>
          <w:tab w:val="right" w:leader="dot" w:pos="8777"/>
        </w:tabs>
        <w:rPr>
          <w:ins w:id="733" w:author="phuong vu" w:date="2018-12-02T09:00:00Z"/>
          <w:rFonts w:asciiTheme="minorHAnsi" w:eastAsiaTheme="minorEastAsia" w:hAnsiTheme="minorHAnsi" w:cstheme="minorBidi"/>
          <w:noProof/>
          <w:sz w:val="22"/>
          <w:szCs w:val="22"/>
          <w:lang w:val="en-US"/>
        </w:rPr>
      </w:pPr>
      <w:ins w:id="73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4.18 Bảng dữ liệu màu sắc</w:t>
        </w:r>
        <w:r>
          <w:rPr>
            <w:noProof/>
            <w:webHidden/>
          </w:rPr>
          <w:tab/>
        </w:r>
        <w:r>
          <w:rPr>
            <w:noProof/>
            <w:webHidden/>
          </w:rPr>
          <w:fldChar w:fldCharType="begin"/>
        </w:r>
        <w:r>
          <w:rPr>
            <w:noProof/>
            <w:webHidden/>
          </w:rPr>
          <w:instrText xml:space="preserve"> PAGEREF _Toc531504608 \h </w:instrText>
        </w:r>
      </w:ins>
      <w:r>
        <w:rPr>
          <w:noProof/>
          <w:webHidden/>
        </w:rPr>
      </w:r>
      <w:r>
        <w:rPr>
          <w:noProof/>
          <w:webHidden/>
        </w:rPr>
        <w:fldChar w:fldCharType="separate"/>
      </w:r>
      <w:ins w:id="735" w:author="phuong vu" w:date="2018-12-02T09:00:00Z">
        <w:r>
          <w:rPr>
            <w:noProof/>
            <w:webHidden/>
          </w:rPr>
          <w:t>86</w:t>
        </w:r>
        <w:r>
          <w:rPr>
            <w:noProof/>
            <w:webHidden/>
          </w:rPr>
          <w:fldChar w:fldCharType="end"/>
        </w:r>
        <w:r w:rsidRPr="00ED481C">
          <w:rPr>
            <w:rStyle w:val="Hyperlink"/>
            <w:noProof/>
          </w:rPr>
          <w:fldChar w:fldCharType="end"/>
        </w:r>
      </w:ins>
    </w:p>
    <w:p w14:paraId="3FB7A56E" w14:textId="6886B4EB" w:rsidR="002A009A" w:rsidRDefault="002A009A">
      <w:pPr>
        <w:pStyle w:val="TableofFigures"/>
        <w:tabs>
          <w:tab w:val="right" w:leader="dot" w:pos="8777"/>
        </w:tabs>
        <w:rPr>
          <w:ins w:id="736" w:author="phuong vu" w:date="2018-12-02T09:00:00Z"/>
          <w:rFonts w:asciiTheme="minorHAnsi" w:eastAsiaTheme="minorEastAsia" w:hAnsiTheme="minorHAnsi" w:cstheme="minorBidi"/>
          <w:noProof/>
          <w:sz w:val="22"/>
          <w:szCs w:val="22"/>
          <w:lang w:val="en-US"/>
        </w:rPr>
      </w:pPr>
      <w:ins w:id="73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4.19 Bảng dữ liệu nhóm màu</w:t>
        </w:r>
        <w:r>
          <w:rPr>
            <w:noProof/>
            <w:webHidden/>
          </w:rPr>
          <w:tab/>
        </w:r>
        <w:r>
          <w:rPr>
            <w:noProof/>
            <w:webHidden/>
          </w:rPr>
          <w:fldChar w:fldCharType="begin"/>
        </w:r>
        <w:r>
          <w:rPr>
            <w:noProof/>
            <w:webHidden/>
          </w:rPr>
          <w:instrText xml:space="preserve"> PAGEREF _Toc531504609 \h </w:instrText>
        </w:r>
      </w:ins>
      <w:r>
        <w:rPr>
          <w:noProof/>
          <w:webHidden/>
        </w:rPr>
      </w:r>
      <w:r>
        <w:rPr>
          <w:noProof/>
          <w:webHidden/>
        </w:rPr>
        <w:fldChar w:fldCharType="separate"/>
      </w:r>
      <w:ins w:id="738" w:author="phuong vu" w:date="2018-12-02T09:00:00Z">
        <w:r>
          <w:rPr>
            <w:noProof/>
            <w:webHidden/>
          </w:rPr>
          <w:t>86</w:t>
        </w:r>
        <w:r>
          <w:rPr>
            <w:noProof/>
            <w:webHidden/>
          </w:rPr>
          <w:fldChar w:fldCharType="end"/>
        </w:r>
        <w:r w:rsidRPr="00ED481C">
          <w:rPr>
            <w:rStyle w:val="Hyperlink"/>
            <w:noProof/>
          </w:rPr>
          <w:fldChar w:fldCharType="end"/>
        </w:r>
      </w:ins>
    </w:p>
    <w:p w14:paraId="035245E8" w14:textId="56C641E5" w:rsidR="002A009A" w:rsidRDefault="002A009A">
      <w:pPr>
        <w:pStyle w:val="TableofFigures"/>
        <w:tabs>
          <w:tab w:val="right" w:leader="dot" w:pos="8777"/>
        </w:tabs>
        <w:rPr>
          <w:ins w:id="739" w:author="phuong vu" w:date="2018-12-02T09:00:00Z"/>
          <w:rFonts w:asciiTheme="minorHAnsi" w:eastAsiaTheme="minorEastAsia" w:hAnsiTheme="minorHAnsi" w:cstheme="minorBidi"/>
          <w:noProof/>
          <w:sz w:val="22"/>
          <w:szCs w:val="22"/>
          <w:lang w:val="en-US"/>
        </w:rPr>
      </w:pPr>
      <w:ins w:id="74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4.20 Bảng dữ liệu khách hàng</w:t>
        </w:r>
        <w:r>
          <w:rPr>
            <w:noProof/>
            <w:webHidden/>
          </w:rPr>
          <w:tab/>
        </w:r>
        <w:r>
          <w:rPr>
            <w:noProof/>
            <w:webHidden/>
          </w:rPr>
          <w:fldChar w:fldCharType="begin"/>
        </w:r>
        <w:r>
          <w:rPr>
            <w:noProof/>
            <w:webHidden/>
          </w:rPr>
          <w:instrText xml:space="preserve"> PAGEREF _Toc531504610 \h </w:instrText>
        </w:r>
      </w:ins>
      <w:r>
        <w:rPr>
          <w:noProof/>
          <w:webHidden/>
        </w:rPr>
      </w:r>
      <w:r>
        <w:rPr>
          <w:noProof/>
          <w:webHidden/>
        </w:rPr>
        <w:fldChar w:fldCharType="separate"/>
      </w:r>
      <w:ins w:id="741" w:author="phuong vu" w:date="2018-12-02T09:00:00Z">
        <w:r>
          <w:rPr>
            <w:noProof/>
            <w:webHidden/>
          </w:rPr>
          <w:t>87</w:t>
        </w:r>
        <w:r>
          <w:rPr>
            <w:noProof/>
            <w:webHidden/>
          </w:rPr>
          <w:fldChar w:fldCharType="end"/>
        </w:r>
        <w:r w:rsidRPr="00ED481C">
          <w:rPr>
            <w:rStyle w:val="Hyperlink"/>
            <w:noProof/>
          </w:rPr>
          <w:fldChar w:fldCharType="end"/>
        </w:r>
      </w:ins>
    </w:p>
    <w:p w14:paraId="065079B3" w14:textId="4EB81ECA" w:rsidR="002A009A" w:rsidRDefault="002A009A">
      <w:pPr>
        <w:pStyle w:val="TableofFigures"/>
        <w:tabs>
          <w:tab w:val="right" w:leader="dot" w:pos="8777"/>
        </w:tabs>
        <w:rPr>
          <w:ins w:id="742" w:author="phuong vu" w:date="2018-12-02T09:00:00Z"/>
          <w:rFonts w:asciiTheme="minorHAnsi" w:eastAsiaTheme="minorEastAsia" w:hAnsiTheme="minorHAnsi" w:cstheme="minorBidi"/>
          <w:noProof/>
          <w:sz w:val="22"/>
          <w:szCs w:val="22"/>
          <w:lang w:val="en-US"/>
        </w:rPr>
      </w:pPr>
      <w:ins w:id="74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4.21</w:t>
        </w:r>
        <w:r w:rsidRPr="00ED481C">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_Toc531504611 \h </w:instrText>
        </w:r>
      </w:ins>
      <w:r>
        <w:rPr>
          <w:noProof/>
          <w:webHidden/>
        </w:rPr>
      </w:r>
      <w:r>
        <w:rPr>
          <w:noProof/>
          <w:webHidden/>
        </w:rPr>
        <w:fldChar w:fldCharType="separate"/>
      </w:r>
      <w:ins w:id="744" w:author="phuong vu" w:date="2018-12-02T09:00:00Z">
        <w:r>
          <w:rPr>
            <w:noProof/>
            <w:webHidden/>
          </w:rPr>
          <w:t>88</w:t>
        </w:r>
        <w:r>
          <w:rPr>
            <w:noProof/>
            <w:webHidden/>
          </w:rPr>
          <w:fldChar w:fldCharType="end"/>
        </w:r>
        <w:r w:rsidRPr="00ED481C">
          <w:rPr>
            <w:rStyle w:val="Hyperlink"/>
            <w:noProof/>
          </w:rPr>
          <w:fldChar w:fldCharType="end"/>
        </w:r>
      </w:ins>
    </w:p>
    <w:p w14:paraId="58598625" w14:textId="2AFB3A04" w:rsidR="002A009A" w:rsidRDefault="002A009A">
      <w:pPr>
        <w:pStyle w:val="TableofFigures"/>
        <w:tabs>
          <w:tab w:val="right" w:leader="dot" w:pos="8777"/>
        </w:tabs>
        <w:rPr>
          <w:ins w:id="745" w:author="phuong vu" w:date="2018-12-02T09:00:00Z"/>
          <w:rFonts w:asciiTheme="minorHAnsi" w:eastAsiaTheme="minorEastAsia" w:hAnsiTheme="minorHAnsi" w:cstheme="minorBidi"/>
          <w:noProof/>
          <w:sz w:val="22"/>
          <w:szCs w:val="22"/>
          <w:lang w:val="en-US"/>
        </w:rPr>
      </w:pPr>
      <w:ins w:id="74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4.22 Bảng dữ liệu nh</w:t>
        </w:r>
        <w:r w:rsidRPr="00ED481C">
          <w:rPr>
            <w:rStyle w:val="Hyperlink"/>
            <w:noProof/>
            <w:lang w:val="en-US"/>
          </w:rPr>
          <w:t>ã</w:t>
        </w:r>
        <w:r w:rsidRPr="00ED481C">
          <w:rPr>
            <w:rStyle w:val="Hyperlink"/>
            <w:noProof/>
          </w:rPr>
          <w:t>n hiệu</w:t>
        </w:r>
        <w:r>
          <w:rPr>
            <w:noProof/>
            <w:webHidden/>
          </w:rPr>
          <w:tab/>
        </w:r>
        <w:r>
          <w:rPr>
            <w:noProof/>
            <w:webHidden/>
          </w:rPr>
          <w:fldChar w:fldCharType="begin"/>
        </w:r>
        <w:r>
          <w:rPr>
            <w:noProof/>
            <w:webHidden/>
          </w:rPr>
          <w:instrText xml:space="preserve"> PAGEREF _Toc531504612 \h </w:instrText>
        </w:r>
      </w:ins>
      <w:r>
        <w:rPr>
          <w:noProof/>
          <w:webHidden/>
        </w:rPr>
      </w:r>
      <w:r>
        <w:rPr>
          <w:noProof/>
          <w:webHidden/>
        </w:rPr>
        <w:fldChar w:fldCharType="separate"/>
      </w:r>
      <w:ins w:id="747" w:author="phuong vu" w:date="2018-12-02T09:00:00Z">
        <w:r>
          <w:rPr>
            <w:noProof/>
            <w:webHidden/>
          </w:rPr>
          <w:t>88</w:t>
        </w:r>
        <w:r>
          <w:rPr>
            <w:noProof/>
            <w:webHidden/>
          </w:rPr>
          <w:fldChar w:fldCharType="end"/>
        </w:r>
        <w:r w:rsidRPr="00ED481C">
          <w:rPr>
            <w:rStyle w:val="Hyperlink"/>
            <w:noProof/>
          </w:rPr>
          <w:fldChar w:fldCharType="end"/>
        </w:r>
      </w:ins>
    </w:p>
    <w:p w14:paraId="7D7C1A29" w14:textId="2EFC4065" w:rsidR="002A009A" w:rsidRDefault="002A009A">
      <w:pPr>
        <w:pStyle w:val="TableofFigures"/>
        <w:tabs>
          <w:tab w:val="right" w:leader="dot" w:pos="8777"/>
        </w:tabs>
        <w:rPr>
          <w:ins w:id="748" w:author="phuong vu" w:date="2018-12-02T09:00:00Z"/>
          <w:rFonts w:asciiTheme="minorHAnsi" w:eastAsiaTheme="minorEastAsia" w:hAnsiTheme="minorHAnsi" w:cstheme="minorBidi"/>
          <w:noProof/>
          <w:sz w:val="22"/>
          <w:szCs w:val="22"/>
          <w:lang w:val="en-US"/>
        </w:rPr>
      </w:pPr>
      <w:ins w:id="74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4.23 Bảng dữ liệu chất liệu</w:t>
        </w:r>
        <w:r>
          <w:rPr>
            <w:noProof/>
            <w:webHidden/>
          </w:rPr>
          <w:tab/>
        </w:r>
        <w:r>
          <w:rPr>
            <w:noProof/>
            <w:webHidden/>
          </w:rPr>
          <w:fldChar w:fldCharType="begin"/>
        </w:r>
        <w:r>
          <w:rPr>
            <w:noProof/>
            <w:webHidden/>
          </w:rPr>
          <w:instrText xml:space="preserve"> PAGEREF _Toc531504613 \h </w:instrText>
        </w:r>
      </w:ins>
      <w:r>
        <w:rPr>
          <w:noProof/>
          <w:webHidden/>
        </w:rPr>
      </w:r>
      <w:r>
        <w:rPr>
          <w:noProof/>
          <w:webHidden/>
        </w:rPr>
        <w:fldChar w:fldCharType="separate"/>
      </w:r>
      <w:ins w:id="750" w:author="phuong vu" w:date="2018-12-02T09:00:00Z">
        <w:r>
          <w:rPr>
            <w:noProof/>
            <w:webHidden/>
          </w:rPr>
          <w:t>88</w:t>
        </w:r>
        <w:r>
          <w:rPr>
            <w:noProof/>
            <w:webHidden/>
          </w:rPr>
          <w:fldChar w:fldCharType="end"/>
        </w:r>
        <w:r w:rsidRPr="00ED481C">
          <w:rPr>
            <w:rStyle w:val="Hyperlink"/>
            <w:noProof/>
          </w:rPr>
          <w:fldChar w:fldCharType="end"/>
        </w:r>
      </w:ins>
    </w:p>
    <w:p w14:paraId="1D049AEC" w14:textId="1B0B86B2" w:rsidR="002A009A" w:rsidRDefault="002A009A">
      <w:pPr>
        <w:pStyle w:val="TableofFigures"/>
        <w:tabs>
          <w:tab w:val="right" w:leader="dot" w:pos="8777"/>
        </w:tabs>
        <w:rPr>
          <w:ins w:id="751" w:author="phuong vu" w:date="2018-12-02T09:00:00Z"/>
          <w:rFonts w:asciiTheme="minorHAnsi" w:eastAsiaTheme="minorEastAsia" w:hAnsiTheme="minorHAnsi" w:cstheme="minorBidi"/>
          <w:noProof/>
          <w:sz w:val="22"/>
          <w:szCs w:val="22"/>
          <w:lang w:val="en-US"/>
        </w:rPr>
      </w:pPr>
      <w:ins w:id="75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4.24 Bảng dữ liệu hình ảnh</w:t>
        </w:r>
        <w:r>
          <w:rPr>
            <w:noProof/>
            <w:webHidden/>
          </w:rPr>
          <w:tab/>
        </w:r>
        <w:r>
          <w:rPr>
            <w:noProof/>
            <w:webHidden/>
          </w:rPr>
          <w:fldChar w:fldCharType="begin"/>
        </w:r>
        <w:r>
          <w:rPr>
            <w:noProof/>
            <w:webHidden/>
          </w:rPr>
          <w:instrText xml:space="preserve"> PAGEREF _Toc531504614 \h </w:instrText>
        </w:r>
      </w:ins>
      <w:r>
        <w:rPr>
          <w:noProof/>
          <w:webHidden/>
        </w:rPr>
      </w:r>
      <w:r>
        <w:rPr>
          <w:noProof/>
          <w:webHidden/>
        </w:rPr>
        <w:fldChar w:fldCharType="separate"/>
      </w:r>
      <w:ins w:id="753" w:author="phuong vu" w:date="2018-12-02T09:00:00Z">
        <w:r>
          <w:rPr>
            <w:noProof/>
            <w:webHidden/>
          </w:rPr>
          <w:t>88</w:t>
        </w:r>
        <w:r>
          <w:rPr>
            <w:noProof/>
            <w:webHidden/>
          </w:rPr>
          <w:fldChar w:fldCharType="end"/>
        </w:r>
        <w:r w:rsidRPr="00ED481C">
          <w:rPr>
            <w:rStyle w:val="Hyperlink"/>
            <w:noProof/>
          </w:rPr>
          <w:fldChar w:fldCharType="end"/>
        </w:r>
      </w:ins>
    </w:p>
    <w:p w14:paraId="54B8054F" w14:textId="483EB390" w:rsidR="002A009A" w:rsidRDefault="002A009A">
      <w:pPr>
        <w:pStyle w:val="TableofFigures"/>
        <w:tabs>
          <w:tab w:val="right" w:leader="dot" w:pos="8777"/>
        </w:tabs>
        <w:rPr>
          <w:ins w:id="754" w:author="phuong vu" w:date="2018-12-02T09:00:00Z"/>
          <w:rFonts w:asciiTheme="minorHAnsi" w:eastAsiaTheme="minorEastAsia" w:hAnsiTheme="minorHAnsi" w:cstheme="minorBidi"/>
          <w:noProof/>
          <w:sz w:val="22"/>
          <w:szCs w:val="22"/>
          <w:lang w:val="en-US"/>
        </w:rPr>
      </w:pPr>
      <w:ins w:id="75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_Toc531504615 \h </w:instrText>
        </w:r>
      </w:ins>
      <w:r>
        <w:rPr>
          <w:noProof/>
          <w:webHidden/>
        </w:rPr>
      </w:r>
      <w:r>
        <w:rPr>
          <w:noProof/>
          <w:webHidden/>
        </w:rPr>
        <w:fldChar w:fldCharType="separate"/>
      </w:r>
      <w:ins w:id="756" w:author="phuong vu" w:date="2018-12-02T09:00:00Z">
        <w:r>
          <w:rPr>
            <w:noProof/>
            <w:webHidden/>
          </w:rPr>
          <w:t>89</w:t>
        </w:r>
        <w:r>
          <w:rPr>
            <w:noProof/>
            <w:webHidden/>
          </w:rPr>
          <w:fldChar w:fldCharType="end"/>
        </w:r>
        <w:r w:rsidRPr="00ED481C">
          <w:rPr>
            <w:rStyle w:val="Hyperlink"/>
            <w:noProof/>
          </w:rPr>
          <w:fldChar w:fldCharType="end"/>
        </w:r>
      </w:ins>
    </w:p>
    <w:p w14:paraId="32B07CAB" w14:textId="3954CE28" w:rsidR="002A009A" w:rsidRDefault="002A009A">
      <w:pPr>
        <w:pStyle w:val="TableofFigures"/>
        <w:tabs>
          <w:tab w:val="right" w:leader="dot" w:pos="8777"/>
        </w:tabs>
        <w:rPr>
          <w:ins w:id="757" w:author="phuong vu" w:date="2018-12-02T09:00:00Z"/>
          <w:rFonts w:asciiTheme="minorHAnsi" w:eastAsiaTheme="minorEastAsia" w:hAnsiTheme="minorHAnsi" w:cstheme="minorBidi"/>
          <w:noProof/>
          <w:sz w:val="22"/>
          <w:szCs w:val="22"/>
          <w:lang w:val="en-US"/>
        </w:rPr>
      </w:pPr>
      <w:ins w:id="75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4.26 Bảng dữ liệu quần áo</w:t>
        </w:r>
        <w:r>
          <w:rPr>
            <w:noProof/>
            <w:webHidden/>
          </w:rPr>
          <w:tab/>
        </w:r>
        <w:r>
          <w:rPr>
            <w:noProof/>
            <w:webHidden/>
          </w:rPr>
          <w:fldChar w:fldCharType="begin"/>
        </w:r>
        <w:r>
          <w:rPr>
            <w:noProof/>
            <w:webHidden/>
          </w:rPr>
          <w:instrText xml:space="preserve"> PAGEREF _Toc531504616 \h </w:instrText>
        </w:r>
      </w:ins>
      <w:r>
        <w:rPr>
          <w:noProof/>
          <w:webHidden/>
        </w:rPr>
      </w:r>
      <w:r>
        <w:rPr>
          <w:noProof/>
          <w:webHidden/>
        </w:rPr>
        <w:fldChar w:fldCharType="separate"/>
      </w:r>
      <w:ins w:id="759" w:author="phuong vu" w:date="2018-12-02T09:00:00Z">
        <w:r>
          <w:rPr>
            <w:noProof/>
            <w:webHidden/>
          </w:rPr>
          <w:t>89</w:t>
        </w:r>
        <w:r>
          <w:rPr>
            <w:noProof/>
            <w:webHidden/>
          </w:rPr>
          <w:fldChar w:fldCharType="end"/>
        </w:r>
        <w:r w:rsidRPr="00ED481C">
          <w:rPr>
            <w:rStyle w:val="Hyperlink"/>
            <w:noProof/>
          </w:rPr>
          <w:fldChar w:fldCharType="end"/>
        </w:r>
      </w:ins>
    </w:p>
    <w:p w14:paraId="37AB8536" w14:textId="7D642C0B" w:rsidR="002A009A" w:rsidRDefault="002A009A">
      <w:pPr>
        <w:pStyle w:val="TableofFigures"/>
        <w:tabs>
          <w:tab w:val="right" w:leader="dot" w:pos="8777"/>
        </w:tabs>
        <w:rPr>
          <w:ins w:id="760" w:author="phuong vu" w:date="2018-12-02T09:00:00Z"/>
          <w:rFonts w:asciiTheme="minorHAnsi" w:eastAsiaTheme="minorEastAsia" w:hAnsiTheme="minorHAnsi" w:cstheme="minorBidi"/>
          <w:noProof/>
          <w:sz w:val="22"/>
          <w:szCs w:val="22"/>
          <w:lang w:val="en-US"/>
        </w:rPr>
      </w:pPr>
      <w:ins w:id="76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4.27 Bảng dữ liệu loại quần áo</w:t>
        </w:r>
        <w:r>
          <w:rPr>
            <w:noProof/>
            <w:webHidden/>
          </w:rPr>
          <w:tab/>
        </w:r>
        <w:r>
          <w:rPr>
            <w:noProof/>
            <w:webHidden/>
          </w:rPr>
          <w:fldChar w:fldCharType="begin"/>
        </w:r>
        <w:r>
          <w:rPr>
            <w:noProof/>
            <w:webHidden/>
          </w:rPr>
          <w:instrText xml:space="preserve"> PAGEREF _Toc531504617 \h </w:instrText>
        </w:r>
      </w:ins>
      <w:r>
        <w:rPr>
          <w:noProof/>
          <w:webHidden/>
        </w:rPr>
      </w:r>
      <w:r>
        <w:rPr>
          <w:noProof/>
          <w:webHidden/>
        </w:rPr>
        <w:fldChar w:fldCharType="separate"/>
      </w:r>
      <w:ins w:id="762" w:author="phuong vu" w:date="2018-12-02T09:00:00Z">
        <w:r>
          <w:rPr>
            <w:noProof/>
            <w:webHidden/>
          </w:rPr>
          <w:t>89</w:t>
        </w:r>
        <w:r>
          <w:rPr>
            <w:noProof/>
            <w:webHidden/>
          </w:rPr>
          <w:fldChar w:fldCharType="end"/>
        </w:r>
        <w:r w:rsidRPr="00ED481C">
          <w:rPr>
            <w:rStyle w:val="Hyperlink"/>
            <w:noProof/>
          </w:rPr>
          <w:fldChar w:fldCharType="end"/>
        </w:r>
      </w:ins>
    </w:p>
    <w:p w14:paraId="4A224155" w14:textId="092BFE47" w:rsidR="002A009A" w:rsidRDefault="002A009A">
      <w:pPr>
        <w:pStyle w:val="TableofFigures"/>
        <w:tabs>
          <w:tab w:val="right" w:leader="dot" w:pos="8777"/>
        </w:tabs>
        <w:rPr>
          <w:ins w:id="763" w:author="phuong vu" w:date="2018-12-02T09:00:00Z"/>
          <w:rFonts w:asciiTheme="minorHAnsi" w:eastAsiaTheme="minorEastAsia" w:hAnsiTheme="minorHAnsi" w:cstheme="minorBidi"/>
          <w:noProof/>
          <w:sz w:val="22"/>
          <w:szCs w:val="22"/>
          <w:lang w:val="en-US"/>
        </w:rPr>
      </w:pPr>
      <w:ins w:id="76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4.28 Bảng dữ liệu khuyến mãi</w:t>
        </w:r>
        <w:r>
          <w:rPr>
            <w:noProof/>
            <w:webHidden/>
          </w:rPr>
          <w:tab/>
        </w:r>
        <w:r>
          <w:rPr>
            <w:noProof/>
            <w:webHidden/>
          </w:rPr>
          <w:fldChar w:fldCharType="begin"/>
        </w:r>
        <w:r>
          <w:rPr>
            <w:noProof/>
            <w:webHidden/>
          </w:rPr>
          <w:instrText xml:space="preserve"> PAGEREF _Toc531504618 \h </w:instrText>
        </w:r>
      </w:ins>
      <w:r>
        <w:rPr>
          <w:noProof/>
          <w:webHidden/>
        </w:rPr>
      </w:r>
      <w:r>
        <w:rPr>
          <w:noProof/>
          <w:webHidden/>
        </w:rPr>
        <w:fldChar w:fldCharType="separate"/>
      </w:r>
      <w:ins w:id="765" w:author="phuong vu" w:date="2018-12-02T09:00:00Z">
        <w:r>
          <w:rPr>
            <w:noProof/>
            <w:webHidden/>
          </w:rPr>
          <w:t>90</w:t>
        </w:r>
        <w:r>
          <w:rPr>
            <w:noProof/>
            <w:webHidden/>
          </w:rPr>
          <w:fldChar w:fldCharType="end"/>
        </w:r>
        <w:r w:rsidRPr="00ED481C">
          <w:rPr>
            <w:rStyle w:val="Hyperlink"/>
            <w:noProof/>
          </w:rPr>
          <w:fldChar w:fldCharType="end"/>
        </w:r>
      </w:ins>
    </w:p>
    <w:p w14:paraId="1F31361E" w14:textId="3259DA22" w:rsidR="002A009A" w:rsidRDefault="002A009A">
      <w:pPr>
        <w:pStyle w:val="TableofFigures"/>
        <w:tabs>
          <w:tab w:val="right" w:leader="dot" w:pos="8777"/>
        </w:tabs>
        <w:rPr>
          <w:ins w:id="766" w:author="phuong vu" w:date="2018-12-02T09:00:00Z"/>
          <w:rFonts w:asciiTheme="minorHAnsi" w:eastAsiaTheme="minorEastAsia" w:hAnsiTheme="minorHAnsi" w:cstheme="minorBidi"/>
          <w:noProof/>
          <w:sz w:val="22"/>
          <w:szCs w:val="22"/>
          <w:lang w:val="en-US"/>
        </w:rPr>
      </w:pPr>
      <w:ins w:id="767"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"_Toc531504619"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4.29 Bảng dữ liệu theo chi nhánh</w:t>
        </w:r>
        <w:r>
          <w:rPr>
            <w:noProof/>
            <w:webHidden/>
          </w:rPr>
          <w:tab/>
        </w:r>
        <w:r>
          <w:rPr>
            <w:noProof/>
            <w:webHidden/>
          </w:rPr>
          <w:fldChar w:fldCharType="begin"/>
        </w:r>
        <w:r>
          <w:rPr>
            <w:noProof/>
            <w:webHidden/>
          </w:rPr>
          <w:instrText xml:space="preserve"> PAGEREF _Toc531504619 \h </w:instrText>
        </w:r>
      </w:ins>
      <w:r>
        <w:rPr>
          <w:noProof/>
          <w:webHidden/>
        </w:rPr>
      </w:r>
      <w:r>
        <w:rPr>
          <w:noProof/>
          <w:webHidden/>
        </w:rPr>
        <w:fldChar w:fldCharType="separate"/>
      </w:r>
      <w:ins w:id="768" w:author="phuong vu" w:date="2018-12-02T09:00:00Z">
        <w:r>
          <w:rPr>
            <w:noProof/>
            <w:webHidden/>
          </w:rPr>
          <w:t>90</w:t>
        </w:r>
        <w:r>
          <w:rPr>
            <w:noProof/>
            <w:webHidden/>
          </w:rPr>
          <w:fldChar w:fldCharType="end"/>
        </w:r>
        <w:r w:rsidRPr="00ED481C">
          <w:rPr>
            <w:rStyle w:val="Hyperlink"/>
            <w:noProof/>
          </w:rPr>
          <w:fldChar w:fldCharType="end"/>
        </w:r>
      </w:ins>
    </w:p>
    <w:p w14:paraId="3DF5E761" w14:textId="78B81653" w:rsidR="002A009A" w:rsidRDefault="002A009A">
      <w:pPr>
        <w:pStyle w:val="TableofFigures"/>
        <w:tabs>
          <w:tab w:val="right" w:leader="dot" w:pos="8777"/>
        </w:tabs>
        <w:rPr>
          <w:ins w:id="769" w:author="phuong vu" w:date="2018-12-02T09:00:00Z"/>
          <w:rFonts w:asciiTheme="minorHAnsi" w:eastAsiaTheme="minorEastAsia" w:hAnsiTheme="minorHAnsi" w:cstheme="minorBidi"/>
          <w:noProof/>
          <w:sz w:val="22"/>
          <w:szCs w:val="22"/>
          <w:lang w:val="en-US"/>
        </w:rPr>
      </w:pPr>
      <w:ins w:id="77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4.30 Bảng dữ liệu biên nhận</w:t>
        </w:r>
        <w:r>
          <w:rPr>
            <w:noProof/>
            <w:webHidden/>
          </w:rPr>
          <w:tab/>
        </w:r>
        <w:r>
          <w:rPr>
            <w:noProof/>
            <w:webHidden/>
          </w:rPr>
          <w:fldChar w:fldCharType="begin"/>
        </w:r>
        <w:r>
          <w:rPr>
            <w:noProof/>
            <w:webHidden/>
          </w:rPr>
          <w:instrText xml:space="preserve"> PAGEREF _Toc531504620 \h </w:instrText>
        </w:r>
      </w:ins>
      <w:r>
        <w:rPr>
          <w:noProof/>
          <w:webHidden/>
        </w:rPr>
      </w:r>
      <w:r>
        <w:rPr>
          <w:noProof/>
          <w:webHidden/>
        </w:rPr>
        <w:fldChar w:fldCharType="separate"/>
      </w:r>
      <w:ins w:id="771" w:author="phuong vu" w:date="2018-12-02T09:00:00Z">
        <w:r>
          <w:rPr>
            <w:noProof/>
            <w:webHidden/>
          </w:rPr>
          <w:t>90</w:t>
        </w:r>
        <w:r>
          <w:rPr>
            <w:noProof/>
            <w:webHidden/>
          </w:rPr>
          <w:fldChar w:fldCharType="end"/>
        </w:r>
        <w:r w:rsidRPr="00ED481C">
          <w:rPr>
            <w:rStyle w:val="Hyperlink"/>
            <w:noProof/>
          </w:rPr>
          <w:fldChar w:fldCharType="end"/>
        </w:r>
      </w:ins>
    </w:p>
    <w:p w14:paraId="1DBA3CD9" w14:textId="60A5E286" w:rsidR="002A009A" w:rsidRDefault="002A009A">
      <w:pPr>
        <w:pStyle w:val="TableofFigures"/>
        <w:tabs>
          <w:tab w:val="right" w:leader="dot" w:pos="8777"/>
        </w:tabs>
        <w:rPr>
          <w:ins w:id="772" w:author="phuong vu" w:date="2018-12-02T09:00:00Z"/>
          <w:rFonts w:asciiTheme="minorHAnsi" w:eastAsiaTheme="minorEastAsia" w:hAnsiTheme="minorHAnsi" w:cstheme="minorBidi"/>
          <w:noProof/>
          <w:sz w:val="22"/>
          <w:szCs w:val="22"/>
          <w:lang w:val="en-US"/>
        </w:rPr>
      </w:pPr>
      <w:ins w:id="77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_Toc531504621 \h </w:instrText>
        </w:r>
      </w:ins>
      <w:r>
        <w:rPr>
          <w:noProof/>
          <w:webHidden/>
        </w:rPr>
      </w:r>
      <w:r>
        <w:rPr>
          <w:noProof/>
          <w:webHidden/>
        </w:rPr>
        <w:fldChar w:fldCharType="separate"/>
      </w:r>
      <w:ins w:id="774" w:author="phuong vu" w:date="2018-12-02T09:00:00Z">
        <w:r>
          <w:rPr>
            <w:noProof/>
            <w:webHidden/>
          </w:rPr>
          <w:t>91</w:t>
        </w:r>
        <w:r>
          <w:rPr>
            <w:noProof/>
            <w:webHidden/>
          </w:rPr>
          <w:fldChar w:fldCharType="end"/>
        </w:r>
        <w:r w:rsidRPr="00ED481C">
          <w:rPr>
            <w:rStyle w:val="Hyperlink"/>
            <w:noProof/>
          </w:rPr>
          <w:fldChar w:fldCharType="end"/>
        </w:r>
      </w:ins>
    </w:p>
    <w:p w14:paraId="0CBD04B0" w14:textId="34338238" w:rsidR="002A009A" w:rsidRDefault="002A009A">
      <w:pPr>
        <w:pStyle w:val="TableofFigures"/>
        <w:tabs>
          <w:tab w:val="right" w:leader="dot" w:pos="8777"/>
        </w:tabs>
        <w:rPr>
          <w:ins w:id="775" w:author="phuong vu" w:date="2018-12-02T09:00:00Z"/>
          <w:rFonts w:asciiTheme="minorHAnsi" w:eastAsiaTheme="minorEastAsia" w:hAnsiTheme="minorHAnsi" w:cstheme="minorBidi"/>
          <w:noProof/>
          <w:sz w:val="22"/>
          <w:szCs w:val="22"/>
          <w:lang w:val="en-US"/>
        </w:rPr>
      </w:pPr>
      <w:ins w:id="77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_Toc531504622 \h </w:instrText>
        </w:r>
      </w:ins>
      <w:r>
        <w:rPr>
          <w:noProof/>
          <w:webHidden/>
        </w:rPr>
      </w:r>
      <w:r>
        <w:rPr>
          <w:noProof/>
          <w:webHidden/>
        </w:rPr>
        <w:fldChar w:fldCharType="separate"/>
      </w:r>
      <w:ins w:id="777" w:author="phuong vu" w:date="2018-12-02T09:00:00Z">
        <w:r>
          <w:rPr>
            <w:noProof/>
            <w:webHidden/>
          </w:rPr>
          <w:t>91</w:t>
        </w:r>
        <w:r>
          <w:rPr>
            <w:noProof/>
            <w:webHidden/>
          </w:rPr>
          <w:fldChar w:fldCharType="end"/>
        </w:r>
        <w:r w:rsidRPr="00ED481C">
          <w:rPr>
            <w:rStyle w:val="Hyperlink"/>
            <w:noProof/>
          </w:rPr>
          <w:fldChar w:fldCharType="end"/>
        </w:r>
      </w:ins>
    </w:p>
    <w:p w14:paraId="4A697BB9" w14:textId="70142139" w:rsidR="002A009A" w:rsidRDefault="002A009A">
      <w:pPr>
        <w:pStyle w:val="TableofFigures"/>
        <w:tabs>
          <w:tab w:val="right" w:leader="dot" w:pos="8777"/>
        </w:tabs>
        <w:rPr>
          <w:ins w:id="778" w:author="phuong vu" w:date="2018-12-02T09:00:00Z"/>
          <w:rFonts w:asciiTheme="minorHAnsi" w:eastAsiaTheme="minorEastAsia" w:hAnsiTheme="minorHAnsi" w:cstheme="minorBidi"/>
          <w:noProof/>
          <w:sz w:val="22"/>
          <w:szCs w:val="22"/>
          <w:lang w:val="en-US"/>
        </w:rPr>
      </w:pPr>
      <w:ins w:id="77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4.33 Bảng dữ liệu dịch vụ</w:t>
        </w:r>
        <w:r>
          <w:rPr>
            <w:noProof/>
            <w:webHidden/>
          </w:rPr>
          <w:tab/>
        </w:r>
        <w:r>
          <w:rPr>
            <w:noProof/>
            <w:webHidden/>
          </w:rPr>
          <w:fldChar w:fldCharType="begin"/>
        </w:r>
        <w:r>
          <w:rPr>
            <w:noProof/>
            <w:webHidden/>
          </w:rPr>
          <w:instrText xml:space="preserve"> PAGEREF _Toc531504623 \h </w:instrText>
        </w:r>
      </w:ins>
      <w:r>
        <w:rPr>
          <w:noProof/>
          <w:webHidden/>
        </w:rPr>
      </w:r>
      <w:r>
        <w:rPr>
          <w:noProof/>
          <w:webHidden/>
        </w:rPr>
        <w:fldChar w:fldCharType="separate"/>
      </w:r>
      <w:ins w:id="780" w:author="phuong vu" w:date="2018-12-02T09:00:00Z">
        <w:r>
          <w:rPr>
            <w:noProof/>
            <w:webHidden/>
          </w:rPr>
          <w:t>92</w:t>
        </w:r>
        <w:r>
          <w:rPr>
            <w:noProof/>
            <w:webHidden/>
          </w:rPr>
          <w:fldChar w:fldCharType="end"/>
        </w:r>
        <w:r w:rsidRPr="00ED481C">
          <w:rPr>
            <w:rStyle w:val="Hyperlink"/>
            <w:noProof/>
          </w:rPr>
          <w:fldChar w:fldCharType="end"/>
        </w:r>
      </w:ins>
    </w:p>
    <w:p w14:paraId="4BBC535B" w14:textId="2577EC31" w:rsidR="002A009A" w:rsidRDefault="002A009A">
      <w:pPr>
        <w:pStyle w:val="TableofFigures"/>
        <w:tabs>
          <w:tab w:val="right" w:leader="dot" w:pos="8777"/>
        </w:tabs>
        <w:rPr>
          <w:ins w:id="781" w:author="phuong vu" w:date="2018-12-02T09:00:00Z"/>
          <w:rFonts w:asciiTheme="minorHAnsi" w:eastAsiaTheme="minorEastAsia" w:hAnsiTheme="minorHAnsi" w:cstheme="minorBidi"/>
          <w:noProof/>
          <w:sz w:val="22"/>
          <w:szCs w:val="22"/>
          <w:lang w:val="en-US"/>
        </w:rPr>
      </w:pPr>
      <w:ins w:id="78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_Toc531504624 \h </w:instrText>
        </w:r>
      </w:ins>
      <w:r>
        <w:rPr>
          <w:noProof/>
          <w:webHidden/>
        </w:rPr>
      </w:r>
      <w:r>
        <w:rPr>
          <w:noProof/>
          <w:webHidden/>
        </w:rPr>
        <w:fldChar w:fldCharType="separate"/>
      </w:r>
      <w:ins w:id="783" w:author="phuong vu" w:date="2018-12-02T09:00:00Z">
        <w:r>
          <w:rPr>
            <w:noProof/>
            <w:webHidden/>
          </w:rPr>
          <w:t>92</w:t>
        </w:r>
        <w:r>
          <w:rPr>
            <w:noProof/>
            <w:webHidden/>
          </w:rPr>
          <w:fldChar w:fldCharType="end"/>
        </w:r>
        <w:r w:rsidRPr="00ED481C">
          <w:rPr>
            <w:rStyle w:val="Hyperlink"/>
            <w:noProof/>
          </w:rPr>
          <w:fldChar w:fldCharType="end"/>
        </w:r>
      </w:ins>
    </w:p>
    <w:p w14:paraId="12D69A29" w14:textId="4E7A0B92" w:rsidR="002A009A" w:rsidRDefault="002A009A">
      <w:pPr>
        <w:pStyle w:val="TableofFigures"/>
        <w:tabs>
          <w:tab w:val="right" w:leader="dot" w:pos="8777"/>
        </w:tabs>
        <w:rPr>
          <w:ins w:id="784" w:author="phuong vu" w:date="2018-12-02T09:00:00Z"/>
          <w:rFonts w:asciiTheme="minorHAnsi" w:eastAsiaTheme="minorEastAsia" w:hAnsiTheme="minorHAnsi" w:cstheme="minorBidi"/>
          <w:noProof/>
          <w:sz w:val="22"/>
          <w:szCs w:val="22"/>
          <w:lang w:val="en-US"/>
        </w:rPr>
      </w:pPr>
      <w:ins w:id="78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4.35 Bảng dữ liệu nhân viên</w:t>
        </w:r>
        <w:r>
          <w:rPr>
            <w:noProof/>
            <w:webHidden/>
          </w:rPr>
          <w:tab/>
        </w:r>
        <w:r>
          <w:rPr>
            <w:noProof/>
            <w:webHidden/>
          </w:rPr>
          <w:fldChar w:fldCharType="begin"/>
        </w:r>
        <w:r>
          <w:rPr>
            <w:noProof/>
            <w:webHidden/>
          </w:rPr>
          <w:instrText xml:space="preserve"> PAGEREF _Toc531504625 \h </w:instrText>
        </w:r>
      </w:ins>
      <w:r>
        <w:rPr>
          <w:noProof/>
          <w:webHidden/>
        </w:rPr>
      </w:r>
      <w:r>
        <w:rPr>
          <w:noProof/>
          <w:webHidden/>
        </w:rPr>
        <w:fldChar w:fldCharType="separate"/>
      </w:r>
      <w:ins w:id="786" w:author="phuong vu" w:date="2018-12-02T09:00:00Z">
        <w:r>
          <w:rPr>
            <w:noProof/>
            <w:webHidden/>
          </w:rPr>
          <w:t>92</w:t>
        </w:r>
        <w:r>
          <w:rPr>
            <w:noProof/>
            <w:webHidden/>
          </w:rPr>
          <w:fldChar w:fldCharType="end"/>
        </w:r>
        <w:r w:rsidRPr="00ED481C">
          <w:rPr>
            <w:rStyle w:val="Hyperlink"/>
            <w:noProof/>
          </w:rPr>
          <w:fldChar w:fldCharType="end"/>
        </w:r>
      </w:ins>
    </w:p>
    <w:p w14:paraId="4DE4D10A" w14:textId="458F5691" w:rsidR="002A009A" w:rsidRDefault="002A009A">
      <w:pPr>
        <w:pStyle w:val="TableofFigures"/>
        <w:tabs>
          <w:tab w:val="right" w:leader="dot" w:pos="8777"/>
        </w:tabs>
        <w:rPr>
          <w:ins w:id="787" w:author="phuong vu" w:date="2018-12-02T09:00:00Z"/>
          <w:rFonts w:asciiTheme="minorHAnsi" w:eastAsiaTheme="minorEastAsia" w:hAnsiTheme="minorHAnsi" w:cstheme="minorBidi"/>
          <w:noProof/>
          <w:sz w:val="22"/>
          <w:szCs w:val="22"/>
          <w:lang w:val="en-US"/>
        </w:rPr>
      </w:pPr>
      <w:ins w:id="78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4.36 Bảng dữ liệu loại nhân viên</w:t>
        </w:r>
        <w:r>
          <w:rPr>
            <w:noProof/>
            <w:webHidden/>
          </w:rPr>
          <w:tab/>
        </w:r>
        <w:r>
          <w:rPr>
            <w:noProof/>
            <w:webHidden/>
          </w:rPr>
          <w:fldChar w:fldCharType="begin"/>
        </w:r>
        <w:r>
          <w:rPr>
            <w:noProof/>
            <w:webHidden/>
          </w:rPr>
          <w:instrText xml:space="preserve"> PAGEREF _Toc531504626 \h </w:instrText>
        </w:r>
      </w:ins>
      <w:r>
        <w:rPr>
          <w:noProof/>
          <w:webHidden/>
        </w:rPr>
      </w:r>
      <w:r>
        <w:rPr>
          <w:noProof/>
          <w:webHidden/>
        </w:rPr>
        <w:fldChar w:fldCharType="separate"/>
      </w:r>
      <w:ins w:id="789" w:author="phuong vu" w:date="2018-12-02T09:00:00Z">
        <w:r>
          <w:rPr>
            <w:noProof/>
            <w:webHidden/>
          </w:rPr>
          <w:t>93</w:t>
        </w:r>
        <w:r>
          <w:rPr>
            <w:noProof/>
            <w:webHidden/>
          </w:rPr>
          <w:fldChar w:fldCharType="end"/>
        </w:r>
        <w:r w:rsidRPr="00ED481C">
          <w:rPr>
            <w:rStyle w:val="Hyperlink"/>
            <w:noProof/>
          </w:rPr>
          <w:fldChar w:fldCharType="end"/>
        </w:r>
      </w:ins>
    </w:p>
    <w:p w14:paraId="5E3444AC" w14:textId="33C17B1B" w:rsidR="002A009A" w:rsidRDefault="002A009A">
      <w:pPr>
        <w:pStyle w:val="TableofFigures"/>
        <w:tabs>
          <w:tab w:val="right" w:leader="dot" w:pos="8777"/>
        </w:tabs>
        <w:rPr>
          <w:ins w:id="790" w:author="phuong vu" w:date="2018-12-02T09:00:00Z"/>
          <w:rFonts w:asciiTheme="minorHAnsi" w:eastAsiaTheme="minorEastAsia" w:hAnsiTheme="minorHAnsi" w:cstheme="minorBidi"/>
          <w:noProof/>
          <w:sz w:val="22"/>
          <w:szCs w:val="22"/>
          <w:lang w:val="en-US"/>
        </w:rPr>
      </w:pPr>
      <w:ins w:id="79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4.37 Bảng dữ liệu công việc</w:t>
        </w:r>
        <w:r>
          <w:rPr>
            <w:noProof/>
            <w:webHidden/>
          </w:rPr>
          <w:tab/>
        </w:r>
        <w:r>
          <w:rPr>
            <w:noProof/>
            <w:webHidden/>
          </w:rPr>
          <w:fldChar w:fldCharType="begin"/>
        </w:r>
        <w:r>
          <w:rPr>
            <w:noProof/>
            <w:webHidden/>
          </w:rPr>
          <w:instrText xml:space="preserve"> PAGEREF _Toc531504627 \h </w:instrText>
        </w:r>
      </w:ins>
      <w:r>
        <w:rPr>
          <w:noProof/>
          <w:webHidden/>
        </w:rPr>
      </w:r>
      <w:r>
        <w:rPr>
          <w:noProof/>
          <w:webHidden/>
        </w:rPr>
        <w:fldChar w:fldCharType="separate"/>
      </w:r>
      <w:ins w:id="792" w:author="phuong vu" w:date="2018-12-02T09:00:00Z">
        <w:r>
          <w:rPr>
            <w:noProof/>
            <w:webHidden/>
          </w:rPr>
          <w:t>93</w:t>
        </w:r>
        <w:r>
          <w:rPr>
            <w:noProof/>
            <w:webHidden/>
          </w:rPr>
          <w:fldChar w:fldCharType="end"/>
        </w:r>
        <w:r w:rsidRPr="00ED481C">
          <w:rPr>
            <w:rStyle w:val="Hyperlink"/>
            <w:noProof/>
          </w:rPr>
          <w:fldChar w:fldCharType="end"/>
        </w:r>
      </w:ins>
    </w:p>
    <w:p w14:paraId="163B64BC" w14:textId="6A8B362A" w:rsidR="002A009A" w:rsidRDefault="002A009A">
      <w:pPr>
        <w:pStyle w:val="TableofFigures"/>
        <w:tabs>
          <w:tab w:val="right" w:leader="dot" w:pos="8777"/>
        </w:tabs>
        <w:rPr>
          <w:ins w:id="793" w:author="phuong vu" w:date="2018-12-02T09:00:00Z"/>
          <w:rFonts w:asciiTheme="minorHAnsi" w:eastAsiaTheme="minorEastAsia" w:hAnsiTheme="minorHAnsi" w:cstheme="minorBidi"/>
          <w:noProof/>
          <w:sz w:val="22"/>
          <w:szCs w:val="22"/>
          <w:lang w:val="en-US"/>
        </w:rPr>
      </w:pPr>
      <w:ins w:id="79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_Toc531504628 \h </w:instrText>
        </w:r>
      </w:ins>
      <w:r>
        <w:rPr>
          <w:noProof/>
          <w:webHidden/>
        </w:rPr>
      </w:r>
      <w:r>
        <w:rPr>
          <w:noProof/>
          <w:webHidden/>
        </w:rPr>
        <w:fldChar w:fldCharType="separate"/>
      </w:r>
      <w:ins w:id="795" w:author="phuong vu" w:date="2018-12-02T09:00:00Z">
        <w:r>
          <w:rPr>
            <w:noProof/>
            <w:webHidden/>
          </w:rPr>
          <w:t>94</w:t>
        </w:r>
        <w:r>
          <w:rPr>
            <w:noProof/>
            <w:webHidden/>
          </w:rPr>
          <w:fldChar w:fldCharType="end"/>
        </w:r>
        <w:r w:rsidRPr="00ED481C">
          <w:rPr>
            <w:rStyle w:val="Hyperlink"/>
            <w:noProof/>
          </w:rPr>
          <w:fldChar w:fldCharType="end"/>
        </w:r>
      </w:ins>
    </w:p>
    <w:p w14:paraId="7F944980" w14:textId="6EF91E88" w:rsidR="002A009A" w:rsidRDefault="002A009A">
      <w:pPr>
        <w:pStyle w:val="TableofFigures"/>
        <w:tabs>
          <w:tab w:val="right" w:leader="dot" w:pos="8777"/>
        </w:tabs>
        <w:rPr>
          <w:ins w:id="796" w:author="phuong vu" w:date="2018-12-02T09:00:00Z"/>
          <w:rFonts w:asciiTheme="minorHAnsi" w:eastAsiaTheme="minorEastAsia" w:hAnsiTheme="minorHAnsi" w:cstheme="minorBidi"/>
          <w:noProof/>
          <w:sz w:val="22"/>
          <w:szCs w:val="22"/>
          <w:lang w:val="en-US"/>
        </w:rPr>
      </w:pPr>
      <w:ins w:id="79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4.39 Bảng dữ liệu đơn vị tính</w:t>
        </w:r>
        <w:r>
          <w:rPr>
            <w:noProof/>
            <w:webHidden/>
          </w:rPr>
          <w:tab/>
        </w:r>
        <w:r>
          <w:rPr>
            <w:noProof/>
            <w:webHidden/>
          </w:rPr>
          <w:fldChar w:fldCharType="begin"/>
        </w:r>
        <w:r>
          <w:rPr>
            <w:noProof/>
            <w:webHidden/>
          </w:rPr>
          <w:instrText xml:space="preserve"> PAGEREF _Toc531504629 \h </w:instrText>
        </w:r>
      </w:ins>
      <w:r>
        <w:rPr>
          <w:noProof/>
          <w:webHidden/>
        </w:rPr>
      </w:r>
      <w:r>
        <w:rPr>
          <w:noProof/>
          <w:webHidden/>
        </w:rPr>
        <w:fldChar w:fldCharType="separate"/>
      </w:r>
      <w:ins w:id="798" w:author="phuong vu" w:date="2018-12-02T09:00:00Z">
        <w:r>
          <w:rPr>
            <w:noProof/>
            <w:webHidden/>
          </w:rPr>
          <w:t>94</w:t>
        </w:r>
        <w:r>
          <w:rPr>
            <w:noProof/>
            <w:webHidden/>
          </w:rPr>
          <w:fldChar w:fldCharType="end"/>
        </w:r>
        <w:r w:rsidRPr="00ED481C">
          <w:rPr>
            <w:rStyle w:val="Hyperlink"/>
            <w:noProof/>
          </w:rPr>
          <w:fldChar w:fldCharType="end"/>
        </w:r>
      </w:ins>
    </w:p>
    <w:p w14:paraId="76D49F18" w14:textId="457B9AB7" w:rsidR="002A009A" w:rsidRDefault="002A009A">
      <w:pPr>
        <w:pStyle w:val="TableofFigures"/>
        <w:tabs>
          <w:tab w:val="right" w:leader="dot" w:pos="8777"/>
        </w:tabs>
        <w:rPr>
          <w:ins w:id="799" w:author="phuong vu" w:date="2018-12-02T09:00:00Z"/>
          <w:rFonts w:asciiTheme="minorHAnsi" w:eastAsiaTheme="minorEastAsia" w:hAnsiTheme="minorHAnsi" w:cstheme="minorBidi"/>
          <w:noProof/>
          <w:sz w:val="22"/>
          <w:szCs w:val="22"/>
          <w:lang w:val="en-US"/>
        </w:rPr>
      </w:pPr>
      <w:ins w:id="80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4.40 Bảng dữ liệu đơn giá</w:t>
        </w:r>
        <w:r>
          <w:rPr>
            <w:noProof/>
            <w:webHidden/>
          </w:rPr>
          <w:tab/>
        </w:r>
        <w:r>
          <w:rPr>
            <w:noProof/>
            <w:webHidden/>
          </w:rPr>
          <w:fldChar w:fldCharType="begin"/>
        </w:r>
        <w:r>
          <w:rPr>
            <w:noProof/>
            <w:webHidden/>
          </w:rPr>
          <w:instrText xml:space="preserve"> PAGEREF _Toc531504630 \h </w:instrText>
        </w:r>
      </w:ins>
      <w:r>
        <w:rPr>
          <w:noProof/>
          <w:webHidden/>
        </w:rPr>
      </w:r>
      <w:r>
        <w:rPr>
          <w:noProof/>
          <w:webHidden/>
        </w:rPr>
        <w:fldChar w:fldCharType="separate"/>
      </w:r>
      <w:ins w:id="801" w:author="phuong vu" w:date="2018-12-02T09:00:00Z">
        <w:r>
          <w:rPr>
            <w:noProof/>
            <w:webHidden/>
          </w:rPr>
          <w:t>94</w:t>
        </w:r>
        <w:r>
          <w:rPr>
            <w:noProof/>
            <w:webHidden/>
          </w:rPr>
          <w:fldChar w:fldCharType="end"/>
        </w:r>
        <w:r w:rsidRPr="00ED481C">
          <w:rPr>
            <w:rStyle w:val="Hyperlink"/>
            <w:noProof/>
          </w:rPr>
          <w:fldChar w:fldCharType="end"/>
        </w:r>
      </w:ins>
    </w:p>
    <w:p w14:paraId="55E855A0" w14:textId="201AA85F" w:rsidR="002A009A" w:rsidRDefault="002A009A">
      <w:pPr>
        <w:pStyle w:val="TableofFigures"/>
        <w:tabs>
          <w:tab w:val="right" w:leader="dot" w:pos="8777"/>
        </w:tabs>
        <w:rPr>
          <w:ins w:id="802" w:author="phuong vu" w:date="2018-12-02T09:00:00Z"/>
          <w:rFonts w:asciiTheme="minorHAnsi" w:eastAsiaTheme="minorEastAsia" w:hAnsiTheme="minorHAnsi" w:cstheme="minorBidi"/>
          <w:noProof/>
          <w:sz w:val="22"/>
          <w:szCs w:val="22"/>
          <w:lang w:val="en-US"/>
        </w:rPr>
      </w:pPr>
      <w:ins w:id="80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4.41</w:t>
        </w:r>
        <w:r w:rsidRPr="00ED481C">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_Toc531504631 \h </w:instrText>
        </w:r>
      </w:ins>
      <w:r>
        <w:rPr>
          <w:noProof/>
          <w:webHidden/>
        </w:rPr>
      </w:r>
      <w:r>
        <w:rPr>
          <w:noProof/>
          <w:webHidden/>
        </w:rPr>
        <w:fldChar w:fldCharType="separate"/>
      </w:r>
      <w:ins w:id="804" w:author="phuong vu" w:date="2018-12-02T09:00:00Z">
        <w:r>
          <w:rPr>
            <w:noProof/>
            <w:webHidden/>
          </w:rPr>
          <w:t>94</w:t>
        </w:r>
        <w:r>
          <w:rPr>
            <w:noProof/>
            <w:webHidden/>
          </w:rPr>
          <w:fldChar w:fldCharType="end"/>
        </w:r>
        <w:r w:rsidRPr="00ED481C">
          <w:rPr>
            <w:rStyle w:val="Hyperlink"/>
            <w:noProof/>
          </w:rPr>
          <w:fldChar w:fldCharType="end"/>
        </w:r>
      </w:ins>
    </w:p>
    <w:p w14:paraId="4D29C958" w14:textId="0F4893BD" w:rsidR="002A009A" w:rsidRDefault="002A009A">
      <w:pPr>
        <w:pStyle w:val="TableofFigures"/>
        <w:tabs>
          <w:tab w:val="right" w:leader="dot" w:pos="8777"/>
        </w:tabs>
        <w:rPr>
          <w:ins w:id="805" w:author="phuong vu" w:date="2018-12-02T09:00:00Z"/>
          <w:rFonts w:asciiTheme="minorHAnsi" w:eastAsiaTheme="minorEastAsia" w:hAnsiTheme="minorHAnsi" w:cstheme="minorBidi"/>
          <w:noProof/>
          <w:sz w:val="22"/>
          <w:szCs w:val="22"/>
          <w:lang w:val="en-US"/>
        </w:rPr>
      </w:pPr>
      <w:ins w:id="80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4.42 Bảng dữ liệu theo dõi giặt</w:t>
        </w:r>
        <w:r>
          <w:rPr>
            <w:noProof/>
            <w:webHidden/>
          </w:rPr>
          <w:tab/>
        </w:r>
        <w:r>
          <w:rPr>
            <w:noProof/>
            <w:webHidden/>
          </w:rPr>
          <w:fldChar w:fldCharType="begin"/>
        </w:r>
        <w:r>
          <w:rPr>
            <w:noProof/>
            <w:webHidden/>
          </w:rPr>
          <w:instrText xml:space="preserve"> PAGEREF _Toc531504632 \h </w:instrText>
        </w:r>
      </w:ins>
      <w:r>
        <w:rPr>
          <w:noProof/>
          <w:webHidden/>
        </w:rPr>
      </w:r>
      <w:r>
        <w:rPr>
          <w:noProof/>
          <w:webHidden/>
        </w:rPr>
        <w:fldChar w:fldCharType="separate"/>
      </w:r>
      <w:ins w:id="807" w:author="phuong vu" w:date="2018-12-02T09:00:00Z">
        <w:r>
          <w:rPr>
            <w:noProof/>
            <w:webHidden/>
          </w:rPr>
          <w:t>95</w:t>
        </w:r>
        <w:r>
          <w:rPr>
            <w:noProof/>
            <w:webHidden/>
          </w:rPr>
          <w:fldChar w:fldCharType="end"/>
        </w:r>
        <w:r w:rsidRPr="00ED481C">
          <w:rPr>
            <w:rStyle w:val="Hyperlink"/>
            <w:noProof/>
          </w:rPr>
          <w:fldChar w:fldCharType="end"/>
        </w:r>
      </w:ins>
    </w:p>
    <w:p w14:paraId="571E1639" w14:textId="21D0CA41" w:rsidR="002A009A" w:rsidRDefault="002A009A">
      <w:pPr>
        <w:pStyle w:val="TableofFigures"/>
        <w:tabs>
          <w:tab w:val="right" w:leader="dot" w:pos="8777"/>
        </w:tabs>
        <w:rPr>
          <w:ins w:id="808" w:author="phuong vu" w:date="2018-12-02T09:00:00Z"/>
          <w:rFonts w:asciiTheme="minorHAnsi" w:eastAsiaTheme="minorEastAsia" w:hAnsiTheme="minorHAnsi" w:cstheme="minorBidi"/>
          <w:noProof/>
          <w:sz w:val="22"/>
          <w:szCs w:val="22"/>
          <w:lang w:val="en-US"/>
        </w:rPr>
      </w:pPr>
      <w:ins w:id="80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4.43 Bảng dữ liệu túi giặt</w:t>
        </w:r>
        <w:r>
          <w:rPr>
            <w:noProof/>
            <w:webHidden/>
          </w:rPr>
          <w:tab/>
        </w:r>
        <w:r>
          <w:rPr>
            <w:noProof/>
            <w:webHidden/>
          </w:rPr>
          <w:fldChar w:fldCharType="begin"/>
        </w:r>
        <w:r>
          <w:rPr>
            <w:noProof/>
            <w:webHidden/>
          </w:rPr>
          <w:instrText xml:space="preserve"> PAGEREF _Toc531504633 \h </w:instrText>
        </w:r>
      </w:ins>
      <w:r>
        <w:rPr>
          <w:noProof/>
          <w:webHidden/>
        </w:rPr>
      </w:r>
      <w:r>
        <w:rPr>
          <w:noProof/>
          <w:webHidden/>
        </w:rPr>
        <w:fldChar w:fldCharType="separate"/>
      </w:r>
      <w:ins w:id="810" w:author="phuong vu" w:date="2018-12-02T09:00:00Z">
        <w:r>
          <w:rPr>
            <w:noProof/>
            <w:webHidden/>
          </w:rPr>
          <w:t>95</w:t>
        </w:r>
        <w:r>
          <w:rPr>
            <w:noProof/>
            <w:webHidden/>
          </w:rPr>
          <w:fldChar w:fldCharType="end"/>
        </w:r>
        <w:r w:rsidRPr="00ED481C">
          <w:rPr>
            <w:rStyle w:val="Hyperlink"/>
            <w:noProof/>
          </w:rPr>
          <w:fldChar w:fldCharType="end"/>
        </w:r>
      </w:ins>
    </w:p>
    <w:p w14:paraId="38478012" w14:textId="05BD071E" w:rsidR="002A009A" w:rsidRDefault="002A009A">
      <w:pPr>
        <w:pStyle w:val="TableofFigures"/>
        <w:tabs>
          <w:tab w:val="right" w:leader="dot" w:pos="8777"/>
        </w:tabs>
        <w:rPr>
          <w:ins w:id="811" w:author="phuong vu" w:date="2018-12-02T09:00:00Z"/>
          <w:rFonts w:asciiTheme="minorHAnsi" w:eastAsiaTheme="minorEastAsia" w:hAnsiTheme="minorHAnsi" w:cstheme="minorBidi"/>
          <w:noProof/>
          <w:sz w:val="22"/>
          <w:szCs w:val="22"/>
          <w:lang w:val="en-US"/>
        </w:rPr>
      </w:pPr>
      <w:ins w:id="81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4.44 Bảng chi tiết túi giặt</w:t>
        </w:r>
        <w:r>
          <w:rPr>
            <w:noProof/>
            <w:webHidden/>
          </w:rPr>
          <w:tab/>
        </w:r>
        <w:r>
          <w:rPr>
            <w:noProof/>
            <w:webHidden/>
          </w:rPr>
          <w:fldChar w:fldCharType="begin"/>
        </w:r>
        <w:r>
          <w:rPr>
            <w:noProof/>
            <w:webHidden/>
          </w:rPr>
          <w:instrText xml:space="preserve"> PAGEREF _Toc531504634 \h </w:instrText>
        </w:r>
      </w:ins>
      <w:r>
        <w:rPr>
          <w:noProof/>
          <w:webHidden/>
        </w:rPr>
      </w:r>
      <w:r>
        <w:rPr>
          <w:noProof/>
          <w:webHidden/>
        </w:rPr>
        <w:fldChar w:fldCharType="separate"/>
      </w:r>
      <w:ins w:id="813" w:author="phuong vu" w:date="2018-12-02T09:00:00Z">
        <w:r>
          <w:rPr>
            <w:noProof/>
            <w:webHidden/>
          </w:rPr>
          <w:t>95</w:t>
        </w:r>
        <w:r>
          <w:rPr>
            <w:noProof/>
            <w:webHidden/>
          </w:rPr>
          <w:fldChar w:fldCharType="end"/>
        </w:r>
        <w:r w:rsidRPr="00ED481C">
          <w:rPr>
            <w:rStyle w:val="Hyperlink"/>
            <w:noProof/>
          </w:rPr>
          <w:fldChar w:fldCharType="end"/>
        </w:r>
      </w:ins>
    </w:p>
    <w:p w14:paraId="2A08F394" w14:textId="00F8E44E" w:rsidR="002A009A" w:rsidRDefault="002A009A">
      <w:pPr>
        <w:pStyle w:val="TableofFigures"/>
        <w:tabs>
          <w:tab w:val="right" w:leader="dot" w:pos="8777"/>
        </w:tabs>
        <w:rPr>
          <w:ins w:id="814" w:author="phuong vu" w:date="2018-12-02T09:00:00Z"/>
          <w:rFonts w:asciiTheme="minorHAnsi" w:eastAsiaTheme="minorEastAsia" w:hAnsiTheme="minorHAnsi" w:cstheme="minorBidi"/>
          <w:noProof/>
          <w:sz w:val="22"/>
          <w:szCs w:val="22"/>
          <w:lang w:val="en-US"/>
        </w:rPr>
      </w:pPr>
      <w:ins w:id="81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4.45 Bảng dữ liệu máy giặt</w:t>
        </w:r>
        <w:r>
          <w:rPr>
            <w:noProof/>
            <w:webHidden/>
          </w:rPr>
          <w:tab/>
        </w:r>
        <w:r>
          <w:rPr>
            <w:noProof/>
            <w:webHidden/>
          </w:rPr>
          <w:fldChar w:fldCharType="begin"/>
        </w:r>
        <w:r>
          <w:rPr>
            <w:noProof/>
            <w:webHidden/>
          </w:rPr>
          <w:instrText xml:space="preserve"> PAGEREF _Toc531504635 \h </w:instrText>
        </w:r>
      </w:ins>
      <w:r>
        <w:rPr>
          <w:noProof/>
          <w:webHidden/>
        </w:rPr>
      </w:r>
      <w:r>
        <w:rPr>
          <w:noProof/>
          <w:webHidden/>
        </w:rPr>
        <w:fldChar w:fldCharType="separate"/>
      </w:r>
      <w:ins w:id="816" w:author="phuong vu" w:date="2018-12-02T09:00:00Z">
        <w:r>
          <w:rPr>
            <w:noProof/>
            <w:webHidden/>
          </w:rPr>
          <w:t>96</w:t>
        </w:r>
        <w:r>
          <w:rPr>
            <w:noProof/>
            <w:webHidden/>
          </w:rPr>
          <w:fldChar w:fldCharType="end"/>
        </w:r>
        <w:r w:rsidRPr="00ED481C">
          <w:rPr>
            <w:rStyle w:val="Hyperlink"/>
            <w:noProof/>
          </w:rPr>
          <w:fldChar w:fldCharType="end"/>
        </w:r>
      </w:ins>
    </w:p>
    <w:p w14:paraId="16C08308" w14:textId="19001F5C" w:rsidR="00A17FA5" w:rsidDel="00F83847" w:rsidRDefault="00A17FA5">
      <w:pPr>
        <w:pStyle w:val="TableofFigures"/>
        <w:tabs>
          <w:tab w:val="right" w:leader="dot" w:pos="8777"/>
        </w:tabs>
        <w:rPr>
          <w:del w:id="817" w:author="phuong vu" w:date="2018-12-01T22:31:00Z"/>
          <w:rFonts w:asciiTheme="minorHAnsi" w:eastAsiaTheme="minorEastAsia" w:hAnsiTheme="minorHAnsi" w:cstheme="minorBidi"/>
          <w:noProof/>
          <w:sz w:val="22"/>
          <w:szCs w:val="22"/>
          <w:lang w:val="en-US"/>
        </w:rPr>
      </w:pPr>
      <w:del w:id="818" w:author="phuong vu" w:date="2018-12-01T22:31:00Z">
        <w:r w:rsidRPr="00F83847" w:rsidDel="00F83847">
          <w:rPr>
            <w:rStyle w:val="Hyperlink"/>
            <w:noProof/>
          </w:rPr>
          <w:delText>Bảng 1.1 Các chức năng hệ thống</w:delText>
        </w:r>
        <w:r w:rsidDel="00F83847">
          <w:rPr>
            <w:noProof/>
            <w:webHidden/>
          </w:rPr>
          <w:tab/>
          <w:delText>7</w:delText>
        </w:r>
      </w:del>
    </w:p>
    <w:p w14:paraId="726F82D9" w14:textId="362FAD6C" w:rsidR="00A17FA5" w:rsidDel="00F83847" w:rsidRDefault="00A17FA5">
      <w:pPr>
        <w:pStyle w:val="TableofFigures"/>
        <w:tabs>
          <w:tab w:val="right" w:leader="dot" w:pos="8777"/>
        </w:tabs>
        <w:rPr>
          <w:del w:id="819" w:author="phuong vu" w:date="2018-12-01T22:31:00Z"/>
          <w:rFonts w:asciiTheme="minorHAnsi" w:eastAsiaTheme="minorEastAsia" w:hAnsiTheme="minorHAnsi" w:cstheme="minorBidi"/>
          <w:noProof/>
          <w:sz w:val="22"/>
          <w:szCs w:val="22"/>
          <w:lang w:val="en-US"/>
        </w:rPr>
      </w:pPr>
      <w:del w:id="820" w:author="phuong vu" w:date="2018-12-01T22:31:00Z">
        <w:r w:rsidRPr="00F83847" w:rsidDel="00F83847">
          <w:rPr>
            <w:rStyle w:val="Hyperlink"/>
            <w:noProof/>
          </w:rPr>
          <w:delText>Bảng 1.2</w:delText>
        </w:r>
        <w:r w:rsidRPr="00F83847" w:rsidDel="00F83847">
          <w:rPr>
            <w:rStyle w:val="Hyperlink"/>
            <w:noProof/>
            <w:lang w:val="en-US"/>
          </w:rPr>
          <w:delText xml:space="preserve"> Chức năng xem danh sách đơn hàng theo trạng thái</w:delText>
        </w:r>
        <w:r w:rsidDel="00F83847">
          <w:rPr>
            <w:noProof/>
            <w:webHidden/>
          </w:rPr>
          <w:tab/>
          <w:delText>9</w:delText>
        </w:r>
      </w:del>
    </w:p>
    <w:p w14:paraId="3AFBC0D5" w14:textId="035A43DF" w:rsidR="00A17FA5" w:rsidDel="00F83847" w:rsidRDefault="00A17FA5">
      <w:pPr>
        <w:pStyle w:val="TableofFigures"/>
        <w:tabs>
          <w:tab w:val="right" w:leader="dot" w:pos="8777"/>
        </w:tabs>
        <w:rPr>
          <w:del w:id="821" w:author="phuong vu" w:date="2018-12-01T22:31:00Z"/>
          <w:rFonts w:asciiTheme="minorHAnsi" w:eastAsiaTheme="minorEastAsia" w:hAnsiTheme="minorHAnsi" w:cstheme="minorBidi"/>
          <w:noProof/>
          <w:sz w:val="22"/>
          <w:szCs w:val="22"/>
          <w:lang w:val="en-US"/>
        </w:rPr>
      </w:pPr>
      <w:del w:id="822" w:author="phuong vu" w:date="2018-12-01T22:31:00Z">
        <w:r w:rsidRPr="00F83847" w:rsidDel="00F83847">
          <w:rPr>
            <w:rStyle w:val="Hyperlink"/>
            <w:noProof/>
          </w:rPr>
          <w:delText>Bảng 1.3</w:delText>
        </w:r>
        <w:r w:rsidRPr="00F83847" w:rsidDel="00F83847">
          <w:rPr>
            <w:rStyle w:val="Hyperlink"/>
            <w:noProof/>
            <w:lang w:val="en-US"/>
          </w:rPr>
          <w:delText xml:space="preserve"> Chức năng xem chi tiết đơn hàng</w:delText>
        </w:r>
        <w:r w:rsidDel="00F83847">
          <w:rPr>
            <w:noProof/>
            <w:webHidden/>
          </w:rPr>
          <w:tab/>
          <w:delText>10</w:delText>
        </w:r>
      </w:del>
    </w:p>
    <w:p w14:paraId="67218AE9" w14:textId="66112DCC" w:rsidR="00A17FA5" w:rsidDel="00F83847" w:rsidRDefault="00A17FA5">
      <w:pPr>
        <w:pStyle w:val="TableofFigures"/>
        <w:tabs>
          <w:tab w:val="right" w:leader="dot" w:pos="8777"/>
        </w:tabs>
        <w:rPr>
          <w:del w:id="823" w:author="phuong vu" w:date="2018-12-01T22:31:00Z"/>
          <w:rFonts w:asciiTheme="minorHAnsi" w:eastAsiaTheme="minorEastAsia" w:hAnsiTheme="minorHAnsi" w:cstheme="minorBidi"/>
          <w:noProof/>
          <w:sz w:val="22"/>
          <w:szCs w:val="22"/>
          <w:lang w:val="en-US"/>
        </w:rPr>
      </w:pPr>
      <w:del w:id="824" w:author="phuong vu" w:date="2018-12-01T22:31:00Z">
        <w:r w:rsidRPr="00F83847" w:rsidDel="00F83847">
          <w:rPr>
            <w:rStyle w:val="Hyperlink"/>
            <w:noProof/>
          </w:rPr>
          <w:delText>Bảng 1.4 Chức năng thay đổi trạng thái đơn hàng</w:delText>
        </w:r>
        <w:r w:rsidDel="00F83847">
          <w:rPr>
            <w:noProof/>
            <w:webHidden/>
          </w:rPr>
          <w:tab/>
          <w:delText>11</w:delText>
        </w:r>
      </w:del>
    </w:p>
    <w:p w14:paraId="0CDAFD31" w14:textId="65211004" w:rsidR="00A17FA5" w:rsidDel="00F83847" w:rsidRDefault="00A17FA5">
      <w:pPr>
        <w:pStyle w:val="TableofFigures"/>
        <w:tabs>
          <w:tab w:val="right" w:leader="dot" w:pos="8777"/>
        </w:tabs>
        <w:rPr>
          <w:del w:id="825" w:author="phuong vu" w:date="2018-12-01T22:31:00Z"/>
          <w:rFonts w:asciiTheme="minorHAnsi" w:eastAsiaTheme="minorEastAsia" w:hAnsiTheme="minorHAnsi" w:cstheme="minorBidi"/>
          <w:noProof/>
          <w:sz w:val="22"/>
          <w:szCs w:val="22"/>
          <w:lang w:val="en-US"/>
        </w:rPr>
      </w:pPr>
      <w:del w:id="826" w:author="phuong vu" w:date="2018-12-01T22:31:00Z">
        <w:r w:rsidRPr="00F83847" w:rsidDel="00F83847">
          <w:rPr>
            <w:rStyle w:val="Hyperlink"/>
            <w:noProof/>
          </w:rPr>
          <w:delText>Bảng 1.5</w:delText>
        </w:r>
        <w:r w:rsidRPr="00F83847" w:rsidDel="00F83847">
          <w:rPr>
            <w:rStyle w:val="Hyperlink"/>
            <w:noProof/>
            <w:lang w:val="en-US"/>
          </w:rPr>
          <w:delText xml:space="preserve"> Chức năng tạo hóa đơn đơn hàng</w:delText>
        </w:r>
        <w:r w:rsidDel="00F83847">
          <w:rPr>
            <w:noProof/>
            <w:webHidden/>
          </w:rPr>
          <w:tab/>
          <w:delText>11</w:delText>
        </w:r>
      </w:del>
    </w:p>
    <w:p w14:paraId="482FED88" w14:textId="4A44A3F4" w:rsidR="00A17FA5" w:rsidDel="00F83847" w:rsidRDefault="00A17FA5">
      <w:pPr>
        <w:pStyle w:val="TableofFigures"/>
        <w:tabs>
          <w:tab w:val="right" w:leader="dot" w:pos="8777"/>
        </w:tabs>
        <w:rPr>
          <w:del w:id="827" w:author="phuong vu" w:date="2018-12-01T22:31:00Z"/>
          <w:rFonts w:asciiTheme="minorHAnsi" w:eastAsiaTheme="minorEastAsia" w:hAnsiTheme="minorHAnsi" w:cstheme="minorBidi"/>
          <w:noProof/>
          <w:sz w:val="22"/>
          <w:szCs w:val="22"/>
          <w:lang w:val="en-US"/>
        </w:rPr>
      </w:pPr>
      <w:del w:id="828" w:author="phuong vu" w:date="2018-12-01T22:31:00Z">
        <w:r w:rsidRPr="00F83847" w:rsidDel="00F83847">
          <w:rPr>
            <w:rStyle w:val="Hyperlink"/>
            <w:noProof/>
          </w:rPr>
          <w:delText>Bảng 1.6</w:delText>
        </w:r>
        <w:r w:rsidRPr="00F83847" w:rsidDel="00F83847">
          <w:rPr>
            <w:rStyle w:val="Hyperlink"/>
            <w:noProof/>
            <w:lang w:val="en-US"/>
          </w:rPr>
          <w:delText xml:space="preserve"> Chức năng cập nhật hóa đơn</w:delText>
        </w:r>
        <w:r w:rsidDel="00F83847">
          <w:rPr>
            <w:noProof/>
            <w:webHidden/>
          </w:rPr>
          <w:tab/>
          <w:delText>12</w:delText>
        </w:r>
      </w:del>
    </w:p>
    <w:p w14:paraId="71B8651A" w14:textId="0074F3B6" w:rsidR="00A17FA5" w:rsidDel="00F83847" w:rsidRDefault="00A17FA5">
      <w:pPr>
        <w:pStyle w:val="TableofFigures"/>
        <w:tabs>
          <w:tab w:val="right" w:leader="dot" w:pos="8777"/>
        </w:tabs>
        <w:rPr>
          <w:del w:id="829" w:author="phuong vu" w:date="2018-12-01T22:31:00Z"/>
          <w:rFonts w:asciiTheme="minorHAnsi" w:eastAsiaTheme="minorEastAsia" w:hAnsiTheme="minorHAnsi" w:cstheme="minorBidi"/>
          <w:noProof/>
          <w:sz w:val="22"/>
          <w:szCs w:val="22"/>
          <w:lang w:val="en-US"/>
        </w:rPr>
      </w:pPr>
      <w:del w:id="830" w:author="phuong vu" w:date="2018-12-01T22:31:00Z">
        <w:r w:rsidRPr="00F83847" w:rsidDel="00F83847">
          <w:rPr>
            <w:rStyle w:val="Hyperlink"/>
            <w:noProof/>
          </w:rPr>
          <w:delText>Bảng 1.7</w:delText>
        </w:r>
        <w:r w:rsidRPr="00F83847" w:rsidDel="00F83847">
          <w:rPr>
            <w:rStyle w:val="Hyperlink"/>
            <w:noProof/>
            <w:lang w:val="en-US"/>
          </w:rPr>
          <w:delText xml:space="preserve"> Chức năng xem danh sách biên nhận theo trạng thái</w:delText>
        </w:r>
        <w:r w:rsidDel="00F83847">
          <w:rPr>
            <w:noProof/>
            <w:webHidden/>
          </w:rPr>
          <w:tab/>
          <w:delText>12</w:delText>
        </w:r>
      </w:del>
    </w:p>
    <w:p w14:paraId="4A0B8976" w14:textId="7D4E3C7E" w:rsidR="00A17FA5" w:rsidDel="00F83847" w:rsidRDefault="00A17FA5">
      <w:pPr>
        <w:pStyle w:val="TableofFigures"/>
        <w:tabs>
          <w:tab w:val="right" w:leader="dot" w:pos="8777"/>
        </w:tabs>
        <w:rPr>
          <w:del w:id="831" w:author="phuong vu" w:date="2018-12-01T22:31:00Z"/>
          <w:rFonts w:asciiTheme="minorHAnsi" w:eastAsiaTheme="minorEastAsia" w:hAnsiTheme="minorHAnsi" w:cstheme="minorBidi"/>
          <w:noProof/>
          <w:sz w:val="22"/>
          <w:szCs w:val="22"/>
          <w:lang w:val="en-US"/>
        </w:rPr>
      </w:pPr>
      <w:del w:id="832" w:author="phuong vu" w:date="2018-12-01T22:31:00Z">
        <w:r w:rsidRPr="00F83847" w:rsidDel="00F83847">
          <w:rPr>
            <w:rStyle w:val="Hyperlink"/>
            <w:noProof/>
          </w:rPr>
          <w:delText>Bảng 1.8</w:delText>
        </w:r>
        <w:r w:rsidRPr="00F83847" w:rsidDel="00F83847">
          <w:rPr>
            <w:rStyle w:val="Hyperlink"/>
            <w:noProof/>
            <w:lang w:val="en-US"/>
          </w:rPr>
          <w:delText xml:space="preserve"> Xem chi tiết biên nhận</w:delText>
        </w:r>
        <w:r w:rsidDel="00F83847">
          <w:rPr>
            <w:noProof/>
            <w:webHidden/>
          </w:rPr>
          <w:tab/>
          <w:delText>13</w:delText>
        </w:r>
      </w:del>
    </w:p>
    <w:p w14:paraId="37A546D0" w14:textId="4E120841" w:rsidR="00A17FA5" w:rsidDel="00F83847" w:rsidRDefault="00A17FA5">
      <w:pPr>
        <w:pStyle w:val="TableofFigures"/>
        <w:tabs>
          <w:tab w:val="right" w:leader="dot" w:pos="8777"/>
        </w:tabs>
        <w:rPr>
          <w:del w:id="833" w:author="phuong vu" w:date="2018-12-01T22:31:00Z"/>
          <w:rFonts w:asciiTheme="minorHAnsi" w:eastAsiaTheme="minorEastAsia" w:hAnsiTheme="minorHAnsi" w:cstheme="minorBidi"/>
          <w:noProof/>
          <w:sz w:val="22"/>
          <w:szCs w:val="22"/>
          <w:lang w:val="en-US"/>
        </w:rPr>
      </w:pPr>
      <w:del w:id="834" w:author="phuong vu" w:date="2018-12-01T22:31:00Z">
        <w:r w:rsidRPr="00F83847" w:rsidDel="00F83847">
          <w:rPr>
            <w:rStyle w:val="Hyperlink"/>
            <w:noProof/>
          </w:rPr>
          <w:delText>Bảng 1.9</w:delText>
        </w:r>
        <w:r w:rsidRPr="00F83847" w:rsidDel="00F83847">
          <w:rPr>
            <w:rStyle w:val="Hyperlink"/>
            <w:noProof/>
            <w:lang w:val="en-US"/>
          </w:rPr>
          <w:delText xml:space="preserve"> Chức năng thay đổi trạng thái biên nhận</w:delText>
        </w:r>
        <w:r w:rsidDel="00F83847">
          <w:rPr>
            <w:noProof/>
            <w:webHidden/>
          </w:rPr>
          <w:tab/>
          <w:delText>14</w:delText>
        </w:r>
      </w:del>
    </w:p>
    <w:p w14:paraId="5A9A7653" w14:textId="6EC54EE8" w:rsidR="00A17FA5" w:rsidDel="00F83847" w:rsidRDefault="00A17FA5">
      <w:pPr>
        <w:pStyle w:val="TableofFigures"/>
        <w:tabs>
          <w:tab w:val="right" w:leader="dot" w:pos="8777"/>
        </w:tabs>
        <w:rPr>
          <w:del w:id="835" w:author="phuong vu" w:date="2018-12-01T22:31:00Z"/>
          <w:rFonts w:asciiTheme="minorHAnsi" w:eastAsiaTheme="minorEastAsia" w:hAnsiTheme="minorHAnsi" w:cstheme="minorBidi"/>
          <w:noProof/>
          <w:sz w:val="22"/>
          <w:szCs w:val="22"/>
          <w:lang w:val="en-US"/>
        </w:rPr>
      </w:pPr>
      <w:del w:id="836" w:author="phuong vu" w:date="2018-12-01T22:31:00Z">
        <w:r w:rsidRPr="00F83847" w:rsidDel="00F83847">
          <w:rPr>
            <w:rStyle w:val="Hyperlink"/>
            <w:noProof/>
          </w:rPr>
          <w:delText>Bảng 1.10</w:delText>
        </w:r>
        <w:r w:rsidRPr="00F83847" w:rsidDel="00F83847">
          <w:rPr>
            <w:rStyle w:val="Hyperlink"/>
            <w:noProof/>
            <w:lang w:val="en-US"/>
          </w:rPr>
          <w:delText xml:space="preserve"> Chức năng cập nhật thông tin biên nhận</w:delText>
        </w:r>
        <w:r w:rsidDel="00F83847">
          <w:rPr>
            <w:noProof/>
            <w:webHidden/>
          </w:rPr>
          <w:tab/>
          <w:delText>14</w:delText>
        </w:r>
      </w:del>
    </w:p>
    <w:p w14:paraId="72BA230B" w14:textId="5816A4EC" w:rsidR="00A17FA5" w:rsidDel="00F83847" w:rsidRDefault="00A17FA5">
      <w:pPr>
        <w:pStyle w:val="TableofFigures"/>
        <w:tabs>
          <w:tab w:val="right" w:leader="dot" w:pos="8777"/>
        </w:tabs>
        <w:rPr>
          <w:del w:id="837" w:author="phuong vu" w:date="2018-12-01T22:31:00Z"/>
          <w:rFonts w:asciiTheme="minorHAnsi" w:eastAsiaTheme="minorEastAsia" w:hAnsiTheme="minorHAnsi" w:cstheme="minorBidi"/>
          <w:noProof/>
          <w:sz w:val="22"/>
          <w:szCs w:val="22"/>
          <w:lang w:val="en-US"/>
        </w:rPr>
      </w:pPr>
      <w:del w:id="838" w:author="phuong vu" w:date="2018-12-01T22:31:00Z">
        <w:r w:rsidRPr="00F83847" w:rsidDel="00F83847">
          <w:rPr>
            <w:rStyle w:val="Hyperlink"/>
            <w:noProof/>
          </w:rPr>
          <w:delText>Bảng 1.11</w:delText>
        </w:r>
        <w:r w:rsidRPr="00F83847" w:rsidDel="00F83847">
          <w:rPr>
            <w:rStyle w:val="Hyperlink"/>
            <w:noProof/>
            <w:lang w:val="en-US"/>
          </w:rPr>
          <w:delText xml:space="preserve"> Chức năng quản lí phân công xử lí đơn hàng</w:delText>
        </w:r>
        <w:r w:rsidDel="00F83847">
          <w:rPr>
            <w:noProof/>
            <w:webHidden/>
          </w:rPr>
          <w:tab/>
          <w:delText>15</w:delText>
        </w:r>
      </w:del>
    </w:p>
    <w:p w14:paraId="69DF557B" w14:textId="20A75621" w:rsidR="00A17FA5" w:rsidDel="00F83847" w:rsidRDefault="00A17FA5">
      <w:pPr>
        <w:pStyle w:val="TableofFigures"/>
        <w:tabs>
          <w:tab w:val="right" w:leader="dot" w:pos="8777"/>
        </w:tabs>
        <w:rPr>
          <w:del w:id="839" w:author="phuong vu" w:date="2018-12-01T22:31:00Z"/>
          <w:rFonts w:asciiTheme="minorHAnsi" w:eastAsiaTheme="minorEastAsia" w:hAnsiTheme="minorHAnsi" w:cstheme="minorBidi"/>
          <w:noProof/>
          <w:sz w:val="22"/>
          <w:szCs w:val="22"/>
          <w:lang w:val="en-US"/>
        </w:rPr>
      </w:pPr>
      <w:del w:id="840" w:author="phuong vu" w:date="2018-12-01T22:31:00Z">
        <w:r w:rsidRPr="00F83847" w:rsidDel="00F83847">
          <w:rPr>
            <w:rStyle w:val="Hyperlink"/>
            <w:noProof/>
          </w:rPr>
          <w:delText>Bảng 1.12</w:delText>
        </w:r>
        <w:r w:rsidRPr="00F83847" w:rsidDel="00F83847">
          <w:rPr>
            <w:rStyle w:val="Hyperlink"/>
            <w:noProof/>
            <w:lang w:val="en-US"/>
          </w:rPr>
          <w:delText xml:space="preserve"> Chức năng cập nhật đơn hàng</w:delText>
        </w:r>
        <w:r w:rsidDel="00F83847">
          <w:rPr>
            <w:noProof/>
            <w:webHidden/>
          </w:rPr>
          <w:tab/>
          <w:delText>16</w:delText>
        </w:r>
      </w:del>
    </w:p>
    <w:p w14:paraId="37DF2C85" w14:textId="01FFF6E9" w:rsidR="00A17FA5" w:rsidDel="00F83847" w:rsidRDefault="00A17FA5">
      <w:pPr>
        <w:pStyle w:val="TableofFigures"/>
        <w:tabs>
          <w:tab w:val="right" w:leader="dot" w:pos="8777"/>
        </w:tabs>
        <w:rPr>
          <w:del w:id="841" w:author="phuong vu" w:date="2018-12-01T22:31:00Z"/>
          <w:rFonts w:asciiTheme="minorHAnsi" w:eastAsiaTheme="minorEastAsia" w:hAnsiTheme="minorHAnsi" w:cstheme="minorBidi"/>
          <w:noProof/>
          <w:sz w:val="22"/>
          <w:szCs w:val="22"/>
          <w:lang w:val="en-US"/>
        </w:rPr>
      </w:pPr>
      <w:del w:id="842" w:author="phuong vu" w:date="2018-12-01T22:31:00Z">
        <w:r w:rsidRPr="00F83847" w:rsidDel="00F83847">
          <w:rPr>
            <w:rStyle w:val="Hyperlink"/>
            <w:noProof/>
          </w:rPr>
          <w:delText>Bảng 1.13</w:delText>
        </w:r>
        <w:r w:rsidRPr="00F83847" w:rsidDel="00F83847">
          <w:rPr>
            <w:rStyle w:val="Hyperlink"/>
            <w:noProof/>
            <w:lang w:val="en-US"/>
          </w:rPr>
          <w:delText xml:space="preserve"> Chức năng quản lí trạng thái máy giặt</w:delText>
        </w:r>
        <w:r w:rsidDel="00F83847">
          <w:rPr>
            <w:noProof/>
            <w:webHidden/>
          </w:rPr>
          <w:tab/>
          <w:delText>16</w:delText>
        </w:r>
      </w:del>
    </w:p>
    <w:p w14:paraId="07BBC62F" w14:textId="5F30F0D0" w:rsidR="00A17FA5" w:rsidDel="00F83847" w:rsidRDefault="00A17FA5">
      <w:pPr>
        <w:pStyle w:val="TableofFigures"/>
        <w:tabs>
          <w:tab w:val="right" w:leader="dot" w:pos="8777"/>
        </w:tabs>
        <w:rPr>
          <w:del w:id="843" w:author="phuong vu" w:date="2018-12-01T22:31:00Z"/>
          <w:rFonts w:asciiTheme="minorHAnsi" w:eastAsiaTheme="minorEastAsia" w:hAnsiTheme="minorHAnsi" w:cstheme="minorBidi"/>
          <w:noProof/>
          <w:sz w:val="22"/>
          <w:szCs w:val="22"/>
          <w:lang w:val="en-US"/>
        </w:rPr>
      </w:pPr>
      <w:del w:id="844" w:author="phuong vu" w:date="2018-12-01T22:31:00Z">
        <w:r w:rsidRPr="00F83847" w:rsidDel="00F83847">
          <w:rPr>
            <w:rStyle w:val="Hyperlink"/>
            <w:noProof/>
          </w:rPr>
          <w:delText>Bảng 1.14</w:delText>
        </w:r>
        <w:r w:rsidRPr="00F83847" w:rsidDel="00F83847">
          <w:rPr>
            <w:rStyle w:val="Hyperlink"/>
            <w:noProof/>
            <w:lang w:val="en-US"/>
          </w:rPr>
          <w:delText xml:space="preserve"> Chức năng tìm kiếm đơn hàng</w:delText>
        </w:r>
        <w:r w:rsidDel="00F83847">
          <w:rPr>
            <w:noProof/>
            <w:webHidden/>
          </w:rPr>
          <w:tab/>
          <w:delText>17</w:delText>
        </w:r>
      </w:del>
    </w:p>
    <w:p w14:paraId="49AEA0B6" w14:textId="7875C082" w:rsidR="00A17FA5" w:rsidDel="00F83847" w:rsidRDefault="00A17FA5">
      <w:pPr>
        <w:pStyle w:val="TableofFigures"/>
        <w:tabs>
          <w:tab w:val="right" w:leader="dot" w:pos="8777"/>
        </w:tabs>
        <w:rPr>
          <w:del w:id="845" w:author="phuong vu" w:date="2018-12-01T22:31:00Z"/>
          <w:rFonts w:asciiTheme="minorHAnsi" w:eastAsiaTheme="minorEastAsia" w:hAnsiTheme="minorHAnsi" w:cstheme="minorBidi"/>
          <w:noProof/>
          <w:sz w:val="22"/>
          <w:szCs w:val="22"/>
          <w:lang w:val="en-US"/>
        </w:rPr>
      </w:pPr>
      <w:del w:id="846" w:author="phuong vu" w:date="2018-12-01T22:31:00Z">
        <w:r w:rsidRPr="00F83847" w:rsidDel="00F83847">
          <w:rPr>
            <w:rStyle w:val="Hyperlink"/>
            <w:noProof/>
          </w:rPr>
          <w:delText>Bảng 1.15</w:delText>
        </w:r>
        <w:r w:rsidRPr="00F83847" w:rsidDel="00F83847">
          <w:rPr>
            <w:rStyle w:val="Hyperlink"/>
            <w:noProof/>
            <w:lang w:val="en-US"/>
          </w:rPr>
          <w:delText xml:space="preserve"> Chức năng đăng nhập hệ thống</w:delText>
        </w:r>
        <w:r w:rsidDel="00F83847">
          <w:rPr>
            <w:noProof/>
            <w:webHidden/>
          </w:rPr>
          <w:tab/>
          <w:delText>18</w:delText>
        </w:r>
      </w:del>
    </w:p>
    <w:p w14:paraId="4B584354" w14:textId="3844D4D0" w:rsidR="00A17FA5" w:rsidDel="00F83847" w:rsidRDefault="00A17FA5">
      <w:pPr>
        <w:pStyle w:val="TableofFigures"/>
        <w:tabs>
          <w:tab w:val="right" w:leader="dot" w:pos="8777"/>
        </w:tabs>
        <w:rPr>
          <w:del w:id="847" w:author="phuong vu" w:date="2018-12-01T22:31:00Z"/>
          <w:rFonts w:asciiTheme="minorHAnsi" w:eastAsiaTheme="minorEastAsia" w:hAnsiTheme="minorHAnsi" w:cstheme="minorBidi"/>
          <w:noProof/>
          <w:sz w:val="22"/>
          <w:szCs w:val="22"/>
          <w:lang w:val="en-US"/>
        </w:rPr>
      </w:pPr>
      <w:del w:id="848" w:author="phuong vu" w:date="2018-12-01T22:31:00Z">
        <w:r w:rsidRPr="00F83847" w:rsidDel="00F83847">
          <w:rPr>
            <w:rStyle w:val="Hyperlink"/>
            <w:noProof/>
          </w:rPr>
          <w:delText>Bảng 1.16</w:delText>
        </w:r>
        <w:r w:rsidRPr="00F83847" w:rsidDel="00F83847">
          <w:rPr>
            <w:rStyle w:val="Hyperlink"/>
            <w:noProof/>
            <w:lang w:val="en-US"/>
          </w:rPr>
          <w:delText xml:space="preserve"> Chức năng đăng xuất hệ thống</w:delText>
        </w:r>
        <w:r w:rsidDel="00F83847">
          <w:rPr>
            <w:noProof/>
            <w:webHidden/>
          </w:rPr>
          <w:tab/>
          <w:delText>18</w:delText>
        </w:r>
      </w:del>
    </w:p>
    <w:p w14:paraId="141BC5DC" w14:textId="1C086EB1" w:rsidR="00A17FA5" w:rsidDel="00F83847" w:rsidRDefault="00A17FA5">
      <w:pPr>
        <w:pStyle w:val="TableofFigures"/>
        <w:tabs>
          <w:tab w:val="right" w:leader="dot" w:pos="8777"/>
        </w:tabs>
        <w:rPr>
          <w:del w:id="849" w:author="phuong vu" w:date="2018-12-01T22:31:00Z"/>
          <w:rFonts w:asciiTheme="minorHAnsi" w:eastAsiaTheme="minorEastAsia" w:hAnsiTheme="minorHAnsi" w:cstheme="minorBidi"/>
          <w:noProof/>
          <w:sz w:val="22"/>
          <w:szCs w:val="22"/>
          <w:lang w:val="en-US"/>
        </w:rPr>
      </w:pPr>
      <w:del w:id="850" w:author="phuong vu" w:date="2018-12-01T22:31:00Z">
        <w:r w:rsidRPr="00F83847" w:rsidDel="00F83847">
          <w:rPr>
            <w:rStyle w:val="Hyperlink"/>
            <w:noProof/>
          </w:rPr>
          <w:delText>Bảng 3.1 Tổng quan các bảng trong cơ sở dữ liệu</w:delText>
        </w:r>
        <w:r w:rsidDel="00F83847">
          <w:rPr>
            <w:noProof/>
            <w:webHidden/>
          </w:rPr>
          <w:tab/>
          <w:delText>32</w:delText>
        </w:r>
      </w:del>
    </w:p>
    <w:p w14:paraId="08824252" w14:textId="053B80A6" w:rsidR="00A17FA5" w:rsidDel="00F83847" w:rsidRDefault="00A17FA5">
      <w:pPr>
        <w:pStyle w:val="TableofFigures"/>
        <w:tabs>
          <w:tab w:val="right" w:leader="dot" w:pos="8777"/>
        </w:tabs>
        <w:rPr>
          <w:del w:id="851" w:author="phuong vu" w:date="2018-12-01T22:31:00Z"/>
          <w:rFonts w:asciiTheme="minorHAnsi" w:eastAsiaTheme="minorEastAsia" w:hAnsiTheme="minorHAnsi" w:cstheme="minorBidi"/>
          <w:noProof/>
          <w:sz w:val="22"/>
          <w:szCs w:val="22"/>
          <w:lang w:val="en-US"/>
        </w:rPr>
      </w:pPr>
      <w:del w:id="852" w:author="phuong vu" w:date="2018-12-01T22:31:00Z">
        <w:r w:rsidRPr="00F83847" w:rsidDel="00F83847">
          <w:rPr>
            <w:rStyle w:val="Hyperlink"/>
            <w:noProof/>
          </w:rPr>
          <w:delText>Bảng 3.2</w:delText>
        </w:r>
        <w:r w:rsidRPr="00F83847" w:rsidDel="00F83847">
          <w:rPr>
            <w:rStyle w:val="Hyperlink"/>
            <w:noProof/>
            <w:lang w:val="en-US"/>
          </w:rPr>
          <w:delText xml:space="preserve"> Các thành phần giao diện xem danh sách đơn hàng theo trạng thái</w:delText>
        </w:r>
        <w:r w:rsidDel="00F83847">
          <w:rPr>
            <w:noProof/>
            <w:webHidden/>
          </w:rPr>
          <w:tab/>
          <w:delText>33</w:delText>
        </w:r>
      </w:del>
    </w:p>
    <w:p w14:paraId="0836FC83" w14:textId="589A52C9" w:rsidR="00A17FA5" w:rsidDel="00F83847" w:rsidRDefault="00A17FA5">
      <w:pPr>
        <w:pStyle w:val="TableofFigures"/>
        <w:tabs>
          <w:tab w:val="right" w:leader="dot" w:pos="8777"/>
        </w:tabs>
        <w:rPr>
          <w:del w:id="853" w:author="phuong vu" w:date="2018-12-01T22:31:00Z"/>
          <w:rFonts w:asciiTheme="minorHAnsi" w:eastAsiaTheme="minorEastAsia" w:hAnsiTheme="minorHAnsi" w:cstheme="minorBidi"/>
          <w:noProof/>
          <w:sz w:val="22"/>
          <w:szCs w:val="22"/>
          <w:lang w:val="en-US"/>
        </w:rPr>
      </w:pPr>
      <w:del w:id="854" w:author="phuong vu" w:date="2018-12-01T22:31:00Z">
        <w:r w:rsidRPr="00F83847" w:rsidDel="00F83847">
          <w:rPr>
            <w:rStyle w:val="Hyperlink"/>
            <w:noProof/>
          </w:rPr>
          <w:delText>Bảng 3.3</w:delText>
        </w:r>
        <w:r w:rsidRPr="00F83847" w:rsidDel="00F83847">
          <w:rPr>
            <w:rStyle w:val="Hyperlink"/>
            <w:noProof/>
            <w:lang w:val="en-US"/>
          </w:rPr>
          <w:delText xml:space="preserve"> Dữ liệu sử dụng xem danh sách đơn hàng theo trạng thái</w:delText>
        </w:r>
        <w:r w:rsidDel="00F83847">
          <w:rPr>
            <w:noProof/>
            <w:webHidden/>
          </w:rPr>
          <w:tab/>
          <w:delText>34</w:delText>
        </w:r>
      </w:del>
    </w:p>
    <w:p w14:paraId="4081F453" w14:textId="675A30DC" w:rsidR="00A17FA5" w:rsidDel="00F83847" w:rsidRDefault="00A17FA5">
      <w:pPr>
        <w:pStyle w:val="TableofFigures"/>
        <w:tabs>
          <w:tab w:val="right" w:leader="dot" w:pos="8777"/>
        </w:tabs>
        <w:rPr>
          <w:del w:id="855" w:author="phuong vu" w:date="2018-12-01T22:31:00Z"/>
          <w:rFonts w:asciiTheme="minorHAnsi" w:eastAsiaTheme="minorEastAsia" w:hAnsiTheme="minorHAnsi" w:cstheme="minorBidi"/>
          <w:noProof/>
          <w:sz w:val="22"/>
          <w:szCs w:val="22"/>
          <w:lang w:val="en-US"/>
        </w:rPr>
      </w:pPr>
      <w:del w:id="856" w:author="phuong vu" w:date="2018-12-01T22:31:00Z">
        <w:r w:rsidRPr="00F83847" w:rsidDel="00F83847">
          <w:rPr>
            <w:rStyle w:val="Hyperlink"/>
            <w:noProof/>
          </w:rPr>
          <w:delText>Bảng 3.4</w:delText>
        </w:r>
        <w:r w:rsidRPr="00F83847" w:rsidDel="00F83847">
          <w:rPr>
            <w:rStyle w:val="Hyperlink"/>
            <w:noProof/>
            <w:lang w:val="en-US"/>
          </w:rPr>
          <w:delText xml:space="preserve"> Các thành phần giao diện xem chi tiết đơn hàng</w:delText>
        </w:r>
        <w:r w:rsidDel="00F83847">
          <w:rPr>
            <w:noProof/>
            <w:webHidden/>
          </w:rPr>
          <w:tab/>
          <w:delText>36</w:delText>
        </w:r>
      </w:del>
    </w:p>
    <w:p w14:paraId="5486D99C" w14:textId="0A189D51" w:rsidR="00A17FA5" w:rsidDel="00F83847" w:rsidRDefault="00A17FA5">
      <w:pPr>
        <w:pStyle w:val="TableofFigures"/>
        <w:tabs>
          <w:tab w:val="right" w:leader="dot" w:pos="8777"/>
        </w:tabs>
        <w:rPr>
          <w:del w:id="857" w:author="phuong vu" w:date="2018-12-01T22:31:00Z"/>
          <w:rFonts w:asciiTheme="minorHAnsi" w:eastAsiaTheme="minorEastAsia" w:hAnsiTheme="minorHAnsi" w:cstheme="minorBidi"/>
          <w:noProof/>
          <w:sz w:val="22"/>
          <w:szCs w:val="22"/>
          <w:lang w:val="en-US"/>
        </w:rPr>
      </w:pPr>
      <w:del w:id="858" w:author="phuong vu" w:date="2018-12-01T22:31:00Z">
        <w:r w:rsidRPr="00F83847" w:rsidDel="00F83847">
          <w:rPr>
            <w:rStyle w:val="Hyperlink"/>
            <w:noProof/>
          </w:rPr>
          <w:delText>Bảng 3.5</w:delText>
        </w:r>
        <w:r w:rsidRPr="00F83847" w:rsidDel="00F83847">
          <w:rPr>
            <w:rStyle w:val="Hyperlink"/>
            <w:noProof/>
            <w:lang w:val="en-US"/>
          </w:rPr>
          <w:delText xml:space="preserve"> Dữ liệu sử dụng xem chi tiết đơn hàng</w:delText>
        </w:r>
        <w:r w:rsidDel="00F83847">
          <w:rPr>
            <w:noProof/>
            <w:webHidden/>
          </w:rPr>
          <w:tab/>
          <w:delText>36</w:delText>
        </w:r>
      </w:del>
    </w:p>
    <w:p w14:paraId="54571E1F" w14:textId="2E715E0A" w:rsidR="00A17FA5" w:rsidDel="00F83847" w:rsidRDefault="00A17FA5">
      <w:pPr>
        <w:pStyle w:val="TableofFigures"/>
        <w:tabs>
          <w:tab w:val="right" w:leader="dot" w:pos="8777"/>
        </w:tabs>
        <w:rPr>
          <w:del w:id="859" w:author="phuong vu" w:date="2018-12-01T22:31:00Z"/>
          <w:rFonts w:asciiTheme="minorHAnsi" w:eastAsiaTheme="minorEastAsia" w:hAnsiTheme="minorHAnsi" w:cstheme="minorBidi"/>
          <w:noProof/>
          <w:sz w:val="22"/>
          <w:szCs w:val="22"/>
          <w:lang w:val="en-US"/>
        </w:rPr>
      </w:pPr>
      <w:del w:id="860" w:author="phuong vu" w:date="2018-12-01T22:31:00Z">
        <w:r w:rsidRPr="00F83847" w:rsidDel="00F83847">
          <w:rPr>
            <w:rStyle w:val="Hyperlink"/>
            <w:noProof/>
          </w:rPr>
          <w:delText>Bảng 3.6</w:delText>
        </w:r>
        <w:r w:rsidRPr="00F83847" w:rsidDel="00F83847">
          <w:rPr>
            <w:rStyle w:val="Hyperlink"/>
            <w:noProof/>
            <w:lang w:val="en-US"/>
          </w:rPr>
          <w:delText xml:space="preserve"> Các thành phần giao diện thay đổi trạng thái đơn hàng</w:delText>
        </w:r>
        <w:r w:rsidDel="00F83847">
          <w:rPr>
            <w:noProof/>
            <w:webHidden/>
          </w:rPr>
          <w:tab/>
          <w:delText>38</w:delText>
        </w:r>
      </w:del>
    </w:p>
    <w:p w14:paraId="2D2B6D0B" w14:textId="32440BA3" w:rsidR="00A17FA5" w:rsidDel="00F83847" w:rsidRDefault="00A17FA5">
      <w:pPr>
        <w:pStyle w:val="TableofFigures"/>
        <w:tabs>
          <w:tab w:val="right" w:leader="dot" w:pos="8777"/>
        </w:tabs>
        <w:rPr>
          <w:del w:id="861" w:author="phuong vu" w:date="2018-12-01T22:31:00Z"/>
          <w:rFonts w:asciiTheme="minorHAnsi" w:eastAsiaTheme="minorEastAsia" w:hAnsiTheme="minorHAnsi" w:cstheme="minorBidi"/>
          <w:noProof/>
          <w:sz w:val="22"/>
          <w:szCs w:val="22"/>
          <w:lang w:val="en-US"/>
        </w:rPr>
      </w:pPr>
      <w:del w:id="862" w:author="phuong vu" w:date="2018-12-01T22:31:00Z">
        <w:r w:rsidRPr="00F83847" w:rsidDel="00F83847">
          <w:rPr>
            <w:rStyle w:val="Hyperlink"/>
            <w:noProof/>
          </w:rPr>
          <w:delText>Bảng 3.7</w:delText>
        </w:r>
        <w:r w:rsidRPr="00F83847" w:rsidDel="00F83847">
          <w:rPr>
            <w:rStyle w:val="Hyperlink"/>
            <w:noProof/>
            <w:lang w:val="en-US"/>
          </w:rPr>
          <w:delText xml:space="preserve"> Dữ liệu sử dụng thay đổi trạng thái đơn hàng</w:delText>
        </w:r>
        <w:r w:rsidDel="00F83847">
          <w:rPr>
            <w:noProof/>
            <w:webHidden/>
          </w:rPr>
          <w:tab/>
          <w:delText>38</w:delText>
        </w:r>
      </w:del>
    </w:p>
    <w:p w14:paraId="76031A68" w14:textId="24D4458B" w:rsidR="00A17FA5" w:rsidDel="00F83847" w:rsidRDefault="00A17FA5">
      <w:pPr>
        <w:pStyle w:val="TableofFigures"/>
        <w:tabs>
          <w:tab w:val="right" w:leader="dot" w:pos="8777"/>
        </w:tabs>
        <w:rPr>
          <w:del w:id="863" w:author="phuong vu" w:date="2018-12-01T22:31:00Z"/>
          <w:rFonts w:asciiTheme="minorHAnsi" w:eastAsiaTheme="minorEastAsia" w:hAnsiTheme="minorHAnsi" w:cstheme="minorBidi"/>
          <w:noProof/>
          <w:sz w:val="22"/>
          <w:szCs w:val="22"/>
          <w:lang w:val="en-US"/>
        </w:rPr>
      </w:pPr>
      <w:del w:id="864" w:author="phuong vu" w:date="2018-12-01T22:31:00Z">
        <w:r w:rsidRPr="00F83847" w:rsidDel="00F83847">
          <w:rPr>
            <w:rStyle w:val="Hyperlink"/>
            <w:noProof/>
          </w:rPr>
          <w:delText>Bảng 3.8</w:delText>
        </w:r>
        <w:r w:rsidRPr="00F83847" w:rsidDel="00F83847">
          <w:rPr>
            <w:rStyle w:val="Hyperlink"/>
            <w:noProof/>
            <w:lang w:val="en-US"/>
          </w:rPr>
          <w:delText xml:space="preserve"> Các thành phần giao diện tạo hóa đơn đơn hàng</w:delText>
        </w:r>
        <w:r w:rsidDel="00F83847">
          <w:rPr>
            <w:noProof/>
            <w:webHidden/>
          </w:rPr>
          <w:tab/>
          <w:delText>41</w:delText>
        </w:r>
      </w:del>
    </w:p>
    <w:p w14:paraId="7018F8B2" w14:textId="28B761FB" w:rsidR="00A17FA5" w:rsidDel="00F83847" w:rsidRDefault="00A17FA5">
      <w:pPr>
        <w:pStyle w:val="TableofFigures"/>
        <w:tabs>
          <w:tab w:val="right" w:leader="dot" w:pos="8777"/>
        </w:tabs>
        <w:rPr>
          <w:del w:id="865" w:author="phuong vu" w:date="2018-12-01T22:31:00Z"/>
          <w:rFonts w:asciiTheme="minorHAnsi" w:eastAsiaTheme="minorEastAsia" w:hAnsiTheme="minorHAnsi" w:cstheme="minorBidi"/>
          <w:noProof/>
          <w:sz w:val="22"/>
          <w:szCs w:val="22"/>
          <w:lang w:val="en-US"/>
        </w:rPr>
      </w:pPr>
      <w:del w:id="866" w:author="phuong vu" w:date="2018-12-01T22:31:00Z">
        <w:r w:rsidRPr="00F83847" w:rsidDel="00F83847">
          <w:rPr>
            <w:rStyle w:val="Hyperlink"/>
            <w:noProof/>
          </w:rPr>
          <w:delText>Bảng 3.9</w:delText>
        </w:r>
        <w:r w:rsidRPr="00F83847" w:rsidDel="00F83847">
          <w:rPr>
            <w:rStyle w:val="Hyperlink"/>
            <w:noProof/>
            <w:lang w:val="en-US"/>
          </w:rPr>
          <w:delText xml:space="preserve"> Dữ liệu sử dụng tạo hóa đơn đơn hàng</w:delText>
        </w:r>
        <w:r w:rsidDel="00F83847">
          <w:rPr>
            <w:noProof/>
            <w:webHidden/>
          </w:rPr>
          <w:tab/>
          <w:delText>42</w:delText>
        </w:r>
      </w:del>
    </w:p>
    <w:p w14:paraId="0909BAAE" w14:textId="7ACF543C" w:rsidR="00A17FA5" w:rsidDel="00F83847" w:rsidRDefault="00A17FA5">
      <w:pPr>
        <w:pStyle w:val="TableofFigures"/>
        <w:tabs>
          <w:tab w:val="right" w:leader="dot" w:pos="8777"/>
        </w:tabs>
        <w:rPr>
          <w:del w:id="867" w:author="phuong vu" w:date="2018-12-01T22:31:00Z"/>
          <w:rFonts w:asciiTheme="minorHAnsi" w:eastAsiaTheme="minorEastAsia" w:hAnsiTheme="minorHAnsi" w:cstheme="minorBidi"/>
          <w:noProof/>
          <w:sz w:val="22"/>
          <w:szCs w:val="22"/>
          <w:lang w:val="en-US"/>
        </w:rPr>
      </w:pPr>
      <w:del w:id="868" w:author="phuong vu" w:date="2018-12-01T22:31:00Z">
        <w:r w:rsidRPr="00F83847" w:rsidDel="00F83847">
          <w:rPr>
            <w:rStyle w:val="Hyperlink"/>
            <w:noProof/>
          </w:rPr>
          <w:delText>Bảng 3.10</w:delText>
        </w:r>
        <w:r w:rsidRPr="00F83847" w:rsidDel="00F83847">
          <w:rPr>
            <w:rStyle w:val="Hyperlink"/>
            <w:noProof/>
            <w:lang w:val="en-US"/>
          </w:rPr>
          <w:delText xml:space="preserve"> Các thành phần giao diện cập nhật hóa đơn</w:delText>
        </w:r>
        <w:r w:rsidDel="00F83847">
          <w:rPr>
            <w:noProof/>
            <w:webHidden/>
          </w:rPr>
          <w:tab/>
          <w:delText>43</w:delText>
        </w:r>
      </w:del>
    </w:p>
    <w:p w14:paraId="554B5BFC" w14:textId="5C267D20" w:rsidR="00A17FA5" w:rsidDel="00F83847" w:rsidRDefault="00A17FA5">
      <w:pPr>
        <w:pStyle w:val="TableofFigures"/>
        <w:tabs>
          <w:tab w:val="right" w:leader="dot" w:pos="8777"/>
        </w:tabs>
        <w:rPr>
          <w:del w:id="869" w:author="phuong vu" w:date="2018-12-01T22:31:00Z"/>
          <w:rFonts w:asciiTheme="minorHAnsi" w:eastAsiaTheme="minorEastAsia" w:hAnsiTheme="minorHAnsi" w:cstheme="minorBidi"/>
          <w:noProof/>
          <w:sz w:val="22"/>
          <w:szCs w:val="22"/>
          <w:lang w:val="en-US"/>
        </w:rPr>
      </w:pPr>
      <w:del w:id="870" w:author="phuong vu" w:date="2018-12-01T22:31:00Z">
        <w:r w:rsidRPr="00F83847" w:rsidDel="00F83847">
          <w:rPr>
            <w:rStyle w:val="Hyperlink"/>
            <w:noProof/>
          </w:rPr>
          <w:delText>Bảng 3.11</w:delText>
        </w:r>
        <w:r w:rsidRPr="00F83847" w:rsidDel="00F83847">
          <w:rPr>
            <w:rStyle w:val="Hyperlink"/>
            <w:noProof/>
            <w:lang w:val="en-US"/>
          </w:rPr>
          <w:delText xml:space="preserve"> Dữ liệu sử dụng cập nhật hóa đơn</w:delText>
        </w:r>
        <w:r w:rsidDel="00F83847">
          <w:rPr>
            <w:noProof/>
            <w:webHidden/>
          </w:rPr>
          <w:tab/>
          <w:delText>43</w:delText>
        </w:r>
      </w:del>
    </w:p>
    <w:p w14:paraId="4714A3EB" w14:textId="35A4D6B4" w:rsidR="00A17FA5" w:rsidDel="00F83847" w:rsidRDefault="00A17FA5">
      <w:pPr>
        <w:pStyle w:val="TableofFigures"/>
        <w:tabs>
          <w:tab w:val="right" w:leader="dot" w:pos="8777"/>
        </w:tabs>
        <w:rPr>
          <w:del w:id="871" w:author="phuong vu" w:date="2018-12-01T22:31:00Z"/>
          <w:rFonts w:asciiTheme="minorHAnsi" w:eastAsiaTheme="minorEastAsia" w:hAnsiTheme="minorHAnsi" w:cstheme="minorBidi"/>
          <w:noProof/>
          <w:sz w:val="22"/>
          <w:szCs w:val="22"/>
          <w:lang w:val="en-US"/>
        </w:rPr>
      </w:pPr>
      <w:del w:id="872" w:author="phuong vu" w:date="2018-12-01T22:31:00Z">
        <w:r w:rsidRPr="00F83847" w:rsidDel="00F83847">
          <w:rPr>
            <w:rStyle w:val="Hyperlink"/>
            <w:noProof/>
          </w:rPr>
          <w:delText>Bảng 3.12</w:delText>
        </w:r>
        <w:r w:rsidRPr="00F83847" w:rsidDel="00F83847">
          <w:rPr>
            <w:rStyle w:val="Hyperlink"/>
            <w:noProof/>
            <w:lang w:val="en-US"/>
          </w:rPr>
          <w:delText xml:space="preserve"> Các thành phần giao diện xem danh sách biên nhận theo trạng thái</w:delText>
        </w:r>
        <w:r w:rsidDel="00F83847">
          <w:rPr>
            <w:noProof/>
            <w:webHidden/>
          </w:rPr>
          <w:tab/>
          <w:delText>45</w:delText>
        </w:r>
      </w:del>
    </w:p>
    <w:p w14:paraId="7DE1523F" w14:textId="014A08E4" w:rsidR="00A17FA5" w:rsidDel="00F83847" w:rsidRDefault="00A17FA5">
      <w:pPr>
        <w:pStyle w:val="TableofFigures"/>
        <w:tabs>
          <w:tab w:val="right" w:leader="dot" w:pos="8777"/>
        </w:tabs>
        <w:rPr>
          <w:del w:id="873" w:author="phuong vu" w:date="2018-12-01T22:31:00Z"/>
          <w:rFonts w:asciiTheme="minorHAnsi" w:eastAsiaTheme="minorEastAsia" w:hAnsiTheme="minorHAnsi" w:cstheme="minorBidi"/>
          <w:noProof/>
          <w:sz w:val="22"/>
          <w:szCs w:val="22"/>
          <w:lang w:val="en-US"/>
        </w:rPr>
      </w:pPr>
      <w:del w:id="874" w:author="phuong vu" w:date="2018-12-01T22:31:00Z">
        <w:r w:rsidRPr="00F83847" w:rsidDel="00F83847">
          <w:rPr>
            <w:rStyle w:val="Hyperlink"/>
            <w:noProof/>
          </w:rPr>
          <w:delText>Bảng 3.13</w:delText>
        </w:r>
        <w:r w:rsidRPr="00F83847" w:rsidDel="00F83847">
          <w:rPr>
            <w:rStyle w:val="Hyperlink"/>
            <w:noProof/>
            <w:lang w:val="en-US"/>
          </w:rPr>
          <w:delText xml:space="preserve"> Dữ liệu sử dụng xem danh sách biên nhận theo trạng thái</w:delText>
        </w:r>
        <w:r w:rsidDel="00F83847">
          <w:rPr>
            <w:noProof/>
            <w:webHidden/>
          </w:rPr>
          <w:tab/>
          <w:delText>46</w:delText>
        </w:r>
      </w:del>
    </w:p>
    <w:p w14:paraId="481D3FF6" w14:textId="482E071A" w:rsidR="00A17FA5" w:rsidDel="00F83847" w:rsidRDefault="00A17FA5">
      <w:pPr>
        <w:pStyle w:val="TableofFigures"/>
        <w:tabs>
          <w:tab w:val="right" w:leader="dot" w:pos="8777"/>
        </w:tabs>
        <w:rPr>
          <w:del w:id="875" w:author="phuong vu" w:date="2018-12-01T22:31:00Z"/>
          <w:rFonts w:asciiTheme="minorHAnsi" w:eastAsiaTheme="minorEastAsia" w:hAnsiTheme="minorHAnsi" w:cstheme="minorBidi"/>
          <w:noProof/>
          <w:sz w:val="22"/>
          <w:szCs w:val="22"/>
          <w:lang w:val="en-US"/>
        </w:rPr>
      </w:pPr>
      <w:del w:id="876" w:author="phuong vu" w:date="2018-12-01T22:31:00Z">
        <w:r w:rsidRPr="00F83847" w:rsidDel="00F83847">
          <w:rPr>
            <w:rStyle w:val="Hyperlink"/>
            <w:noProof/>
          </w:rPr>
          <w:delText>Bảng 3.14</w:delText>
        </w:r>
        <w:r w:rsidRPr="00F83847" w:rsidDel="00F83847">
          <w:rPr>
            <w:rStyle w:val="Hyperlink"/>
            <w:noProof/>
            <w:lang w:val="en-US"/>
          </w:rPr>
          <w:delText xml:space="preserve"> Các thành phần giao diện xem chi tiết biên nhận</w:delText>
        </w:r>
        <w:r w:rsidDel="00F83847">
          <w:rPr>
            <w:noProof/>
            <w:webHidden/>
          </w:rPr>
          <w:tab/>
          <w:delText>48</w:delText>
        </w:r>
      </w:del>
    </w:p>
    <w:p w14:paraId="252B8AA0" w14:textId="44EC2A88" w:rsidR="00A17FA5" w:rsidDel="00F83847" w:rsidRDefault="00A17FA5">
      <w:pPr>
        <w:pStyle w:val="TableofFigures"/>
        <w:tabs>
          <w:tab w:val="right" w:leader="dot" w:pos="8777"/>
        </w:tabs>
        <w:rPr>
          <w:del w:id="877" w:author="phuong vu" w:date="2018-12-01T22:31:00Z"/>
          <w:rFonts w:asciiTheme="minorHAnsi" w:eastAsiaTheme="minorEastAsia" w:hAnsiTheme="minorHAnsi" w:cstheme="minorBidi"/>
          <w:noProof/>
          <w:sz w:val="22"/>
          <w:szCs w:val="22"/>
          <w:lang w:val="en-US"/>
        </w:rPr>
      </w:pPr>
      <w:del w:id="878" w:author="phuong vu" w:date="2018-12-01T22:31:00Z">
        <w:r w:rsidRPr="00F83847" w:rsidDel="00F83847">
          <w:rPr>
            <w:rStyle w:val="Hyperlink"/>
            <w:noProof/>
          </w:rPr>
          <w:delText>Bảng 3.15</w:delText>
        </w:r>
        <w:r w:rsidRPr="00F83847" w:rsidDel="00F83847">
          <w:rPr>
            <w:rStyle w:val="Hyperlink"/>
            <w:noProof/>
            <w:lang w:val="en-US"/>
          </w:rPr>
          <w:delText xml:space="preserve"> Dữ liệu sử dụng xem chi tiết biên nhận</w:delText>
        </w:r>
        <w:r w:rsidDel="00F83847">
          <w:rPr>
            <w:noProof/>
            <w:webHidden/>
          </w:rPr>
          <w:tab/>
          <w:delText>49</w:delText>
        </w:r>
      </w:del>
    </w:p>
    <w:p w14:paraId="1271CFD4" w14:textId="19A59755" w:rsidR="00A17FA5" w:rsidDel="00F83847" w:rsidRDefault="00A17FA5">
      <w:pPr>
        <w:pStyle w:val="TableofFigures"/>
        <w:tabs>
          <w:tab w:val="right" w:leader="dot" w:pos="8777"/>
        </w:tabs>
        <w:rPr>
          <w:del w:id="879" w:author="phuong vu" w:date="2018-12-01T22:31:00Z"/>
          <w:rFonts w:asciiTheme="minorHAnsi" w:eastAsiaTheme="minorEastAsia" w:hAnsiTheme="minorHAnsi" w:cstheme="minorBidi"/>
          <w:noProof/>
          <w:sz w:val="22"/>
          <w:szCs w:val="22"/>
          <w:lang w:val="en-US"/>
        </w:rPr>
      </w:pPr>
      <w:del w:id="880" w:author="phuong vu" w:date="2018-12-01T22:31:00Z">
        <w:r w:rsidRPr="00F83847" w:rsidDel="00F83847">
          <w:rPr>
            <w:rStyle w:val="Hyperlink"/>
            <w:noProof/>
          </w:rPr>
          <w:delText>Bảng 3.16</w:delText>
        </w:r>
        <w:r w:rsidRPr="00F83847" w:rsidDel="00F83847">
          <w:rPr>
            <w:rStyle w:val="Hyperlink"/>
            <w:noProof/>
            <w:lang w:val="en-US"/>
          </w:rPr>
          <w:delText xml:space="preserve"> Các thành phần giao diện thay đổi trạng thái biên nhận</w:delText>
        </w:r>
        <w:r w:rsidDel="00F83847">
          <w:rPr>
            <w:noProof/>
            <w:webHidden/>
          </w:rPr>
          <w:tab/>
          <w:delText>51</w:delText>
        </w:r>
      </w:del>
    </w:p>
    <w:p w14:paraId="333EB83B" w14:textId="49C9294C" w:rsidR="00A17FA5" w:rsidDel="00F83847" w:rsidRDefault="00A17FA5">
      <w:pPr>
        <w:pStyle w:val="TableofFigures"/>
        <w:tabs>
          <w:tab w:val="right" w:leader="dot" w:pos="8777"/>
        </w:tabs>
        <w:rPr>
          <w:del w:id="881" w:author="phuong vu" w:date="2018-12-01T22:31:00Z"/>
          <w:rFonts w:asciiTheme="minorHAnsi" w:eastAsiaTheme="minorEastAsia" w:hAnsiTheme="minorHAnsi" w:cstheme="minorBidi"/>
          <w:noProof/>
          <w:sz w:val="22"/>
          <w:szCs w:val="22"/>
          <w:lang w:val="en-US"/>
        </w:rPr>
      </w:pPr>
      <w:del w:id="882" w:author="phuong vu" w:date="2018-12-01T22:31:00Z">
        <w:r w:rsidRPr="00F83847" w:rsidDel="00F83847">
          <w:rPr>
            <w:rStyle w:val="Hyperlink"/>
            <w:noProof/>
          </w:rPr>
          <w:delText>Bảng 3.17</w:delText>
        </w:r>
        <w:r w:rsidRPr="00F83847" w:rsidDel="00F83847">
          <w:rPr>
            <w:rStyle w:val="Hyperlink"/>
            <w:noProof/>
            <w:lang w:val="en-US"/>
          </w:rPr>
          <w:delText xml:space="preserve"> Dữ liệu sử dụng thay đổi trạng thái biên nhận</w:delText>
        </w:r>
        <w:r w:rsidDel="00F83847">
          <w:rPr>
            <w:noProof/>
            <w:webHidden/>
          </w:rPr>
          <w:tab/>
          <w:delText>51</w:delText>
        </w:r>
      </w:del>
    </w:p>
    <w:p w14:paraId="082E7C77" w14:textId="2D1BAD76" w:rsidR="00A17FA5" w:rsidDel="00F83847" w:rsidRDefault="00A17FA5">
      <w:pPr>
        <w:pStyle w:val="TableofFigures"/>
        <w:tabs>
          <w:tab w:val="right" w:leader="dot" w:pos="8777"/>
        </w:tabs>
        <w:rPr>
          <w:del w:id="883" w:author="phuong vu" w:date="2018-12-01T22:31:00Z"/>
          <w:rFonts w:asciiTheme="minorHAnsi" w:eastAsiaTheme="minorEastAsia" w:hAnsiTheme="minorHAnsi" w:cstheme="minorBidi"/>
          <w:noProof/>
          <w:sz w:val="22"/>
          <w:szCs w:val="22"/>
          <w:lang w:val="en-US"/>
        </w:rPr>
      </w:pPr>
      <w:del w:id="884" w:author="phuong vu" w:date="2018-12-01T22:31:00Z">
        <w:r w:rsidRPr="00F83847" w:rsidDel="00F83847">
          <w:rPr>
            <w:rStyle w:val="Hyperlink"/>
            <w:noProof/>
          </w:rPr>
          <w:delText>Bảng 3.18</w:delText>
        </w:r>
        <w:r w:rsidRPr="00F83847" w:rsidDel="00F83847">
          <w:rPr>
            <w:rStyle w:val="Hyperlink"/>
            <w:noProof/>
            <w:lang w:val="en-US"/>
          </w:rPr>
          <w:delText xml:space="preserve"> Các thành phần giao diện cập nhật thông tin biên nhận</w:delText>
        </w:r>
        <w:r w:rsidDel="00F83847">
          <w:rPr>
            <w:noProof/>
            <w:webHidden/>
          </w:rPr>
          <w:tab/>
          <w:delText>54</w:delText>
        </w:r>
      </w:del>
    </w:p>
    <w:p w14:paraId="7A698A37" w14:textId="2F7D5705" w:rsidR="00A17FA5" w:rsidDel="00F83847" w:rsidRDefault="00A17FA5">
      <w:pPr>
        <w:pStyle w:val="TableofFigures"/>
        <w:tabs>
          <w:tab w:val="right" w:leader="dot" w:pos="8777"/>
        </w:tabs>
        <w:rPr>
          <w:del w:id="885" w:author="phuong vu" w:date="2018-12-01T22:31:00Z"/>
          <w:rFonts w:asciiTheme="minorHAnsi" w:eastAsiaTheme="minorEastAsia" w:hAnsiTheme="minorHAnsi" w:cstheme="minorBidi"/>
          <w:noProof/>
          <w:sz w:val="22"/>
          <w:szCs w:val="22"/>
          <w:lang w:val="en-US"/>
        </w:rPr>
      </w:pPr>
      <w:del w:id="886" w:author="phuong vu" w:date="2018-12-01T22:31:00Z">
        <w:r w:rsidRPr="00F83847" w:rsidDel="00F83847">
          <w:rPr>
            <w:rStyle w:val="Hyperlink"/>
            <w:noProof/>
          </w:rPr>
          <w:delText>Bảng 3.19</w:delText>
        </w:r>
        <w:r w:rsidRPr="00F83847" w:rsidDel="00F83847">
          <w:rPr>
            <w:rStyle w:val="Hyperlink"/>
            <w:noProof/>
            <w:lang w:val="en-US"/>
          </w:rPr>
          <w:delText xml:space="preserve"> Dữ liệu sử dụng cập nhật thông tin biên nhận</w:delText>
        </w:r>
        <w:r w:rsidDel="00F83847">
          <w:rPr>
            <w:noProof/>
            <w:webHidden/>
          </w:rPr>
          <w:tab/>
          <w:delText>54</w:delText>
        </w:r>
      </w:del>
    </w:p>
    <w:p w14:paraId="3DE84788" w14:textId="337B83EE" w:rsidR="00A17FA5" w:rsidDel="00F83847" w:rsidRDefault="00A17FA5">
      <w:pPr>
        <w:pStyle w:val="TableofFigures"/>
        <w:tabs>
          <w:tab w:val="right" w:leader="dot" w:pos="8777"/>
        </w:tabs>
        <w:rPr>
          <w:del w:id="887" w:author="phuong vu" w:date="2018-12-01T22:31:00Z"/>
          <w:rFonts w:asciiTheme="minorHAnsi" w:eastAsiaTheme="minorEastAsia" w:hAnsiTheme="minorHAnsi" w:cstheme="minorBidi"/>
          <w:noProof/>
          <w:sz w:val="22"/>
          <w:szCs w:val="22"/>
          <w:lang w:val="en-US"/>
        </w:rPr>
      </w:pPr>
      <w:del w:id="888" w:author="phuong vu" w:date="2018-12-01T22:31:00Z">
        <w:r w:rsidRPr="00F83847" w:rsidDel="00F83847">
          <w:rPr>
            <w:rStyle w:val="Hyperlink"/>
            <w:noProof/>
          </w:rPr>
          <w:delText>Bảng 3.20</w:delText>
        </w:r>
        <w:r w:rsidRPr="00F83847" w:rsidDel="00F83847">
          <w:rPr>
            <w:rStyle w:val="Hyperlink"/>
            <w:noProof/>
            <w:lang w:val="en-US"/>
          </w:rPr>
          <w:delText xml:space="preserve"> Các thành phần giao diện quản lí phân công xử lí đơn hàng</w:delText>
        </w:r>
        <w:r w:rsidDel="00F83847">
          <w:rPr>
            <w:noProof/>
            <w:webHidden/>
          </w:rPr>
          <w:tab/>
          <w:delText>57</w:delText>
        </w:r>
      </w:del>
    </w:p>
    <w:p w14:paraId="130D0772" w14:textId="41B2E1A3" w:rsidR="00A17FA5" w:rsidDel="00F83847" w:rsidRDefault="00A17FA5">
      <w:pPr>
        <w:pStyle w:val="TableofFigures"/>
        <w:tabs>
          <w:tab w:val="right" w:leader="dot" w:pos="8777"/>
        </w:tabs>
        <w:rPr>
          <w:del w:id="889" w:author="phuong vu" w:date="2018-12-01T22:31:00Z"/>
          <w:rFonts w:asciiTheme="minorHAnsi" w:eastAsiaTheme="minorEastAsia" w:hAnsiTheme="minorHAnsi" w:cstheme="minorBidi"/>
          <w:noProof/>
          <w:sz w:val="22"/>
          <w:szCs w:val="22"/>
          <w:lang w:val="en-US"/>
        </w:rPr>
      </w:pPr>
      <w:del w:id="890" w:author="phuong vu" w:date="2018-12-01T22:31:00Z">
        <w:r w:rsidRPr="00F83847" w:rsidDel="00F83847">
          <w:rPr>
            <w:rStyle w:val="Hyperlink"/>
            <w:noProof/>
          </w:rPr>
          <w:delText>Bảng 3.21</w:delText>
        </w:r>
        <w:r w:rsidRPr="00F83847" w:rsidDel="00F83847">
          <w:rPr>
            <w:rStyle w:val="Hyperlink"/>
            <w:noProof/>
            <w:lang w:val="en-US"/>
          </w:rPr>
          <w:delText xml:space="preserve"> Dữ liệu sử dụng quản lí phân công xử lí đơn hàng</w:delText>
        </w:r>
        <w:r w:rsidDel="00F83847">
          <w:rPr>
            <w:noProof/>
            <w:webHidden/>
          </w:rPr>
          <w:tab/>
          <w:delText>58</w:delText>
        </w:r>
      </w:del>
    </w:p>
    <w:p w14:paraId="75E36E7D" w14:textId="42EC567C" w:rsidR="00A17FA5" w:rsidDel="00F83847" w:rsidRDefault="00A17FA5">
      <w:pPr>
        <w:pStyle w:val="TableofFigures"/>
        <w:tabs>
          <w:tab w:val="right" w:leader="dot" w:pos="8777"/>
        </w:tabs>
        <w:rPr>
          <w:del w:id="891" w:author="phuong vu" w:date="2018-12-01T22:31:00Z"/>
          <w:rFonts w:asciiTheme="minorHAnsi" w:eastAsiaTheme="minorEastAsia" w:hAnsiTheme="minorHAnsi" w:cstheme="minorBidi"/>
          <w:noProof/>
          <w:sz w:val="22"/>
          <w:szCs w:val="22"/>
          <w:lang w:val="en-US"/>
        </w:rPr>
      </w:pPr>
      <w:del w:id="892" w:author="phuong vu" w:date="2018-12-01T22:31:00Z">
        <w:r w:rsidRPr="00F83847" w:rsidDel="00F83847">
          <w:rPr>
            <w:rStyle w:val="Hyperlink"/>
            <w:noProof/>
          </w:rPr>
          <w:delText>Bảng 3.22</w:delText>
        </w:r>
        <w:r w:rsidRPr="00F83847" w:rsidDel="00F83847">
          <w:rPr>
            <w:rStyle w:val="Hyperlink"/>
            <w:noProof/>
            <w:lang w:val="en-US"/>
          </w:rPr>
          <w:delText xml:space="preserve"> Các thành phần giao diện quản lí trạng thái máy giặt</w:delText>
        </w:r>
        <w:r w:rsidDel="00F83847">
          <w:rPr>
            <w:noProof/>
            <w:webHidden/>
          </w:rPr>
          <w:tab/>
          <w:delText>60</w:delText>
        </w:r>
      </w:del>
    </w:p>
    <w:p w14:paraId="31129597" w14:textId="61F33102" w:rsidR="00A17FA5" w:rsidDel="00F83847" w:rsidRDefault="00A17FA5">
      <w:pPr>
        <w:pStyle w:val="TableofFigures"/>
        <w:tabs>
          <w:tab w:val="right" w:leader="dot" w:pos="8777"/>
        </w:tabs>
        <w:rPr>
          <w:del w:id="893" w:author="phuong vu" w:date="2018-12-01T22:31:00Z"/>
          <w:rFonts w:asciiTheme="minorHAnsi" w:eastAsiaTheme="minorEastAsia" w:hAnsiTheme="minorHAnsi" w:cstheme="minorBidi"/>
          <w:noProof/>
          <w:sz w:val="22"/>
          <w:szCs w:val="22"/>
          <w:lang w:val="en-US"/>
        </w:rPr>
      </w:pPr>
      <w:del w:id="894" w:author="phuong vu" w:date="2018-12-01T22:31:00Z">
        <w:r w:rsidRPr="00F83847" w:rsidDel="00F83847">
          <w:rPr>
            <w:rStyle w:val="Hyperlink"/>
            <w:noProof/>
          </w:rPr>
          <w:delText>Bảng 3.23</w:delText>
        </w:r>
        <w:r w:rsidRPr="00F83847" w:rsidDel="00F83847">
          <w:rPr>
            <w:rStyle w:val="Hyperlink"/>
            <w:noProof/>
            <w:lang w:val="en-US"/>
          </w:rPr>
          <w:delText xml:space="preserve"> Dữ liệu sử dụng quản lí trạng thái máy giặt</w:delText>
        </w:r>
        <w:r w:rsidDel="00F83847">
          <w:rPr>
            <w:noProof/>
            <w:webHidden/>
          </w:rPr>
          <w:tab/>
          <w:delText>60</w:delText>
        </w:r>
      </w:del>
    </w:p>
    <w:p w14:paraId="31019627" w14:textId="49A1914E" w:rsidR="00A17FA5" w:rsidDel="00F83847" w:rsidRDefault="00A17FA5">
      <w:pPr>
        <w:pStyle w:val="TableofFigures"/>
        <w:tabs>
          <w:tab w:val="right" w:leader="dot" w:pos="8777"/>
        </w:tabs>
        <w:rPr>
          <w:del w:id="895" w:author="phuong vu" w:date="2018-12-01T22:31:00Z"/>
          <w:rFonts w:asciiTheme="minorHAnsi" w:eastAsiaTheme="minorEastAsia" w:hAnsiTheme="minorHAnsi" w:cstheme="minorBidi"/>
          <w:noProof/>
          <w:sz w:val="22"/>
          <w:szCs w:val="22"/>
          <w:lang w:val="en-US"/>
        </w:rPr>
      </w:pPr>
      <w:del w:id="896" w:author="phuong vu" w:date="2018-12-01T22:31:00Z">
        <w:r w:rsidRPr="00F83847" w:rsidDel="00F83847">
          <w:rPr>
            <w:rStyle w:val="Hyperlink"/>
            <w:noProof/>
          </w:rPr>
          <w:delText>Bảng 3.24</w:delText>
        </w:r>
        <w:r w:rsidRPr="00F83847" w:rsidDel="00F83847">
          <w:rPr>
            <w:rStyle w:val="Hyperlink"/>
            <w:noProof/>
            <w:lang w:val="en-US"/>
          </w:rPr>
          <w:delText xml:space="preserve"> Các thành phần giao diện tìm kiếm đơn hàng</w:delText>
        </w:r>
        <w:r w:rsidDel="00F83847">
          <w:rPr>
            <w:noProof/>
            <w:webHidden/>
          </w:rPr>
          <w:tab/>
          <w:delText>63</w:delText>
        </w:r>
      </w:del>
    </w:p>
    <w:p w14:paraId="24EA16E8" w14:textId="65D75CDE" w:rsidR="00A17FA5" w:rsidDel="00F83847" w:rsidRDefault="00A17FA5">
      <w:pPr>
        <w:pStyle w:val="TableofFigures"/>
        <w:tabs>
          <w:tab w:val="right" w:leader="dot" w:pos="8777"/>
        </w:tabs>
        <w:rPr>
          <w:del w:id="897" w:author="phuong vu" w:date="2018-12-01T22:31:00Z"/>
          <w:rFonts w:asciiTheme="minorHAnsi" w:eastAsiaTheme="minorEastAsia" w:hAnsiTheme="minorHAnsi" w:cstheme="minorBidi"/>
          <w:noProof/>
          <w:sz w:val="22"/>
          <w:szCs w:val="22"/>
          <w:lang w:val="en-US"/>
        </w:rPr>
      </w:pPr>
      <w:del w:id="898" w:author="phuong vu" w:date="2018-12-01T22:31:00Z">
        <w:r w:rsidRPr="00F83847" w:rsidDel="00F83847">
          <w:rPr>
            <w:rStyle w:val="Hyperlink"/>
            <w:noProof/>
          </w:rPr>
          <w:delText>Bảng 3.25</w:delText>
        </w:r>
        <w:r w:rsidRPr="00F83847" w:rsidDel="00F83847">
          <w:rPr>
            <w:rStyle w:val="Hyperlink"/>
            <w:noProof/>
            <w:lang w:val="en-US"/>
          </w:rPr>
          <w:delText xml:space="preserve"> Dữ liệu sử dụng tìm kiếm đơn hàng</w:delText>
        </w:r>
        <w:r w:rsidDel="00F83847">
          <w:rPr>
            <w:noProof/>
            <w:webHidden/>
          </w:rPr>
          <w:tab/>
          <w:delText>63</w:delText>
        </w:r>
      </w:del>
    </w:p>
    <w:p w14:paraId="437D99B9" w14:textId="2A87F5A4" w:rsidR="00A17FA5" w:rsidDel="00F83847" w:rsidRDefault="00A17FA5">
      <w:pPr>
        <w:pStyle w:val="TableofFigures"/>
        <w:tabs>
          <w:tab w:val="right" w:leader="dot" w:pos="8777"/>
        </w:tabs>
        <w:rPr>
          <w:del w:id="899" w:author="phuong vu" w:date="2018-12-01T22:31:00Z"/>
          <w:rFonts w:asciiTheme="minorHAnsi" w:eastAsiaTheme="minorEastAsia" w:hAnsiTheme="minorHAnsi" w:cstheme="minorBidi"/>
          <w:noProof/>
          <w:sz w:val="22"/>
          <w:szCs w:val="22"/>
          <w:lang w:val="en-US"/>
        </w:rPr>
      </w:pPr>
      <w:del w:id="900" w:author="phuong vu" w:date="2018-12-01T22:31:00Z">
        <w:r w:rsidRPr="00F83847" w:rsidDel="00F83847">
          <w:rPr>
            <w:rStyle w:val="Hyperlink"/>
            <w:noProof/>
          </w:rPr>
          <w:delText>Bảng 3.26</w:delText>
        </w:r>
        <w:r w:rsidRPr="00F83847" w:rsidDel="00F83847">
          <w:rPr>
            <w:rStyle w:val="Hyperlink"/>
            <w:noProof/>
            <w:lang w:val="en-US"/>
          </w:rPr>
          <w:delText xml:space="preserve"> Các thành phần giao diện đăng nhập hệ thống</w:delText>
        </w:r>
        <w:r w:rsidDel="00F83847">
          <w:rPr>
            <w:noProof/>
            <w:webHidden/>
          </w:rPr>
          <w:tab/>
          <w:delText>65</w:delText>
        </w:r>
      </w:del>
    </w:p>
    <w:p w14:paraId="447F2712" w14:textId="43AA4951" w:rsidR="00A17FA5" w:rsidDel="00F83847" w:rsidRDefault="00A17FA5">
      <w:pPr>
        <w:pStyle w:val="TableofFigures"/>
        <w:tabs>
          <w:tab w:val="right" w:leader="dot" w:pos="8777"/>
        </w:tabs>
        <w:rPr>
          <w:del w:id="901" w:author="phuong vu" w:date="2018-12-01T22:31:00Z"/>
          <w:rFonts w:asciiTheme="minorHAnsi" w:eastAsiaTheme="minorEastAsia" w:hAnsiTheme="minorHAnsi" w:cstheme="minorBidi"/>
          <w:noProof/>
          <w:sz w:val="22"/>
          <w:szCs w:val="22"/>
          <w:lang w:val="en-US"/>
        </w:rPr>
      </w:pPr>
      <w:del w:id="902" w:author="phuong vu" w:date="2018-12-01T22:31:00Z">
        <w:r w:rsidRPr="00F83847" w:rsidDel="00F83847">
          <w:rPr>
            <w:rStyle w:val="Hyperlink"/>
            <w:noProof/>
          </w:rPr>
          <w:delText>Bảng 3.27</w:delText>
        </w:r>
        <w:r w:rsidRPr="00F83847" w:rsidDel="00F83847">
          <w:rPr>
            <w:rStyle w:val="Hyperlink"/>
            <w:noProof/>
            <w:lang w:val="en-US"/>
          </w:rPr>
          <w:delText xml:space="preserve"> Dữ liệu sử dụng đăng nhập hệ thống</w:delText>
        </w:r>
        <w:r w:rsidDel="00F83847">
          <w:rPr>
            <w:noProof/>
            <w:webHidden/>
          </w:rPr>
          <w:tab/>
          <w:delText>65</w:delText>
        </w:r>
      </w:del>
    </w:p>
    <w:p w14:paraId="5D0AC7B6" w14:textId="69ED268C" w:rsidR="00A17FA5" w:rsidDel="00F83847" w:rsidRDefault="00A17FA5">
      <w:pPr>
        <w:pStyle w:val="TableofFigures"/>
        <w:tabs>
          <w:tab w:val="right" w:leader="dot" w:pos="8777"/>
        </w:tabs>
        <w:rPr>
          <w:del w:id="903" w:author="phuong vu" w:date="2018-12-01T22:31:00Z"/>
          <w:rFonts w:asciiTheme="minorHAnsi" w:eastAsiaTheme="minorEastAsia" w:hAnsiTheme="minorHAnsi" w:cstheme="minorBidi"/>
          <w:noProof/>
          <w:sz w:val="22"/>
          <w:szCs w:val="22"/>
          <w:lang w:val="en-US"/>
        </w:rPr>
      </w:pPr>
      <w:del w:id="904" w:author="phuong vu" w:date="2018-12-01T22:31:00Z">
        <w:r w:rsidRPr="00F83847" w:rsidDel="00F83847">
          <w:rPr>
            <w:rStyle w:val="Hyperlink"/>
            <w:noProof/>
          </w:rPr>
          <w:delText>Bảng 3.28</w:delText>
        </w:r>
        <w:r w:rsidRPr="00F83847" w:rsidDel="00F83847">
          <w:rPr>
            <w:rStyle w:val="Hyperlink"/>
            <w:noProof/>
            <w:lang w:val="en-US"/>
          </w:rPr>
          <w:delText xml:space="preserve"> Các thành phần giao diện đăng xuất hệ thống</w:delText>
        </w:r>
        <w:r w:rsidDel="00F83847">
          <w:rPr>
            <w:noProof/>
            <w:webHidden/>
          </w:rPr>
          <w:tab/>
          <w:delText>67</w:delText>
        </w:r>
      </w:del>
    </w:p>
    <w:p w14:paraId="019C79B9" w14:textId="15FA00E2" w:rsidR="00A17FA5" w:rsidDel="00F83847" w:rsidRDefault="00A17FA5">
      <w:pPr>
        <w:pStyle w:val="TableofFigures"/>
        <w:tabs>
          <w:tab w:val="right" w:leader="dot" w:pos="8777"/>
        </w:tabs>
        <w:rPr>
          <w:del w:id="905" w:author="phuong vu" w:date="2018-12-01T22:31:00Z"/>
          <w:rFonts w:asciiTheme="minorHAnsi" w:eastAsiaTheme="minorEastAsia" w:hAnsiTheme="minorHAnsi" w:cstheme="minorBidi"/>
          <w:noProof/>
          <w:sz w:val="22"/>
          <w:szCs w:val="22"/>
          <w:lang w:val="en-US"/>
        </w:rPr>
      </w:pPr>
      <w:del w:id="906" w:author="phuong vu" w:date="2018-12-01T22:31:00Z">
        <w:r w:rsidRPr="00F83847" w:rsidDel="00F83847">
          <w:rPr>
            <w:rStyle w:val="Hyperlink"/>
            <w:noProof/>
          </w:rPr>
          <w:delText>Bảng 3.29</w:delText>
        </w:r>
        <w:r w:rsidRPr="00F83847" w:rsidDel="00F83847">
          <w:rPr>
            <w:rStyle w:val="Hyperlink"/>
            <w:noProof/>
            <w:lang w:val="en-US"/>
          </w:rPr>
          <w:delText xml:space="preserve"> Dữ liệu sử dụng đăng xuất hệ thống</w:delText>
        </w:r>
        <w:r w:rsidDel="00F83847">
          <w:rPr>
            <w:noProof/>
            <w:webHidden/>
          </w:rPr>
          <w:tab/>
          <w:delText>67</w:delText>
        </w:r>
      </w:del>
    </w:p>
    <w:p w14:paraId="6AF65132" w14:textId="45E7DCA0" w:rsidR="00A17FA5" w:rsidDel="00F83847" w:rsidRDefault="00A17FA5">
      <w:pPr>
        <w:pStyle w:val="TableofFigures"/>
        <w:tabs>
          <w:tab w:val="right" w:leader="dot" w:pos="8777"/>
        </w:tabs>
        <w:rPr>
          <w:del w:id="907" w:author="phuong vu" w:date="2018-12-01T22:31:00Z"/>
          <w:rFonts w:asciiTheme="minorHAnsi" w:eastAsiaTheme="minorEastAsia" w:hAnsiTheme="minorHAnsi" w:cstheme="minorBidi"/>
          <w:noProof/>
          <w:sz w:val="22"/>
          <w:szCs w:val="22"/>
          <w:lang w:val="en-US"/>
        </w:rPr>
      </w:pPr>
      <w:del w:id="908" w:author="phuong vu" w:date="2018-12-01T22:31:00Z">
        <w:r w:rsidRPr="00F83847" w:rsidDel="00F83847">
          <w:rPr>
            <w:rStyle w:val="Hyperlink"/>
            <w:noProof/>
          </w:rPr>
          <w:delText>Bảng 4.1 Các chức năng được kiểm thử</w:delText>
        </w:r>
        <w:r w:rsidDel="00F83847">
          <w:rPr>
            <w:noProof/>
            <w:webHidden/>
          </w:rPr>
          <w:tab/>
          <w:delText>68</w:delText>
        </w:r>
      </w:del>
    </w:p>
    <w:p w14:paraId="0695E4B4" w14:textId="444D3EDF" w:rsidR="00A17FA5" w:rsidDel="00F83847" w:rsidRDefault="00A17FA5">
      <w:pPr>
        <w:pStyle w:val="TableofFigures"/>
        <w:tabs>
          <w:tab w:val="right" w:leader="dot" w:pos="8777"/>
        </w:tabs>
        <w:rPr>
          <w:del w:id="909" w:author="phuong vu" w:date="2018-12-01T22:31:00Z"/>
          <w:rFonts w:asciiTheme="minorHAnsi" w:eastAsiaTheme="minorEastAsia" w:hAnsiTheme="minorHAnsi" w:cstheme="minorBidi"/>
          <w:noProof/>
          <w:sz w:val="22"/>
          <w:szCs w:val="22"/>
          <w:lang w:val="en-US"/>
        </w:rPr>
      </w:pPr>
      <w:del w:id="910" w:author="phuong vu" w:date="2018-12-01T22:31:00Z">
        <w:r w:rsidRPr="00F83847" w:rsidDel="00F83847">
          <w:rPr>
            <w:rStyle w:val="Hyperlink"/>
            <w:noProof/>
          </w:rPr>
          <w:delText>Bảng 4.2 Các rủi ro có thể xảy ra khi kiểm thử</w:delText>
        </w:r>
        <w:r w:rsidDel="00F83847">
          <w:rPr>
            <w:noProof/>
            <w:webHidden/>
          </w:rPr>
          <w:tab/>
          <w:delText>69</w:delText>
        </w:r>
      </w:del>
    </w:p>
    <w:p w14:paraId="3F737DDF" w14:textId="6E9DFF98" w:rsidR="00A17FA5" w:rsidDel="00F83847" w:rsidRDefault="00A17FA5">
      <w:pPr>
        <w:pStyle w:val="TableofFigures"/>
        <w:tabs>
          <w:tab w:val="right" w:leader="dot" w:pos="8777"/>
        </w:tabs>
        <w:rPr>
          <w:del w:id="911" w:author="phuong vu" w:date="2018-12-01T22:31:00Z"/>
          <w:rFonts w:asciiTheme="minorHAnsi" w:eastAsiaTheme="minorEastAsia" w:hAnsiTheme="minorHAnsi" w:cstheme="minorBidi"/>
          <w:noProof/>
          <w:sz w:val="22"/>
          <w:szCs w:val="22"/>
          <w:lang w:val="en-US"/>
        </w:rPr>
      </w:pPr>
      <w:del w:id="912" w:author="phuong vu" w:date="2018-12-01T22:31:00Z">
        <w:r w:rsidRPr="00F83847" w:rsidDel="00F83847">
          <w:rPr>
            <w:rStyle w:val="Hyperlink"/>
            <w:noProof/>
          </w:rPr>
          <w:delText>Bảng 4.3</w:delText>
        </w:r>
        <w:r w:rsidRPr="00F83847" w:rsidDel="00F83847">
          <w:rPr>
            <w:rStyle w:val="Hyperlink"/>
            <w:noProof/>
            <w:lang w:val="en-US"/>
          </w:rPr>
          <w:delText xml:space="preserve"> Kiểm thử chức năng danh sách đơn hàng theo trạng thái</w:delText>
        </w:r>
        <w:r w:rsidDel="00F83847">
          <w:rPr>
            <w:noProof/>
            <w:webHidden/>
          </w:rPr>
          <w:tab/>
          <w:delText>70</w:delText>
        </w:r>
      </w:del>
    </w:p>
    <w:p w14:paraId="4CB09B7E" w14:textId="78230195" w:rsidR="00A17FA5" w:rsidDel="00F83847" w:rsidRDefault="00A17FA5">
      <w:pPr>
        <w:pStyle w:val="TableofFigures"/>
        <w:tabs>
          <w:tab w:val="right" w:leader="dot" w:pos="8777"/>
        </w:tabs>
        <w:rPr>
          <w:del w:id="913" w:author="phuong vu" w:date="2018-12-01T22:31:00Z"/>
          <w:rFonts w:asciiTheme="minorHAnsi" w:eastAsiaTheme="minorEastAsia" w:hAnsiTheme="minorHAnsi" w:cstheme="minorBidi"/>
          <w:noProof/>
          <w:sz w:val="22"/>
          <w:szCs w:val="22"/>
          <w:lang w:val="en-US"/>
        </w:rPr>
      </w:pPr>
      <w:del w:id="914" w:author="phuong vu" w:date="2018-12-01T22:31:00Z">
        <w:r w:rsidRPr="00F83847" w:rsidDel="00F83847">
          <w:rPr>
            <w:rStyle w:val="Hyperlink"/>
            <w:noProof/>
          </w:rPr>
          <w:delText>Bảng 4.4</w:delText>
        </w:r>
        <w:r w:rsidRPr="00F83847" w:rsidDel="00F83847">
          <w:rPr>
            <w:rStyle w:val="Hyperlink"/>
            <w:noProof/>
            <w:lang w:val="en-US"/>
          </w:rPr>
          <w:delText xml:space="preserve"> Kiểm thử chức năng xem chi tiết đơn hàng</w:delText>
        </w:r>
        <w:r w:rsidDel="00F83847">
          <w:rPr>
            <w:noProof/>
            <w:webHidden/>
          </w:rPr>
          <w:tab/>
          <w:delText>71</w:delText>
        </w:r>
      </w:del>
    </w:p>
    <w:p w14:paraId="2E4A158E" w14:textId="64F4A188" w:rsidR="00A17FA5" w:rsidDel="00F83847" w:rsidRDefault="00A17FA5">
      <w:pPr>
        <w:pStyle w:val="TableofFigures"/>
        <w:tabs>
          <w:tab w:val="right" w:leader="dot" w:pos="8777"/>
        </w:tabs>
        <w:rPr>
          <w:del w:id="915" w:author="phuong vu" w:date="2018-12-01T22:31:00Z"/>
          <w:rFonts w:asciiTheme="minorHAnsi" w:eastAsiaTheme="minorEastAsia" w:hAnsiTheme="minorHAnsi" w:cstheme="minorBidi"/>
          <w:noProof/>
          <w:sz w:val="22"/>
          <w:szCs w:val="22"/>
          <w:lang w:val="en-US"/>
        </w:rPr>
      </w:pPr>
      <w:del w:id="916" w:author="phuong vu" w:date="2018-12-01T22:31:00Z">
        <w:r w:rsidRPr="00F83847" w:rsidDel="00F83847">
          <w:rPr>
            <w:rStyle w:val="Hyperlink"/>
            <w:noProof/>
          </w:rPr>
          <w:delText>Bảng 4.5</w:delText>
        </w:r>
        <w:r w:rsidRPr="00F83847" w:rsidDel="00F83847">
          <w:rPr>
            <w:rStyle w:val="Hyperlink"/>
            <w:noProof/>
            <w:lang w:val="en-US"/>
          </w:rPr>
          <w:delText xml:space="preserve"> Kiểm thử chức năng thay đổi trạng thái đơn hàng</w:delText>
        </w:r>
        <w:r w:rsidDel="00F83847">
          <w:rPr>
            <w:noProof/>
            <w:webHidden/>
          </w:rPr>
          <w:tab/>
          <w:delText>73</w:delText>
        </w:r>
      </w:del>
    </w:p>
    <w:p w14:paraId="6B29A7D3" w14:textId="5095263B" w:rsidR="00A17FA5" w:rsidDel="00F83847" w:rsidRDefault="00A17FA5">
      <w:pPr>
        <w:pStyle w:val="TableofFigures"/>
        <w:tabs>
          <w:tab w:val="right" w:leader="dot" w:pos="8777"/>
        </w:tabs>
        <w:rPr>
          <w:del w:id="917" w:author="phuong vu" w:date="2018-12-01T22:31:00Z"/>
          <w:rFonts w:asciiTheme="minorHAnsi" w:eastAsiaTheme="minorEastAsia" w:hAnsiTheme="minorHAnsi" w:cstheme="minorBidi"/>
          <w:noProof/>
          <w:sz w:val="22"/>
          <w:szCs w:val="22"/>
          <w:lang w:val="en-US"/>
        </w:rPr>
      </w:pPr>
      <w:del w:id="918" w:author="phuong vu" w:date="2018-12-01T22:31:00Z">
        <w:r w:rsidRPr="00F83847" w:rsidDel="00F83847">
          <w:rPr>
            <w:rStyle w:val="Hyperlink"/>
            <w:noProof/>
          </w:rPr>
          <w:delText>Bảng 4.6</w:delText>
        </w:r>
        <w:r w:rsidRPr="00F83847" w:rsidDel="00F83847">
          <w:rPr>
            <w:rStyle w:val="Hyperlink"/>
            <w:noProof/>
            <w:lang w:val="en-US"/>
          </w:rPr>
          <w:delText xml:space="preserve"> Kiểm thử chức năng tạo hóa đơn đơn hàng</w:delText>
        </w:r>
        <w:r w:rsidDel="00F83847">
          <w:rPr>
            <w:noProof/>
            <w:webHidden/>
          </w:rPr>
          <w:tab/>
          <w:delText>74</w:delText>
        </w:r>
      </w:del>
    </w:p>
    <w:p w14:paraId="38182F2E" w14:textId="1AF8CFE1" w:rsidR="00A17FA5" w:rsidDel="00F83847" w:rsidRDefault="00A17FA5">
      <w:pPr>
        <w:pStyle w:val="TableofFigures"/>
        <w:tabs>
          <w:tab w:val="right" w:leader="dot" w:pos="8777"/>
        </w:tabs>
        <w:rPr>
          <w:del w:id="919" w:author="phuong vu" w:date="2018-12-01T22:31:00Z"/>
          <w:rFonts w:asciiTheme="minorHAnsi" w:eastAsiaTheme="minorEastAsia" w:hAnsiTheme="minorHAnsi" w:cstheme="minorBidi"/>
          <w:noProof/>
          <w:sz w:val="22"/>
          <w:szCs w:val="22"/>
          <w:lang w:val="en-US"/>
        </w:rPr>
      </w:pPr>
      <w:del w:id="920" w:author="phuong vu" w:date="2018-12-01T22:31:00Z">
        <w:r w:rsidRPr="00F83847" w:rsidDel="00F83847">
          <w:rPr>
            <w:rStyle w:val="Hyperlink"/>
            <w:noProof/>
          </w:rPr>
          <w:delText>Bảng 4.7</w:delText>
        </w:r>
        <w:r w:rsidRPr="00F83847" w:rsidDel="00F83847">
          <w:rPr>
            <w:rStyle w:val="Hyperlink"/>
            <w:noProof/>
            <w:lang w:val="en-US"/>
          </w:rPr>
          <w:delText xml:space="preserve"> Kiểm thử chức năng cập nhật hóa đơn</w:delText>
        </w:r>
        <w:r w:rsidDel="00F83847">
          <w:rPr>
            <w:noProof/>
            <w:webHidden/>
          </w:rPr>
          <w:tab/>
          <w:delText>75</w:delText>
        </w:r>
      </w:del>
    </w:p>
    <w:p w14:paraId="12D6D659" w14:textId="4A6F671A" w:rsidR="00A17FA5" w:rsidDel="00F83847" w:rsidRDefault="00A17FA5">
      <w:pPr>
        <w:pStyle w:val="TableofFigures"/>
        <w:tabs>
          <w:tab w:val="right" w:leader="dot" w:pos="8777"/>
        </w:tabs>
        <w:rPr>
          <w:del w:id="921" w:author="phuong vu" w:date="2018-12-01T22:31:00Z"/>
          <w:rFonts w:asciiTheme="minorHAnsi" w:eastAsiaTheme="minorEastAsia" w:hAnsiTheme="minorHAnsi" w:cstheme="minorBidi"/>
          <w:noProof/>
          <w:sz w:val="22"/>
          <w:szCs w:val="22"/>
          <w:lang w:val="en-US"/>
        </w:rPr>
      </w:pPr>
      <w:del w:id="922" w:author="phuong vu" w:date="2018-12-01T22:31:00Z">
        <w:r w:rsidRPr="00F83847" w:rsidDel="00F83847">
          <w:rPr>
            <w:rStyle w:val="Hyperlink"/>
            <w:noProof/>
          </w:rPr>
          <w:delText>Bảng 4.8</w:delText>
        </w:r>
        <w:r w:rsidRPr="00F83847" w:rsidDel="00F83847">
          <w:rPr>
            <w:rStyle w:val="Hyperlink"/>
            <w:noProof/>
            <w:lang w:val="en-US"/>
          </w:rPr>
          <w:delText xml:space="preserve"> Kiểm thử chức năng xem danh sách biên nhận theo trạng thái</w:delText>
        </w:r>
        <w:r w:rsidDel="00F83847">
          <w:rPr>
            <w:noProof/>
            <w:webHidden/>
          </w:rPr>
          <w:tab/>
          <w:delText>77</w:delText>
        </w:r>
      </w:del>
    </w:p>
    <w:p w14:paraId="56E9D79E" w14:textId="0E87C2A3" w:rsidR="00A17FA5" w:rsidDel="00F83847" w:rsidRDefault="00A17FA5">
      <w:pPr>
        <w:pStyle w:val="TableofFigures"/>
        <w:tabs>
          <w:tab w:val="right" w:leader="dot" w:pos="8777"/>
        </w:tabs>
        <w:rPr>
          <w:del w:id="923" w:author="phuong vu" w:date="2018-12-01T22:31:00Z"/>
          <w:rFonts w:asciiTheme="minorHAnsi" w:eastAsiaTheme="minorEastAsia" w:hAnsiTheme="minorHAnsi" w:cstheme="minorBidi"/>
          <w:noProof/>
          <w:sz w:val="22"/>
          <w:szCs w:val="22"/>
          <w:lang w:val="en-US"/>
        </w:rPr>
      </w:pPr>
      <w:del w:id="924" w:author="phuong vu" w:date="2018-12-01T22:31:00Z">
        <w:r w:rsidRPr="00F83847" w:rsidDel="00F83847">
          <w:rPr>
            <w:rStyle w:val="Hyperlink"/>
            <w:noProof/>
          </w:rPr>
          <w:delText>Bảng 4.9</w:delText>
        </w:r>
        <w:r w:rsidRPr="00F83847" w:rsidDel="00F83847">
          <w:rPr>
            <w:rStyle w:val="Hyperlink"/>
            <w:noProof/>
            <w:lang w:val="en-US"/>
          </w:rPr>
          <w:delText xml:space="preserve"> Kiểm thử chức năng thay đổi trạng thái biên nhận</w:delText>
        </w:r>
        <w:r w:rsidDel="00F83847">
          <w:rPr>
            <w:noProof/>
            <w:webHidden/>
          </w:rPr>
          <w:tab/>
          <w:delText>78</w:delText>
        </w:r>
      </w:del>
    </w:p>
    <w:p w14:paraId="6401A695" w14:textId="2C69F0A5" w:rsidR="00A17FA5" w:rsidDel="00F83847" w:rsidRDefault="00A17FA5">
      <w:pPr>
        <w:pStyle w:val="TableofFigures"/>
        <w:tabs>
          <w:tab w:val="right" w:leader="dot" w:pos="8777"/>
        </w:tabs>
        <w:rPr>
          <w:del w:id="925" w:author="phuong vu" w:date="2018-12-01T22:31:00Z"/>
          <w:rFonts w:asciiTheme="minorHAnsi" w:eastAsiaTheme="minorEastAsia" w:hAnsiTheme="minorHAnsi" w:cstheme="minorBidi"/>
          <w:noProof/>
          <w:sz w:val="22"/>
          <w:szCs w:val="22"/>
          <w:lang w:val="en-US"/>
        </w:rPr>
      </w:pPr>
      <w:del w:id="926" w:author="phuong vu" w:date="2018-12-01T22:31:00Z">
        <w:r w:rsidRPr="00F83847" w:rsidDel="00F83847">
          <w:rPr>
            <w:rStyle w:val="Hyperlink"/>
            <w:noProof/>
          </w:rPr>
          <w:delText>Bảng 4.10 Kiểm thử chức năng cập nhật biên nhận</w:delText>
        </w:r>
        <w:r w:rsidDel="00F83847">
          <w:rPr>
            <w:noProof/>
            <w:webHidden/>
          </w:rPr>
          <w:tab/>
          <w:delText>79</w:delText>
        </w:r>
      </w:del>
    </w:p>
    <w:p w14:paraId="2E608855" w14:textId="4F9FE6FC" w:rsidR="00A17FA5" w:rsidDel="00F83847" w:rsidRDefault="00A17FA5">
      <w:pPr>
        <w:pStyle w:val="TableofFigures"/>
        <w:tabs>
          <w:tab w:val="right" w:leader="dot" w:pos="8777"/>
        </w:tabs>
        <w:rPr>
          <w:del w:id="927" w:author="phuong vu" w:date="2018-12-01T22:31:00Z"/>
          <w:rFonts w:asciiTheme="minorHAnsi" w:eastAsiaTheme="minorEastAsia" w:hAnsiTheme="minorHAnsi" w:cstheme="minorBidi"/>
          <w:noProof/>
          <w:sz w:val="22"/>
          <w:szCs w:val="22"/>
          <w:lang w:val="en-US"/>
        </w:rPr>
      </w:pPr>
      <w:del w:id="928" w:author="phuong vu" w:date="2018-12-01T22:31:00Z">
        <w:r w:rsidRPr="00F83847" w:rsidDel="00F83847">
          <w:rPr>
            <w:rStyle w:val="Hyperlink"/>
            <w:noProof/>
          </w:rPr>
          <w:delText>Bảng 4.11 Kiểm thử chức năng quản lí phân công xử lí đơn hàng</w:delText>
        </w:r>
        <w:r w:rsidDel="00F83847">
          <w:rPr>
            <w:noProof/>
            <w:webHidden/>
          </w:rPr>
          <w:tab/>
          <w:delText>80</w:delText>
        </w:r>
      </w:del>
    </w:p>
    <w:p w14:paraId="485AF56D" w14:textId="60621C10" w:rsidR="00A17FA5" w:rsidDel="00F83847" w:rsidRDefault="00A17FA5">
      <w:pPr>
        <w:pStyle w:val="TableofFigures"/>
        <w:tabs>
          <w:tab w:val="right" w:leader="dot" w:pos="8777"/>
        </w:tabs>
        <w:rPr>
          <w:del w:id="929" w:author="phuong vu" w:date="2018-12-01T22:31:00Z"/>
          <w:rFonts w:asciiTheme="minorHAnsi" w:eastAsiaTheme="minorEastAsia" w:hAnsiTheme="minorHAnsi" w:cstheme="minorBidi"/>
          <w:noProof/>
          <w:sz w:val="22"/>
          <w:szCs w:val="22"/>
          <w:lang w:val="en-US"/>
        </w:rPr>
      </w:pPr>
      <w:del w:id="930" w:author="phuong vu" w:date="2018-12-01T22:31:00Z">
        <w:r w:rsidRPr="00F83847" w:rsidDel="00F83847">
          <w:rPr>
            <w:rStyle w:val="Hyperlink"/>
            <w:noProof/>
          </w:rPr>
          <w:delText>Bảng 4.12</w:delText>
        </w:r>
        <w:r w:rsidRPr="00F83847" w:rsidDel="00F83847">
          <w:rPr>
            <w:rStyle w:val="Hyperlink"/>
            <w:noProof/>
            <w:lang w:val="en-US"/>
          </w:rPr>
          <w:delText xml:space="preserve"> Kiểm thử chức năng quản lí trạng thái máy giặt</w:delText>
        </w:r>
        <w:r w:rsidDel="00F83847">
          <w:rPr>
            <w:noProof/>
            <w:webHidden/>
          </w:rPr>
          <w:tab/>
          <w:delText>81</w:delText>
        </w:r>
      </w:del>
    </w:p>
    <w:p w14:paraId="64863A8D" w14:textId="612A3945" w:rsidR="00A17FA5" w:rsidDel="00F83847" w:rsidRDefault="00A17FA5">
      <w:pPr>
        <w:pStyle w:val="TableofFigures"/>
        <w:tabs>
          <w:tab w:val="right" w:leader="dot" w:pos="8777"/>
        </w:tabs>
        <w:rPr>
          <w:del w:id="931" w:author="phuong vu" w:date="2018-12-01T22:31:00Z"/>
          <w:rFonts w:asciiTheme="minorHAnsi" w:eastAsiaTheme="minorEastAsia" w:hAnsiTheme="minorHAnsi" w:cstheme="minorBidi"/>
          <w:noProof/>
          <w:sz w:val="22"/>
          <w:szCs w:val="22"/>
          <w:lang w:val="en-US"/>
        </w:rPr>
      </w:pPr>
      <w:del w:id="932" w:author="phuong vu" w:date="2018-12-01T22:31:00Z">
        <w:r w:rsidRPr="00F83847" w:rsidDel="00F83847">
          <w:rPr>
            <w:rStyle w:val="Hyperlink"/>
            <w:noProof/>
          </w:rPr>
          <w:delText>Bảng 4.13</w:delText>
        </w:r>
        <w:r w:rsidRPr="00F83847" w:rsidDel="00F83847">
          <w:rPr>
            <w:rStyle w:val="Hyperlink"/>
            <w:noProof/>
            <w:lang w:val="en-US"/>
          </w:rPr>
          <w:delText xml:space="preserve"> Kiểm thử chức năng tìm kiếm đơn hàng</w:delText>
        </w:r>
        <w:r w:rsidDel="00F83847">
          <w:rPr>
            <w:noProof/>
            <w:webHidden/>
          </w:rPr>
          <w:tab/>
          <w:delText>82</w:delText>
        </w:r>
      </w:del>
    </w:p>
    <w:p w14:paraId="0C8118E7" w14:textId="2C0CF124" w:rsidR="00A17FA5" w:rsidDel="00F83847" w:rsidRDefault="00A17FA5">
      <w:pPr>
        <w:pStyle w:val="TableofFigures"/>
        <w:tabs>
          <w:tab w:val="right" w:leader="dot" w:pos="8777"/>
        </w:tabs>
        <w:rPr>
          <w:del w:id="933" w:author="phuong vu" w:date="2018-12-01T22:31:00Z"/>
          <w:rFonts w:asciiTheme="minorHAnsi" w:eastAsiaTheme="minorEastAsia" w:hAnsiTheme="minorHAnsi" w:cstheme="minorBidi"/>
          <w:noProof/>
          <w:sz w:val="22"/>
          <w:szCs w:val="22"/>
          <w:lang w:val="en-US"/>
        </w:rPr>
      </w:pPr>
      <w:del w:id="934" w:author="phuong vu" w:date="2018-12-01T22:31:00Z">
        <w:r w:rsidRPr="00F83847" w:rsidDel="00F83847">
          <w:rPr>
            <w:rStyle w:val="Hyperlink"/>
            <w:noProof/>
          </w:rPr>
          <w:delText>Bảng 4.14</w:delText>
        </w:r>
        <w:r w:rsidRPr="00F83847" w:rsidDel="00F83847">
          <w:rPr>
            <w:rStyle w:val="Hyperlink"/>
            <w:noProof/>
            <w:lang w:val="en-US"/>
          </w:rPr>
          <w:delText xml:space="preserve"> Kiểm thử chức năng đăng nhập, đăng xuất</w:delText>
        </w:r>
        <w:r w:rsidDel="00F83847">
          <w:rPr>
            <w:noProof/>
            <w:webHidden/>
          </w:rPr>
          <w:tab/>
          <w:delText>83</w:delText>
        </w:r>
      </w:del>
    </w:p>
    <w:p w14:paraId="4FA51C0D" w14:textId="290ED550" w:rsidR="00A17FA5" w:rsidDel="00F83847" w:rsidRDefault="00A17FA5">
      <w:pPr>
        <w:pStyle w:val="TableofFigures"/>
        <w:tabs>
          <w:tab w:val="right" w:leader="dot" w:pos="8777"/>
        </w:tabs>
        <w:rPr>
          <w:del w:id="935" w:author="phuong vu" w:date="2018-12-01T22:31:00Z"/>
          <w:rFonts w:asciiTheme="minorHAnsi" w:eastAsiaTheme="minorEastAsia" w:hAnsiTheme="minorHAnsi" w:cstheme="minorBidi"/>
          <w:noProof/>
          <w:sz w:val="22"/>
          <w:szCs w:val="22"/>
          <w:lang w:val="en-US"/>
        </w:rPr>
      </w:pPr>
      <w:del w:id="936" w:author="phuong vu" w:date="2018-12-01T22:31:00Z">
        <w:r w:rsidRPr="00F83847" w:rsidDel="00F83847">
          <w:rPr>
            <w:rStyle w:val="Hyperlink"/>
            <w:noProof/>
          </w:rPr>
          <w:delText>Bảng 4.15 Bảng dữ liệu hóa đơn</w:delText>
        </w:r>
        <w:r w:rsidDel="00F83847">
          <w:rPr>
            <w:noProof/>
            <w:webHidden/>
          </w:rPr>
          <w:tab/>
          <w:delText>85</w:delText>
        </w:r>
      </w:del>
    </w:p>
    <w:p w14:paraId="0C31F92A" w14:textId="6AED5BA0" w:rsidR="00A17FA5" w:rsidDel="00F83847" w:rsidRDefault="00A17FA5">
      <w:pPr>
        <w:pStyle w:val="TableofFigures"/>
        <w:tabs>
          <w:tab w:val="right" w:leader="dot" w:pos="8777"/>
        </w:tabs>
        <w:rPr>
          <w:del w:id="937" w:author="phuong vu" w:date="2018-12-01T22:31:00Z"/>
          <w:rFonts w:asciiTheme="minorHAnsi" w:eastAsiaTheme="minorEastAsia" w:hAnsiTheme="minorHAnsi" w:cstheme="minorBidi"/>
          <w:noProof/>
          <w:sz w:val="22"/>
          <w:szCs w:val="22"/>
          <w:lang w:val="en-US"/>
        </w:rPr>
      </w:pPr>
      <w:del w:id="938" w:author="phuong vu" w:date="2018-12-01T22:31:00Z">
        <w:r w:rsidRPr="00F83847" w:rsidDel="00F83847">
          <w:rPr>
            <w:rStyle w:val="Hyperlink"/>
            <w:noProof/>
          </w:rPr>
          <w:delText>Bảng 4.16 Bảng dữ liệu chi tiết hóa đơn</w:delText>
        </w:r>
        <w:r w:rsidDel="00F83847">
          <w:rPr>
            <w:noProof/>
            <w:webHidden/>
          </w:rPr>
          <w:tab/>
          <w:delText>86</w:delText>
        </w:r>
      </w:del>
    </w:p>
    <w:p w14:paraId="74307CF2" w14:textId="2D59F0D4" w:rsidR="00A17FA5" w:rsidDel="00F83847" w:rsidRDefault="00A17FA5">
      <w:pPr>
        <w:pStyle w:val="TableofFigures"/>
        <w:tabs>
          <w:tab w:val="right" w:leader="dot" w:pos="8777"/>
        </w:tabs>
        <w:rPr>
          <w:del w:id="939" w:author="phuong vu" w:date="2018-12-01T22:31:00Z"/>
          <w:rFonts w:asciiTheme="minorHAnsi" w:eastAsiaTheme="minorEastAsia" w:hAnsiTheme="minorHAnsi" w:cstheme="minorBidi"/>
          <w:noProof/>
          <w:sz w:val="22"/>
          <w:szCs w:val="22"/>
          <w:lang w:val="en-US"/>
        </w:rPr>
      </w:pPr>
      <w:del w:id="940" w:author="phuong vu" w:date="2018-12-01T22:31:00Z">
        <w:r w:rsidRPr="00F83847" w:rsidDel="00F83847">
          <w:rPr>
            <w:rStyle w:val="Hyperlink"/>
            <w:noProof/>
          </w:rPr>
          <w:delText>Bảng 4.17 Bảng dữ liệu chi nhánh</w:delText>
        </w:r>
        <w:r w:rsidDel="00F83847">
          <w:rPr>
            <w:noProof/>
            <w:webHidden/>
          </w:rPr>
          <w:tab/>
          <w:delText>86</w:delText>
        </w:r>
      </w:del>
    </w:p>
    <w:p w14:paraId="03365511" w14:textId="6C2A1B7E" w:rsidR="00A17FA5" w:rsidDel="00F83847" w:rsidRDefault="00A17FA5">
      <w:pPr>
        <w:pStyle w:val="TableofFigures"/>
        <w:tabs>
          <w:tab w:val="right" w:leader="dot" w:pos="8777"/>
        </w:tabs>
        <w:rPr>
          <w:del w:id="941" w:author="phuong vu" w:date="2018-12-01T22:31:00Z"/>
          <w:rFonts w:asciiTheme="minorHAnsi" w:eastAsiaTheme="minorEastAsia" w:hAnsiTheme="minorHAnsi" w:cstheme="minorBidi"/>
          <w:noProof/>
          <w:sz w:val="22"/>
          <w:szCs w:val="22"/>
          <w:lang w:val="en-US"/>
        </w:rPr>
      </w:pPr>
      <w:del w:id="942" w:author="phuong vu" w:date="2018-12-01T22:31:00Z">
        <w:r w:rsidRPr="00F83847" w:rsidDel="00F83847">
          <w:rPr>
            <w:rStyle w:val="Hyperlink"/>
            <w:noProof/>
          </w:rPr>
          <w:delText>Bảng 4.18 Bảng dữ liệu màu sắc</w:delText>
        </w:r>
        <w:r w:rsidDel="00F83847">
          <w:rPr>
            <w:noProof/>
            <w:webHidden/>
          </w:rPr>
          <w:tab/>
          <w:delText>86</w:delText>
        </w:r>
      </w:del>
    </w:p>
    <w:p w14:paraId="566A181C" w14:textId="5DBAA0E7" w:rsidR="00A17FA5" w:rsidDel="00F83847" w:rsidRDefault="00A17FA5">
      <w:pPr>
        <w:pStyle w:val="TableofFigures"/>
        <w:tabs>
          <w:tab w:val="right" w:leader="dot" w:pos="8777"/>
        </w:tabs>
        <w:rPr>
          <w:del w:id="943" w:author="phuong vu" w:date="2018-12-01T22:31:00Z"/>
          <w:rFonts w:asciiTheme="minorHAnsi" w:eastAsiaTheme="minorEastAsia" w:hAnsiTheme="minorHAnsi" w:cstheme="minorBidi"/>
          <w:noProof/>
          <w:sz w:val="22"/>
          <w:szCs w:val="22"/>
          <w:lang w:val="en-US"/>
        </w:rPr>
      </w:pPr>
      <w:del w:id="944" w:author="phuong vu" w:date="2018-12-01T22:31:00Z">
        <w:r w:rsidRPr="00F83847" w:rsidDel="00F83847">
          <w:rPr>
            <w:rStyle w:val="Hyperlink"/>
            <w:noProof/>
          </w:rPr>
          <w:delText>Bảng 4.19 Bảng dữ liệu nhóm màu</w:delText>
        </w:r>
        <w:r w:rsidDel="00F83847">
          <w:rPr>
            <w:noProof/>
            <w:webHidden/>
          </w:rPr>
          <w:tab/>
          <w:delText>86</w:delText>
        </w:r>
      </w:del>
    </w:p>
    <w:p w14:paraId="3F2BC716" w14:textId="4B00AA66" w:rsidR="00A17FA5" w:rsidDel="00F83847" w:rsidRDefault="00A17FA5">
      <w:pPr>
        <w:pStyle w:val="TableofFigures"/>
        <w:tabs>
          <w:tab w:val="right" w:leader="dot" w:pos="8777"/>
        </w:tabs>
        <w:rPr>
          <w:del w:id="945" w:author="phuong vu" w:date="2018-12-01T22:31:00Z"/>
          <w:rFonts w:asciiTheme="minorHAnsi" w:eastAsiaTheme="minorEastAsia" w:hAnsiTheme="minorHAnsi" w:cstheme="minorBidi"/>
          <w:noProof/>
          <w:sz w:val="22"/>
          <w:szCs w:val="22"/>
          <w:lang w:val="en-US"/>
        </w:rPr>
      </w:pPr>
      <w:del w:id="946" w:author="phuong vu" w:date="2018-12-01T22:31:00Z">
        <w:r w:rsidRPr="00F83847" w:rsidDel="00F83847">
          <w:rPr>
            <w:rStyle w:val="Hyperlink"/>
            <w:noProof/>
          </w:rPr>
          <w:delText>Bảng 4.20 Bảng dữ liệu khách hàng</w:delText>
        </w:r>
        <w:r w:rsidDel="00F83847">
          <w:rPr>
            <w:noProof/>
            <w:webHidden/>
          </w:rPr>
          <w:tab/>
          <w:delText>87</w:delText>
        </w:r>
      </w:del>
    </w:p>
    <w:p w14:paraId="0D816A77" w14:textId="17B404DA" w:rsidR="00A17FA5" w:rsidDel="00F83847" w:rsidRDefault="00A17FA5">
      <w:pPr>
        <w:pStyle w:val="TableofFigures"/>
        <w:tabs>
          <w:tab w:val="right" w:leader="dot" w:pos="8777"/>
        </w:tabs>
        <w:rPr>
          <w:del w:id="947" w:author="phuong vu" w:date="2018-12-01T22:31:00Z"/>
          <w:rFonts w:asciiTheme="minorHAnsi" w:eastAsiaTheme="minorEastAsia" w:hAnsiTheme="minorHAnsi" w:cstheme="minorBidi"/>
          <w:noProof/>
          <w:sz w:val="22"/>
          <w:szCs w:val="22"/>
          <w:lang w:val="en-US"/>
        </w:rPr>
      </w:pPr>
      <w:del w:id="948" w:author="phuong vu" w:date="2018-12-01T22:31:00Z">
        <w:r w:rsidRPr="00F83847" w:rsidDel="00F83847">
          <w:rPr>
            <w:rStyle w:val="Hyperlink"/>
            <w:noProof/>
          </w:rPr>
          <w:delText>Bảng 4.21</w:delText>
        </w:r>
        <w:r w:rsidRPr="00F83847" w:rsidDel="00F83847">
          <w:rPr>
            <w:rStyle w:val="Hyperlink"/>
            <w:noProof/>
            <w:lang w:val="en-US"/>
          </w:rPr>
          <w:delText xml:space="preserve"> Bảng dữ liệu đơn hàng</w:delText>
        </w:r>
        <w:r w:rsidDel="00F83847">
          <w:rPr>
            <w:noProof/>
            <w:webHidden/>
          </w:rPr>
          <w:tab/>
          <w:delText>88</w:delText>
        </w:r>
      </w:del>
    </w:p>
    <w:p w14:paraId="38DE180B" w14:textId="466F24BF" w:rsidR="00A17FA5" w:rsidDel="00F83847" w:rsidRDefault="00A17FA5">
      <w:pPr>
        <w:pStyle w:val="TableofFigures"/>
        <w:tabs>
          <w:tab w:val="right" w:leader="dot" w:pos="8777"/>
        </w:tabs>
        <w:rPr>
          <w:del w:id="949" w:author="phuong vu" w:date="2018-12-01T22:31:00Z"/>
          <w:rFonts w:asciiTheme="minorHAnsi" w:eastAsiaTheme="minorEastAsia" w:hAnsiTheme="minorHAnsi" w:cstheme="minorBidi"/>
          <w:noProof/>
          <w:sz w:val="22"/>
          <w:szCs w:val="22"/>
          <w:lang w:val="en-US"/>
        </w:rPr>
      </w:pPr>
      <w:del w:id="950" w:author="phuong vu" w:date="2018-12-01T22:31:00Z">
        <w:r w:rsidRPr="00F83847" w:rsidDel="00F83847">
          <w:rPr>
            <w:rStyle w:val="Hyperlink"/>
            <w:noProof/>
          </w:rPr>
          <w:delText>Bảng 4.22 Bảng dữ liệu nh</w:delText>
        </w:r>
        <w:r w:rsidRPr="00F83847" w:rsidDel="00F83847">
          <w:rPr>
            <w:rStyle w:val="Hyperlink"/>
            <w:noProof/>
            <w:lang w:val="en-US"/>
          </w:rPr>
          <w:delText>ã</w:delText>
        </w:r>
        <w:r w:rsidRPr="00F83847" w:rsidDel="00F83847">
          <w:rPr>
            <w:rStyle w:val="Hyperlink"/>
            <w:noProof/>
          </w:rPr>
          <w:delText>n hiệu</w:delText>
        </w:r>
        <w:r w:rsidDel="00F83847">
          <w:rPr>
            <w:noProof/>
            <w:webHidden/>
          </w:rPr>
          <w:tab/>
          <w:delText>88</w:delText>
        </w:r>
      </w:del>
    </w:p>
    <w:p w14:paraId="3B4D3C68" w14:textId="11183437" w:rsidR="00A17FA5" w:rsidDel="00F83847" w:rsidRDefault="00A17FA5">
      <w:pPr>
        <w:pStyle w:val="TableofFigures"/>
        <w:tabs>
          <w:tab w:val="right" w:leader="dot" w:pos="8777"/>
        </w:tabs>
        <w:rPr>
          <w:del w:id="951" w:author="phuong vu" w:date="2018-12-01T22:31:00Z"/>
          <w:rFonts w:asciiTheme="minorHAnsi" w:eastAsiaTheme="minorEastAsia" w:hAnsiTheme="minorHAnsi" w:cstheme="minorBidi"/>
          <w:noProof/>
          <w:sz w:val="22"/>
          <w:szCs w:val="22"/>
          <w:lang w:val="en-US"/>
        </w:rPr>
      </w:pPr>
      <w:del w:id="952" w:author="phuong vu" w:date="2018-12-01T22:31:00Z">
        <w:r w:rsidRPr="00F83847" w:rsidDel="00F83847">
          <w:rPr>
            <w:rStyle w:val="Hyperlink"/>
            <w:noProof/>
          </w:rPr>
          <w:delText>Bảng 4.23 Bảng dữ liệu chất liệu</w:delText>
        </w:r>
        <w:r w:rsidDel="00F83847">
          <w:rPr>
            <w:noProof/>
            <w:webHidden/>
          </w:rPr>
          <w:tab/>
          <w:delText>88</w:delText>
        </w:r>
      </w:del>
    </w:p>
    <w:p w14:paraId="1D133687" w14:textId="6CC04E63" w:rsidR="00A17FA5" w:rsidDel="00F83847" w:rsidRDefault="00A17FA5">
      <w:pPr>
        <w:pStyle w:val="TableofFigures"/>
        <w:tabs>
          <w:tab w:val="right" w:leader="dot" w:pos="8777"/>
        </w:tabs>
        <w:rPr>
          <w:del w:id="953" w:author="phuong vu" w:date="2018-12-01T22:31:00Z"/>
          <w:rFonts w:asciiTheme="minorHAnsi" w:eastAsiaTheme="minorEastAsia" w:hAnsiTheme="minorHAnsi" w:cstheme="minorBidi"/>
          <w:noProof/>
          <w:sz w:val="22"/>
          <w:szCs w:val="22"/>
          <w:lang w:val="en-US"/>
        </w:rPr>
      </w:pPr>
      <w:del w:id="954" w:author="phuong vu" w:date="2018-12-01T22:31:00Z">
        <w:r w:rsidRPr="00F83847" w:rsidDel="00F83847">
          <w:rPr>
            <w:rStyle w:val="Hyperlink"/>
            <w:noProof/>
          </w:rPr>
          <w:delText>Bảng 4.24 Bảng dữ liệu hình ảnh</w:delText>
        </w:r>
        <w:r w:rsidDel="00F83847">
          <w:rPr>
            <w:noProof/>
            <w:webHidden/>
          </w:rPr>
          <w:tab/>
          <w:delText>88</w:delText>
        </w:r>
      </w:del>
    </w:p>
    <w:p w14:paraId="051F9D3B" w14:textId="37246CE7" w:rsidR="00A17FA5" w:rsidDel="00F83847" w:rsidRDefault="00A17FA5">
      <w:pPr>
        <w:pStyle w:val="TableofFigures"/>
        <w:tabs>
          <w:tab w:val="right" w:leader="dot" w:pos="8777"/>
        </w:tabs>
        <w:rPr>
          <w:del w:id="955" w:author="phuong vu" w:date="2018-12-01T22:31:00Z"/>
          <w:rFonts w:asciiTheme="minorHAnsi" w:eastAsiaTheme="minorEastAsia" w:hAnsiTheme="minorHAnsi" w:cstheme="minorBidi"/>
          <w:noProof/>
          <w:sz w:val="22"/>
          <w:szCs w:val="22"/>
          <w:lang w:val="en-US"/>
        </w:rPr>
      </w:pPr>
      <w:del w:id="956" w:author="phuong vu" w:date="2018-12-01T22:31:00Z">
        <w:r w:rsidRPr="00F83847" w:rsidDel="00F83847">
          <w:rPr>
            <w:rStyle w:val="Hyperlink"/>
            <w:noProof/>
          </w:rPr>
          <w:delText>Bảng 4.25 Bảng dữ liệu chi tiết đơn hàng</w:delText>
        </w:r>
        <w:r w:rsidDel="00F83847">
          <w:rPr>
            <w:noProof/>
            <w:webHidden/>
          </w:rPr>
          <w:tab/>
          <w:delText>89</w:delText>
        </w:r>
      </w:del>
    </w:p>
    <w:p w14:paraId="28DF9F26" w14:textId="2EDDEECA" w:rsidR="00A17FA5" w:rsidDel="00F83847" w:rsidRDefault="00A17FA5">
      <w:pPr>
        <w:pStyle w:val="TableofFigures"/>
        <w:tabs>
          <w:tab w:val="right" w:leader="dot" w:pos="8777"/>
        </w:tabs>
        <w:rPr>
          <w:del w:id="957" w:author="phuong vu" w:date="2018-12-01T22:31:00Z"/>
          <w:rFonts w:asciiTheme="minorHAnsi" w:eastAsiaTheme="minorEastAsia" w:hAnsiTheme="minorHAnsi" w:cstheme="minorBidi"/>
          <w:noProof/>
          <w:sz w:val="22"/>
          <w:szCs w:val="22"/>
          <w:lang w:val="en-US"/>
        </w:rPr>
      </w:pPr>
      <w:del w:id="958" w:author="phuong vu" w:date="2018-12-01T22:31:00Z">
        <w:r w:rsidRPr="00F83847" w:rsidDel="00F83847">
          <w:rPr>
            <w:rStyle w:val="Hyperlink"/>
            <w:noProof/>
          </w:rPr>
          <w:delText>Bảng 4.26 Bảng dữ liệu quần áo</w:delText>
        </w:r>
        <w:r w:rsidDel="00F83847">
          <w:rPr>
            <w:noProof/>
            <w:webHidden/>
          </w:rPr>
          <w:tab/>
          <w:delText>89</w:delText>
        </w:r>
      </w:del>
    </w:p>
    <w:p w14:paraId="25E94FEB" w14:textId="159F15F3" w:rsidR="00A17FA5" w:rsidDel="00F83847" w:rsidRDefault="00A17FA5">
      <w:pPr>
        <w:pStyle w:val="TableofFigures"/>
        <w:tabs>
          <w:tab w:val="right" w:leader="dot" w:pos="8777"/>
        </w:tabs>
        <w:rPr>
          <w:del w:id="959" w:author="phuong vu" w:date="2018-12-01T22:31:00Z"/>
          <w:rFonts w:asciiTheme="minorHAnsi" w:eastAsiaTheme="minorEastAsia" w:hAnsiTheme="minorHAnsi" w:cstheme="minorBidi"/>
          <w:noProof/>
          <w:sz w:val="22"/>
          <w:szCs w:val="22"/>
          <w:lang w:val="en-US"/>
        </w:rPr>
      </w:pPr>
      <w:del w:id="960" w:author="phuong vu" w:date="2018-12-01T22:31:00Z">
        <w:r w:rsidRPr="00F83847" w:rsidDel="00F83847">
          <w:rPr>
            <w:rStyle w:val="Hyperlink"/>
            <w:noProof/>
          </w:rPr>
          <w:delText>Bảng 4.27 Bảng dữ liệu loại quần áo</w:delText>
        </w:r>
        <w:r w:rsidDel="00F83847">
          <w:rPr>
            <w:noProof/>
            <w:webHidden/>
          </w:rPr>
          <w:tab/>
          <w:delText>90</w:delText>
        </w:r>
      </w:del>
    </w:p>
    <w:p w14:paraId="02ABBF6B" w14:textId="159D0EBD" w:rsidR="00A17FA5" w:rsidDel="00F83847" w:rsidRDefault="00A17FA5">
      <w:pPr>
        <w:pStyle w:val="TableofFigures"/>
        <w:tabs>
          <w:tab w:val="right" w:leader="dot" w:pos="8777"/>
        </w:tabs>
        <w:rPr>
          <w:del w:id="961" w:author="phuong vu" w:date="2018-12-01T22:31:00Z"/>
          <w:rFonts w:asciiTheme="minorHAnsi" w:eastAsiaTheme="minorEastAsia" w:hAnsiTheme="minorHAnsi" w:cstheme="minorBidi"/>
          <w:noProof/>
          <w:sz w:val="22"/>
          <w:szCs w:val="22"/>
          <w:lang w:val="en-US"/>
        </w:rPr>
      </w:pPr>
      <w:del w:id="962" w:author="phuong vu" w:date="2018-12-01T22:31:00Z">
        <w:r w:rsidRPr="00F83847" w:rsidDel="00F83847">
          <w:rPr>
            <w:rStyle w:val="Hyperlink"/>
            <w:noProof/>
          </w:rPr>
          <w:delText>Bảng 4.28 Bảng dữ liệu khuyến mãi</w:delText>
        </w:r>
        <w:r w:rsidDel="00F83847">
          <w:rPr>
            <w:noProof/>
            <w:webHidden/>
          </w:rPr>
          <w:tab/>
          <w:delText>90</w:delText>
        </w:r>
      </w:del>
    </w:p>
    <w:p w14:paraId="11DB2592" w14:textId="12860066" w:rsidR="00A17FA5" w:rsidDel="00F83847" w:rsidRDefault="00A17FA5">
      <w:pPr>
        <w:pStyle w:val="TableofFigures"/>
        <w:tabs>
          <w:tab w:val="right" w:leader="dot" w:pos="8777"/>
        </w:tabs>
        <w:rPr>
          <w:del w:id="963" w:author="phuong vu" w:date="2018-12-01T22:31:00Z"/>
          <w:rFonts w:asciiTheme="minorHAnsi" w:eastAsiaTheme="minorEastAsia" w:hAnsiTheme="minorHAnsi" w:cstheme="minorBidi"/>
          <w:noProof/>
          <w:sz w:val="22"/>
          <w:szCs w:val="22"/>
          <w:lang w:val="en-US"/>
        </w:rPr>
      </w:pPr>
      <w:del w:id="964" w:author="phuong vu" w:date="2018-12-01T22:31:00Z">
        <w:r w:rsidRPr="00F83847" w:rsidDel="00F83847">
          <w:rPr>
            <w:rStyle w:val="Hyperlink"/>
            <w:noProof/>
          </w:rPr>
          <w:delText>Bảng 4.29 Bảng dữ liệu theo chi nhánh</w:delText>
        </w:r>
        <w:r w:rsidDel="00F83847">
          <w:rPr>
            <w:noProof/>
            <w:webHidden/>
          </w:rPr>
          <w:tab/>
          <w:delText>90</w:delText>
        </w:r>
      </w:del>
    </w:p>
    <w:p w14:paraId="1F3D0046" w14:textId="13632F6D" w:rsidR="00A17FA5" w:rsidDel="00F83847" w:rsidRDefault="00A17FA5">
      <w:pPr>
        <w:pStyle w:val="TableofFigures"/>
        <w:tabs>
          <w:tab w:val="right" w:leader="dot" w:pos="8777"/>
        </w:tabs>
        <w:rPr>
          <w:del w:id="965" w:author="phuong vu" w:date="2018-12-01T22:31:00Z"/>
          <w:rFonts w:asciiTheme="minorHAnsi" w:eastAsiaTheme="minorEastAsia" w:hAnsiTheme="minorHAnsi" w:cstheme="minorBidi"/>
          <w:noProof/>
          <w:sz w:val="22"/>
          <w:szCs w:val="22"/>
          <w:lang w:val="en-US"/>
        </w:rPr>
      </w:pPr>
      <w:del w:id="966" w:author="phuong vu" w:date="2018-12-01T22:31:00Z">
        <w:r w:rsidRPr="00F83847" w:rsidDel="00F83847">
          <w:rPr>
            <w:rStyle w:val="Hyperlink"/>
            <w:noProof/>
          </w:rPr>
          <w:delText>Bảng 4.30 Bảng dữ liệu biên nhận</w:delText>
        </w:r>
        <w:r w:rsidDel="00F83847">
          <w:rPr>
            <w:noProof/>
            <w:webHidden/>
          </w:rPr>
          <w:tab/>
          <w:delText>91</w:delText>
        </w:r>
      </w:del>
    </w:p>
    <w:p w14:paraId="02404AAF" w14:textId="53A54597" w:rsidR="00A17FA5" w:rsidDel="00F83847" w:rsidRDefault="00A17FA5">
      <w:pPr>
        <w:pStyle w:val="TableofFigures"/>
        <w:tabs>
          <w:tab w:val="right" w:leader="dot" w:pos="8777"/>
        </w:tabs>
        <w:rPr>
          <w:del w:id="967" w:author="phuong vu" w:date="2018-12-01T22:31:00Z"/>
          <w:rFonts w:asciiTheme="minorHAnsi" w:eastAsiaTheme="minorEastAsia" w:hAnsiTheme="minorHAnsi" w:cstheme="minorBidi"/>
          <w:noProof/>
          <w:sz w:val="22"/>
          <w:szCs w:val="22"/>
          <w:lang w:val="en-US"/>
        </w:rPr>
      </w:pPr>
      <w:del w:id="968" w:author="phuong vu" w:date="2018-12-01T22:31:00Z">
        <w:r w:rsidRPr="00F83847" w:rsidDel="00F83847">
          <w:rPr>
            <w:rStyle w:val="Hyperlink"/>
            <w:noProof/>
          </w:rPr>
          <w:delText>Bảng 4.31 Bảng dữ liệu chi tiết biên nhận</w:delText>
        </w:r>
        <w:r w:rsidDel="00F83847">
          <w:rPr>
            <w:noProof/>
            <w:webHidden/>
          </w:rPr>
          <w:tab/>
          <w:delText>91</w:delText>
        </w:r>
      </w:del>
    </w:p>
    <w:p w14:paraId="777DD976" w14:textId="79BC76DD" w:rsidR="00A17FA5" w:rsidDel="00F83847" w:rsidRDefault="00A17FA5">
      <w:pPr>
        <w:pStyle w:val="TableofFigures"/>
        <w:tabs>
          <w:tab w:val="right" w:leader="dot" w:pos="8777"/>
        </w:tabs>
        <w:rPr>
          <w:del w:id="969" w:author="phuong vu" w:date="2018-12-01T22:31:00Z"/>
          <w:rFonts w:asciiTheme="minorHAnsi" w:eastAsiaTheme="minorEastAsia" w:hAnsiTheme="minorHAnsi" w:cstheme="minorBidi"/>
          <w:noProof/>
          <w:sz w:val="22"/>
          <w:szCs w:val="22"/>
          <w:lang w:val="en-US"/>
        </w:rPr>
      </w:pPr>
      <w:del w:id="970" w:author="phuong vu" w:date="2018-12-01T22:31:00Z">
        <w:r w:rsidRPr="00F83847" w:rsidDel="00F83847">
          <w:rPr>
            <w:rStyle w:val="Hyperlink"/>
            <w:noProof/>
          </w:rPr>
          <w:delText>Bảng 4.32 Bảng dữ liệu quần áo theo dịch vụ</w:delText>
        </w:r>
        <w:r w:rsidDel="00F83847">
          <w:rPr>
            <w:noProof/>
            <w:webHidden/>
          </w:rPr>
          <w:tab/>
          <w:delText>92</w:delText>
        </w:r>
      </w:del>
    </w:p>
    <w:p w14:paraId="320C856C" w14:textId="077C4192" w:rsidR="00A17FA5" w:rsidDel="00F83847" w:rsidRDefault="00A17FA5">
      <w:pPr>
        <w:pStyle w:val="TableofFigures"/>
        <w:tabs>
          <w:tab w:val="right" w:leader="dot" w:pos="8777"/>
        </w:tabs>
        <w:rPr>
          <w:del w:id="971" w:author="phuong vu" w:date="2018-12-01T22:31:00Z"/>
          <w:rFonts w:asciiTheme="minorHAnsi" w:eastAsiaTheme="minorEastAsia" w:hAnsiTheme="minorHAnsi" w:cstheme="minorBidi"/>
          <w:noProof/>
          <w:sz w:val="22"/>
          <w:szCs w:val="22"/>
          <w:lang w:val="en-US"/>
        </w:rPr>
      </w:pPr>
      <w:del w:id="972" w:author="phuong vu" w:date="2018-12-01T22:31:00Z">
        <w:r w:rsidRPr="00F83847" w:rsidDel="00F83847">
          <w:rPr>
            <w:rStyle w:val="Hyperlink"/>
            <w:noProof/>
          </w:rPr>
          <w:delText>Bảng 4.33 Bảng dữ liệu dịch vụ</w:delText>
        </w:r>
        <w:r w:rsidDel="00F83847">
          <w:rPr>
            <w:noProof/>
            <w:webHidden/>
          </w:rPr>
          <w:tab/>
          <w:delText>92</w:delText>
        </w:r>
      </w:del>
    </w:p>
    <w:p w14:paraId="25674CE3" w14:textId="1A4E913E" w:rsidR="00A17FA5" w:rsidDel="00F83847" w:rsidRDefault="00A17FA5">
      <w:pPr>
        <w:pStyle w:val="TableofFigures"/>
        <w:tabs>
          <w:tab w:val="right" w:leader="dot" w:pos="8777"/>
        </w:tabs>
        <w:rPr>
          <w:del w:id="973" w:author="phuong vu" w:date="2018-12-01T22:31:00Z"/>
          <w:rFonts w:asciiTheme="minorHAnsi" w:eastAsiaTheme="minorEastAsia" w:hAnsiTheme="minorHAnsi" w:cstheme="minorBidi"/>
          <w:noProof/>
          <w:sz w:val="22"/>
          <w:szCs w:val="22"/>
          <w:lang w:val="en-US"/>
        </w:rPr>
      </w:pPr>
      <w:del w:id="974" w:author="phuong vu" w:date="2018-12-01T22:31:00Z">
        <w:r w:rsidRPr="00F83847" w:rsidDel="00F83847">
          <w:rPr>
            <w:rStyle w:val="Hyperlink"/>
            <w:noProof/>
          </w:rPr>
          <w:delText>Bảng 4.34 Bảng dữ liệu dịch vụ theo chi nhánh</w:delText>
        </w:r>
        <w:r w:rsidDel="00F83847">
          <w:rPr>
            <w:noProof/>
            <w:webHidden/>
          </w:rPr>
          <w:tab/>
          <w:delText>92</w:delText>
        </w:r>
      </w:del>
    </w:p>
    <w:p w14:paraId="06FD7357" w14:textId="708D1B48" w:rsidR="00A17FA5" w:rsidDel="00F83847" w:rsidRDefault="00A17FA5">
      <w:pPr>
        <w:pStyle w:val="TableofFigures"/>
        <w:tabs>
          <w:tab w:val="right" w:leader="dot" w:pos="8777"/>
        </w:tabs>
        <w:rPr>
          <w:del w:id="975" w:author="phuong vu" w:date="2018-12-01T22:31:00Z"/>
          <w:rFonts w:asciiTheme="minorHAnsi" w:eastAsiaTheme="minorEastAsia" w:hAnsiTheme="minorHAnsi" w:cstheme="minorBidi"/>
          <w:noProof/>
          <w:sz w:val="22"/>
          <w:szCs w:val="22"/>
          <w:lang w:val="en-US"/>
        </w:rPr>
      </w:pPr>
      <w:del w:id="976" w:author="phuong vu" w:date="2018-12-01T22:31:00Z">
        <w:r w:rsidRPr="00F83847" w:rsidDel="00F83847">
          <w:rPr>
            <w:rStyle w:val="Hyperlink"/>
            <w:noProof/>
          </w:rPr>
          <w:delText>Bảng 4.35 Bảng dữ liệu nhân viên</w:delText>
        </w:r>
        <w:r w:rsidDel="00F83847">
          <w:rPr>
            <w:noProof/>
            <w:webHidden/>
          </w:rPr>
          <w:tab/>
          <w:delText>93</w:delText>
        </w:r>
      </w:del>
    </w:p>
    <w:p w14:paraId="443E8009" w14:textId="0F5C421F" w:rsidR="00A17FA5" w:rsidDel="00F83847" w:rsidRDefault="00A17FA5">
      <w:pPr>
        <w:pStyle w:val="TableofFigures"/>
        <w:tabs>
          <w:tab w:val="right" w:leader="dot" w:pos="8777"/>
        </w:tabs>
        <w:rPr>
          <w:del w:id="977" w:author="phuong vu" w:date="2018-12-01T22:31:00Z"/>
          <w:rFonts w:asciiTheme="minorHAnsi" w:eastAsiaTheme="minorEastAsia" w:hAnsiTheme="minorHAnsi" w:cstheme="minorBidi"/>
          <w:noProof/>
          <w:sz w:val="22"/>
          <w:szCs w:val="22"/>
          <w:lang w:val="en-US"/>
        </w:rPr>
      </w:pPr>
      <w:del w:id="978" w:author="phuong vu" w:date="2018-12-01T22:31:00Z">
        <w:r w:rsidRPr="00F83847" w:rsidDel="00F83847">
          <w:rPr>
            <w:rStyle w:val="Hyperlink"/>
            <w:noProof/>
          </w:rPr>
          <w:delText>Bảng 4.36 Bảng dữ liệu loại nhân viên</w:delText>
        </w:r>
        <w:r w:rsidDel="00F83847">
          <w:rPr>
            <w:noProof/>
            <w:webHidden/>
          </w:rPr>
          <w:tab/>
          <w:delText>93</w:delText>
        </w:r>
      </w:del>
    </w:p>
    <w:p w14:paraId="2CC2B249" w14:textId="3B99F38F" w:rsidR="00A17FA5" w:rsidDel="00F83847" w:rsidRDefault="00A17FA5">
      <w:pPr>
        <w:pStyle w:val="TableofFigures"/>
        <w:tabs>
          <w:tab w:val="right" w:leader="dot" w:pos="8777"/>
        </w:tabs>
        <w:rPr>
          <w:del w:id="979" w:author="phuong vu" w:date="2018-12-01T22:31:00Z"/>
          <w:rFonts w:asciiTheme="minorHAnsi" w:eastAsiaTheme="minorEastAsia" w:hAnsiTheme="minorHAnsi" w:cstheme="minorBidi"/>
          <w:noProof/>
          <w:sz w:val="22"/>
          <w:szCs w:val="22"/>
          <w:lang w:val="en-US"/>
        </w:rPr>
      </w:pPr>
      <w:del w:id="980" w:author="phuong vu" w:date="2018-12-01T22:31:00Z">
        <w:r w:rsidRPr="00F83847" w:rsidDel="00F83847">
          <w:rPr>
            <w:rStyle w:val="Hyperlink"/>
            <w:noProof/>
          </w:rPr>
          <w:delText>Bảng 4.37 Bảng dữ liệu công việc</w:delText>
        </w:r>
        <w:r w:rsidDel="00F83847">
          <w:rPr>
            <w:noProof/>
            <w:webHidden/>
          </w:rPr>
          <w:tab/>
          <w:delText>93</w:delText>
        </w:r>
      </w:del>
    </w:p>
    <w:p w14:paraId="443E6C44" w14:textId="3C0F43C7" w:rsidR="00A17FA5" w:rsidDel="00F83847" w:rsidRDefault="00A17FA5">
      <w:pPr>
        <w:pStyle w:val="TableofFigures"/>
        <w:tabs>
          <w:tab w:val="right" w:leader="dot" w:pos="8777"/>
        </w:tabs>
        <w:rPr>
          <w:del w:id="981" w:author="phuong vu" w:date="2018-12-01T22:31:00Z"/>
          <w:rFonts w:asciiTheme="minorHAnsi" w:eastAsiaTheme="minorEastAsia" w:hAnsiTheme="minorHAnsi" w:cstheme="minorBidi"/>
          <w:noProof/>
          <w:sz w:val="22"/>
          <w:szCs w:val="22"/>
          <w:lang w:val="en-US"/>
        </w:rPr>
      </w:pPr>
      <w:del w:id="982" w:author="phuong vu" w:date="2018-12-01T22:31:00Z">
        <w:r w:rsidRPr="00F83847" w:rsidDel="00F83847">
          <w:rPr>
            <w:rStyle w:val="Hyperlink"/>
            <w:noProof/>
          </w:rPr>
          <w:delText>Bảng 4.38 Bảng dữ liệu khung giờ nhận trả quần áo</w:delText>
        </w:r>
        <w:r w:rsidDel="00F83847">
          <w:rPr>
            <w:noProof/>
            <w:webHidden/>
          </w:rPr>
          <w:tab/>
          <w:delText>94</w:delText>
        </w:r>
      </w:del>
    </w:p>
    <w:p w14:paraId="29CC4D10" w14:textId="09995538" w:rsidR="00A17FA5" w:rsidDel="00F83847" w:rsidRDefault="00A17FA5">
      <w:pPr>
        <w:pStyle w:val="TableofFigures"/>
        <w:tabs>
          <w:tab w:val="right" w:leader="dot" w:pos="8777"/>
        </w:tabs>
        <w:rPr>
          <w:del w:id="983" w:author="phuong vu" w:date="2018-12-01T22:31:00Z"/>
          <w:rFonts w:asciiTheme="minorHAnsi" w:eastAsiaTheme="minorEastAsia" w:hAnsiTheme="minorHAnsi" w:cstheme="minorBidi"/>
          <w:noProof/>
          <w:sz w:val="22"/>
          <w:szCs w:val="22"/>
          <w:lang w:val="en-US"/>
        </w:rPr>
      </w:pPr>
      <w:del w:id="984" w:author="phuong vu" w:date="2018-12-01T22:31:00Z">
        <w:r w:rsidRPr="00F83847" w:rsidDel="00F83847">
          <w:rPr>
            <w:rStyle w:val="Hyperlink"/>
            <w:noProof/>
          </w:rPr>
          <w:delText>Bảng 4.39 Bảng dữ liệu đơn vị tính</w:delText>
        </w:r>
        <w:r w:rsidDel="00F83847">
          <w:rPr>
            <w:noProof/>
            <w:webHidden/>
          </w:rPr>
          <w:tab/>
          <w:delText>94</w:delText>
        </w:r>
      </w:del>
    </w:p>
    <w:p w14:paraId="1DB528EB" w14:textId="2B59BFC4" w:rsidR="00A17FA5" w:rsidDel="00F83847" w:rsidRDefault="00A17FA5">
      <w:pPr>
        <w:pStyle w:val="TableofFigures"/>
        <w:tabs>
          <w:tab w:val="right" w:leader="dot" w:pos="8777"/>
        </w:tabs>
        <w:rPr>
          <w:del w:id="985" w:author="phuong vu" w:date="2018-12-01T22:31:00Z"/>
          <w:rFonts w:asciiTheme="minorHAnsi" w:eastAsiaTheme="minorEastAsia" w:hAnsiTheme="minorHAnsi" w:cstheme="minorBidi"/>
          <w:noProof/>
          <w:sz w:val="22"/>
          <w:szCs w:val="22"/>
          <w:lang w:val="en-US"/>
        </w:rPr>
      </w:pPr>
      <w:del w:id="986" w:author="phuong vu" w:date="2018-12-01T22:31:00Z">
        <w:r w:rsidRPr="00F83847" w:rsidDel="00F83847">
          <w:rPr>
            <w:rStyle w:val="Hyperlink"/>
            <w:noProof/>
          </w:rPr>
          <w:delText>Bảng 4.40 Bảng dữ liệu đơn giá</w:delText>
        </w:r>
        <w:r w:rsidDel="00F83847">
          <w:rPr>
            <w:noProof/>
            <w:webHidden/>
          </w:rPr>
          <w:tab/>
          <w:delText>94</w:delText>
        </w:r>
      </w:del>
    </w:p>
    <w:p w14:paraId="49EF8B7F" w14:textId="24CF58C3" w:rsidR="00A17FA5" w:rsidDel="00F83847" w:rsidRDefault="00A17FA5">
      <w:pPr>
        <w:pStyle w:val="TableofFigures"/>
        <w:tabs>
          <w:tab w:val="right" w:leader="dot" w:pos="8777"/>
        </w:tabs>
        <w:rPr>
          <w:del w:id="987" w:author="phuong vu" w:date="2018-12-01T22:31:00Z"/>
          <w:rFonts w:asciiTheme="minorHAnsi" w:eastAsiaTheme="minorEastAsia" w:hAnsiTheme="minorHAnsi" w:cstheme="minorBidi"/>
          <w:noProof/>
          <w:sz w:val="22"/>
          <w:szCs w:val="22"/>
          <w:lang w:val="en-US"/>
        </w:rPr>
      </w:pPr>
      <w:del w:id="988" w:author="phuong vu" w:date="2018-12-01T22:31:00Z">
        <w:r w:rsidRPr="00F83847" w:rsidDel="00F83847">
          <w:rPr>
            <w:rStyle w:val="Hyperlink"/>
            <w:noProof/>
          </w:rPr>
          <w:delText>Bảng 4.41</w:delText>
        </w:r>
        <w:r w:rsidRPr="00F83847" w:rsidDel="00F83847">
          <w:rPr>
            <w:rStyle w:val="Hyperlink"/>
            <w:noProof/>
            <w:lang w:val="en-US"/>
          </w:rPr>
          <w:delText xml:space="preserve"> Bảng dữ liệu người dùng</w:delText>
        </w:r>
        <w:r w:rsidDel="00F83847">
          <w:rPr>
            <w:noProof/>
            <w:webHidden/>
          </w:rPr>
          <w:tab/>
          <w:delText>95</w:delText>
        </w:r>
      </w:del>
    </w:p>
    <w:p w14:paraId="05C775F6" w14:textId="5A1EA2EB" w:rsidR="00A17FA5" w:rsidDel="00F83847" w:rsidRDefault="00A17FA5">
      <w:pPr>
        <w:pStyle w:val="TableofFigures"/>
        <w:tabs>
          <w:tab w:val="right" w:leader="dot" w:pos="8777"/>
        </w:tabs>
        <w:rPr>
          <w:del w:id="989" w:author="phuong vu" w:date="2018-12-01T22:31:00Z"/>
          <w:rFonts w:asciiTheme="minorHAnsi" w:eastAsiaTheme="minorEastAsia" w:hAnsiTheme="minorHAnsi" w:cstheme="minorBidi"/>
          <w:noProof/>
          <w:sz w:val="22"/>
          <w:szCs w:val="22"/>
          <w:lang w:val="en-US"/>
        </w:rPr>
      </w:pPr>
      <w:del w:id="990" w:author="phuong vu" w:date="2018-12-01T22:31:00Z">
        <w:r w:rsidRPr="00F83847" w:rsidDel="00F83847">
          <w:rPr>
            <w:rStyle w:val="Hyperlink"/>
            <w:noProof/>
          </w:rPr>
          <w:delText>Bảng 4.42 Bảng dữ liệu theo dõi giặt</w:delText>
        </w:r>
        <w:r w:rsidDel="00F83847">
          <w:rPr>
            <w:noProof/>
            <w:webHidden/>
          </w:rPr>
          <w:tab/>
          <w:delText>95</w:delText>
        </w:r>
      </w:del>
    </w:p>
    <w:p w14:paraId="50050448" w14:textId="025F944A" w:rsidR="00A17FA5" w:rsidDel="00F83847" w:rsidRDefault="00A17FA5">
      <w:pPr>
        <w:pStyle w:val="TableofFigures"/>
        <w:tabs>
          <w:tab w:val="right" w:leader="dot" w:pos="8777"/>
        </w:tabs>
        <w:rPr>
          <w:del w:id="991" w:author="phuong vu" w:date="2018-12-01T22:31:00Z"/>
          <w:rFonts w:asciiTheme="minorHAnsi" w:eastAsiaTheme="minorEastAsia" w:hAnsiTheme="minorHAnsi" w:cstheme="minorBidi"/>
          <w:noProof/>
          <w:sz w:val="22"/>
          <w:szCs w:val="22"/>
          <w:lang w:val="en-US"/>
        </w:rPr>
      </w:pPr>
      <w:del w:id="992" w:author="phuong vu" w:date="2018-12-01T22:31:00Z">
        <w:r w:rsidRPr="00F83847" w:rsidDel="00F83847">
          <w:rPr>
            <w:rStyle w:val="Hyperlink"/>
            <w:noProof/>
          </w:rPr>
          <w:delText>Bảng 4.43 Bảng dữ liệu túi giặt</w:delText>
        </w:r>
        <w:r w:rsidDel="00F83847">
          <w:rPr>
            <w:noProof/>
            <w:webHidden/>
          </w:rPr>
          <w:tab/>
          <w:delText>95</w:delText>
        </w:r>
      </w:del>
    </w:p>
    <w:p w14:paraId="6B82148C" w14:textId="5FDB1CAF" w:rsidR="00A17FA5" w:rsidDel="00F83847" w:rsidRDefault="00A17FA5">
      <w:pPr>
        <w:pStyle w:val="TableofFigures"/>
        <w:tabs>
          <w:tab w:val="right" w:leader="dot" w:pos="8777"/>
        </w:tabs>
        <w:rPr>
          <w:del w:id="993" w:author="phuong vu" w:date="2018-12-01T22:31:00Z"/>
          <w:rFonts w:asciiTheme="minorHAnsi" w:eastAsiaTheme="minorEastAsia" w:hAnsiTheme="minorHAnsi" w:cstheme="minorBidi"/>
          <w:noProof/>
          <w:sz w:val="22"/>
          <w:szCs w:val="22"/>
          <w:lang w:val="en-US"/>
        </w:rPr>
      </w:pPr>
      <w:del w:id="994" w:author="phuong vu" w:date="2018-12-01T22:31:00Z">
        <w:r w:rsidRPr="00F83847" w:rsidDel="00F83847">
          <w:rPr>
            <w:rStyle w:val="Hyperlink"/>
            <w:noProof/>
          </w:rPr>
          <w:delText>Bảng 4.44 Bảng chi tiết túi giặt</w:delText>
        </w:r>
        <w:r w:rsidDel="00F83847">
          <w:rPr>
            <w:noProof/>
            <w:webHidden/>
          </w:rPr>
          <w:tab/>
          <w:delText>96</w:delText>
        </w:r>
      </w:del>
    </w:p>
    <w:p w14:paraId="785B2941" w14:textId="3A53185B" w:rsidR="00A17FA5" w:rsidDel="00F83847" w:rsidRDefault="00A17FA5">
      <w:pPr>
        <w:pStyle w:val="TableofFigures"/>
        <w:tabs>
          <w:tab w:val="right" w:leader="dot" w:pos="8777"/>
        </w:tabs>
        <w:rPr>
          <w:del w:id="995" w:author="phuong vu" w:date="2018-12-01T22:31:00Z"/>
          <w:rFonts w:asciiTheme="minorHAnsi" w:eastAsiaTheme="minorEastAsia" w:hAnsiTheme="minorHAnsi" w:cstheme="minorBidi"/>
          <w:noProof/>
          <w:sz w:val="22"/>
          <w:szCs w:val="22"/>
          <w:lang w:val="en-US"/>
        </w:rPr>
      </w:pPr>
      <w:del w:id="996" w:author="phuong vu" w:date="2018-12-01T22:31:00Z">
        <w:r w:rsidRPr="00F83847" w:rsidDel="00F83847">
          <w:rPr>
            <w:rStyle w:val="Hyperlink"/>
            <w:iCs/>
            <w:noProof/>
          </w:rPr>
          <w:delText>Bảng 4.45</w:delText>
        </w:r>
        <w:r w:rsidRPr="00F83847" w:rsidDel="00F83847">
          <w:rPr>
            <w:rStyle w:val="Hyperlink"/>
            <w:noProof/>
          </w:rPr>
          <w:delText xml:space="preserve"> Bảng dữ liệu máy giặt</w:delText>
        </w:r>
        <w:r w:rsidDel="00F83847">
          <w:rPr>
            <w:noProof/>
            <w:webHidden/>
          </w:rPr>
          <w:tab/>
          <w:delText>96</w:delText>
        </w:r>
      </w:del>
    </w:p>
    <w:p w14:paraId="5C4AA01E" w14:textId="65FD37FE" w:rsidR="00A17FA5" w:rsidDel="00F83847" w:rsidRDefault="00A17FA5">
      <w:pPr>
        <w:pStyle w:val="TableofFigures"/>
        <w:tabs>
          <w:tab w:val="right" w:leader="dot" w:pos="8777"/>
        </w:tabs>
        <w:rPr>
          <w:del w:id="997" w:author="phuong vu" w:date="2018-12-01T22:31:00Z"/>
          <w:rFonts w:asciiTheme="minorHAnsi" w:eastAsiaTheme="minorEastAsia" w:hAnsiTheme="minorHAnsi" w:cstheme="minorBidi"/>
          <w:noProof/>
          <w:sz w:val="22"/>
          <w:szCs w:val="22"/>
          <w:lang w:val="en-US"/>
        </w:rPr>
      </w:pPr>
      <w:del w:id="998" w:author="phuong vu" w:date="2018-12-01T22:31:00Z">
        <w:r w:rsidRPr="00F83847" w:rsidDel="00F83847">
          <w:rPr>
            <w:rStyle w:val="Hyperlink"/>
            <w:noProof/>
          </w:rPr>
          <w:delText>Bảng 4.46</w:delText>
        </w:r>
        <w:r w:rsidRPr="00F83847" w:rsidDel="00F83847">
          <w:rPr>
            <w:rStyle w:val="Hyperlink"/>
            <w:noProof/>
            <w:lang w:val="en-US"/>
          </w:rPr>
          <w:delText xml:space="preserve"> Tiêu chí hiển thị dữ liệu đơn hàng</w:delText>
        </w:r>
        <w:r w:rsidDel="00F83847">
          <w:rPr>
            <w:noProof/>
            <w:webHidden/>
          </w:rPr>
          <w:tab/>
          <w:delText>97</w:delText>
        </w:r>
      </w:del>
    </w:p>
    <w:p w14:paraId="35865E46" w14:textId="04B75E84"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999" w:name="_Toc531502206"/>
      <w:bookmarkEnd w:id="14"/>
      <w:r w:rsidRPr="00CF739D">
        <w:lastRenderedPageBreak/>
        <w:t>TÓM TẮT</w:t>
      </w:r>
      <w:bookmarkEnd w:id="999"/>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2586F40" w:rsidR="00077639" w:rsidRPr="00920004"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000" w:name="_Toc531502207"/>
      <w:r w:rsidR="00E913F0" w:rsidRPr="00CF739D">
        <w:lastRenderedPageBreak/>
        <w:t>ABSTRACT</w:t>
      </w:r>
      <w:bookmarkEnd w:id="1000"/>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26E7026F" w14:textId="1F6DB2A3" w:rsidR="00077639" w:rsidRPr="00920004" w:rsidDel="00D24C07" w:rsidRDefault="00077639" w:rsidP="00CF739D">
      <w:pPr>
        <w:ind w:firstLine="720"/>
        <w:rPr>
          <w:del w:id="1001" w:author="phuong vu" w:date="2018-12-02T08:21:00Z"/>
        </w:r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4960277E" w14:textId="77777777" w:rsidR="00077639" w:rsidRPr="00920004" w:rsidDel="00D24C07" w:rsidRDefault="00077639" w:rsidP="00CF739D">
      <w:pPr>
        <w:pStyle w:val="Style1"/>
        <w:spacing w:before="240" w:line="0" w:lineRule="atLeast"/>
        <w:rPr>
          <w:del w:id="1002" w:author="phuong vu" w:date="2018-12-02T08:21:00Z"/>
          <w:rFonts w:cstheme="majorHAnsi"/>
        </w:rPr>
      </w:pPr>
    </w:p>
    <w:p w14:paraId="02FB4527" w14:textId="4E80140C" w:rsidR="00CF739D" w:rsidRDefault="00CF739D">
      <w:pPr>
        <w:spacing w:before="120"/>
        <w:ind w:firstLine="720"/>
        <w:sectPr w:rsidR="00CF739D" w:rsidSect="0041406B">
          <w:headerReference w:type="default" r:id="rId29"/>
          <w:footerReference w:type="default" r:id="rId30"/>
          <w:pgSz w:w="11906" w:h="16838"/>
          <w:pgMar w:top="1701" w:right="1134" w:bottom="1701" w:left="1985" w:header="709" w:footer="0" w:gutter="0"/>
          <w:pgNumType w:fmt="lowerRoman" w:start="1"/>
          <w:cols w:space="708"/>
          <w:docGrid w:linePitch="360"/>
        </w:sectPr>
        <w:pPrChange w:id="1003" w:author="phuong vu" w:date="2018-12-02T08:21:00Z">
          <w:pPr>
            <w:spacing w:before="240" w:line="0" w:lineRule="atLeast"/>
          </w:pPr>
        </w:pPrChange>
      </w:pPr>
    </w:p>
    <w:p w14:paraId="226F23FD" w14:textId="09EA0D34" w:rsidR="00AA15A1" w:rsidRPr="00CF739D" w:rsidRDefault="00601879" w:rsidP="00CF739D">
      <w:pPr>
        <w:pStyle w:val="Style1"/>
        <w:spacing w:before="240" w:line="0" w:lineRule="atLeast"/>
      </w:pPr>
      <w:bookmarkStart w:id="1004" w:name="_Toc531502208"/>
      <w:bookmarkStart w:id="1005" w:name="_Toc484566602"/>
      <w:r w:rsidRPr="00CF739D">
        <w:rPr>
          <w:rFonts w:cstheme="majorHAnsi"/>
        </w:rPr>
        <w:lastRenderedPageBreak/>
        <w:t>PHẦN GIỚI THIỆU</w:t>
      </w:r>
      <w:bookmarkEnd w:id="1004"/>
    </w:p>
    <w:p w14:paraId="68E56884" w14:textId="34EFF709" w:rsidR="00370B8C" w:rsidRPr="00CF739D" w:rsidRDefault="00370B8C">
      <w:pPr>
        <w:pStyle w:val="Heading2"/>
        <w:numPr>
          <w:ilvl w:val="1"/>
          <w:numId w:val="54"/>
        </w:numPr>
        <w:rPr>
          <w:lang w:val="en-US"/>
        </w:rPr>
        <w:pPrChange w:id="1006" w:author="phuong vu" w:date="2018-12-02T09:08:00Z">
          <w:pPr>
            <w:pStyle w:val="Heading2"/>
            <w:numPr>
              <w:numId w:val="54"/>
            </w:numPr>
            <w:spacing w:before="240" w:line="0" w:lineRule="atLeast"/>
            <w:ind w:left="576"/>
          </w:pPr>
        </w:pPrChange>
      </w:pPr>
      <w:bookmarkStart w:id="1007" w:name="_Toc530605633"/>
      <w:bookmarkStart w:id="1008" w:name="_Toc530657326"/>
      <w:bookmarkStart w:id="1009" w:name="_Toc530658268"/>
      <w:bookmarkStart w:id="1010" w:name="_Toc530661993"/>
      <w:bookmarkStart w:id="1011" w:name="_Toc530662460"/>
      <w:bookmarkStart w:id="1012" w:name="_Toc531009374"/>
      <w:bookmarkStart w:id="1013" w:name="_Toc531101610"/>
      <w:bookmarkStart w:id="1014" w:name="_Toc531102558"/>
      <w:bookmarkStart w:id="1015" w:name="_Toc531358796"/>
      <w:bookmarkStart w:id="1016" w:name="_Toc531359777"/>
      <w:bookmarkStart w:id="1017" w:name="_Toc531380619"/>
      <w:bookmarkStart w:id="1018" w:name="_Toc531502209"/>
      <w:bookmarkEnd w:id="1005"/>
      <w:bookmarkEnd w:id="1007"/>
      <w:bookmarkEnd w:id="1008"/>
      <w:bookmarkEnd w:id="1009"/>
      <w:bookmarkEnd w:id="1010"/>
      <w:bookmarkEnd w:id="1011"/>
      <w:bookmarkEnd w:id="1012"/>
      <w:bookmarkEnd w:id="1013"/>
      <w:bookmarkEnd w:id="1014"/>
      <w:bookmarkEnd w:id="1015"/>
      <w:bookmarkEnd w:id="1016"/>
      <w:bookmarkEnd w:id="1017"/>
      <w:r w:rsidRPr="00CF739D">
        <w:rPr>
          <w:lang w:val="en-US"/>
        </w:rPr>
        <w:t>Đặt vấn đề</w:t>
      </w:r>
      <w:bookmarkEnd w:id="1018"/>
    </w:p>
    <w:p w14:paraId="3F00C439" w14:textId="77777777" w:rsidR="00F3456A" w:rsidRDefault="00A17FA5" w:rsidP="00F3456A">
      <w:pPr>
        <w:spacing w:after="0"/>
        <w:rPr>
          <w:ins w:id="1019" w:author="phuong vu" w:date="2018-12-02T23:56:00Z"/>
          <w:lang w:val="en-US"/>
        </w:rPr>
      </w:pPr>
      <w:r>
        <w:rPr>
          <w:lang w:val="en-US"/>
        </w:rPr>
        <w:tab/>
      </w:r>
      <w:ins w:id="1020" w:author="phuong vu" w:date="2018-12-02T23:56:00Z">
        <w:r w:rsidR="00F3456A">
          <w:rPr>
            <w:lang w:val="en-US"/>
          </w:rPr>
          <w:t xml:space="preserve">Trong thời kì xã hội phát triển mạnh mẽ, con người nghĩ đến bản thân mình và yêu công việc nhiều hơn. Chúng ta dành thời gian nhiều hơn cho công việc, bỏ qua công việc dọn dẹp trong nhà, đặc biệt lầ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ins>
    </w:p>
    <w:p w14:paraId="1B74A01E" w14:textId="77777777" w:rsidR="00F3456A" w:rsidRDefault="00F3456A" w:rsidP="00F3456A">
      <w:pPr>
        <w:spacing w:after="0"/>
        <w:ind w:firstLine="720"/>
        <w:rPr>
          <w:ins w:id="1021" w:author="phuong vu" w:date="2018-12-02T23:56:00Z"/>
          <w:lang w:val="en-US"/>
        </w:rPr>
      </w:pPr>
      <w:ins w:id="1022" w:author="phuong vu" w:date="2018-12-02T23:56:00Z">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ins>
    </w:p>
    <w:p w14:paraId="172DD8D6" w14:textId="642F5778" w:rsidR="00FE6A57" w:rsidRPr="00920004" w:rsidDel="00B906F8" w:rsidRDefault="00F3456A" w:rsidP="00F3456A">
      <w:pPr>
        <w:spacing w:after="0"/>
        <w:ind w:firstLine="576"/>
        <w:rPr>
          <w:del w:id="1023" w:author="phuong vu" w:date="2018-12-02T22:56:00Z"/>
          <w:lang w:val="en-US"/>
        </w:rPr>
        <w:pPrChange w:id="1024" w:author="phuong vu" w:date="2018-12-02T23:56:00Z">
          <w:pPr/>
        </w:pPrChange>
      </w:pPr>
      <w:ins w:id="1025" w:author="phuong vu" w:date="2018-12-02T23:56:00Z">
        <w:r>
          <w:rPr>
            <w:lang w:val="en-US"/>
          </w:rPr>
          <w:t xml:space="preserve">Để giải quyết những vấn đề được nêu trên, ta cần một hệ thốn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ins>
      <w:del w:id="1026" w:author="phuong vu" w:date="2018-12-02T22:56:00Z">
        <w:r w:rsidR="00CA57A3" w:rsidRPr="00920004" w:rsidDel="00B906F8">
          <w:rPr>
            <w:lang w:val="en-US"/>
          </w:rPr>
          <w:delText>Trong thời kì xã hội phát triển mạnh mẽ, con người nghĩ đến bản thân mình và yêu công việc nhiều hơn. Chúng ta dành thời gian nhiều hơn cho công việc, bỏ qua công việc dọn dẹp trong nhà, đặc biệt lầ chuyện giặt giũ.</w:delText>
        </w:r>
        <w:r w:rsidR="00D82BBB" w:rsidRPr="00920004" w:rsidDel="00B906F8">
          <w:rPr>
            <w:lang w:val="en-US"/>
          </w:rPr>
          <w:delTex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delText>
        </w:r>
        <w:r w:rsidR="00924D6A" w:rsidRPr="00920004" w:rsidDel="00B906F8">
          <w:rPr>
            <w:lang w:val="en-US"/>
          </w:rPr>
          <w:delText>thứ nhất</w:delText>
        </w:r>
        <w:r w:rsidR="00D82BBB" w:rsidRPr="00920004" w:rsidDel="00B906F8">
          <w:rPr>
            <w:lang w:val="en-US"/>
          </w:rPr>
          <w:delText xml:space="preserve">, thứ hai nếu chúng ta có nhiều loại quần áo và mong muốn giặt giũ với những hình thức khác nhau nhưng lại không biết cửa hàng nào có đầy đủ các hình thức mình </w:delText>
        </w:r>
        <w:r w:rsidR="00924D6A" w:rsidRPr="00920004" w:rsidDel="00B906F8">
          <w:rPr>
            <w:lang w:val="en-US"/>
          </w:rPr>
          <w:delText>đang cần</w:delText>
        </w:r>
        <w:r w:rsidR="00D82BBB" w:rsidRPr="00920004" w:rsidDel="00B906F8">
          <w:rPr>
            <w:lang w:val="en-US"/>
          </w:rPr>
          <w:delText>.</w:delText>
        </w:r>
        <w:r w:rsidR="00924D6A" w:rsidRPr="00920004" w:rsidDel="00B906F8">
          <w:rPr>
            <w:lang w:val="en-US"/>
          </w:rPr>
          <w:delText xml:space="preserve"> Bên cạnh đó, ta không chủ động được thời gian lấy quần áo nếu không được chủ của hàng cho một lịch hẹn sau khi </w:delText>
        </w:r>
        <w:r w:rsidR="00016B3B" w:rsidRPr="00920004" w:rsidDel="00B906F8">
          <w:rPr>
            <w:lang w:val="en-US"/>
          </w:rPr>
          <w:delText>nhận đồ giặt,</w:delText>
        </w:r>
        <w:r w:rsidR="00237164" w:rsidRPr="00920004" w:rsidDel="00B906F8">
          <w:rPr>
            <w:lang w:val="en-US"/>
          </w:rPr>
          <w:delText xml:space="preserve"> quần áo của mình cũng mong muốn được chi tiết về các đặc điểm quần áo tránh trường hợp thất lạc trong quá trình sử dụng dịch vụ, </w:delText>
        </w:r>
        <w:r w:rsidR="00016B3B" w:rsidRPr="00920004" w:rsidDel="00B906F8">
          <w:rPr>
            <w:lang w:val="en-US"/>
          </w:rPr>
          <w:delText xml:space="preserve">cũng như chi phí bỏ ra cho một lần sử dụng dịch vụ không được minh bạch ban đầu. </w:delText>
        </w:r>
      </w:del>
    </w:p>
    <w:p w14:paraId="52134A44" w14:textId="44AEEC0E" w:rsidR="00FE6A57" w:rsidRPr="00920004" w:rsidDel="00B906F8" w:rsidRDefault="00016B3B" w:rsidP="00F3456A">
      <w:pPr>
        <w:spacing w:after="0"/>
        <w:ind w:firstLine="576"/>
        <w:rPr>
          <w:del w:id="1027" w:author="phuong vu" w:date="2018-12-02T22:56:00Z"/>
          <w:lang w:val="en-US"/>
        </w:rPr>
        <w:pPrChange w:id="1028" w:author="phuong vu" w:date="2018-12-02T23:56:00Z">
          <w:pPr>
            <w:ind w:firstLine="720"/>
          </w:pPr>
        </w:pPrChange>
      </w:pPr>
      <w:del w:id="1029" w:author="phuong vu" w:date="2018-12-02T22:56:00Z">
        <w:r w:rsidRPr="00920004" w:rsidDel="00B906F8">
          <w:rPr>
            <w:lang w:val="en-US"/>
          </w:rPr>
          <w:delTex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delText>
        </w:r>
        <w:r w:rsidR="00C8482A" w:rsidRPr="00920004" w:rsidDel="00B906F8">
          <w:rPr>
            <w:lang w:val="en-US"/>
          </w:rPr>
          <w:delText xml:space="preserve"> Cũng như việc phân loại đồ theo cách thủ công tốn thời gian.</w:delText>
        </w:r>
      </w:del>
    </w:p>
    <w:p w14:paraId="6DFFE8BF" w14:textId="6D13823A" w:rsidR="00370B8C" w:rsidRPr="00920004" w:rsidRDefault="001374D6" w:rsidP="00F3456A">
      <w:pPr>
        <w:spacing w:after="0"/>
        <w:ind w:firstLine="576"/>
        <w:rPr>
          <w:lang w:val="en-US"/>
        </w:rPr>
        <w:pPrChange w:id="1030" w:author="phuong vu" w:date="2018-12-02T23:56:00Z">
          <w:pPr/>
        </w:pPrChange>
      </w:pPr>
      <w:del w:id="1031" w:author="phuong vu" w:date="2018-12-02T22:56:00Z">
        <w:r w:rsidRPr="00920004" w:rsidDel="00B906F8">
          <w:rPr>
            <w:lang w:val="en-US"/>
          </w:rPr>
          <w:tab/>
        </w:r>
        <w:r w:rsidR="00016B3B" w:rsidRPr="00920004" w:rsidDel="00B906F8">
          <w:rPr>
            <w:lang w:val="en-US"/>
          </w:rPr>
          <w:delText>Để giải quyết những vấn đề được nêu trên, ta cần một hệ thống mà hỗ trợ người sử dụng dịch vụ có thể chọn lựa theo yêu cầu của mình cần thiết. Và hỗ tr</w:delText>
        </w:r>
        <w:r w:rsidR="00DE0F89" w:rsidRPr="00920004" w:rsidDel="00B906F8">
          <w:rPr>
            <w:lang w:val="en-US"/>
          </w:rPr>
          <w:delText>ợ đưa ra gợi ý sắp xếp lịch xử lí đơn hàng cho các máy cho chủ cửa hàng kèm với cho họ chủ động sắp xếp từng đơn hàng riêng biệt một cách thủ công. Đó là những điều mà hệ thống này mong muốn mang lại.</w:delText>
        </w:r>
      </w:del>
    </w:p>
    <w:p w14:paraId="338EDF31" w14:textId="6753DD11" w:rsidR="00370B8C" w:rsidRPr="00CF739D" w:rsidRDefault="00370B8C">
      <w:pPr>
        <w:pStyle w:val="Heading2"/>
        <w:numPr>
          <w:ilvl w:val="1"/>
          <w:numId w:val="55"/>
        </w:numPr>
        <w:rPr>
          <w:lang w:val="en-US"/>
        </w:rPr>
        <w:pPrChange w:id="1032" w:author="phuong vu" w:date="2018-12-02T09:08:00Z">
          <w:pPr>
            <w:pStyle w:val="Heading2"/>
            <w:numPr>
              <w:numId w:val="55"/>
            </w:numPr>
            <w:spacing w:before="240" w:line="0" w:lineRule="atLeast"/>
            <w:ind w:left="576"/>
          </w:pPr>
        </w:pPrChange>
      </w:pPr>
      <w:bookmarkStart w:id="1033" w:name="_Toc531502210"/>
      <w:r w:rsidRPr="00920004">
        <w:rPr>
          <w:lang w:val="en-US"/>
        </w:rPr>
        <w:t>Lị</w:t>
      </w:r>
      <w:r w:rsidRPr="00CF739D">
        <w:rPr>
          <w:lang w:val="en-US"/>
        </w:rPr>
        <w:t>ch sử giải quyết vấn đề</w:t>
      </w:r>
      <w:bookmarkEnd w:id="1033"/>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34" w:name="_Toc531358799"/>
      <w:bookmarkStart w:id="1035" w:name="_Toc531359780"/>
      <w:bookmarkStart w:id="1036" w:name="_Toc531380622"/>
      <w:bookmarkStart w:id="1037" w:name="_Toc531466521"/>
      <w:bookmarkStart w:id="1038" w:name="_Toc531466629"/>
      <w:bookmarkStart w:id="1039" w:name="_Toc531466737"/>
      <w:bookmarkStart w:id="1040" w:name="_Toc531502120"/>
      <w:bookmarkStart w:id="1041" w:name="_Toc531502211"/>
      <w:bookmarkEnd w:id="1034"/>
      <w:bookmarkEnd w:id="1035"/>
      <w:bookmarkEnd w:id="1036"/>
      <w:bookmarkEnd w:id="1037"/>
      <w:bookmarkEnd w:id="1038"/>
      <w:bookmarkEnd w:id="1039"/>
      <w:bookmarkEnd w:id="1040"/>
      <w:bookmarkEnd w:id="1041"/>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42" w:name="_Toc531358800"/>
      <w:bookmarkStart w:id="1043" w:name="_Toc531359781"/>
      <w:bookmarkStart w:id="1044" w:name="_Toc531380623"/>
      <w:bookmarkStart w:id="1045" w:name="_Toc531466522"/>
      <w:bookmarkStart w:id="1046" w:name="_Toc531466630"/>
      <w:bookmarkStart w:id="1047" w:name="_Toc531466738"/>
      <w:bookmarkStart w:id="1048" w:name="_Toc531502121"/>
      <w:bookmarkStart w:id="1049" w:name="_Toc531502212"/>
      <w:bookmarkEnd w:id="1042"/>
      <w:bookmarkEnd w:id="1043"/>
      <w:bookmarkEnd w:id="1044"/>
      <w:bookmarkEnd w:id="1045"/>
      <w:bookmarkEnd w:id="1046"/>
      <w:bookmarkEnd w:id="1047"/>
      <w:bookmarkEnd w:id="1048"/>
      <w:bookmarkEnd w:id="1049"/>
    </w:p>
    <w:p w14:paraId="235A84E5" w14:textId="46342260" w:rsidR="00370B8C" w:rsidRPr="00CF739D" w:rsidRDefault="00A26BE3" w:rsidP="00F3456A">
      <w:pPr>
        <w:pStyle w:val="Heading2"/>
        <w:numPr>
          <w:ilvl w:val="0"/>
          <w:numId w:val="72"/>
        </w:numPr>
        <w:ind w:left="360"/>
        <w:pPrChange w:id="1050" w:author="phuong vu" w:date="2018-12-02T23:59:00Z">
          <w:pPr>
            <w:pStyle w:val="Heading2"/>
            <w:numPr>
              <w:ilvl w:val="0"/>
              <w:numId w:val="72"/>
            </w:numPr>
            <w:spacing w:before="240" w:line="0" w:lineRule="atLeast"/>
            <w:ind w:left="360" w:hanging="360"/>
          </w:pPr>
        </w:pPrChange>
      </w:pPr>
      <w:r w:rsidRPr="00920004">
        <w:rPr>
          <w:lang w:val="en-US"/>
        </w:rPr>
        <w:t xml:space="preserve"> </w:t>
      </w:r>
      <w:bookmarkStart w:id="1051" w:name="_Toc529231110"/>
      <w:bookmarkStart w:id="1052" w:name="_Toc529231497"/>
      <w:bookmarkStart w:id="1053" w:name="_Toc531502213"/>
      <w:bookmarkEnd w:id="1051"/>
      <w:bookmarkEnd w:id="1052"/>
      <w:r w:rsidR="00370B8C" w:rsidRPr="00920004">
        <w:t>Phạm</w:t>
      </w:r>
      <w:r w:rsidR="00370B8C" w:rsidRPr="00CF739D">
        <w:t xml:space="preserve"> vi đề tài</w:t>
      </w:r>
      <w:bookmarkEnd w:id="1053"/>
    </w:p>
    <w:p w14:paraId="5C1D3851" w14:textId="77777777" w:rsidR="00F3456A" w:rsidRDefault="00FE6A57" w:rsidP="00F3456A">
      <w:pPr>
        <w:spacing w:after="0"/>
        <w:rPr>
          <w:ins w:id="1054" w:author="phuong vu" w:date="2018-12-02T23:56:00Z"/>
          <w:lang w:val="en-US"/>
        </w:rPr>
      </w:pPr>
      <w:r w:rsidRPr="00920004">
        <w:rPr>
          <w:lang w:val="en-US"/>
        </w:rPr>
        <w:tab/>
      </w:r>
      <w:ins w:id="1055" w:author="phuong vu" w:date="2018-12-02T23:56:00Z">
        <w:r w:rsidR="00F3456A">
          <w:rPr>
            <w:lang w:val="en-US"/>
          </w:rPr>
          <w:t>Đề tài được đặt ra với mong muốn giải quyết được vấn đề trong việc quản lý cửa hàng và tạo đơn hàng cho khách hàng thông qua ứng dụng Android. Ứng dụng Android hỗ trợ khách hàng chọn dịch vụ mình cần thiết và tìm kiếm những chi nhánh của hàng có hỗ trợ đầy đủ dịch vụ khách hàng đã chọn lựa. Ứng dụng web quản lí cửa hàng có thể quản lí các đơn hàng, biên nhận bằng cách kiểm soát trạng thái của chúng. Hỗ trợ đưa ra gợi ý sắp lịch xử lí đơn hàng cho cửa hàng và phân loại tự động giúp tiết kiệm thời gian có thể.</w:t>
        </w:r>
      </w:ins>
    </w:p>
    <w:p w14:paraId="7C74B52E" w14:textId="680661A0" w:rsidR="00C8482A" w:rsidRPr="00920004" w:rsidDel="00F3456A" w:rsidRDefault="00F3456A" w:rsidP="00F3456A">
      <w:pPr>
        <w:rPr>
          <w:del w:id="1056" w:author="phuong vu" w:date="2018-12-02T23:56:00Z"/>
          <w:lang w:val="en-US"/>
        </w:rPr>
      </w:pPr>
      <w:ins w:id="1057" w:author="phuong vu" w:date="2018-12-02T23:56:00Z">
        <w:r>
          <w:rPr>
            <w:lang w:val="en-US"/>
          </w:rPr>
          <w:tab/>
          <w:t>Đề tài hiện tại không hỗ trợ xây dựng trang quản lí các thông tin dữ liệu đầu vào để tạo đơn hàng cũng như quản lí. Mọi dữ liệu được chạy từ tập tin dữ liệu có sẵn.</w:t>
        </w:r>
      </w:ins>
      <w:del w:id="1058" w:author="phuong vu" w:date="2018-12-02T23:56:00Z">
        <w:r w:rsidR="00C8482A" w:rsidRPr="00920004" w:rsidDel="00F3456A">
          <w:rPr>
            <w:lang w:val="en-US"/>
          </w:rPr>
          <w:delTex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delText>
        </w:r>
      </w:del>
    </w:p>
    <w:p w14:paraId="57F1AC7C" w14:textId="298A485B" w:rsidR="00370B8C" w:rsidRPr="00920004" w:rsidDel="00F3456A" w:rsidRDefault="00FE6A57" w:rsidP="00F3456A">
      <w:pPr>
        <w:rPr>
          <w:del w:id="1059" w:author="phuong vu" w:date="2018-12-02T23:56:00Z"/>
          <w:lang w:val="en-US"/>
        </w:rPr>
      </w:pPr>
      <w:del w:id="1060" w:author="phuong vu" w:date="2018-12-02T23:56:00Z">
        <w:r w:rsidRPr="00920004" w:rsidDel="00F3456A">
          <w:rPr>
            <w:lang w:val="en-US"/>
          </w:rPr>
          <w:tab/>
        </w:r>
        <w:r w:rsidR="00C8482A" w:rsidRPr="00920004" w:rsidDel="00F3456A">
          <w:rPr>
            <w:lang w:val="en-US"/>
          </w:rPr>
          <w:delText>Xây dựng một trang web quản lí thông qua đó cửa hàng có thể quản lí các đơn hàng, biên nhận bằng cách kiểm soát trạng thái của chúng</w:delText>
        </w:r>
        <w:r w:rsidR="0044671F" w:rsidRPr="00920004" w:rsidDel="00F3456A">
          <w:rPr>
            <w:lang w:val="en-US"/>
          </w:rPr>
          <w:delText>. Hỗ trợ đưa ra gợi ý sắp lịch xử lí đơn hàng cho cửa hàng và phân loại tự động giúp tiết kiệm thời gian nhất có thể.</w:delText>
        </w:r>
      </w:del>
    </w:p>
    <w:p w14:paraId="3BCF4D47" w14:textId="20579C8B" w:rsidR="00891537" w:rsidRPr="00920004" w:rsidRDefault="00891537" w:rsidP="00F3456A">
      <w:pPr>
        <w:rPr>
          <w:lang w:val="en-US"/>
        </w:rPr>
        <w:pPrChange w:id="1061" w:author="phuong vu" w:date="2018-12-02T22:47:00Z">
          <w:pPr/>
        </w:pPrChange>
      </w:pPr>
      <w:del w:id="1062" w:author="phuong vu" w:date="2018-12-02T23:56:00Z">
        <w:r w:rsidRPr="00920004" w:rsidDel="00F3456A">
          <w:rPr>
            <w:lang w:val="en-US"/>
          </w:rPr>
          <w:delText>Đề tài hiện tại</w:delText>
        </w:r>
        <w:r w:rsidR="003166DB" w:rsidRPr="00920004" w:rsidDel="00F3456A">
          <w:rPr>
            <w:lang w:val="en-US"/>
          </w:rPr>
          <w:delText xml:space="preserve"> không</w:delText>
        </w:r>
        <w:r w:rsidRPr="00920004" w:rsidDel="00F3456A">
          <w:rPr>
            <w:lang w:val="en-US"/>
          </w:rPr>
          <w:delText xml:space="preserve"> hỗ trợ xây dựng trang quản lí các thông tin dữ liệu đầu vào để tạo đơn hàng cũng như quản lí.</w:delText>
        </w:r>
      </w:del>
    </w:p>
    <w:p w14:paraId="200F8878" w14:textId="4ED2DB35" w:rsidR="00476B40" w:rsidRPr="00CF739D" w:rsidRDefault="00476B40" w:rsidP="00F3456A">
      <w:pPr>
        <w:pStyle w:val="Heading2"/>
        <w:numPr>
          <w:ilvl w:val="0"/>
          <w:numId w:val="72"/>
        </w:numPr>
        <w:ind w:left="360"/>
        <w:pPrChange w:id="1063" w:author="phuong vu" w:date="2018-12-02T23:59:00Z">
          <w:pPr>
            <w:pStyle w:val="Heading2"/>
            <w:numPr>
              <w:ilvl w:val="0"/>
              <w:numId w:val="72"/>
            </w:numPr>
            <w:spacing w:before="240" w:line="0" w:lineRule="atLeast"/>
            <w:ind w:left="360" w:hanging="360"/>
          </w:pPr>
        </w:pPrChange>
      </w:pPr>
      <w:bookmarkStart w:id="1064" w:name="_Toc531502214"/>
      <w:r w:rsidRPr="00CF739D">
        <w:t xml:space="preserve">Mục tiêu </w:t>
      </w:r>
      <w:r w:rsidR="003166DB" w:rsidRPr="00920004">
        <w:rPr>
          <w:lang w:val="en-US"/>
        </w:rPr>
        <w:t>đề tài</w:t>
      </w:r>
      <w:bookmarkEnd w:id="1064"/>
    </w:p>
    <w:p w14:paraId="0EF32336" w14:textId="77777777" w:rsidR="00476B40" w:rsidRPr="00CF739D" w:rsidRDefault="00476B40">
      <w:pPr>
        <w:ind w:firstLine="720"/>
        <w:pPrChange w:id="1065" w:author="phuong vu" w:date="2018-12-02T22:47:00Z">
          <w:pPr>
            <w:ind w:firstLine="360"/>
          </w:pPr>
        </w:pPrChange>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7C1FC17C"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ins w:id="1066" w:author="phuong vu" w:date="2018-12-02T22:47:00Z">
        <w:r w:rsidR="0001325D">
          <w:rPr>
            <w:lang w:val="en-US"/>
          </w:rPr>
          <w:t>w</w:t>
        </w:r>
      </w:ins>
      <w:del w:id="1067" w:author="phuong vu" w:date="2018-12-02T22:47:00Z">
        <w:r w:rsidRPr="00CF739D" w:rsidDel="0001325D">
          <w:delText>W</w:delText>
        </w:r>
      </w:del>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pPr>
        <w:ind w:firstLine="720"/>
        <w:pPrChange w:id="1068" w:author="phuong vu" w:date="2018-12-02T08:22:00Z">
          <w:pPr>
            <w:ind w:firstLine="360"/>
          </w:pPr>
        </w:pPrChange>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rsidP="00F3456A">
      <w:pPr>
        <w:pStyle w:val="Heading2"/>
        <w:numPr>
          <w:ilvl w:val="0"/>
          <w:numId w:val="72"/>
        </w:numPr>
        <w:ind w:left="360"/>
        <w:pPrChange w:id="1069" w:author="phuong vu" w:date="2018-12-02T23:59:00Z">
          <w:pPr>
            <w:pStyle w:val="Heading2"/>
            <w:numPr>
              <w:ilvl w:val="0"/>
              <w:numId w:val="72"/>
            </w:numPr>
            <w:spacing w:before="240" w:line="0" w:lineRule="atLeast"/>
            <w:ind w:left="360" w:hanging="360"/>
          </w:pPr>
        </w:pPrChange>
      </w:pPr>
      <w:bookmarkStart w:id="1070" w:name="_Toc531502215"/>
      <w:r w:rsidRPr="00CF739D">
        <w:lastRenderedPageBreak/>
        <w:t>Đối tượng nghiên cứu</w:t>
      </w:r>
      <w:bookmarkEnd w:id="1070"/>
    </w:p>
    <w:p w14:paraId="4E929338" w14:textId="1A45F976" w:rsidR="00476B40" w:rsidRPr="00CF739D" w:rsidDel="00F3456A" w:rsidRDefault="00F3456A" w:rsidP="00CF739D">
      <w:pPr>
        <w:ind w:firstLine="360"/>
        <w:rPr>
          <w:del w:id="1071" w:author="phuong vu" w:date="2018-12-03T00:00:00Z"/>
        </w:rPr>
      </w:pPr>
      <w:ins w:id="1072" w:author="phuong vu" w:date="2018-12-03T00:00:00Z">
        <w:r w:rsidRPr="00886731">
          <w:t>Trong đề tài chúng tôi nghiên cứu về mô hình quản lí một cửa hàng giặt ủi với nhiều chi nhánh (hay điểm xử lí giặt ủi khác nhau). Tìm hiểu giải thuật hàng đợi nhiều trạm để hỗ trợ việc sắp xếp đơn hàng</w:t>
        </w:r>
      </w:ins>
      <w:del w:id="1073" w:author="phuong vu" w:date="2018-12-03T00:00:00Z">
        <w:r w:rsidR="00476B40" w:rsidRPr="00CF739D" w:rsidDel="00F3456A">
          <w:delText>Đề tài nghiên cứu về mô hình quản lí một cửa hàng giặt ủi với nhiều chi nhánh (hay</w:delText>
        </w:r>
        <w:r w:rsidR="00E13565" w:rsidRPr="00920004" w:rsidDel="00F3456A">
          <w:rPr>
            <w:lang w:val="en-US"/>
          </w:rPr>
          <w:delText xml:space="preserve"> địa</w:delText>
        </w:r>
        <w:r w:rsidR="00476B40" w:rsidRPr="00CF739D" w:rsidDel="00F3456A">
          <w:delText xml:space="preserve"> điểm xử lí giặt ủi khác nhau). Đối tượng nghiên cứu mà đề tài hướng tới quản lí được các đơn hàng ở mỗi chi nhánh khác.</w:delText>
        </w:r>
      </w:del>
    </w:p>
    <w:p w14:paraId="6826AF85" w14:textId="60BDDA26" w:rsidR="00476B40" w:rsidRPr="00CF739D" w:rsidRDefault="00476B40" w:rsidP="00CF739D">
      <w:pPr>
        <w:ind w:firstLine="360"/>
      </w:pPr>
      <w:del w:id="1074" w:author="phuong vu" w:date="2018-12-03T00:00:00Z">
        <w:r w:rsidRPr="00CF739D" w:rsidDel="00F3456A">
          <w:delText xml:space="preserve">Nghiên cứu cách đặt đơn hàng giặt ủi bằng ứng dụng điện thoại, hỗ trợ người dùng tạo đơn hàng nhanh </w:delText>
        </w:r>
        <w:r w:rsidR="00184C15" w:rsidRPr="00920004" w:rsidDel="00F3456A">
          <w:delText>cho</w:delText>
        </w:r>
        <w:r w:rsidRPr="00CF739D" w:rsidDel="00F3456A">
          <w:delText>ng không cần bỏ thời gian ra tận địa điểm giặt ủ</w:delText>
        </w:r>
      </w:del>
      <w:ins w:id="1075" w:author="phuong vu" w:date="2018-12-03T00:00:00Z">
        <w:r w:rsidR="00F3456A">
          <w:rPr>
            <w:lang w:val="en-US"/>
          </w:rPr>
          <w:t>.</w:t>
        </w:r>
      </w:ins>
      <w:del w:id="1076" w:author="phuong vu" w:date="2018-12-03T00:00:00Z">
        <w:r w:rsidRPr="00CF739D" w:rsidDel="00F3456A">
          <w:delText>i.</w:delText>
        </w:r>
      </w:del>
    </w:p>
    <w:p w14:paraId="5DEFFA37" w14:textId="73883004" w:rsidR="00476B40" w:rsidRPr="00CF739D" w:rsidRDefault="00476B40" w:rsidP="00F3456A">
      <w:pPr>
        <w:pStyle w:val="Heading2"/>
        <w:numPr>
          <w:ilvl w:val="0"/>
          <w:numId w:val="72"/>
        </w:numPr>
        <w:ind w:left="360"/>
        <w:pPrChange w:id="1077" w:author="phuong vu" w:date="2018-12-02T23:59:00Z">
          <w:pPr>
            <w:pStyle w:val="Heading2"/>
            <w:numPr>
              <w:ilvl w:val="0"/>
              <w:numId w:val="72"/>
            </w:numPr>
            <w:spacing w:before="240" w:line="0" w:lineRule="atLeast"/>
            <w:ind w:left="360" w:hanging="360"/>
          </w:pPr>
        </w:pPrChange>
      </w:pPr>
      <w:bookmarkStart w:id="1078" w:name="_Toc531502216"/>
      <w:r w:rsidRPr="00920004">
        <w:t>Phạm vi nghiên c</w:t>
      </w:r>
      <w:r w:rsidRPr="00CF739D">
        <w:t>ứu</w:t>
      </w:r>
      <w:bookmarkEnd w:id="1078"/>
    </w:p>
    <w:p w14:paraId="1774589E" w14:textId="77777777" w:rsidR="00F3456A" w:rsidRPr="00886731" w:rsidRDefault="00F3456A" w:rsidP="00F3456A">
      <w:pPr>
        <w:ind w:firstLine="360"/>
        <w:rPr>
          <w:ins w:id="1079" w:author="phuong vu" w:date="2018-12-03T00:00:00Z"/>
        </w:rPr>
        <w:pPrChange w:id="1080" w:author="phuong vu" w:date="2018-12-03T00:00:00Z">
          <w:pPr>
            <w:pStyle w:val="ListParagraph"/>
            <w:numPr>
              <w:numId w:val="72"/>
            </w:numPr>
            <w:ind w:left="810" w:hanging="360"/>
          </w:pPr>
        </w:pPrChange>
      </w:pPr>
      <w:ins w:id="1081" w:author="phuong vu" w:date="2018-12-03T00:00:00Z">
        <w:r w:rsidRPr="00C72765">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ins>
    </w:p>
    <w:p w14:paraId="5A5F0099" w14:textId="2153A6A4" w:rsidR="00476B40" w:rsidRPr="00CF739D" w:rsidDel="00F3456A" w:rsidRDefault="00F3456A" w:rsidP="00F3456A">
      <w:pPr>
        <w:numPr>
          <w:ilvl w:val="0"/>
          <w:numId w:val="72"/>
        </w:numPr>
        <w:ind w:left="0" w:firstLine="450"/>
        <w:rPr>
          <w:del w:id="1082" w:author="phuong vu" w:date="2018-12-03T00:00:00Z"/>
        </w:rPr>
        <w:pPrChange w:id="1083" w:author="phuong vu" w:date="2018-12-03T00:00:00Z">
          <w:pPr>
            <w:pStyle w:val="ListParagraph"/>
            <w:numPr>
              <w:numId w:val="72"/>
            </w:numPr>
            <w:ind w:left="810" w:hanging="360"/>
          </w:pPr>
        </w:pPrChange>
      </w:pPr>
      <w:ins w:id="1084" w:author="phuong vu" w:date="2018-12-03T00:00:00Z">
        <w:r w:rsidRPr="00886731">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r w:rsidRPr="00CF739D" w:rsidDel="00F3456A">
          <w:t xml:space="preserve"> </w:t>
        </w:r>
      </w:ins>
      <w:del w:id="1085" w:author="phuong vu" w:date="2018-12-03T00:00:00Z">
        <w:r w:rsidR="00476B40" w:rsidRPr="00CF739D" w:rsidDel="00F3456A">
          <w:delText>Nghiên cứu cách phân chia các đơn hàng theo từng chi nhánh khác nhau. Bên cạnh đó, nhận biết được các đối tượng người dùng tác động đến hệ thống và phân chia quyền hạn tương tác với hệ thống</w:delText>
        </w:r>
        <w:r w:rsidR="00E13565" w:rsidRPr="00F3456A" w:rsidDel="00F3456A">
          <w:rPr>
            <w:lang w:val="en-US"/>
            <w:rPrChange w:id="1086" w:author="phuong vu" w:date="2018-12-03T00:00:00Z">
              <w:rPr>
                <w:lang w:val="en-US"/>
              </w:rPr>
            </w:rPrChange>
          </w:rPr>
          <w:delText xml:space="preserve"> tương ứng</w:delText>
        </w:r>
        <w:r w:rsidR="00476B40" w:rsidRPr="00CF739D" w:rsidDel="00F3456A">
          <w:delText>.</w:delText>
        </w:r>
      </w:del>
    </w:p>
    <w:p w14:paraId="09A6C7A6" w14:textId="67793A2B" w:rsidR="00476B40" w:rsidRPr="00CF739D" w:rsidDel="00F3456A" w:rsidRDefault="00476B40" w:rsidP="00F3456A">
      <w:pPr>
        <w:ind w:firstLine="450"/>
        <w:rPr>
          <w:del w:id="1087" w:author="phuong vu" w:date="2018-12-03T00:00:00Z"/>
        </w:rPr>
        <w:pPrChange w:id="1088" w:author="phuong vu" w:date="2018-12-03T00:00:00Z">
          <w:pPr>
            <w:pStyle w:val="ListParagraph"/>
          </w:pPr>
        </w:pPrChange>
      </w:pPr>
      <w:del w:id="1089" w:author="phuong vu" w:date="2018-12-03T00:00:00Z">
        <w:r w:rsidRPr="00CF739D" w:rsidDel="00F3456A">
          <w:delTex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delText>
        </w:r>
      </w:del>
    </w:p>
    <w:p w14:paraId="3B691A58" w14:textId="7CA66B6E" w:rsidR="00476B40" w:rsidRPr="00CF739D" w:rsidRDefault="00476B40" w:rsidP="00F3456A">
      <w:pPr>
        <w:ind w:firstLine="450"/>
        <w:pPrChange w:id="1090" w:author="phuong vu" w:date="2018-12-03T00:00:00Z">
          <w:pPr>
            <w:pStyle w:val="ListParagraph"/>
          </w:pPr>
        </w:pPrChange>
      </w:pPr>
      <w:del w:id="1091" w:author="phuong vu" w:date="2018-12-03T00:00:00Z">
        <w:r w:rsidRPr="00CF739D" w:rsidDel="00F3456A">
          <w:delTex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delText>
        </w:r>
      </w:del>
      <w:r w:rsidRPr="00CF739D">
        <w:t>.</w:t>
      </w:r>
    </w:p>
    <w:p w14:paraId="452E503B" w14:textId="31C3EE8D" w:rsidR="00B81776" w:rsidRPr="00CF739D" w:rsidRDefault="00370B8C" w:rsidP="00F3456A">
      <w:pPr>
        <w:pStyle w:val="Heading2"/>
        <w:numPr>
          <w:ilvl w:val="0"/>
          <w:numId w:val="72"/>
        </w:numPr>
        <w:ind w:left="360"/>
        <w:rPr>
          <w:lang w:val="en-US"/>
        </w:rPr>
        <w:pPrChange w:id="1092" w:author="phuong vu" w:date="2018-12-03T00:01:00Z">
          <w:pPr>
            <w:pStyle w:val="Heading2"/>
            <w:numPr>
              <w:ilvl w:val="0"/>
              <w:numId w:val="72"/>
            </w:numPr>
            <w:spacing w:before="240" w:line="0" w:lineRule="atLeast"/>
            <w:ind w:left="360" w:hanging="360"/>
          </w:pPr>
        </w:pPrChange>
      </w:pPr>
      <w:bookmarkStart w:id="1093" w:name="_Toc531502217"/>
      <w:r w:rsidRPr="00920004">
        <w:rPr>
          <w:lang w:val="en-US"/>
        </w:rPr>
        <w:t>Phương pháp nghiên cứu</w:t>
      </w:r>
      <w:bookmarkEnd w:id="1093"/>
    </w:p>
    <w:p w14:paraId="4D195C1B" w14:textId="6B65F689" w:rsidR="00F3456A" w:rsidRPr="00927AE5" w:rsidRDefault="00F3456A" w:rsidP="00F3456A">
      <w:pPr>
        <w:spacing w:after="0"/>
        <w:ind w:firstLine="450"/>
        <w:rPr>
          <w:ins w:id="1094" w:author="phuong vu" w:date="2018-12-03T00:00:00Z"/>
          <w:rFonts w:ascii="Times New Roman" w:eastAsia="Arial" w:hAnsi="Times New Roman" w:cs="Times New Roman"/>
          <w:lang w:val="en-US"/>
          <w:rPrChange w:id="1095" w:author="phuong vu" w:date="2018-12-03T00:02:00Z">
            <w:rPr>
              <w:ins w:id="1096" w:author="phuong vu" w:date="2018-12-03T00:00:00Z"/>
            </w:rPr>
          </w:rPrChange>
        </w:rPr>
        <w:pPrChange w:id="1097" w:author="phuong vu" w:date="2018-12-03T00:01:00Z">
          <w:pPr>
            <w:pStyle w:val="ListParagraph"/>
            <w:numPr>
              <w:numId w:val="72"/>
            </w:numPr>
            <w:spacing w:after="0"/>
            <w:ind w:left="810" w:hanging="360"/>
          </w:pPr>
        </w:pPrChange>
      </w:pPr>
      <w:ins w:id="1098" w:author="phuong vu" w:date="2018-12-03T00:00:00Z">
        <w:r w:rsidRPr="00F3456A">
          <w:rPr>
            <w:rFonts w:ascii="Times New Roman" w:eastAsia="Arial" w:hAnsi="Times New Roman" w:cs="Times New Roman"/>
            <w:rPrChange w:id="1099" w:author="phuong vu" w:date="2018-12-03T00:00:00Z">
              <w:rPr/>
            </w:rPrChange>
          </w:rPr>
          <w:t>Về mặt lý thuyết, chúng tôi nghiên cứu cách phân tích, thiết kế hệ thống và thiết kế các mô hình: Sơ đồ Use Case, mô hình dữ liệu mức quan niệm (CDM), thiết kế cở sở dữ liệu</w:t>
        </w:r>
      </w:ins>
      <w:ins w:id="1100" w:author="phuong vu" w:date="2018-12-03T00:02:00Z">
        <w:r w:rsidR="00927AE5">
          <w:rPr>
            <w:rFonts w:ascii="Times New Roman" w:eastAsia="Arial" w:hAnsi="Times New Roman" w:cs="Times New Roman"/>
            <w:lang w:val="en-US"/>
          </w:rPr>
          <w:t>.</w:t>
        </w:r>
      </w:ins>
    </w:p>
    <w:p w14:paraId="6E9EE674" w14:textId="60EF565E" w:rsidR="00476B40" w:rsidRPr="00F3456A" w:rsidDel="00F3456A" w:rsidRDefault="00F3456A" w:rsidP="00F3456A">
      <w:pPr>
        <w:numPr>
          <w:ilvl w:val="0"/>
          <w:numId w:val="72"/>
        </w:numPr>
        <w:spacing w:line="0" w:lineRule="atLeast"/>
        <w:ind w:left="0" w:firstLine="450"/>
        <w:contextualSpacing w:val="0"/>
        <w:rPr>
          <w:del w:id="1101" w:author="phuong vu" w:date="2018-12-03T00:00:00Z"/>
          <w:lang w:val="en-US"/>
          <w:rPrChange w:id="1102" w:author="phuong vu" w:date="2018-12-03T00:01:00Z">
            <w:rPr>
              <w:del w:id="1103" w:author="phuong vu" w:date="2018-12-03T00:00:00Z"/>
              <w:lang w:val="en-US"/>
            </w:rPr>
          </w:rPrChange>
        </w:rPr>
        <w:pPrChange w:id="1104" w:author="phuong vu" w:date="2018-12-03T00:01:00Z">
          <w:pPr>
            <w:pStyle w:val="ListParagraph"/>
            <w:numPr>
              <w:numId w:val="72"/>
            </w:numPr>
            <w:spacing w:line="0" w:lineRule="atLeast"/>
            <w:ind w:left="810" w:hanging="360"/>
            <w:contextualSpacing w:val="0"/>
          </w:pPr>
        </w:pPrChange>
      </w:pPr>
      <w:ins w:id="1105" w:author="phuong vu" w:date="2018-12-03T00:00:00Z">
        <w:r w:rsidRPr="00F3456A">
          <w:rPr>
            <w:rFonts w:ascii="Times New Roman" w:eastAsia="Arial" w:hAnsi="Times New Roman" w:cs="Times New Roman"/>
            <w:rPrChange w:id="1106" w:author="phuong vu" w:date="2018-12-03T00:01:00Z">
              <w:rPr/>
            </w:rPrChange>
          </w:rPr>
          <w:t>Về mặt chức năng, chúng tôi tìm hiểu về nền tảng Android và cách lập trình Android tạo nên ứng dụng cho người dùng. Sử dụng GraphQL, Postgraphile, PostgresSQL, JWT xây dựng server phục vụ truy vấn dữ liệu và xử lí dữ liệu. Đồng thời, xây dựng website quản lí bằng ReactJS. Sử dụng Apollo Client để nối kết với server.</w:t>
        </w:r>
      </w:ins>
      <w:del w:id="1107" w:author="phuong vu" w:date="2018-12-03T00:00:00Z">
        <w:r w:rsidR="00476B40" w:rsidRPr="00F3456A" w:rsidDel="00F3456A">
          <w:rPr>
            <w:lang w:val="en-US"/>
            <w:rPrChange w:id="1108" w:author="phuong vu" w:date="2018-12-03T00:01:00Z">
              <w:rPr>
                <w:lang w:val="en-US"/>
              </w:rPr>
            </w:rPrChange>
          </w:rPr>
          <w:delText>Về lý thuyết:</w:delText>
        </w:r>
        <w:r w:rsidR="001374D6" w:rsidRPr="00F3456A" w:rsidDel="00F3456A">
          <w:rPr>
            <w:lang w:val="en-US"/>
            <w:rPrChange w:id="1109" w:author="phuong vu" w:date="2018-12-03T00:01:00Z">
              <w:rPr>
                <w:lang w:val="en-US"/>
              </w:rPr>
            </w:rPrChange>
          </w:rPr>
          <w:delText xml:space="preserve"> </w:delText>
        </w:r>
        <w:r w:rsidR="00476B40" w:rsidRPr="00F3456A" w:rsidDel="00F3456A">
          <w:rPr>
            <w:lang w:val="en-US"/>
            <w:rPrChange w:id="1110" w:author="phuong vu" w:date="2018-12-03T00:01:00Z">
              <w:rPr>
                <w:lang w:val="en-US"/>
              </w:rPr>
            </w:rPrChange>
          </w:rPr>
          <w:delText>Nghiên cứu cách phân tích, thiết kế hệ thống và thiết kế các mô hình: Sơ đồ Use Case, mô hình dữ liệu mức quan niệm (CDM), thiết kế cở sở dữ liệu.</w:delText>
        </w:r>
      </w:del>
    </w:p>
    <w:p w14:paraId="5E5B5CC5" w14:textId="4A63C92D" w:rsidR="00476B40" w:rsidRPr="00920004" w:rsidDel="00F3456A" w:rsidRDefault="00476B40" w:rsidP="00F3456A">
      <w:pPr>
        <w:ind w:firstLine="450"/>
        <w:rPr>
          <w:del w:id="1111" w:author="phuong vu" w:date="2018-12-03T00:00:00Z"/>
          <w:lang w:val="en-US"/>
        </w:rPr>
        <w:pPrChange w:id="1112" w:author="phuong vu" w:date="2018-12-03T00:01:00Z">
          <w:pPr>
            <w:pStyle w:val="ListParagraph"/>
          </w:pPr>
        </w:pPrChange>
      </w:pPr>
      <w:del w:id="1113" w:author="phuong vu" w:date="2018-12-03T00:00:00Z">
        <w:r w:rsidRPr="00920004" w:rsidDel="00F3456A">
          <w:rPr>
            <w:lang w:val="en-US"/>
          </w:rPr>
          <w:delText>Về chức năng:</w:delText>
        </w:r>
      </w:del>
    </w:p>
    <w:p w14:paraId="3F5A6D0D" w14:textId="01535E4B" w:rsidR="00F60EFE" w:rsidRPr="00920004" w:rsidDel="00F3456A" w:rsidRDefault="00F60EFE" w:rsidP="00F3456A">
      <w:pPr>
        <w:ind w:firstLine="450"/>
        <w:rPr>
          <w:del w:id="1114" w:author="phuong vu" w:date="2018-12-03T00:00:00Z"/>
          <w:lang w:val="en-US"/>
        </w:rPr>
        <w:pPrChange w:id="1115" w:author="phuong vu" w:date="2018-12-03T00:01:00Z">
          <w:pPr>
            <w:pStyle w:val="ListParagraph"/>
          </w:pPr>
        </w:pPrChange>
      </w:pPr>
      <w:del w:id="1116" w:author="phuong vu" w:date="2018-12-03T00:00:00Z">
        <w:r w:rsidRPr="00920004" w:rsidDel="00F3456A">
          <w:rPr>
            <w:lang w:val="en-US"/>
          </w:rPr>
          <w:delText xml:space="preserve">- Tìm hiểu về nền tảng </w:delText>
        </w:r>
        <w:r w:rsidR="00083585" w:rsidRPr="00920004" w:rsidDel="00F3456A">
          <w:rPr>
            <w:lang w:val="en-US"/>
          </w:rPr>
          <w:delText>Android</w:delText>
        </w:r>
        <w:r w:rsidRPr="00920004" w:rsidDel="00F3456A">
          <w:rPr>
            <w:lang w:val="en-US"/>
          </w:rPr>
          <w:delText xml:space="preserve"> và cách lập trình </w:delText>
        </w:r>
        <w:r w:rsidR="00083585" w:rsidRPr="00920004" w:rsidDel="00F3456A">
          <w:rPr>
            <w:lang w:val="en-US"/>
          </w:rPr>
          <w:delText>Android</w:delText>
        </w:r>
        <w:r w:rsidRPr="00920004" w:rsidDel="00F3456A">
          <w:rPr>
            <w:lang w:val="en-US"/>
          </w:rPr>
          <w:delText xml:space="preserve"> tạo nên ứng dụng cho người dùng.</w:delText>
        </w:r>
      </w:del>
    </w:p>
    <w:p w14:paraId="11B0C49F" w14:textId="3DAEA168" w:rsidR="00476B40" w:rsidRPr="00920004" w:rsidDel="00F3456A" w:rsidRDefault="00F60EFE" w:rsidP="00F3456A">
      <w:pPr>
        <w:ind w:firstLine="450"/>
        <w:rPr>
          <w:del w:id="1117" w:author="phuong vu" w:date="2018-12-03T00:00:00Z"/>
          <w:lang w:val="en-US"/>
        </w:rPr>
        <w:pPrChange w:id="1118" w:author="phuong vu" w:date="2018-12-03T00:01:00Z">
          <w:pPr>
            <w:pStyle w:val="ListParagraph"/>
          </w:pPr>
        </w:pPrChange>
      </w:pPr>
      <w:del w:id="1119" w:author="phuong vu" w:date="2018-12-03T00:00:00Z">
        <w:r w:rsidRPr="00920004" w:rsidDel="00F3456A">
          <w:rPr>
            <w:lang w:val="en-US"/>
          </w:rPr>
          <w:delText xml:space="preserve">- Sử dụng GraphQL, Postgraphile, PostgresSQL, JWT nhằm nên </w:delText>
        </w:r>
        <w:r w:rsidR="00184C15" w:rsidRPr="00920004" w:rsidDel="00F3456A">
          <w:rPr>
            <w:lang w:val="en-US"/>
          </w:rPr>
          <w:delText>máy chủ</w:delText>
        </w:r>
        <w:r w:rsidRPr="00920004" w:rsidDel="00F3456A">
          <w:rPr>
            <w:lang w:val="en-US"/>
          </w:rPr>
          <w:delText xml:space="preserve"> phục vụ truy vấn dữ liệu và xử lí dữ liệu.</w:delText>
        </w:r>
      </w:del>
    </w:p>
    <w:p w14:paraId="56BDD8A1" w14:textId="5C5F3FA4" w:rsidR="00F60EFE" w:rsidRPr="00920004" w:rsidRDefault="00F60EFE" w:rsidP="00F3456A">
      <w:pPr>
        <w:ind w:firstLine="450"/>
        <w:rPr>
          <w:lang w:val="en-US"/>
        </w:rPr>
        <w:pPrChange w:id="1120" w:author="phuong vu" w:date="2018-12-03T00:01:00Z">
          <w:pPr>
            <w:pStyle w:val="ListParagraph"/>
          </w:pPr>
        </w:pPrChange>
      </w:pPr>
      <w:del w:id="1121" w:author="phuong vu" w:date="2018-12-03T00:00:00Z">
        <w:r w:rsidRPr="00920004" w:rsidDel="00F3456A">
          <w:rPr>
            <w:lang w:val="en-US"/>
          </w:rPr>
          <w:delText>- Xây dựng website quản lí bằng ReactJS</w:delText>
        </w:r>
        <w:r w:rsidR="003166DB" w:rsidRPr="00920004" w:rsidDel="00F3456A">
          <w:rPr>
            <w:lang w:val="en-US"/>
          </w:rPr>
          <w:delText xml:space="preserve">. Sử dụng Apollo Client để nối kết với </w:delText>
        </w:r>
        <w:r w:rsidR="00184C15" w:rsidRPr="00920004" w:rsidDel="00F3456A">
          <w:rPr>
            <w:lang w:val="en-US"/>
          </w:rPr>
          <w:delText>máy chủ</w:delText>
        </w:r>
        <w:r w:rsidR="003166DB" w:rsidRPr="00920004" w:rsidDel="00F3456A">
          <w:rPr>
            <w:lang w:val="en-US"/>
          </w:rPr>
          <w:delText>.</w:delText>
        </w:r>
      </w:del>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rsidP="00F3456A">
      <w:pPr>
        <w:pStyle w:val="Heading2"/>
        <w:numPr>
          <w:ilvl w:val="0"/>
          <w:numId w:val="72"/>
        </w:numPr>
        <w:ind w:left="360"/>
        <w:rPr>
          <w:lang w:val="en-US"/>
        </w:rPr>
        <w:pPrChange w:id="1122" w:author="phuong vu" w:date="2018-12-03T00:01:00Z">
          <w:pPr>
            <w:pStyle w:val="Heading2"/>
            <w:numPr>
              <w:ilvl w:val="0"/>
              <w:numId w:val="72"/>
            </w:numPr>
            <w:spacing w:before="240" w:line="0" w:lineRule="atLeast"/>
            <w:ind w:left="360" w:hanging="360"/>
          </w:pPr>
        </w:pPrChange>
      </w:pPr>
      <w:bookmarkStart w:id="1123" w:name="_Toc531502218"/>
      <w:r w:rsidRPr="00920004">
        <w:rPr>
          <w:lang w:val="en-US"/>
        </w:rPr>
        <w:lastRenderedPageBreak/>
        <w:t>Nộ</w:t>
      </w:r>
      <w:r w:rsidRPr="00CF739D">
        <w:rPr>
          <w:lang w:val="en-US"/>
        </w:rPr>
        <w:t>i dung nghiên cứu</w:t>
      </w:r>
      <w:bookmarkEnd w:id="1123"/>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08E0CEB3" w:rsidR="00E35500" w:rsidRPr="00A17FA5" w:rsidRDefault="002043D6">
      <w:pPr>
        <w:pStyle w:val="Caption"/>
      </w:pPr>
      <w:bookmarkStart w:id="1124" w:name="_Toc481738529"/>
      <w:r w:rsidRPr="00A17FA5">
        <w:t xml:space="preserve">Bảng </w:t>
      </w:r>
      <w:r w:rsidR="00483E7B" w:rsidRPr="00CF739D">
        <w:fldChar w:fldCharType="begin"/>
      </w:r>
      <w:r w:rsidR="00483E7B" w:rsidRPr="00CF739D">
        <w:instrText xml:space="preserve"> SUBJECT  </w:instrText>
      </w:r>
      <w:r w:rsidR="00483E7B" w:rsidRPr="00CF739D">
        <w:fldChar w:fldCharType="end"/>
      </w:r>
      <w:r w:rsidR="001B1BC1">
        <w:rPr>
          <w:noProof/>
        </w:rPr>
        <w:fldChar w:fldCharType="begin"/>
      </w:r>
      <w:r w:rsidR="001B1BC1">
        <w:rPr>
          <w:noProof/>
        </w:rPr>
        <w:instrText xml:space="preserve"> SEQ Bảng \* ARABIC \s 1 </w:instrText>
      </w:r>
      <w:r w:rsidR="001B1BC1">
        <w:rPr>
          <w:noProof/>
        </w:rPr>
        <w:fldChar w:fldCharType="separate"/>
      </w:r>
      <w:r w:rsidR="00D24C07">
        <w:rPr>
          <w:noProof/>
        </w:rPr>
        <w:t>1</w:t>
      </w:r>
      <w:r w:rsidR="001B1BC1">
        <w:rPr>
          <w:noProof/>
        </w:rPr>
        <w:fldChar w:fldCharType="end"/>
      </w:r>
      <w:r w:rsidRPr="00A17FA5">
        <w:t xml:space="preserve"> Thành viên nhóm</w:t>
      </w:r>
      <w:bookmarkEnd w:id="1124"/>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CF739D">
            <w:r w:rsidRPr="00CF739D">
              <w:rPr>
                <w:rStyle w:val="eop"/>
                <w:rFonts w:eastAsiaTheme="majorEastAsia"/>
              </w:rPr>
              <w:t> </w:t>
            </w:r>
          </w:p>
        </w:tc>
      </w:tr>
    </w:tbl>
    <w:p w14:paraId="5CBFE9AA" w14:textId="6A1CAED0" w:rsidR="00AB715C" w:rsidRPr="00CF739D" w:rsidRDefault="002043D6" w:rsidP="00CF739D">
      <w:pPr>
        <w:pStyle w:val="Caption"/>
      </w:pPr>
      <w:bookmarkStart w:id="1125" w:name="_Toc481738530"/>
      <w:r w:rsidRPr="00CF739D">
        <w:t xml:space="preserve">Bảng </w:t>
      </w:r>
      <w:r w:rsidRPr="00CF739D">
        <w:rPr>
          <w:noProof/>
        </w:rPr>
        <w:fldChar w:fldCharType="begin"/>
      </w:r>
      <w:r w:rsidRPr="00CF739D">
        <w:rPr>
          <w:noProof/>
        </w:rPr>
        <w:instrText xml:space="preserve"> SEQ Bảng \* ARABIC \s 1 </w:instrText>
      </w:r>
      <w:r w:rsidRPr="00CF739D">
        <w:rPr>
          <w:noProof/>
        </w:rPr>
        <w:fldChar w:fldCharType="separate"/>
      </w:r>
      <w:r w:rsidR="00B5490C">
        <w:rPr>
          <w:noProof/>
        </w:rPr>
        <w:t>2</w:t>
      </w:r>
      <w:r w:rsidRPr="00CF739D">
        <w:rPr>
          <w:noProof/>
        </w:rPr>
        <w:fldChar w:fldCharType="end"/>
      </w:r>
      <w:r w:rsidRPr="00CF739D">
        <w:t xml:space="preserve"> Phân công công việc</w:t>
      </w:r>
      <w:bookmarkEnd w:id="1125"/>
    </w:p>
    <w:p w14:paraId="057E4F22" w14:textId="13E7B353" w:rsidR="002A5978" w:rsidRPr="00920004" w:rsidRDefault="002A5978" w:rsidP="00F3456A">
      <w:pPr>
        <w:pStyle w:val="Heading2"/>
        <w:numPr>
          <w:ilvl w:val="0"/>
          <w:numId w:val="72"/>
        </w:numPr>
        <w:ind w:left="360"/>
        <w:rPr>
          <w:lang w:val="en-US"/>
        </w:rPr>
        <w:pPrChange w:id="1126" w:author="phuong vu" w:date="2018-12-03T00:01:00Z">
          <w:pPr>
            <w:pStyle w:val="Heading2"/>
            <w:numPr>
              <w:ilvl w:val="0"/>
              <w:numId w:val="72"/>
            </w:numPr>
            <w:spacing w:before="240" w:line="0" w:lineRule="atLeast"/>
            <w:ind w:left="360" w:hanging="360"/>
          </w:pPr>
        </w:pPrChange>
      </w:pPr>
      <w:bookmarkStart w:id="1127" w:name="_Toc531502219"/>
      <w:r w:rsidRPr="00920004">
        <w:rPr>
          <w:lang w:val="en-US"/>
        </w:rPr>
        <w:t>B</w:t>
      </w:r>
      <w:r w:rsidRPr="00CF739D">
        <w:rPr>
          <w:lang w:val="en-US"/>
        </w:rPr>
        <w:t>ố cục quyển luận văn</w:t>
      </w:r>
      <w:bookmarkEnd w:id="1127"/>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0C538E97" w14:textId="1ABF7573" w:rsidR="00382451" w:rsidRPr="00CF739D" w:rsidRDefault="00382451" w:rsidP="00CF739D">
      <w:pPr>
        <w:pStyle w:val="Style1"/>
        <w:spacing w:before="240" w:line="0" w:lineRule="atLeast"/>
        <w:rPr>
          <w:rFonts w:cstheme="majorHAnsi"/>
        </w:rPr>
      </w:pPr>
      <w:bookmarkStart w:id="1128" w:name="_Toc530657334"/>
      <w:bookmarkStart w:id="1129" w:name="_Toc531502220"/>
      <w:bookmarkEnd w:id="1128"/>
      <w:r w:rsidRPr="00CF739D">
        <w:rPr>
          <w:rFonts w:cstheme="majorHAnsi"/>
        </w:rPr>
        <w:lastRenderedPageBreak/>
        <w:t>PHẦN NỘI DUNG</w:t>
      </w:r>
      <w:bookmarkEnd w:id="1129"/>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1130" w:name="_Toc531502221"/>
      <w:r w:rsidRPr="00CF739D">
        <w:rPr>
          <w:rFonts w:cstheme="majorHAnsi"/>
          <w:szCs w:val="28"/>
        </w:rPr>
        <w:t>ĐẶC TẢ YÊU CẦU</w:t>
      </w:r>
      <w:bookmarkEnd w:id="1130"/>
    </w:p>
    <w:p w14:paraId="77E44620" w14:textId="33B4B6E0" w:rsidR="00382451" w:rsidRPr="00CF739D" w:rsidRDefault="00382451">
      <w:pPr>
        <w:pStyle w:val="Heading2"/>
        <w:pPrChange w:id="1131" w:author="phuong vu" w:date="2018-12-02T09:08:00Z">
          <w:pPr>
            <w:pStyle w:val="Heading2"/>
            <w:spacing w:before="240" w:line="0" w:lineRule="atLeast"/>
          </w:pPr>
        </w:pPrChange>
      </w:pPr>
      <w:bookmarkStart w:id="1132" w:name="_Toc530657335"/>
      <w:bookmarkStart w:id="1133" w:name="_Toc530658278"/>
      <w:bookmarkStart w:id="1134" w:name="_Toc530662003"/>
      <w:bookmarkStart w:id="1135" w:name="_Toc530662470"/>
      <w:bookmarkStart w:id="1136" w:name="_Toc531009386"/>
      <w:bookmarkStart w:id="1137" w:name="_Toc531101622"/>
      <w:bookmarkStart w:id="1138" w:name="_Toc531102570"/>
      <w:bookmarkStart w:id="1139" w:name="_Toc531358810"/>
      <w:bookmarkStart w:id="1140" w:name="_Toc531359791"/>
      <w:bookmarkStart w:id="1141" w:name="_Toc531380633"/>
      <w:bookmarkStart w:id="1142" w:name="_Toc530657336"/>
      <w:bookmarkStart w:id="1143" w:name="_Toc530658279"/>
      <w:bookmarkStart w:id="1144" w:name="_Toc530662004"/>
      <w:bookmarkStart w:id="1145" w:name="_Toc530662471"/>
      <w:bookmarkStart w:id="1146" w:name="_Toc531009387"/>
      <w:bookmarkStart w:id="1147" w:name="_Toc531101623"/>
      <w:bookmarkStart w:id="1148" w:name="_Toc531102571"/>
      <w:bookmarkStart w:id="1149" w:name="_Toc531358811"/>
      <w:bookmarkStart w:id="1150" w:name="_Toc531359792"/>
      <w:bookmarkStart w:id="1151" w:name="_Toc531380634"/>
      <w:bookmarkStart w:id="1152" w:name="_Toc530657337"/>
      <w:bookmarkStart w:id="1153" w:name="_Toc530658280"/>
      <w:bookmarkStart w:id="1154" w:name="_Toc530662005"/>
      <w:bookmarkStart w:id="1155" w:name="_Toc530662472"/>
      <w:bookmarkStart w:id="1156" w:name="_Toc531009388"/>
      <w:bookmarkStart w:id="1157" w:name="_Toc531101624"/>
      <w:bookmarkStart w:id="1158" w:name="_Toc531102572"/>
      <w:bookmarkStart w:id="1159" w:name="_Toc531358812"/>
      <w:bookmarkStart w:id="1160" w:name="_Toc531359793"/>
      <w:bookmarkStart w:id="1161" w:name="_Toc531380635"/>
      <w:bookmarkStart w:id="1162" w:name="_Toc530657338"/>
      <w:bookmarkStart w:id="1163" w:name="_Toc530658281"/>
      <w:bookmarkStart w:id="1164" w:name="_Toc530662006"/>
      <w:bookmarkStart w:id="1165" w:name="_Toc530662473"/>
      <w:bookmarkStart w:id="1166" w:name="_Toc531009389"/>
      <w:bookmarkStart w:id="1167" w:name="_Toc531101625"/>
      <w:bookmarkStart w:id="1168" w:name="_Toc531102573"/>
      <w:bookmarkStart w:id="1169" w:name="_Toc531358813"/>
      <w:bookmarkStart w:id="1170" w:name="_Toc531359794"/>
      <w:bookmarkStart w:id="1171" w:name="_Toc531380636"/>
      <w:bookmarkStart w:id="1172" w:name="_Toc530657339"/>
      <w:bookmarkStart w:id="1173" w:name="_Toc530658282"/>
      <w:bookmarkStart w:id="1174" w:name="_Toc530662007"/>
      <w:bookmarkStart w:id="1175" w:name="_Toc530662474"/>
      <w:bookmarkStart w:id="1176" w:name="_Toc531009390"/>
      <w:bookmarkStart w:id="1177" w:name="_Toc531101626"/>
      <w:bookmarkStart w:id="1178" w:name="_Toc531102574"/>
      <w:bookmarkStart w:id="1179" w:name="_Toc531358814"/>
      <w:bookmarkStart w:id="1180" w:name="_Toc531359795"/>
      <w:bookmarkStart w:id="1181" w:name="_Toc531380637"/>
      <w:bookmarkStart w:id="1182" w:name="_Toc530657340"/>
      <w:bookmarkStart w:id="1183" w:name="_Toc530658283"/>
      <w:bookmarkStart w:id="1184" w:name="_Toc530662008"/>
      <w:bookmarkStart w:id="1185" w:name="_Toc530662475"/>
      <w:bookmarkStart w:id="1186" w:name="_Toc531009391"/>
      <w:bookmarkStart w:id="1187" w:name="_Toc531101627"/>
      <w:bookmarkStart w:id="1188" w:name="_Toc531102575"/>
      <w:bookmarkStart w:id="1189" w:name="_Toc531358815"/>
      <w:bookmarkStart w:id="1190" w:name="_Toc531359796"/>
      <w:bookmarkStart w:id="1191" w:name="_Toc531380638"/>
      <w:bookmarkStart w:id="1192" w:name="_Toc530657341"/>
      <w:bookmarkStart w:id="1193" w:name="_Toc530658284"/>
      <w:bookmarkStart w:id="1194" w:name="_Toc530662009"/>
      <w:bookmarkStart w:id="1195" w:name="_Toc530662476"/>
      <w:bookmarkStart w:id="1196" w:name="_Toc531009392"/>
      <w:bookmarkStart w:id="1197" w:name="_Toc531101628"/>
      <w:bookmarkStart w:id="1198" w:name="_Toc531102576"/>
      <w:bookmarkStart w:id="1199" w:name="_Toc531358816"/>
      <w:bookmarkStart w:id="1200" w:name="_Toc531359797"/>
      <w:bookmarkStart w:id="1201" w:name="_Toc531380639"/>
      <w:bookmarkStart w:id="1202" w:name="_Toc530657342"/>
      <w:bookmarkStart w:id="1203" w:name="_Toc530658285"/>
      <w:bookmarkStart w:id="1204" w:name="_Toc530662010"/>
      <w:bookmarkStart w:id="1205" w:name="_Toc530662477"/>
      <w:bookmarkStart w:id="1206" w:name="_Toc531009393"/>
      <w:bookmarkStart w:id="1207" w:name="_Toc531101629"/>
      <w:bookmarkStart w:id="1208" w:name="_Toc531102577"/>
      <w:bookmarkStart w:id="1209" w:name="_Toc531358817"/>
      <w:bookmarkStart w:id="1210" w:name="_Toc531359798"/>
      <w:bookmarkStart w:id="1211" w:name="_Toc531380640"/>
      <w:bookmarkStart w:id="1212" w:name="_Toc530657343"/>
      <w:bookmarkStart w:id="1213" w:name="_Toc530658286"/>
      <w:bookmarkStart w:id="1214" w:name="_Toc530662011"/>
      <w:bookmarkStart w:id="1215" w:name="_Toc530662478"/>
      <w:bookmarkStart w:id="1216" w:name="_Toc531009394"/>
      <w:bookmarkStart w:id="1217" w:name="_Toc531101630"/>
      <w:bookmarkStart w:id="1218" w:name="_Toc531102578"/>
      <w:bookmarkStart w:id="1219" w:name="_Toc531358818"/>
      <w:bookmarkStart w:id="1220" w:name="_Toc531359799"/>
      <w:bookmarkStart w:id="1221" w:name="_Toc531380641"/>
      <w:bookmarkStart w:id="1222" w:name="_Toc530657344"/>
      <w:bookmarkStart w:id="1223" w:name="_Toc530658287"/>
      <w:bookmarkStart w:id="1224" w:name="_Toc530662012"/>
      <w:bookmarkStart w:id="1225" w:name="_Toc530662479"/>
      <w:bookmarkStart w:id="1226" w:name="_Toc531009395"/>
      <w:bookmarkStart w:id="1227" w:name="_Toc531101631"/>
      <w:bookmarkStart w:id="1228" w:name="_Toc531102579"/>
      <w:bookmarkStart w:id="1229" w:name="_Toc531358819"/>
      <w:bookmarkStart w:id="1230" w:name="_Toc531359800"/>
      <w:bookmarkStart w:id="1231" w:name="_Toc531380642"/>
      <w:bookmarkStart w:id="1232" w:name="_Toc530657345"/>
      <w:bookmarkStart w:id="1233" w:name="_Toc530658288"/>
      <w:bookmarkStart w:id="1234" w:name="_Toc530662013"/>
      <w:bookmarkStart w:id="1235" w:name="_Toc530662480"/>
      <w:bookmarkStart w:id="1236" w:name="_Toc531009396"/>
      <w:bookmarkStart w:id="1237" w:name="_Toc531101632"/>
      <w:bookmarkStart w:id="1238" w:name="_Toc531102580"/>
      <w:bookmarkStart w:id="1239" w:name="_Toc531358820"/>
      <w:bookmarkStart w:id="1240" w:name="_Toc531359801"/>
      <w:bookmarkStart w:id="1241" w:name="_Toc531380643"/>
      <w:bookmarkStart w:id="1242" w:name="_Toc531502222"/>
      <w:bookmarkStart w:id="1243" w:name="_Toc484566610"/>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r w:rsidRPr="00CF739D">
        <w:t>Tổng quan về hệ thống</w:t>
      </w:r>
      <w:bookmarkEnd w:id="1242"/>
    </w:p>
    <w:p w14:paraId="36D88817" w14:textId="7E3212E0" w:rsidR="001C1BC6" w:rsidRPr="00CF739D" w:rsidRDefault="00BF2217" w:rsidP="00D63265">
      <w:pPr>
        <w:pStyle w:val="Heading3"/>
        <w:pPrChange w:id="1244" w:author="phuong vu" w:date="2018-12-03T00:18:00Z">
          <w:pPr>
            <w:pStyle w:val="Heading3"/>
          </w:pPr>
        </w:pPrChange>
      </w:pPr>
      <w:bookmarkStart w:id="1245" w:name="_Toc531502223"/>
      <w:r w:rsidRPr="00CF739D">
        <w:t>Cách hoạt động của hệ thống</w:t>
      </w:r>
      <w:bookmarkEnd w:id="1245"/>
    </w:p>
    <w:p w14:paraId="02795E48" w14:textId="57E33207"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1</w:t>
      </w:r>
      <w:r w:rsidR="00B5490C" w:rsidRPr="00CF739D">
        <w:rPr>
          <w:noProof/>
        </w:rPr>
        <w:t>.</w:t>
      </w:r>
      <w:r w:rsidR="00B5490C">
        <w:rPr>
          <w:noProof/>
        </w:rPr>
        <w:t>1</w:t>
      </w:r>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2CA72BD6">
            <wp:extent cx="5715000" cy="3038475"/>
            <wp:effectExtent l="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36F0A7" w14:textId="17F30F0D" w:rsidR="00BF2217" w:rsidRDefault="001526C3">
      <w:pPr>
        <w:pStyle w:val="Caption"/>
        <w:rPr>
          <w:ins w:id="1246" w:author="phuong vu" w:date="2018-12-03T00:08:00Z"/>
        </w:rPr>
      </w:pPr>
      <w:bookmarkStart w:id="1247" w:name="_Ref530672545"/>
      <w:bookmarkStart w:id="1248" w:name="_Toc531380470"/>
      <w:r w:rsidRPr="00920004">
        <w:t xml:space="preserve">Hình </w:t>
      </w:r>
      <w:ins w:id="1249" w:author="phuong vu" w:date="2018-12-03T00:08:00Z">
        <w:r w:rsidR="00CA350B">
          <w:fldChar w:fldCharType="begin"/>
        </w:r>
        <w:r w:rsidR="00CA350B">
          <w:instrText xml:space="preserve"> STYLEREF 1 \s </w:instrText>
        </w:r>
      </w:ins>
      <w:r w:rsidR="00CA350B">
        <w:fldChar w:fldCharType="separate"/>
      </w:r>
      <w:r w:rsidR="00CA350B">
        <w:rPr>
          <w:noProof/>
        </w:rPr>
        <w:t>1</w:t>
      </w:r>
      <w:ins w:id="125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1251" w:author="phuong vu" w:date="2018-12-03T00:08:00Z">
        <w:r w:rsidR="00CA350B">
          <w:rPr>
            <w:noProof/>
          </w:rPr>
          <w:t>1</w:t>
        </w:r>
        <w:r w:rsidR="00CA350B">
          <w:fldChar w:fldCharType="end"/>
        </w:r>
      </w:ins>
      <w:del w:id="1252"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1</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w:delText>
        </w:r>
        <w:r w:rsidR="00EF3636" w:rsidRPr="00CF739D" w:rsidDel="00CA350B">
          <w:fldChar w:fldCharType="end"/>
        </w:r>
      </w:del>
      <w:bookmarkEnd w:id="1247"/>
      <w:r w:rsidRPr="00CF739D">
        <w:t xml:space="preserve"> Các bước xử lí đơn hàng</w:t>
      </w:r>
      <w:bookmarkEnd w:id="1248"/>
    </w:p>
    <w:p w14:paraId="546D220B" w14:textId="60DBD3CB" w:rsidR="00CA350B" w:rsidRPr="00CA350B" w:rsidRDefault="00CA350B" w:rsidP="00CA350B">
      <w:pPr>
        <w:spacing w:line="276" w:lineRule="auto"/>
        <w:ind w:firstLine="720"/>
        <w:rPr>
          <w:ins w:id="1253" w:author="phuong vu" w:date="2018-12-03T00:08:00Z"/>
          <w:rPrChange w:id="1254" w:author="phuong vu" w:date="2018-12-03T00:08:00Z">
            <w:rPr>
              <w:ins w:id="1255" w:author="phuong vu" w:date="2018-12-03T00:08:00Z"/>
            </w:rPr>
          </w:rPrChange>
        </w:rPr>
        <w:pPrChange w:id="1256" w:author="phuong vu" w:date="2018-12-03T00:08:00Z">
          <w:pPr>
            <w:pStyle w:val="Caption"/>
          </w:pPr>
        </w:pPrChange>
      </w:pPr>
      <w:ins w:id="1257" w:author="phuong vu" w:date="2018-12-03T00:08:00Z">
        <w:r w:rsidRPr="00886731">
          <w:t>Đơn hàng được tạo qua các bước như sau (Hình 1.2):</w:t>
        </w:r>
      </w:ins>
    </w:p>
    <w:p w14:paraId="1BFA8CB5" w14:textId="77777777" w:rsidR="00CA350B" w:rsidRDefault="00CA350B" w:rsidP="00CA350B">
      <w:pPr>
        <w:keepNext/>
        <w:rPr>
          <w:ins w:id="1258" w:author="phuong vu" w:date="2018-12-03T00:08:00Z"/>
        </w:rPr>
        <w:pPrChange w:id="1259" w:author="phuong vu" w:date="2018-12-03T00:08:00Z">
          <w:pPr/>
        </w:pPrChange>
      </w:pPr>
      <w:ins w:id="1260" w:author="phuong vu" w:date="2018-12-03T00:08:00Z">
        <w:r>
          <w:rPr>
            <w:noProof/>
            <w:lang w:val="en-US"/>
          </w:rPr>
          <w:drawing>
            <wp:inline distT="0" distB="0" distL="0" distR="0" wp14:anchorId="7FA9B62D" wp14:editId="2CBED283">
              <wp:extent cx="5407924" cy="2527540"/>
              <wp:effectExtent l="0" t="0" r="0" b="635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ins>
    </w:p>
    <w:p w14:paraId="1BEB0891" w14:textId="63EE3FF9" w:rsidR="00CA350B" w:rsidRPr="00CA350B" w:rsidRDefault="00CA350B" w:rsidP="00CA350B">
      <w:pPr>
        <w:pStyle w:val="Caption"/>
        <w:rPr>
          <w:lang w:val="en-US"/>
          <w:rPrChange w:id="1261" w:author="phuong vu" w:date="2018-12-03T00:09:00Z">
            <w:rPr/>
          </w:rPrChange>
        </w:rPr>
        <w:pPrChange w:id="1262" w:author="phuong vu" w:date="2018-12-03T00:09:00Z">
          <w:pPr>
            <w:pStyle w:val="Caption"/>
          </w:pPr>
        </w:pPrChange>
      </w:pPr>
      <w:ins w:id="1263" w:author="phuong vu" w:date="2018-12-03T00:08:00Z">
        <w:r>
          <w:t xml:space="preserve">Hình </w:t>
        </w:r>
        <w:r>
          <w:fldChar w:fldCharType="begin"/>
        </w:r>
        <w:r>
          <w:instrText xml:space="preserve"> STYLEREF 1 \s </w:instrText>
        </w:r>
      </w:ins>
      <w:r>
        <w:fldChar w:fldCharType="separate"/>
      </w:r>
      <w:r>
        <w:rPr>
          <w:noProof/>
        </w:rPr>
        <w:t>1</w:t>
      </w:r>
      <w:ins w:id="1264" w:author="phuong vu" w:date="2018-12-03T00:08:00Z">
        <w:r>
          <w:fldChar w:fldCharType="end"/>
        </w:r>
        <w:r>
          <w:t>.</w:t>
        </w:r>
        <w:r>
          <w:fldChar w:fldCharType="begin"/>
        </w:r>
        <w:r>
          <w:instrText xml:space="preserve"> SEQ Hình \* ARABIC \s 1 </w:instrText>
        </w:r>
      </w:ins>
      <w:r>
        <w:fldChar w:fldCharType="separate"/>
      </w:r>
      <w:ins w:id="1265" w:author="phuong vu" w:date="2018-12-03T00:08:00Z">
        <w:r>
          <w:rPr>
            <w:noProof/>
          </w:rPr>
          <w:t>2</w:t>
        </w:r>
        <w:r>
          <w:fldChar w:fldCharType="end"/>
        </w:r>
      </w:ins>
      <w:ins w:id="1266" w:author="phuong vu" w:date="2018-12-03T00:09:00Z">
        <w:r>
          <w:rPr>
            <w:lang w:val="en-US"/>
          </w:rPr>
          <w:t xml:space="preserve"> </w:t>
        </w:r>
        <w:r w:rsidRPr="00886731">
          <w:t xml:space="preserve">Các bước tạo đơn hàng trong ứng dụng </w:t>
        </w:r>
        <w:r>
          <w:t>Android</w:t>
        </w:r>
      </w:ins>
    </w:p>
    <w:p w14:paraId="638154CD" w14:textId="2FCF715C" w:rsidR="009C23E7" w:rsidRPr="00920004" w:rsidRDefault="00627671" w:rsidP="00CF739D">
      <w:pPr>
        <w:ind w:firstLine="720"/>
        <w:rPr>
          <w:lang w:val="en-US"/>
        </w:rPr>
      </w:pPr>
      <w:r w:rsidRPr="00CF739D">
        <w:lastRenderedPageBreak/>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2</w:t>
      </w:r>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6FEA904" w14:textId="4A6079B4" w:rsidR="009C23E7" w:rsidRPr="00920004" w:rsidRDefault="00627671" w:rsidP="00CF739D">
      <w:pPr>
        <w:pStyle w:val="Caption"/>
      </w:pPr>
      <w:bookmarkStart w:id="1267" w:name="_Ref531349087"/>
      <w:bookmarkStart w:id="1268" w:name="_Toc531380471"/>
      <w:r w:rsidRPr="00920004">
        <w:t xml:space="preserve">Hình </w:t>
      </w:r>
      <w:ins w:id="1269" w:author="phuong vu" w:date="2018-12-03T00:08:00Z">
        <w:r w:rsidR="00CA350B">
          <w:fldChar w:fldCharType="begin"/>
        </w:r>
        <w:r w:rsidR="00CA350B">
          <w:instrText xml:space="preserve"> STYLEREF 1 \s </w:instrText>
        </w:r>
      </w:ins>
      <w:r w:rsidR="00CA350B">
        <w:fldChar w:fldCharType="separate"/>
      </w:r>
      <w:r w:rsidR="00CA350B">
        <w:rPr>
          <w:noProof/>
        </w:rPr>
        <w:t>1</w:t>
      </w:r>
      <w:ins w:id="127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1271" w:author="phuong vu" w:date="2018-12-03T00:08:00Z">
        <w:r w:rsidR="00CA350B">
          <w:rPr>
            <w:noProof/>
          </w:rPr>
          <w:t>3</w:t>
        </w:r>
        <w:r w:rsidR="00CA350B">
          <w:fldChar w:fldCharType="end"/>
        </w:r>
      </w:ins>
      <w:del w:id="1272"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1</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w:delText>
        </w:r>
        <w:r w:rsidR="00EF3636" w:rsidRPr="00CF739D" w:rsidDel="00CA350B">
          <w:fldChar w:fldCharType="end"/>
        </w:r>
      </w:del>
      <w:bookmarkEnd w:id="1267"/>
      <w:r w:rsidRPr="00CF739D">
        <w:t xml:space="preserve"> Các bước 1 đơn hàng được</w:t>
      </w:r>
      <w:r w:rsidR="009828DA" w:rsidRPr="00920004">
        <w:rPr>
          <w:lang w:val="en-US"/>
        </w:rPr>
        <w:t xml:space="preserve"> xử lí</w:t>
      </w:r>
      <w:r w:rsidRPr="00CF739D">
        <w:t xml:space="preserve"> trong hệ thống</w:t>
      </w:r>
      <w:bookmarkEnd w:id="1268"/>
    </w:p>
    <w:p w14:paraId="16E5C29A" w14:textId="6EF81F2C" w:rsidR="00FB4E11" w:rsidRPr="00CF739D" w:rsidDel="00CA350B" w:rsidRDefault="00E7641C" w:rsidP="00CF739D">
      <w:pPr>
        <w:spacing w:after="160" w:line="259" w:lineRule="auto"/>
        <w:contextualSpacing w:val="0"/>
        <w:jc w:val="left"/>
        <w:rPr>
          <w:del w:id="1273" w:author="phuong vu" w:date="2018-12-03T00:09:00Z"/>
        </w:rPr>
      </w:pPr>
      <w:del w:id="1274" w:author="phuong vu" w:date="2018-12-03T00:09:00Z">
        <w:r w:rsidRPr="00CF739D" w:rsidDel="00CA350B">
          <w:br w:type="page"/>
        </w:r>
      </w:del>
    </w:p>
    <w:p w14:paraId="711A0D21" w14:textId="086BBF2A" w:rsidR="00627671" w:rsidRPr="00CF739D" w:rsidRDefault="00FB4E11" w:rsidP="00CA350B">
      <w:pPr>
        <w:spacing w:after="160" w:line="259" w:lineRule="auto"/>
        <w:contextualSpacing w:val="0"/>
        <w:jc w:val="left"/>
        <w:pPrChange w:id="1275" w:author="phuong vu" w:date="2018-12-03T00:10:00Z">
          <w:pPr>
            <w:pStyle w:val="ListParagraph"/>
            <w:numPr>
              <w:numId w:val="61"/>
            </w:numPr>
            <w:spacing w:before="240" w:line="0" w:lineRule="atLeast"/>
            <w:ind w:left="450" w:hanging="360"/>
          </w:pPr>
        </w:pPrChange>
      </w:pPr>
      <w:r w:rsidRPr="00CA350B">
        <w:rPr>
          <w:lang w:val="en-US"/>
          <w:rPrChange w:id="1276" w:author="phuong vu" w:date="2018-12-03T00:10:00Z">
            <w:rPr>
              <w:lang w:val="en-US"/>
            </w:rPr>
          </w:rPrChange>
        </w:rPr>
        <w:t>Các ràng buộc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rsidP="00D63265">
      <w:pPr>
        <w:pStyle w:val="Heading3"/>
        <w:pPrChange w:id="1277" w:author="phuong vu" w:date="2018-12-03T00:18:00Z">
          <w:pPr>
            <w:pStyle w:val="Heading3"/>
          </w:pPr>
        </w:pPrChange>
      </w:pPr>
      <w:bookmarkStart w:id="1278" w:name="_Toc531502224"/>
      <w:r w:rsidRPr="00920004">
        <w:t>Các chức năng hệ thống</w:t>
      </w:r>
      <w:bookmarkEnd w:id="1278"/>
    </w:p>
    <w:p w14:paraId="08F82C78" w14:textId="11C208CC"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Bảng </w:t>
      </w:r>
      <w:r w:rsidR="00B5490C">
        <w:rPr>
          <w:noProof/>
        </w:rPr>
        <w:t>1</w:t>
      </w:r>
      <w:r w:rsidR="00B5490C" w:rsidRPr="00CF739D">
        <w:rPr>
          <w:noProof/>
        </w:rPr>
        <w:t>.</w:t>
      </w:r>
      <w:r w:rsidR="00B5490C">
        <w:rPr>
          <w:noProof/>
        </w:rPr>
        <w:t>1</w:t>
      </w:r>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Change w:id="1279" w:author="phuong vu" w:date="2018-12-03T00:15:00Z">
          <w:tblPr>
            <w:tblStyle w:val="TableGrid"/>
            <w:tblW w:w="0" w:type="auto"/>
            <w:tblInd w:w="85" w:type="dxa"/>
            <w:tblLook w:val="04A0" w:firstRow="1" w:lastRow="0" w:firstColumn="1" w:lastColumn="0" w:noHBand="0" w:noVBand="1"/>
          </w:tblPr>
        </w:tblPrChange>
      </w:tblPr>
      <w:tblGrid>
        <w:gridCol w:w="709"/>
        <w:gridCol w:w="1451"/>
        <w:gridCol w:w="4320"/>
        <w:gridCol w:w="1056"/>
        <w:gridCol w:w="1156"/>
        <w:tblGridChange w:id="1280">
          <w:tblGrid>
            <w:gridCol w:w="709"/>
            <w:gridCol w:w="1451"/>
            <w:gridCol w:w="219"/>
            <w:gridCol w:w="3320"/>
            <w:gridCol w:w="1455"/>
            <w:gridCol w:w="15"/>
            <w:gridCol w:w="1523"/>
          </w:tblGrid>
        </w:tblGridChange>
      </w:tblGrid>
      <w:tr w:rsidR="00D66222" w:rsidRPr="00920004" w14:paraId="0A6F799C" w14:textId="1670ABDC" w:rsidTr="003B5C58">
        <w:trPr>
          <w:trHeight w:val="360"/>
          <w:trPrChange w:id="1281" w:author="phuong vu" w:date="2018-12-03T00:15:00Z">
            <w:trPr>
              <w:trHeight w:val="360"/>
            </w:trPr>
          </w:trPrChange>
        </w:trPr>
        <w:tc>
          <w:tcPr>
            <w:tcW w:w="709" w:type="dxa"/>
            <w:vMerge w:val="restart"/>
            <w:vAlign w:val="center"/>
            <w:tcPrChange w:id="1282" w:author="phuong vu" w:date="2018-12-03T00:15:00Z">
              <w:tcPr>
                <w:tcW w:w="709" w:type="dxa"/>
                <w:vMerge w:val="restart"/>
                <w:vAlign w:val="center"/>
              </w:tcPr>
            </w:tcPrChange>
          </w:tcPr>
          <w:p w14:paraId="33CEA1B4" w14:textId="77777777" w:rsidR="00D66222" w:rsidRPr="00CF739D" w:rsidRDefault="00D66222" w:rsidP="00CF739D">
            <w:pPr>
              <w:jc w:val="center"/>
              <w:rPr>
                <w:b/>
              </w:rPr>
            </w:pPr>
            <w:r w:rsidRPr="00CF739D">
              <w:rPr>
                <w:b/>
              </w:rPr>
              <w:t>STT</w:t>
            </w:r>
          </w:p>
        </w:tc>
        <w:tc>
          <w:tcPr>
            <w:tcW w:w="1451" w:type="dxa"/>
            <w:vMerge w:val="restart"/>
            <w:vAlign w:val="center"/>
            <w:tcPrChange w:id="1283" w:author="phuong vu" w:date="2018-12-03T00:15:00Z">
              <w:tcPr>
                <w:tcW w:w="1670" w:type="dxa"/>
                <w:gridSpan w:val="2"/>
                <w:vMerge w:val="restart"/>
                <w:vAlign w:val="center"/>
              </w:tcPr>
            </w:tcPrChange>
          </w:tcPr>
          <w:p w14:paraId="191E5361" w14:textId="77777777" w:rsidR="00D66222" w:rsidRPr="00CF739D" w:rsidRDefault="00D66222" w:rsidP="00CF739D">
            <w:pPr>
              <w:jc w:val="center"/>
              <w:rPr>
                <w:b/>
              </w:rPr>
            </w:pPr>
            <w:r w:rsidRPr="00CF739D">
              <w:rPr>
                <w:b/>
              </w:rPr>
              <w:t>Mã chức năng</w:t>
            </w:r>
          </w:p>
        </w:tc>
        <w:tc>
          <w:tcPr>
            <w:tcW w:w="4320" w:type="dxa"/>
            <w:vMerge w:val="restart"/>
            <w:vAlign w:val="center"/>
            <w:tcPrChange w:id="1284" w:author="phuong vu" w:date="2018-12-03T00:15:00Z">
              <w:tcPr>
                <w:tcW w:w="3320" w:type="dxa"/>
                <w:vMerge w:val="restart"/>
                <w:vAlign w:val="center"/>
              </w:tcPr>
            </w:tcPrChange>
          </w:tcPr>
          <w:p w14:paraId="3B7173AD" w14:textId="77777777" w:rsidR="00D66222" w:rsidRPr="00CF739D" w:rsidRDefault="00D66222" w:rsidP="00CF739D">
            <w:pPr>
              <w:jc w:val="center"/>
              <w:rPr>
                <w:b/>
              </w:rPr>
            </w:pPr>
            <w:r w:rsidRPr="00CF739D">
              <w:rPr>
                <w:b/>
              </w:rPr>
              <w:t>Tên chức năng</w:t>
            </w:r>
          </w:p>
        </w:tc>
        <w:tc>
          <w:tcPr>
            <w:tcW w:w="2212" w:type="dxa"/>
            <w:gridSpan w:val="2"/>
            <w:tcPrChange w:id="1285" w:author="phuong vu" w:date="2018-12-03T00:15:00Z">
              <w:tcPr>
                <w:tcW w:w="2993" w:type="dxa"/>
                <w:gridSpan w:val="3"/>
              </w:tcPr>
            </w:tcPrChange>
          </w:tcPr>
          <w:p w14:paraId="7B7DDB7A" w14:textId="4904CF20" w:rsidR="00D66222" w:rsidRPr="00D66222" w:rsidRDefault="00D66222" w:rsidP="00CF739D">
            <w:pPr>
              <w:jc w:val="center"/>
              <w:rPr>
                <w:ins w:id="1286" w:author="phuong vu" w:date="2018-12-02T23:05:00Z"/>
                <w:b/>
                <w:lang w:val="en-US"/>
                <w:rPrChange w:id="1287" w:author="phuong vu" w:date="2018-12-02T23:05:00Z">
                  <w:rPr>
                    <w:ins w:id="1288" w:author="phuong vu" w:date="2018-12-02T23:05:00Z"/>
                    <w:b/>
                  </w:rPr>
                </w:rPrChange>
              </w:rPr>
            </w:pPr>
            <w:ins w:id="1289" w:author="phuong vu" w:date="2018-12-02T23:05:00Z">
              <w:r>
                <w:rPr>
                  <w:b/>
                  <w:lang w:val="en-US"/>
                </w:rPr>
                <w:t>Phân hệ</w:t>
              </w:r>
            </w:ins>
          </w:p>
        </w:tc>
      </w:tr>
      <w:tr w:rsidR="00D66222" w:rsidRPr="00920004" w14:paraId="5603698A" w14:textId="4587C021" w:rsidTr="003B5C58">
        <w:trPr>
          <w:trHeight w:val="360"/>
          <w:trPrChange w:id="1290" w:author="phuong vu" w:date="2018-12-03T00:15:00Z">
            <w:trPr>
              <w:trHeight w:val="360"/>
            </w:trPr>
          </w:trPrChange>
        </w:trPr>
        <w:tc>
          <w:tcPr>
            <w:tcW w:w="709" w:type="dxa"/>
            <w:vMerge/>
            <w:vAlign w:val="center"/>
            <w:tcPrChange w:id="1291" w:author="phuong vu" w:date="2018-12-03T00:15:00Z">
              <w:tcPr>
                <w:tcW w:w="709" w:type="dxa"/>
                <w:vMerge/>
                <w:vAlign w:val="center"/>
              </w:tcPr>
            </w:tcPrChange>
          </w:tcPr>
          <w:p w14:paraId="3286117B" w14:textId="77777777" w:rsidR="00D66222" w:rsidRPr="00CF739D" w:rsidRDefault="00D66222" w:rsidP="00CF739D">
            <w:pPr>
              <w:jc w:val="center"/>
              <w:rPr>
                <w:b/>
              </w:rPr>
            </w:pPr>
          </w:p>
        </w:tc>
        <w:tc>
          <w:tcPr>
            <w:tcW w:w="1451" w:type="dxa"/>
            <w:vMerge/>
            <w:vAlign w:val="center"/>
            <w:tcPrChange w:id="1292" w:author="phuong vu" w:date="2018-12-03T00:15:00Z">
              <w:tcPr>
                <w:tcW w:w="1670" w:type="dxa"/>
                <w:gridSpan w:val="2"/>
                <w:vMerge/>
                <w:vAlign w:val="center"/>
              </w:tcPr>
            </w:tcPrChange>
          </w:tcPr>
          <w:p w14:paraId="5C597C44" w14:textId="77777777" w:rsidR="00D66222" w:rsidRPr="00CF739D" w:rsidRDefault="00D66222" w:rsidP="00CF739D">
            <w:pPr>
              <w:jc w:val="center"/>
              <w:rPr>
                <w:b/>
              </w:rPr>
            </w:pPr>
          </w:p>
        </w:tc>
        <w:tc>
          <w:tcPr>
            <w:tcW w:w="4320" w:type="dxa"/>
            <w:vMerge/>
            <w:vAlign w:val="center"/>
            <w:tcPrChange w:id="1293" w:author="phuong vu" w:date="2018-12-03T00:15:00Z">
              <w:tcPr>
                <w:tcW w:w="3320" w:type="dxa"/>
                <w:vMerge/>
                <w:vAlign w:val="center"/>
              </w:tcPr>
            </w:tcPrChange>
          </w:tcPr>
          <w:p w14:paraId="70011BB6" w14:textId="77777777" w:rsidR="00D66222" w:rsidRPr="00CF739D" w:rsidRDefault="00D66222" w:rsidP="00CF739D">
            <w:pPr>
              <w:jc w:val="center"/>
              <w:rPr>
                <w:b/>
              </w:rPr>
            </w:pPr>
          </w:p>
        </w:tc>
        <w:tc>
          <w:tcPr>
            <w:tcW w:w="1056" w:type="dxa"/>
            <w:tcPrChange w:id="1294" w:author="phuong vu" w:date="2018-12-03T00:15:00Z">
              <w:tcPr>
                <w:tcW w:w="1470" w:type="dxa"/>
                <w:gridSpan w:val="2"/>
              </w:tcPr>
            </w:tcPrChange>
          </w:tcPr>
          <w:p w14:paraId="7590FB3E" w14:textId="4F022D12" w:rsidR="00D66222" w:rsidRDefault="00D66222" w:rsidP="00CF739D">
            <w:pPr>
              <w:jc w:val="center"/>
              <w:rPr>
                <w:b/>
                <w:lang w:val="en-US"/>
              </w:rPr>
            </w:pPr>
            <w:ins w:id="1295" w:author="phuong vu" w:date="2018-12-02T23:06:00Z">
              <w:r>
                <w:rPr>
                  <w:b/>
                  <w:lang w:val="en-US"/>
                </w:rPr>
                <w:t>Web</w:t>
              </w:r>
            </w:ins>
          </w:p>
        </w:tc>
        <w:tc>
          <w:tcPr>
            <w:tcW w:w="1156" w:type="dxa"/>
            <w:tcPrChange w:id="1296" w:author="phuong vu" w:date="2018-12-03T00:15:00Z">
              <w:tcPr>
                <w:tcW w:w="1523" w:type="dxa"/>
              </w:tcPr>
            </w:tcPrChange>
          </w:tcPr>
          <w:p w14:paraId="03E29C3E" w14:textId="5295868F" w:rsidR="00D66222" w:rsidRDefault="00D66222" w:rsidP="00CF739D">
            <w:pPr>
              <w:jc w:val="center"/>
              <w:rPr>
                <w:b/>
                <w:lang w:val="en-US"/>
              </w:rPr>
            </w:pPr>
            <w:ins w:id="1297" w:author="phuong vu" w:date="2018-12-02T23:06:00Z">
              <w:r>
                <w:rPr>
                  <w:b/>
                  <w:lang w:val="en-US"/>
                </w:rPr>
                <w:t>Android</w:t>
              </w:r>
            </w:ins>
          </w:p>
        </w:tc>
      </w:tr>
      <w:tr w:rsidR="00D66222" w:rsidRPr="00920004" w14:paraId="250A345E" w14:textId="225D34A7" w:rsidTr="003B5C58">
        <w:tc>
          <w:tcPr>
            <w:tcW w:w="709" w:type="dxa"/>
            <w:tcPrChange w:id="1298" w:author="phuong vu" w:date="2018-12-03T00:15:00Z">
              <w:tcPr>
                <w:tcW w:w="709" w:type="dxa"/>
              </w:tcPr>
            </w:tcPrChange>
          </w:tcPr>
          <w:p w14:paraId="71990D44" w14:textId="77777777" w:rsidR="00D66222" w:rsidRPr="00920004" w:rsidRDefault="00D66222" w:rsidP="003B5C58">
            <w:pPr>
              <w:jc w:val="center"/>
              <w:pPrChange w:id="1299" w:author="phuong vu" w:date="2018-12-03T00:15:00Z">
                <w:pPr/>
              </w:pPrChange>
            </w:pPr>
            <w:r w:rsidRPr="00920004">
              <w:t>1</w:t>
            </w:r>
          </w:p>
        </w:tc>
        <w:tc>
          <w:tcPr>
            <w:tcW w:w="1451" w:type="dxa"/>
            <w:tcPrChange w:id="1300" w:author="phuong vu" w:date="2018-12-03T00:15:00Z">
              <w:tcPr>
                <w:tcW w:w="1670" w:type="dxa"/>
                <w:gridSpan w:val="2"/>
              </w:tcPr>
            </w:tcPrChange>
          </w:tcPr>
          <w:p w14:paraId="179EE15E" w14:textId="3D270F67" w:rsidR="00D66222" w:rsidRPr="00920004" w:rsidRDefault="00D66222" w:rsidP="00CF739D">
            <w:pPr>
              <w:rPr>
                <w:lang w:val="en-US"/>
              </w:rPr>
            </w:pPr>
            <w:r w:rsidRPr="00920004">
              <w:rPr>
                <w:lang w:val="en-US"/>
              </w:rPr>
              <w:t>GU_01_01</w:t>
            </w:r>
          </w:p>
        </w:tc>
        <w:tc>
          <w:tcPr>
            <w:tcW w:w="4320" w:type="dxa"/>
            <w:tcPrChange w:id="1301" w:author="phuong vu" w:date="2018-12-03T00:15:00Z">
              <w:tcPr>
                <w:tcW w:w="3320" w:type="dxa"/>
              </w:tcPr>
            </w:tcPrChange>
          </w:tcPr>
          <w:p w14:paraId="453889C5" w14:textId="10E56924" w:rsidR="00D66222" w:rsidRPr="00920004" w:rsidRDefault="00D66222" w:rsidP="00CF739D">
            <w:pPr>
              <w:rPr>
                <w:lang w:val="en-US"/>
              </w:rPr>
            </w:pPr>
            <w:r w:rsidRPr="00920004">
              <w:rPr>
                <w:lang w:val="en-US"/>
              </w:rPr>
              <w:t>Xem danh sách đơn hàng theo trạng thái</w:t>
            </w:r>
          </w:p>
        </w:tc>
        <w:tc>
          <w:tcPr>
            <w:tcW w:w="1056" w:type="dxa"/>
            <w:vAlign w:val="center"/>
            <w:tcPrChange w:id="1302" w:author="phuong vu" w:date="2018-12-03T00:15:00Z">
              <w:tcPr>
                <w:tcW w:w="1470" w:type="dxa"/>
                <w:gridSpan w:val="2"/>
              </w:tcPr>
            </w:tcPrChange>
          </w:tcPr>
          <w:p w14:paraId="60D6142E" w14:textId="75EBD9C9" w:rsidR="00D66222" w:rsidRPr="00920004" w:rsidRDefault="003915AD">
            <w:pPr>
              <w:jc w:val="center"/>
              <w:rPr>
                <w:ins w:id="1303" w:author="phuong vu" w:date="2018-12-02T23:05:00Z"/>
                <w:lang w:val="en-US"/>
              </w:rPr>
              <w:pPrChange w:id="1304" w:author="phuong vu" w:date="2018-12-02T23:08:00Z">
                <w:pPr/>
              </w:pPrChange>
            </w:pPr>
            <w:ins w:id="1305" w:author="phuong vu" w:date="2018-12-02T23:17:00Z">
              <w:r>
                <w:rPr>
                  <w:lang w:val="en-US"/>
                </w:rPr>
                <w:t>X</w:t>
              </w:r>
            </w:ins>
          </w:p>
        </w:tc>
        <w:tc>
          <w:tcPr>
            <w:tcW w:w="1156" w:type="dxa"/>
            <w:vAlign w:val="center"/>
            <w:tcPrChange w:id="1306" w:author="phuong vu" w:date="2018-12-03T00:15:00Z">
              <w:tcPr>
                <w:tcW w:w="1523" w:type="dxa"/>
              </w:tcPr>
            </w:tcPrChange>
          </w:tcPr>
          <w:p w14:paraId="6CB9BBAA" w14:textId="77777777" w:rsidR="00D66222" w:rsidRPr="00920004" w:rsidRDefault="00D66222">
            <w:pPr>
              <w:jc w:val="center"/>
              <w:rPr>
                <w:ins w:id="1307" w:author="phuong vu" w:date="2018-12-02T23:05:00Z"/>
                <w:lang w:val="en-US"/>
              </w:rPr>
              <w:pPrChange w:id="1308" w:author="phuong vu" w:date="2018-12-02T23:08:00Z">
                <w:pPr/>
              </w:pPrChange>
            </w:pPr>
          </w:p>
        </w:tc>
      </w:tr>
      <w:tr w:rsidR="00D66222" w:rsidRPr="00920004" w14:paraId="20486353" w14:textId="24DF8266" w:rsidTr="003B5C58">
        <w:tc>
          <w:tcPr>
            <w:tcW w:w="709" w:type="dxa"/>
            <w:tcPrChange w:id="1309" w:author="phuong vu" w:date="2018-12-03T00:15:00Z">
              <w:tcPr>
                <w:tcW w:w="709" w:type="dxa"/>
              </w:tcPr>
            </w:tcPrChange>
          </w:tcPr>
          <w:p w14:paraId="69846AE0" w14:textId="4BFF4951" w:rsidR="00D66222" w:rsidRPr="00CF739D" w:rsidRDefault="00D66222" w:rsidP="003B5C58">
            <w:pPr>
              <w:jc w:val="center"/>
              <w:rPr>
                <w:lang w:val="en-US"/>
              </w:rPr>
              <w:pPrChange w:id="1310" w:author="phuong vu" w:date="2018-12-03T00:15:00Z">
                <w:pPr/>
              </w:pPrChange>
            </w:pPr>
            <w:r w:rsidRPr="00920004">
              <w:rPr>
                <w:lang w:val="en-US"/>
              </w:rPr>
              <w:t>2</w:t>
            </w:r>
          </w:p>
        </w:tc>
        <w:tc>
          <w:tcPr>
            <w:tcW w:w="1451" w:type="dxa"/>
            <w:tcPrChange w:id="1311" w:author="phuong vu" w:date="2018-12-03T00:15:00Z">
              <w:tcPr>
                <w:tcW w:w="1670" w:type="dxa"/>
                <w:gridSpan w:val="2"/>
              </w:tcPr>
            </w:tcPrChange>
          </w:tcPr>
          <w:p w14:paraId="18050665" w14:textId="1EDCF8BB" w:rsidR="00D66222" w:rsidRPr="00920004" w:rsidRDefault="00D66222" w:rsidP="00CF739D">
            <w:pPr>
              <w:rPr>
                <w:lang w:val="en-US"/>
              </w:rPr>
            </w:pPr>
            <w:r w:rsidRPr="00920004">
              <w:rPr>
                <w:lang w:val="en-US"/>
              </w:rPr>
              <w:t>GU_01_02</w:t>
            </w:r>
          </w:p>
        </w:tc>
        <w:tc>
          <w:tcPr>
            <w:tcW w:w="4320" w:type="dxa"/>
            <w:tcPrChange w:id="1312" w:author="phuong vu" w:date="2018-12-03T00:15:00Z">
              <w:tcPr>
                <w:tcW w:w="3320" w:type="dxa"/>
              </w:tcPr>
            </w:tcPrChange>
          </w:tcPr>
          <w:p w14:paraId="13D2FD34" w14:textId="2EA7B275" w:rsidR="00D66222" w:rsidRPr="00920004" w:rsidRDefault="00D66222" w:rsidP="00CF739D">
            <w:pPr>
              <w:rPr>
                <w:lang w:val="en-US"/>
              </w:rPr>
            </w:pPr>
            <w:r w:rsidRPr="00920004">
              <w:rPr>
                <w:lang w:val="en-US"/>
              </w:rPr>
              <w:t>Xem chi tiết đơn hàng</w:t>
            </w:r>
          </w:p>
        </w:tc>
        <w:tc>
          <w:tcPr>
            <w:tcW w:w="1056" w:type="dxa"/>
            <w:vAlign w:val="center"/>
            <w:tcPrChange w:id="1313" w:author="phuong vu" w:date="2018-12-03T00:15:00Z">
              <w:tcPr>
                <w:tcW w:w="1470" w:type="dxa"/>
                <w:gridSpan w:val="2"/>
              </w:tcPr>
            </w:tcPrChange>
          </w:tcPr>
          <w:p w14:paraId="620239E2" w14:textId="740EF139" w:rsidR="00D66222" w:rsidRPr="00920004" w:rsidRDefault="003915AD">
            <w:pPr>
              <w:jc w:val="center"/>
              <w:rPr>
                <w:ins w:id="1314" w:author="phuong vu" w:date="2018-12-02T23:05:00Z"/>
                <w:lang w:val="en-US"/>
              </w:rPr>
              <w:pPrChange w:id="1315" w:author="phuong vu" w:date="2018-12-02T23:08:00Z">
                <w:pPr/>
              </w:pPrChange>
            </w:pPr>
            <w:ins w:id="1316" w:author="phuong vu" w:date="2018-12-02T23:17:00Z">
              <w:r>
                <w:rPr>
                  <w:lang w:val="en-US"/>
                </w:rPr>
                <w:t>X</w:t>
              </w:r>
            </w:ins>
          </w:p>
        </w:tc>
        <w:tc>
          <w:tcPr>
            <w:tcW w:w="1156" w:type="dxa"/>
            <w:vAlign w:val="center"/>
            <w:tcPrChange w:id="1317" w:author="phuong vu" w:date="2018-12-03T00:15:00Z">
              <w:tcPr>
                <w:tcW w:w="1523" w:type="dxa"/>
              </w:tcPr>
            </w:tcPrChange>
          </w:tcPr>
          <w:p w14:paraId="2D9A46B7" w14:textId="77777777" w:rsidR="00D66222" w:rsidRPr="00920004" w:rsidRDefault="00D66222">
            <w:pPr>
              <w:jc w:val="center"/>
              <w:rPr>
                <w:ins w:id="1318" w:author="phuong vu" w:date="2018-12-02T23:05:00Z"/>
                <w:lang w:val="en-US"/>
              </w:rPr>
              <w:pPrChange w:id="1319" w:author="phuong vu" w:date="2018-12-02T23:08:00Z">
                <w:pPr/>
              </w:pPrChange>
            </w:pPr>
          </w:p>
        </w:tc>
      </w:tr>
      <w:tr w:rsidR="00D66222" w:rsidRPr="00920004" w14:paraId="449F58A7" w14:textId="03E4C4B5" w:rsidTr="003B5C58">
        <w:tc>
          <w:tcPr>
            <w:tcW w:w="709" w:type="dxa"/>
            <w:tcPrChange w:id="1320" w:author="phuong vu" w:date="2018-12-03T00:15:00Z">
              <w:tcPr>
                <w:tcW w:w="709" w:type="dxa"/>
              </w:tcPr>
            </w:tcPrChange>
          </w:tcPr>
          <w:p w14:paraId="47FB3AB2" w14:textId="7275EDEB" w:rsidR="00D66222" w:rsidRPr="00CF739D" w:rsidRDefault="00D66222" w:rsidP="003B5C58">
            <w:pPr>
              <w:jc w:val="center"/>
              <w:rPr>
                <w:lang w:val="en-US"/>
              </w:rPr>
              <w:pPrChange w:id="1321" w:author="phuong vu" w:date="2018-12-03T00:15:00Z">
                <w:pPr/>
              </w:pPrChange>
            </w:pPr>
            <w:r w:rsidRPr="00920004">
              <w:rPr>
                <w:lang w:val="en-US"/>
              </w:rPr>
              <w:t>3</w:t>
            </w:r>
          </w:p>
        </w:tc>
        <w:tc>
          <w:tcPr>
            <w:tcW w:w="1451" w:type="dxa"/>
            <w:tcPrChange w:id="1322" w:author="phuong vu" w:date="2018-12-03T00:15:00Z">
              <w:tcPr>
                <w:tcW w:w="1670" w:type="dxa"/>
                <w:gridSpan w:val="2"/>
              </w:tcPr>
            </w:tcPrChange>
          </w:tcPr>
          <w:p w14:paraId="0C078C85" w14:textId="53F935B8" w:rsidR="00D66222" w:rsidRPr="00920004" w:rsidRDefault="00D66222" w:rsidP="00CF739D">
            <w:pPr>
              <w:rPr>
                <w:lang w:val="en-US"/>
              </w:rPr>
            </w:pPr>
            <w:r w:rsidRPr="00920004">
              <w:rPr>
                <w:lang w:val="en-US"/>
              </w:rPr>
              <w:t>GU_01_03</w:t>
            </w:r>
          </w:p>
        </w:tc>
        <w:tc>
          <w:tcPr>
            <w:tcW w:w="4320" w:type="dxa"/>
            <w:tcPrChange w:id="1323" w:author="phuong vu" w:date="2018-12-03T00:15:00Z">
              <w:tcPr>
                <w:tcW w:w="3320" w:type="dxa"/>
              </w:tcPr>
            </w:tcPrChange>
          </w:tcPr>
          <w:p w14:paraId="18A6733B" w14:textId="31AC276D" w:rsidR="00D66222" w:rsidRPr="00920004" w:rsidRDefault="00D66222" w:rsidP="00CF739D">
            <w:pPr>
              <w:rPr>
                <w:lang w:val="en-US"/>
              </w:rPr>
            </w:pPr>
            <w:r w:rsidRPr="00920004">
              <w:rPr>
                <w:lang w:val="en-US"/>
              </w:rPr>
              <w:t>Thay đổi trạng thái đơn hàng</w:t>
            </w:r>
          </w:p>
        </w:tc>
        <w:tc>
          <w:tcPr>
            <w:tcW w:w="1056" w:type="dxa"/>
            <w:vAlign w:val="center"/>
            <w:tcPrChange w:id="1324" w:author="phuong vu" w:date="2018-12-03T00:15:00Z">
              <w:tcPr>
                <w:tcW w:w="1470" w:type="dxa"/>
                <w:gridSpan w:val="2"/>
              </w:tcPr>
            </w:tcPrChange>
          </w:tcPr>
          <w:p w14:paraId="0A497E2A" w14:textId="7C4905A0" w:rsidR="00D66222" w:rsidRPr="00920004" w:rsidRDefault="003915AD">
            <w:pPr>
              <w:jc w:val="center"/>
              <w:rPr>
                <w:ins w:id="1325" w:author="phuong vu" w:date="2018-12-02T23:05:00Z"/>
                <w:lang w:val="en-US"/>
              </w:rPr>
              <w:pPrChange w:id="1326" w:author="phuong vu" w:date="2018-12-02T23:08:00Z">
                <w:pPr/>
              </w:pPrChange>
            </w:pPr>
            <w:ins w:id="1327" w:author="phuong vu" w:date="2018-12-02T23:17:00Z">
              <w:r>
                <w:rPr>
                  <w:lang w:val="en-US"/>
                </w:rPr>
                <w:t>X</w:t>
              </w:r>
            </w:ins>
          </w:p>
        </w:tc>
        <w:tc>
          <w:tcPr>
            <w:tcW w:w="1156" w:type="dxa"/>
            <w:vAlign w:val="center"/>
            <w:tcPrChange w:id="1328" w:author="phuong vu" w:date="2018-12-03T00:15:00Z">
              <w:tcPr>
                <w:tcW w:w="1523" w:type="dxa"/>
              </w:tcPr>
            </w:tcPrChange>
          </w:tcPr>
          <w:p w14:paraId="7A5AFCE3" w14:textId="77777777" w:rsidR="00D66222" w:rsidRPr="00920004" w:rsidRDefault="00D66222">
            <w:pPr>
              <w:jc w:val="center"/>
              <w:rPr>
                <w:ins w:id="1329" w:author="phuong vu" w:date="2018-12-02T23:05:00Z"/>
                <w:lang w:val="en-US"/>
              </w:rPr>
              <w:pPrChange w:id="1330" w:author="phuong vu" w:date="2018-12-02T23:08:00Z">
                <w:pPr/>
              </w:pPrChange>
            </w:pPr>
          </w:p>
        </w:tc>
      </w:tr>
      <w:tr w:rsidR="00D66222" w:rsidRPr="00920004" w14:paraId="43288446" w14:textId="5AEAE989" w:rsidTr="003B5C58">
        <w:tc>
          <w:tcPr>
            <w:tcW w:w="709" w:type="dxa"/>
            <w:tcPrChange w:id="1331" w:author="phuong vu" w:date="2018-12-03T00:15:00Z">
              <w:tcPr>
                <w:tcW w:w="709" w:type="dxa"/>
              </w:tcPr>
            </w:tcPrChange>
          </w:tcPr>
          <w:p w14:paraId="3ADBF6F6" w14:textId="347150B2" w:rsidR="00D66222" w:rsidRPr="00CF739D" w:rsidRDefault="00D66222" w:rsidP="003B5C58">
            <w:pPr>
              <w:jc w:val="center"/>
              <w:rPr>
                <w:lang w:val="en-US"/>
              </w:rPr>
              <w:pPrChange w:id="1332" w:author="phuong vu" w:date="2018-12-03T00:15:00Z">
                <w:pPr/>
              </w:pPrChange>
            </w:pPr>
            <w:r w:rsidRPr="00920004">
              <w:rPr>
                <w:lang w:val="en-US"/>
              </w:rPr>
              <w:t>4</w:t>
            </w:r>
          </w:p>
        </w:tc>
        <w:tc>
          <w:tcPr>
            <w:tcW w:w="1451" w:type="dxa"/>
            <w:tcPrChange w:id="1333" w:author="phuong vu" w:date="2018-12-03T00:15:00Z">
              <w:tcPr>
                <w:tcW w:w="1670" w:type="dxa"/>
                <w:gridSpan w:val="2"/>
              </w:tcPr>
            </w:tcPrChange>
          </w:tcPr>
          <w:p w14:paraId="239DFE0E" w14:textId="77CCB60C" w:rsidR="00D66222" w:rsidRPr="00920004" w:rsidRDefault="00D66222" w:rsidP="00CF739D">
            <w:pPr>
              <w:rPr>
                <w:lang w:val="en-US"/>
              </w:rPr>
            </w:pPr>
            <w:r w:rsidRPr="00920004">
              <w:rPr>
                <w:lang w:val="en-US"/>
              </w:rPr>
              <w:t>GU_01_04</w:t>
            </w:r>
          </w:p>
        </w:tc>
        <w:tc>
          <w:tcPr>
            <w:tcW w:w="4320" w:type="dxa"/>
            <w:tcPrChange w:id="1334" w:author="phuong vu" w:date="2018-12-03T00:15:00Z">
              <w:tcPr>
                <w:tcW w:w="3320" w:type="dxa"/>
              </w:tcPr>
            </w:tcPrChange>
          </w:tcPr>
          <w:p w14:paraId="7F282BE2" w14:textId="3AE4F699" w:rsidR="00D66222" w:rsidRPr="00920004" w:rsidRDefault="00D66222" w:rsidP="00CF739D">
            <w:pPr>
              <w:rPr>
                <w:lang w:val="en-US"/>
              </w:rPr>
            </w:pPr>
            <w:r w:rsidRPr="00920004">
              <w:rPr>
                <w:lang w:val="en-US"/>
              </w:rPr>
              <w:t>Tạo hóa đơn đơn hàng</w:t>
            </w:r>
          </w:p>
        </w:tc>
        <w:tc>
          <w:tcPr>
            <w:tcW w:w="1056" w:type="dxa"/>
            <w:vAlign w:val="center"/>
            <w:tcPrChange w:id="1335" w:author="phuong vu" w:date="2018-12-03T00:15:00Z">
              <w:tcPr>
                <w:tcW w:w="1470" w:type="dxa"/>
                <w:gridSpan w:val="2"/>
              </w:tcPr>
            </w:tcPrChange>
          </w:tcPr>
          <w:p w14:paraId="1B4948CA" w14:textId="1869B6F3" w:rsidR="00D66222" w:rsidRPr="00920004" w:rsidRDefault="003915AD">
            <w:pPr>
              <w:jc w:val="center"/>
              <w:rPr>
                <w:ins w:id="1336" w:author="phuong vu" w:date="2018-12-02T23:05:00Z"/>
                <w:lang w:val="en-US"/>
              </w:rPr>
              <w:pPrChange w:id="1337" w:author="phuong vu" w:date="2018-12-02T23:08:00Z">
                <w:pPr/>
              </w:pPrChange>
            </w:pPr>
            <w:ins w:id="1338" w:author="phuong vu" w:date="2018-12-02T23:17:00Z">
              <w:r>
                <w:rPr>
                  <w:lang w:val="en-US"/>
                </w:rPr>
                <w:t>X</w:t>
              </w:r>
            </w:ins>
          </w:p>
        </w:tc>
        <w:tc>
          <w:tcPr>
            <w:tcW w:w="1156" w:type="dxa"/>
            <w:vAlign w:val="center"/>
            <w:tcPrChange w:id="1339" w:author="phuong vu" w:date="2018-12-03T00:15:00Z">
              <w:tcPr>
                <w:tcW w:w="1523" w:type="dxa"/>
              </w:tcPr>
            </w:tcPrChange>
          </w:tcPr>
          <w:p w14:paraId="010E17B2" w14:textId="77777777" w:rsidR="00D66222" w:rsidRPr="00920004" w:rsidRDefault="00D66222">
            <w:pPr>
              <w:jc w:val="center"/>
              <w:rPr>
                <w:ins w:id="1340" w:author="phuong vu" w:date="2018-12-02T23:05:00Z"/>
                <w:lang w:val="en-US"/>
              </w:rPr>
              <w:pPrChange w:id="1341" w:author="phuong vu" w:date="2018-12-02T23:08:00Z">
                <w:pPr/>
              </w:pPrChange>
            </w:pPr>
          </w:p>
        </w:tc>
      </w:tr>
      <w:tr w:rsidR="00D66222" w:rsidRPr="00920004" w14:paraId="2DBE9A29" w14:textId="58854861" w:rsidTr="003B5C58">
        <w:tc>
          <w:tcPr>
            <w:tcW w:w="709" w:type="dxa"/>
            <w:tcPrChange w:id="1342" w:author="phuong vu" w:date="2018-12-03T00:15:00Z">
              <w:tcPr>
                <w:tcW w:w="709" w:type="dxa"/>
              </w:tcPr>
            </w:tcPrChange>
          </w:tcPr>
          <w:p w14:paraId="21DA1684" w14:textId="7CD514EF" w:rsidR="00D66222" w:rsidRPr="00CF739D" w:rsidRDefault="00D66222" w:rsidP="003B5C58">
            <w:pPr>
              <w:jc w:val="center"/>
              <w:rPr>
                <w:lang w:val="en-US"/>
              </w:rPr>
              <w:pPrChange w:id="1343" w:author="phuong vu" w:date="2018-12-03T00:15:00Z">
                <w:pPr/>
              </w:pPrChange>
            </w:pPr>
            <w:r w:rsidRPr="00920004">
              <w:rPr>
                <w:lang w:val="en-US"/>
              </w:rPr>
              <w:t>5</w:t>
            </w:r>
          </w:p>
        </w:tc>
        <w:tc>
          <w:tcPr>
            <w:tcW w:w="1451" w:type="dxa"/>
            <w:tcPrChange w:id="1344" w:author="phuong vu" w:date="2018-12-03T00:15:00Z">
              <w:tcPr>
                <w:tcW w:w="1670" w:type="dxa"/>
                <w:gridSpan w:val="2"/>
              </w:tcPr>
            </w:tcPrChange>
          </w:tcPr>
          <w:p w14:paraId="469E9228" w14:textId="4E58F4A7" w:rsidR="00D66222" w:rsidRPr="00920004" w:rsidRDefault="00D66222" w:rsidP="00CF739D">
            <w:pPr>
              <w:rPr>
                <w:lang w:val="en-US"/>
              </w:rPr>
            </w:pPr>
            <w:r w:rsidRPr="00920004">
              <w:rPr>
                <w:lang w:val="en-US"/>
              </w:rPr>
              <w:t>GU_01_05</w:t>
            </w:r>
          </w:p>
        </w:tc>
        <w:tc>
          <w:tcPr>
            <w:tcW w:w="4320" w:type="dxa"/>
            <w:tcPrChange w:id="1345" w:author="phuong vu" w:date="2018-12-03T00:15:00Z">
              <w:tcPr>
                <w:tcW w:w="3320" w:type="dxa"/>
              </w:tcPr>
            </w:tcPrChange>
          </w:tcPr>
          <w:p w14:paraId="4C59D7F4" w14:textId="270B5267" w:rsidR="00D66222" w:rsidRPr="00920004" w:rsidRDefault="00D66222" w:rsidP="00CF739D">
            <w:pPr>
              <w:rPr>
                <w:lang w:val="en-US"/>
              </w:rPr>
            </w:pPr>
            <w:r w:rsidRPr="00920004">
              <w:rPr>
                <w:lang w:val="en-US"/>
              </w:rPr>
              <w:t>Cập nhật hóa đơn</w:t>
            </w:r>
          </w:p>
        </w:tc>
        <w:tc>
          <w:tcPr>
            <w:tcW w:w="1056" w:type="dxa"/>
            <w:vAlign w:val="center"/>
            <w:tcPrChange w:id="1346" w:author="phuong vu" w:date="2018-12-03T00:15:00Z">
              <w:tcPr>
                <w:tcW w:w="1470" w:type="dxa"/>
                <w:gridSpan w:val="2"/>
              </w:tcPr>
            </w:tcPrChange>
          </w:tcPr>
          <w:p w14:paraId="1B5F31AC" w14:textId="2A9C4A71" w:rsidR="00D66222" w:rsidRPr="00920004" w:rsidRDefault="003915AD">
            <w:pPr>
              <w:jc w:val="center"/>
              <w:rPr>
                <w:ins w:id="1347" w:author="phuong vu" w:date="2018-12-02T23:05:00Z"/>
                <w:lang w:val="en-US"/>
              </w:rPr>
              <w:pPrChange w:id="1348" w:author="phuong vu" w:date="2018-12-02T23:08:00Z">
                <w:pPr/>
              </w:pPrChange>
            </w:pPr>
            <w:ins w:id="1349" w:author="phuong vu" w:date="2018-12-02T23:17:00Z">
              <w:r>
                <w:rPr>
                  <w:lang w:val="en-US"/>
                </w:rPr>
                <w:t>X</w:t>
              </w:r>
            </w:ins>
          </w:p>
        </w:tc>
        <w:tc>
          <w:tcPr>
            <w:tcW w:w="1156" w:type="dxa"/>
            <w:vAlign w:val="center"/>
            <w:tcPrChange w:id="1350" w:author="phuong vu" w:date="2018-12-03T00:15:00Z">
              <w:tcPr>
                <w:tcW w:w="1523" w:type="dxa"/>
              </w:tcPr>
            </w:tcPrChange>
          </w:tcPr>
          <w:p w14:paraId="0C3689E2" w14:textId="77777777" w:rsidR="00D66222" w:rsidRPr="00920004" w:rsidRDefault="00D66222">
            <w:pPr>
              <w:jc w:val="center"/>
              <w:rPr>
                <w:ins w:id="1351" w:author="phuong vu" w:date="2018-12-02T23:05:00Z"/>
                <w:lang w:val="en-US"/>
              </w:rPr>
              <w:pPrChange w:id="1352" w:author="phuong vu" w:date="2018-12-02T23:08:00Z">
                <w:pPr/>
              </w:pPrChange>
            </w:pPr>
          </w:p>
        </w:tc>
      </w:tr>
      <w:tr w:rsidR="00D66222" w:rsidRPr="00920004" w14:paraId="77151132" w14:textId="4F313804" w:rsidTr="003B5C58">
        <w:tc>
          <w:tcPr>
            <w:tcW w:w="709" w:type="dxa"/>
            <w:tcPrChange w:id="1353" w:author="phuong vu" w:date="2018-12-03T00:15:00Z">
              <w:tcPr>
                <w:tcW w:w="709" w:type="dxa"/>
              </w:tcPr>
            </w:tcPrChange>
          </w:tcPr>
          <w:p w14:paraId="1387BFE9" w14:textId="1E4438D2" w:rsidR="00D66222" w:rsidRPr="00920004" w:rsidRDefault="00D66222" w:rsidP="003B5C58">
            <w:pPr>
              <w:jc w:val="center"/>
              <w:rPr>
                <w:lang w:val="en-US"/>
              </w:rPr>
              <w:pPrChange w:id="1354" w:author="phuong vu" w:date="2018-12-03T00:15:00Z">
                <w:pPr/>
              </w:pPrChange>
            </w:pPr>
            <w:r w:rsidRPr="00920004">
              <w:rPr>
                <w:lang w:val="en-US"/>
              </w:rPr>
              <w:t>6</w:t>
            </w:r>
          </w:p>
        </w:tc>
        <w:tc>
          <w:tcPr>
            <w:tcW w:w="1451" w:type="dxa"/>
            <w:tcPrChange w:id="1355" w:author="phuong vu" w:date="2018-12-03T00:15:00Z">
              <w:tcPr>
                <w:tcW w:w="1670" w:type="dxa"/>
                <w:gridSpan w:val="2"/>
              </w:tcPr>
            </w:tcPrChange>
          </w:tcPr>
          <w:p w14:paraId="59DA053D" w14:textId="78F43806" w:rsidR="00D66222" w:rsidRPr="00920004" w:rsidRDefault="00D66222" w:rsidP="00CF739D">
            <w:pPr>
              <w:rPr>
                <w:lang w:val="en-US"/>
              </w:rPr>
            </w:pPr>
            <w:r w:rsidRPr="00920004">
              <w:rPr>
                <w:lang w:val="en-US"/>
              </w:rPr>
              <w:t>GU_02_01</w:t>
            </w:r>
          </w:p>
        </w:tc>
        <w:tc>
          <w:tcPr>
            <w:tcW w:w="4320" w:type="dxa"/>
            <w:tcPrChange w:id="1356" w:author="phuong vu" w:date="2018-12-03T00:15:00Z">
              <w:tcPr>
                <w:tcW w:w="3320" w:type="dxa"/>
              </w:tcPr>
            </w:tcPrChange>
          </w:tcPr>
          <w:p w14:paraId="1C07ECD3" w14:textId="27B1E3E9" w:rsidR="00D66222" w:rsidRPr="00920004" w:rsidRDefault="00D66222" w:rsidP="00CF739D">
            <w:r w:rsidRPr="00920004">
              <w:rPr>
                <w:lang w:val="en-US"/>
              </w:rPr>
              <w:t>Xem danh sách biên nhận theo trạng thái</w:t>
            </w:r>
          </w:p>
        </w:tc>
        <w:tc>
          <w:tcPr>
            <w:tcW w:w="1056" w:type="dxa"/>
            <w:vAlign w:val="center"/>
            <w:tcPrChange w:id="1357" w:author="phuong vu" w:date="2018-12-03T00:15:00Z">
              <w:tcPr>
                <w:tcW w:w="1470" w:type="dxa"/>
                <w:gridSpan w:val="2"/>
              </w:tcPr>
            </w:tcPrChange>
          </w:tcPr>
          <w:p w14:paraId="02B5B56A" w14:textId="48E09370" w:rsidR="00D66222" w:rsidRPr="00920004" w:rsidRDefault="003915AD">
            <w:pPr>
              <w:jc w:val="center"/>
              <w:rPr>
                <w:ins w:id="1358" w:author="phuong vu" w:date="2018-12-02T23:05:00Z"/>
                <w:lang w:val="en-US"/>
              </w:rPr>
              <w:pPrChange w:id="1359" w:author="phuong vu" w:date="2018-12-02T23:08:00Z">
                <w:pPr/>
              </w:pPrChange>
            </w:pPr>
            <w:ins w:id="1360" w:author="phuong vu" w:date="2018-12-02T23:17:00Z">
              <w:r>
                <w:rPr>
                  <w:lang w:val="en-US"/>
                </w:rPr>
                <w:t>X</w:t>
              </w:r>
            </w:ins>
          </w:p>
        </w:tc>
        <w:tc>
          <w:tcPr>
            <w:tcW w:w="1156" w:type="dxa"/>
            <w:vAlign w:val="center"/>
            <w:tcPrChange w:id="1361" w:author="phuong vu" w:date="2018-12-03T00:15:00Z">
              <w:tcPr>
                <w:tcW w:w="1523" w:type="dxa"/>
              </w:tcPr>
            </w:tcPrChange>
          </w:tcPr>
          <w:p w14:paraId="2E3EDAE1" w14:textId="77777777" w:rsidR="00D66222" w:rsidRPr="00920004" w:rsidRDefault="00D66222">
            <w:pPr>
              <w:jc w:val="center"/>
              <w:rPr>
                <w:ins w:id="1362" w:author="phuong vu" w:date="2018-12-02T23:05:00Z"/>
                <w:lang w:val="en-US"/>
              </w:rPr>
              <w:pPrChange w:id="1363" w:author="phuong vu" w:date="2018-12-02T23:08:00Z">
                <w:pPr/>
              </w:pPrChange>
            </w:pPr>
          </w:p>
        </w:tc>
      </w:tr>
      <w:tr w:rsidR="00D66222" w:rsidRPr="00920004" w14:paraId="2AD16520" w14:textId="55D999FA" w:rsidTr="003B5C58">
        <w:tc>
          <w:tcPr>
            <w:tcW w:w="709" w:type="dxa"/>
            <w:tcPrChange w:id="1364" w:author="phuong vu" w:date="2018-12-03T00:15:00Z">
              <w:tcPr>
                <w:tcW w:w="709" w:type="dxa"/>
              </w:tcPr>
            </w:tcPrChange>
          </w:tcPr>
          <w:p w14:paraId="63E6365F" w14:textId="6E81375C" w:rsidR="00D66222" w:rsidRPr="00CF739D" w:rsidRDefault="00D66222" w:rsidP="003B5C58">
            <w:pPr>
              <w:jc w:val="center"/>
              <w:rPr>
                <w:lang w:val="en-US"/>
              </w:rPr>
              <w:pPrChange w:id="1365" w:author="phuong vu" w:date="2018-12-03T00:15:00Z">
                <w:pPr/>
              </w:pPrChange>
            </w:pPr>
            <w:r w:rsidRPr="00920004">
              <w:rPr>
                <w:lang w:val="en-US"/>
              </w:rPr>
              <w:t>7</w:t>
            </w:r>
          </w:p>
        </w:tc>
        <w:tc>
          <w:tcPr>
            <w:tcW w:w="1451" w:type="dxa"/>
            <w:tcPrChange w:id="1366" w:author="phuong vu" w:date="2018-12-03T00:15:00Z">
              <w:tcPr>
                <w:tcW w:w="1670" w:type="dxa"/>
                <w:gridSpan w:val="2"/>
              </w:tcPr>
            </w:tcPrChange>
          </w:tcPr>
          <w:p w14:paraId="11C0C3B7" w14:textId="592AA249" w:rsidR="00D66222" w:rsidRPr="00920004" w:rsidRDefault="00D66222" w:rsidP="00CF739D">
            <w:pPr>
              <w:rPr>
                <w:lang w:val="en-US"/>
              </w:rPr>
            </w:pPr>
            <w:r w:rsidRPr="00920004">
              <w:rPr>
                <w:lang w:val="en-US"/>
              </w:rPr>
              <w:t>GU_02_02</w:t>
            </w:r>
          </w:p>
        </w:tc>
        <w:tc>
          <w:tcPr>
            <w:tcW w:w="4320" w:type="dxa"/>
            <w:tcPrChange w:id="1367" w:author="phuong vu" w:date="2018-12-03T00:15:00Z">
              <w:tcPr>
                <w:tcW w:w="3320" w:type="dxa"/>
              </w:tcPr>
            </w:tcPrChange>
          </w:tcPr>
          <w:p w14:paraId="2B20F7DB" w14:textId="32FCC90B" w:rsidR="00D66222" w:rsidRPr="00920004" w:rsidRDefault="00D66222" w:rsidP="00CF739D">
            <w:pPr>
              <w:rPr>
                <w:lang w:val="en-US"/>
              </w:rPr>
            </w:pPr>
            <w:r w:rsidRPr="00920004">
              <w:rPr>
                <w:lang w:val="en-US"/>
              </w:rPr>
              <w:t>Xem chi tiết biên nhận</w:t>
            </w:r>
          </w:p>
        </w:tc>
        <w:tc>
          <w:tcPr>
            <w:tcW w:w="1056" w:type="dxa"/>
            <w:vAlign w:val="center"/>
            <w:tcPrChange w:id="1368" w:author="phuong vu" w:date="2018-12-03T00:15:00Z">
              <w:tcPr>
                <w:tcW w:w="1470" w:type="dxa"/>
                <w:gridSpan w:val="2"/>
              </w:tcPr>
            </w:tcPrChange>
          </w:tcPr>
          <w:p w14:paraId="02FC4A60" w14:textId="6A8506FA" w:rsidR="00D66222" w:rsidRPr="00920004" w:rsidRDefault="003915AD">
            <w:pPr>
              <w:jc w:val="center"/>
              <w:rPr>
                <w:ins w:id="1369" w:author="phuong vu" w:date="2018-12-02T23:05:00Z"/>
                <w:lang w:val="en-US"/>
              </w:rPr>
              <w:pPrChange w:id="1370" w:author="phuong vu" w:date="2018-12-02T23:08:00Z">
                <w:pPr/>
              </w:pPrChange>
            </w:pPr>
            <w:ins w:id="1371" w:author="phuong vu" w:date="2018-12-02T23:17:00Z">
              <w:r>
                <w:rPr>
                  <w:lang w:val="en-US"/>
                </w:rPr>
                <w:t>X</w:t>
              </w:r>
            </w:ins>
          </w:p>
        </w:tc>
        <w:tc>
          <w:tcPr>
            <w:tcW w:w="1156" w:type="dxa"/>
            <w:vAlign w:val="center"/>
            <w:tcPrChange w:id="1372" w:author="phuong vu" w:date="2018-12-03T00:15:00Z">
              <w:tcPr>
                <w:tcW w:w="1523" w:type="dxa"/>
              </w:tcPr>
            </w:tcPrChange>
          </w:tcPr>
          <w:p w14:paraId="17F4F2B3" w14:textId="77777777" w:rsidR="00D66222" w:rsidRPr="00920004" w:rsidRDefault="00D66222">
            <w:pPr>
              <w:jc w:val="center"/>
              <w:rPr>
                <w:ins w:id="1373" w:author="phuong vu" w:date="2018-12-02T23:05:00Z"/>
                <w:lang w:val="en-US"/>
              </w:rPr>
              <w:pPrChange w:id="1374" w:author="phuong vu" w:date="2018-12-02T23:08:00Z">
                <w:pPr/>
              </w:pPrChange>
            </w:pPr>
          </w:p>
        </w:tc>
      </w:tr>
      <w:tr w:rsidR="00D66222" w:rsidRPr="00920004" w14:paraId="48044AC4" w14:textId="1B1C282F" w:rsidTr="003B5C58">
        <w:tc>
          <w:tcPr>
            <w:tcW w:w="709" w:type="dxa"/>
            <w:tcPrChange w:id="1375" w:author="phuong vu" w:date="2018-12-03T00:15:00Z">
              <w:tcPr>
                <w:tcW w:w="709" w:type="dxa"/>
              </w:tcPr>
            </w:tcPrChange>
          </w:tcPr>
          <w:p w14:paraId="4762C54E" w14:textId="26B975DA" w:rsidR="00D66222" w:rsidRPr="00CF739D" w:rsidRDefault="00D66222" w:rsidP="003B5C58">
            <w:pPr>
              <w:jc w:val="center"/>
              <w:rPr>
                <w:lang w:val="en-US"/>
              </w:rPr>
              <w:pPrChange w:id="1376" w:author="phuong vu" w:date="2018-12-03T00:15:00Z">
                <w:pPr/>
              </w:pPrChange>
            </w:pPr>
            <w:r w:rsidRPr="00920004">
              <w:rPr>
                <w:lang w:val="en-US"/>
              </w:rPr>
              <w:t>8</w:t>
            </w:r>
          </w:p>
        </w:tc>
        <w:tc>
          <w:tcPr>
            <w:tcW w:w="1451" w:type="dxa"/>
            <w:tcPrChange w:id="1377" w:author="phuong vu" w:date="2018-12-03T00:15:00Z">
              <w:tcPr>
                <w:tcW w:w="1670" w:type="dxa"/>
                <w:gridSpan w:val="2"/>
              </w:tcPr>
            </w:tcPrChange>
          </w:tcPr>
          <w:p w14:paraId="333816AE" w14:textId="63EAA7A5" w:rsidR="00D66222" w:rsidRPr="00920004" w:rsidRDefault="00D66222" w:rsidP="00CF739D">
            <w:pPr>
              <w:rPr>
                <w:lang w:val="en-US"/>
              </w:rPr>
            </w:pPr>
            <w:r w:rsidRPr="00920004">
              <w:rPr>
                <w:lang w:val="en-US"/>
              </w:rPr>
              <w:t>GU_02_03</w:t>
            </w:r>
          </w:p>
        </w:tc>
        <w:tc>
          <w:tcPr>
            <w:tcW w:w="4320" w:type="dxa"/>
            <w:tcPrChange w:id="1378" w:author="phuong vu" w:date="2018-12-03T00:15:00Z">
              <w:tcPr>
                <w:tcW w:w="3320" w:type="dxa"/>
              </w:tcPr>
            </w:tcPrChange>
          </w:tcPr>
          <w:p w14:paraId="09CAE6C8" w14:textId="5BA8BA07" w:rsidR="00D66222" w:rsidRPr="00920004" w:rsidRDefault="00D66222" w:rsidP="00CF739D">
            <w:pPr>
              <w:rPr>
                <w:lang w:val="en-US"/>
              </w:rPr>
            </w:pPr>
            <w:r w:rsidRPr="00920004">
              <w:rPr>
                <w:lang w:val="en-US"/>
              </w:rPr>
              <w:t>Thay đổi trạng thái biên nhận</w:t>
            </w:r>
          </w:p>
        </w:tc>
        <w:tc>
          <w:tcPr>
            <w:tcW w:w="1056" w:type="dxa"/>
            <w:vAlign w:val="center"/>
            <w:tcPrChange w:id="1379" w:author="phuong vu" w:date="2018-12-03T00:15:00Z">
              <w:tcPr>
                <w:tcW w:w="1470" w:type="dxa"/>
                <w:gridSpan w:val="2"/>
              </w:tcPr>
            </w:tcPrChange>
          </w:tcPr>
          <w:p w14:paraId="48DF3287" w14:textId="0C69961E" w:rsidR="00D66222" w:rsidRPr="00920004" w:rsidRDefault="003915AD">
            <w:pPr>
              <w:jc w:val="center"/>
              <w:rPr>
                <w:ins w:id="1380" w:author="phuong vu" w:date="2018-12-02T23:05:00Z"/>
                <w:lang w:val="en-US"/>
              </w:rPr>
              <w:pPrChange w:id="1381" w:author="phuong vu" w:date="2018-12-02T23:08:00Z">
                <w:pPr/>
              </w:pPrChange>
            </w:pPr>
            <w:ins w:id="1382" w:author="phuong vu" w:date="2018-12-02T23:17:00Z">
              <w:r>
                <w:rPr>
                  <w:lang w:val="en-US"/>
                </w:rPr>
                <w:t>X</w:t>
              </w:r>
            </w:ins>
          </w:p>
        </w:tc>
        <w:tc>
          <w:tcPr>
            <w:tcW w:w="1156" w:type="dxa"/>
            <w:vAlign w:val="center"/>
            <w:tcPrChange w:id="1383" w:author="phuong vu" w:date="2018-12-03T00:15:00Z">
              <w:tcPr>
                <w:tcW w:w="1523" w:type="dxa"/>
              </w:tcPr>
            </w:tcPrChange>
          </w:tcPr>
          <w:p w14:paraId="223E60A1" w14:textId="77777777" w:rsidR="00D66222" w:rsidRPr="00920004" w:rsidRDefault="00D66222">
            <w:pPr>
              <w:jc w:val="center"/>
              <w:rPr>
                <w:ins w:id="1384" w:author="phuong vu" w:date="2018-12-02T23:05:00Z"/>
                <w:lang w:val="en-US"/>
              </w:rPr>
              <w:pPrChange w:id="1385" w:author="phuong vu" w:date="2018-12-02T23:08:00Z">
                <w:pPr/>
              </w:pPrChange>
            </w:pPr>
          </w:p>
        </w:tc>
      </w:tr>
      <w:tr w:rsidR="00D66222" w:rsidRPr="00920004" w14:paraId="5B901F67" w14:textId="78ABC4FA" w:rsidTr="003B5C58">
        <w:tc>
          <w:tcPr>
            <w:tcW w:w="709" w:type="dxa"/>
            <w:tcPrChange w:id="1386" w:author="phuong vu" w:date="2018-12-03T00:15:00Z">
              <w:tcPr>
                <w:tcW w:w="709" w:type="dxa"/>
              </w:tcPr>
            </w:tcPrChange>
          </w:tcPr>
          <w:p w14:paraId="283915A9" w14:textId="72F57E26" w:rsidR="00D66222" w:rsidRPr="00CF739D" w:rsidRDefault="00D66222" w:rsidP="003B5C58">
            <w:pPr>
              <w:jc w:val="center"/>
              <w:rPr>
                <w:lang w:val="en-US"/>
              </w:rPr>
              <w:pPrChange w:id="1387" w:author="phuong vu" w:date="2018-12-03T00:15:00Z">
                <w:pPr/>
              </w:pPrChange>
            </w:pPr>
            <w:r w:rsidRPr="00920004">
              <w:rPr>
                <w:lang w:val="en-US"/>
              </w:rPr>
              <w:t>9</w:t>
            </w:r>
          </w:p>
        </w:tc>
        <w:tc>
          <w:tcPr>
            <w:tcW w:w="1451" w:type="dxa"/>
            <w:tcPrChange w:id="1388" w:author="phuong vu" w:date="2018-12-03T00:15:00Z">
              <w:tcPr>
                <w:tcW w:w="1670" w:type="dxa"/>
                <w:gridSpan w:val="2"/>
              </w:tcPr>
            </w:tcPrChange>
          </w:tcPr>
          <w:p w14:paraId="3100B4E9" w14:textId="5F1608A5" w:rsidR="00D66222" w:rsidRPr="00920004" w:rsidRDefault="00D66222" w:rsidP="00CF739D">
            <w:pPr>
              <w:rPr>
                <w:lang w:val="en-US"/>
              </w:rPr>
            </w:pPr>
            <w:r w:rsidRPr="00920004">
              <w:rPr>
                <w:lang w:val="en-US"/>
              </w:rPr>
              <w:t>GU_02_04</w:t>
            </w:r>
          </w:p>
        </w:tc>
        <w:tc>
          <w:tcPr>
            <w:tcW w:w="4320" w:type="dxa"/>
            <w:tcPrChange w:id="1389" w:author="phuong vu" w:date="2018-12-03T00:15:00Z">
              <w:tcPr>
                <w:tcW w:w="3320" w:type="dxa"/>
              </w:tcPr>
            </w:tcPrChange>
          </w:tcPr>
          <w:p w14:paraId="03291ED2" w14:textId="256FE68D" w:rsidR="00D66222" w:rsidRPr="00920004" w:rsidRDefault="00D66222" w:rsidP="00CF739D">
            <w:pPr>
              <w:rPr>
                <w:lang w:val="en-US"/>
              </w:rPr>
            </w:pPr>
            <w:r w:rsidRPr="00920004">
              <w:rPr>
                <w:lang w:val="en-US"/>
              </w:rPr>
              <w:t>Cập nhật thông tin biên nhận</w:t>
            </w:r>
          </w:p>
        </w:tc>
        <w:tc>
          <w:tcPr>
            <w:tcW w:w="1056" w:type="dxa"/>
            <w:vAlign w:val="center"/>
            <w:tcPrChange w:id="1390" w:author="phuong vu" w:date="2018-12-03T00:15:00Z">
              <w:tcPr>
                <w:tcW w:w="1470" w:type="dxa"/>
                <w:gridSpan w:val="2"/>
              </w:tcPr>
            </w:tcPrChange>
          </w:tcPr>
          <w:p w14:paraId="2A846A99" w14:textId="49B0A296" w:rsidR="00D66222" w:rsidRPr="00920004" w:rsidRDefault="003915AD">
            <w:pPr>
              <w:jc w:val="center"/>
              <w:rPr>
                <w:ins w:id="1391" w:author="phuong vu" w:date="2018-12-02T23:05:00Z"/>
                <w:lang w:val="en-US"/>
              </w:rPr>
              <w:pPrChange w:id="1392" w:author="phuong vu" w:date="2018-12-02T23:08:00Z">
                <w:pPr/>
              </w:pPrChange>
            </w:pPr>
            <w:ins w:id="1393" w:author="phuong vu" w:date="2018-12-02T23:17:00Z">
              <w:r>
                <w:rPr>
                  <w:lang w:val="en-US"/>
                </w:rPr>
                <w:t>X</w:t>
              </w:r>
            </w:ins>
          </w:p>
        </w:tc>
        <w:tc>
          <w:tcPr>
            <w:tcW w:w="1156" w:type="dxa"/>
            <w:vAlign w:val="center"/>
            <w:tcPrChange w:id="1394" w:author="phuong vu" w:date="2018-12-03T00:15:00Z">
              <w:tcPr>
                <w:tcW w:w="1523" w:type="dxa"/>
              </w:tcPr>
            </w:tcPrChange>
          </w:tcPr>
          <w:p w14:paraId="70B0B1EA" w14:textId="77777777" w:rsidR="00D66222" w:rsidRPr="00920004" w:rsidRDefault="00D66222">
            <w:pPr>
              <w:jc w:val="center"/>
              <w:rPr>
                <w:ins w:id="1395" w:author="phuong vu" w:date="2018-12-02T23:05:00Z"/>
                <w:lang w:val="en-US"/>
              </w:rPr>
              <w:pPrChange w:id="1396" w:author="phuong vu" w:date="2018-12-02T23:08:00Z">
                <w:pPr/>
              </w:pPrChange>
            </w:pPr>
          </w:p>
        </w:tc>
      </w:tr>
      <w:tr w:rsidR="00D66222" w:rsidRPr="00920004" w14:paraId="3BDFE688" w14:textId="4143E499" w:rsidTr="003B5C58">
        <w:tc>
          <w:tcPr>
            <w:tcW w:w="709" w:type="dxa"/>
            <w:tcPrChange w:id="1397" w:author="phuong vu" w:date="2018-12-03T00:15:00Z">
              <w:tcPr>
                <w:tcW w:w="709" w:type="dxa"/>
              </w:tcPr>
            </w:tcPrChange>
          </w:tcPr>
          <w:p w14:paraId="7E41B45B" w14:textId="40FFF24C" w:rsidR="00D66222" w:rsidRPr="00920004" w:rsidRDefault="00D66222" w:rsidP="003B5C58">
            <w:pPr>
              <w:jc w:val="center"/>
              <w:rPr>
                <w:lang w:val="en-US"/>
              </w:rPr>
              <w:pPrChange w:id="1398" w:author="phuong vu" w:date="2018-12-03T00:15:00Z">
                <w:pPr/>
              </w:pPrChange>
            </w:pPr>
            <w:r w:rsidRPr="00920004">
              <w:rPr>
                <w:lang w:val="en-US"/>
              </w:rPr>
              <w:lastRenderedPageBreak/>
              <w:t>10</w:t>
            </w:r>
          </w:p>
        </w:tc>
        <w:tc>
          <w:tcPr>
            <w:tcW w:w="1451" w:type="dxa"/>
            <w:tcPrChange w:id="1399" w:author="phuong vu" w:date="2018-12-03T00:15:00Z">
              <w:tcPr>
                <w:tcW w:w="1670" w:type="dxa"/>
                <w:gridSpan w:val="2"/>
              </w:tcPr>
            </w:tcPrChange>
          </w:tcPr>
          <w:p w14:paraId="39B0F760" w14:textId="77777777" w:rsidR="00D66222" w:rsidRPr="00920004" w:rsidRDefault="00D66222" w:rsidP="00CF739D">
            <w:pPr>
              <w:rPr>
                <w:lang w:val="en-US"/>
              </w:rPr>
            </w:pPr>
            <w:r w:rsidRPr="00920004">
              <w:rPr>
                <w:lang w:val="en-US"/>
              </w:rPr>
              <w:t>GU_03</w:t>
            </w:r>
          </w:p>
        </w:tc>
        <w:tc>
          <w:tcPr>
            <w:tcW w:w="4320" w:type="dxa"/>
            <w:tcPrChange w:id="1400" w:author="phuong vu" w:date="2018-12-03T00:15:00Z">
              <w:tcPr>
                <w:tcW w:w="3320" w:type="dxa"/>
              </w:tcPr>
            </w:tcPrChange>
          </w:tcPr>
          <w:p w14:paraId="550F0281" w14:textId="77777777" w:rsidR="00D66222" w:rsidRPr="00920004" w:rsidRDefault="00D66222" w:rsidP="00CF739D">
            <w:r w:rsidRPr="00920004">
              <w:rPr>
                <w:lang w:val="en-US"/>
              </w:rPr>
              <w:t>Quản lí phân công xử lí đơn hàng</w:t>
            </w:r>
          </w:p>
        </w:tc>
        <w:tc>
          <w:tcPr>
            <w:tcW w:w="1056" w:type="dxa"/>
            <w:vAlign w:val="center"/>
            <w:tcPrChange w:id="1401" w:author="phuong vu" w:date="2018-12-03T00:15:00Z">
              <w:tcPr>
                <w:tcW w:w="1470" w:type="dxa"/>
                <w:gridSpan w:val="2"/>
              </w:tcPr>
            </w:tcPrChange>
          </w:tcPr>
          <w:p w14:paraId="7CC0955E" w14:textId="185A3C58" w:rsidR="00D66222" w:rsidRPr="00920004" w:rsidRDefault="003915AD">
            <w:pPr>
              <w:jc w:val="center"/>
              <w:rPr>
                <w:ins w:id="1402" w:author="phuong vu" w:date="2018-12-02T23:05:00Z"/>
                <w:lang w:val="en-US"/>
              </w:rPr>
              <w:pPrChange w:id="1403" w:author="phuong vu" w:date="2018-12-02T23:08:00Z">
                <w:pPr/>
              </w:pPrChange>
            </w:pPr>
            <w:ins w:id="1404" w:author="phuong vu" w:date="2018-12-02T23:17:00Z">
              <w:r>
                <w:rPr>
                  <w:lang w:val="en-US"/>
                </w:rPr>
                <w:t>X</w:t>
              </w:r>
            </w:ins>
          </w:p>
        </w:tc>
        <w:tc>
          <w:tcPr>
            <w:tcW w:w="1156" w:type="dxa"/>
            <w:vAlign w:val="center"/>
            <w:tcPrChange w:id="1405" w:author="phuong vu" w:date="2018-12-03T00:15:00Z">
              <w:tcPr>
                <w:tcW w:w="1523" w:type="dxa"/>
              </w:tcPr>
            </w:tcPrChange>
          </w:tcPr>
          <w:p w14:paraId="64A5A443" w14:textId="77777777" w:rsidR="00D66222" w:rsidRPr="00920004" w:rsidRDefault="00D66222">
            <w:pPr>
              <w:jc w:val="center"/>
              <w:rPr>
                <w:ins w:id="1406" w:author="phuong vu" w:date="2018-12-02T23:05:00Z"/>
                <w:lang w:val="en-US"/>
              </w:rPr>
              <w:pPrChange w:id="1407" w:author="phuong vu" w:date="2018-12-02T23:08:00Z">
                <w:pPr/>
              </w:pPrChange>
            </w:pPr>
          </w:p>
        </w:tc>
      </w:tr>
      <w:tr w:rsidR="00D66222" w:rsidRPr="00920004" w14:paraId="29094FF4" w14:textId="175AFEF4" w:rsidTr="003B5C58">
        <w:tc>
          <w:tcPr>
            <w:tcW w:w="709" w:type="dxa"/>
            <w:tcPrChange w:id="1408" w:author="phuong vu" w:date="2018-12-03T00:15:00Z">
              <w:tcPr>
                <w:tcW w:w="709" w:type="dxa"/>
              </w:tcPr>
            </w:tcPrChange>
          </w:tcPr>
          <w:p w14:paraId="179BB6D1" w14:textId="67142768" w:rsidR="00D66222" w:rsidRPr="00CF739D" w:rsidRDefault="00D66222" w:rsidP="003B5C58">
            <w:pPr>
              <w:jc w:val="center"/>
              <w:rPr>
                <w:lang w:val="en-US"/>
              </w:rPr>
              <w:pPrChange w:id="1409" w:author="phuong vu" w:date="2018-12-03T00:15:00Z">
                <w:pPr/>
              </w:pPrChange>
            </w:pPr>
            <w:r w:rsidRPr="00920004">
              <w:rPr>
                <w:lang w:val="en-US"/>
              </w:rPr>
              <w:t>11</w:t>
            </w:r>
          </w:p>
        </w:tc>
        <w:tc>
          <w:tcPr>
            <w:tcW w:w="1451" w:type="dxa"/>
            <w:tcPrChange w:id="1410" w:author="phuong vu" w:date="2018-12-03T00:15:00Z">
              <w:tcPr>
                <w:tcW w:w="1670" w:type="dxa"/>
                <w:gridSpan w:val="2"/>
              </w:tcPr>
            </w:tcPrChange>
          </w:tcPr>
          <w:p w14:paraId="4BC1275F" w14:textId="77777777" w:rsidR="00D66222" w:rsidRPr="00920004" w:rsidRDefault="00D66222" w:rsidP="00CF739D">
            <w:pPr>
              <w:rPr>
                <w:lang w:val="en-US"/>
              </w:rPr>
            </w:pPr>
            <w:r w:rsidRPr="00920004">
              <w:rPr>
                <w:lang w:val="en-US"/>
              </w:rPr>
              <w:t>GU_04</w:t>
            </w:r>
          </w:p>
        </w:tc>
        <w:tc>
          <w:tcPr>
            <w:tcW w:w="4320" w:type="dxa"/>
            <w:tcPrChange w:id="1411" w:author="phuong vu" w:date="2018-12-03T00:15:00Z">
              <w:tcPr>
                <w:tcW w:w="3320" w:type="dxa"/>
              </w:tcPr>
            </w:tcPrChange>
          </w:tcPr>
          <w:p w14:paraId="4C10513C" w14:textId="77777777" w:rsidR="00D66222" w:rsidRPr="00920004" w:rsidRDefault="00D66222" w:rsidP="00CF739D">
            <w:r w:rsidRPr="00920004">
              <w:rPr>
                <w:lang w:val="en-US"/>
              </w:rPr>
              <w:t>Tạo đơn hàng</w:t>
            </w:r>
          </w:p>
        </w:tc>
        <w:tc>
          <w:tcPr>
            <w:tcW w:w="1056" w:type="dxa"/>
            <w:vAlign w:val="center"/>
            <w:tcPrChange w:id="1412" w:author="phuong vu" w:date="2018-12-03T00:15:00Z">
              <w:tcPr>
                <w:tcW w:w="1470" w:type="dxa"/>
                <w:gridSpan w:val="2"/>
              </w:tcPr>
            </w:tcPrChange>
          </w:tcPr>
          <w:p w14:paraId="420A1072" w14:textId="77777777" w:rsidR="00D66222" w:rsidRPr="00920004" w:rsidRDefault="00D66222">
            <w:pPr>
              <w:jc w:val="center"/>
              <w:rPr>
                <w:ins w:id="1413" w:author="phuong vu" w:date="2018-12-02T23:05:00Z"/>
                <w:lang w:val="en-US"/>
              </w:rPr>
              <w:pPrChange w:id="1414" w:author="phuong vu" w:date="2018-12-02T23:08:00Z">
                <w:pPr/>
              </w:pPrChange>
            </w:pPr>
          </w:p>
        </w:tc>
        <w:tc>
          <w:tcPr>
            <w:tcW w:w="1156" w:type="dxa"/>
            <w:vAlign w:val="center"/>
            <w:tcPrChange w:id="1415" w:author="phuong vu" w:date="2018-12-03T00:15:00Z">
              <w:tcPr>
                <w:tcW w:w="1523" w:type="dxa"/>
              </w:tcPr>
            </w:tcPrChange>
          </w:tcPr>
          <w:p w14:paraId="18F38805" w14:textId="2108A14C" w:rsidR="00D66222" w:rsidRPr="00920004" w:rsidRDefault="003915AD">
            <w:pPr>
              <w:jc w:val="center"/>
              <w:rPr>
                <w:ins w:id="1416" w:author="phuong vu" w:date="2018-12-02T23:05:00Z"/>
                <w:lang w:val="en-US"/>
              </w:rPr>
              <w:pPrChange w:id="1417" w:author="phuong vu" w:date="2018-12-02T23:08:00Z">
                <w:pPr/>
              </w:pPrChange>
            </w:pPr>
            <w:ins w:id="1418" w:author="phuong vu" w:date="2018-12-02T23:18:00Z">
              <w:r>
                <w:rPr>
                  <w:lang w:val="en-US"/>
                </w:rPr>
                <w:t>X</w:t>
              </w:r>
            </w:ins>
          </w:p>
        </w:tc>
      </w:tr>
      <w:tr w:rsidR="00D66222" w:rsidRPr="00920004" w14:paraId="15C511E4" w14:textId="63758979" w:rsidTr="003B5C58">
        <w:tc>
          <w:tcPr>
            <w:tcW w:w="709" w:type="dxa"/>
            <w:tcPrChange w:id="1419" w:author="phuong vu" w:date="2018-12-03T00:15:00Z">
              <w:tcPr>
                <w:tcW w:w="709" w:type="dxa"/>
              </w:tcPr>
            </w:tcPrChange>
          </w:tcPr>
          <w:p w14:paraId="4EC9942C" w14:textId="5ED734EC" w:rsidR="00D66222" w:rsidRPr="00CF739D" w:rsidRDefault="00D66222" w:rsidP="003B5C58">
            <w:pPr>
              <w:jc w:val="center"/>
              <w:rPr>
                <w:lang w:val="en-US"/>
              </w:rPr>
              <w:pPrChange w:id="1420" w:author="phuong vu" w:date="2018-12-03T00:15:00Z">
                <w:pPr/>
              </w:pPrChange>
            </w:pPr>
            <w:r w:rsidRPr="00920004">
              <w:rPr>
                <w:lang w:val="en-US"/>
              </w:rPr>
              <w:t>12</w:t>
            </w:r>
          </w:p>
        </w:tc>
        <w:tc>
          <w:tcPr>
            <w:tcW w:w="1451" w:type="dxa"/>
            <w:tcPrChange w:id="1421" w:author="phuong vu" w:date="2018-12-03T00:15:00Z">
              <w:tcPr>
                <w:tcW w:w="1670" w:type="dxa"/>
                <w:gridSpan w:val="2"/>
              </w:tcPr>
            </w:tcPrChange>
          </w:tcPr>
          <w:p w14:paraId="26463646" w14:textId="48D61E8E" w:rsidR="00D66222" w:rsidRPr="00920004" w:rsidRDefault="00D66222" w:rsidP="00CF739D">
            <w:pPr>
              <w:rPr>
                <w:lang w:val="en-US"/>
              </w:rPr>
            </w:pPr>
            <w:r w:rsidRPr="00920004">
              <w:rPr>
                <w:lang w:val="en-US"/>
              </w:rPr>
              <w:t>GU_05</w:t>
            </w:r>
          </w:p>
        </w:tc>
        <w:tc>
          <w:tcPr>
            <w:tcW w:w="4320" w:type="dxa"/>
            <w:tcPrChange w:id="1422" w:author="phuong vu" w:date="2018-12-03T00:15:00Z">
              <w:tcPr>
                <w:tcW w:w="3320" w:type="dxa"/>
              </w:tcPr>
            </w:tcPrChange>
          </w:tcPr>
          <w:p w14:paraId="6E9CF08C" w14:textId="0611CC99" w:rsidR="00D66222" w:rsidRPr="00920004" w:rsidRDefault="00D66222" w:rsidP="00CF739D">
            <w:pPr>
              <w:rPr>
                <w:lang w:val="en-US"/>
              </w:rPr>
            </w:pPr>
            <w:r w:rsidRPr="00920004">
              <w:rPr>
                <w:lang w:val="en-US"/>
              </w:rPr>
              <w:t>Cập nhật đơn hàng</w:t>
            </w:r>
          </w:p>
        </w:tc>
        <w:tc>
          <w:tcPr>
            <w:tcW w:w="1056" w:type="dxa"/>
            <w:vAlign w:val="center"/>
            <w:tcPrChange w:id="1423" w:author="phuong vu" w:date="2018-12-03T00:15:00Z">
              <w:tcPr>
                <w:tcW w:w="1470" w:type="dxa"/>
                <w:gridSpan w:val="2"/>
              </w:tcPr>
            </w:tcPrChange>
          </w:tcPr>
          <w:p w14:paraId="1C583E1D" w14:textId="77777777" w:rsidR="00D66222" w:rsidRPr="00920004" w:rsidRDefault="00D66222">
            <w:pPr>
              <w:jc w:val="center"/>
              <w:rPr>
                <w:ins w:id="1424" w:author="phuong vu" w:date="2018-12-02T23:05:00Z"/>
                <w:lang w:val="en-US"/>
              </w:rPr>
              <w:pPrChange w:id="1425" w:author="phuong vu" w:date="2018-12-02T23:08:00Z">
                <w:pPr/>
              </w:pPrChange>
            </w:pPr>
          </w:p>
        </w:tc>
        <w:tc>
          <w:tcPr>
            <w:tcW w:w="1156" w:type="dxa"/>
            <w:vAlign w:val="center"/>
            <w:tcPrChange w:id="1426" w:author="phuong vu" w:date="2018-12-03T00:15:00Z">
              <w:tcPr>
                <w:tcW w:w="1523" w:type="dxa"/>
              </w:tcPr>
            </w:tcPrChange>
          </w:tcPr>
          <w:p w14:paraId="2F27C0B9" w14:textId="632092E2" w:rsidR="00D66222" w:rsidRPr="00920004" w:rsidRDefault="003915AD">
            <w:pPr>
              <w:jc w:val="center"/>
              <w:rPr>
                <w:ins w:id="1427" w:author="phuong vu" w:date="2018-12-02T23:05:00Z"/>
                <w:lang w:val="en-US"/>
              </w:rPr>
              <w:pPrChange w:id="1428" w:author="phuong vu" w:date="2018-12-02T23:08:00Z">
                <w:pPr/>
              </w:pPrChange>
            </w:pPr>
            <w:ins w:id="1429" w:author="phuong vu" w:date="2018-12-02T23:18:00Z">
              <w:r>
                <w:rPr>
                  <w:lang w:val="en-US"/>
                </w:rPr>
                <w:t>X</w:t>
              </w:r>
            </w:ins>
          </w:p>
        </w:tc>
      </w:tr>
      <w:tr w:rsidR="00D66222" w:rsidRPr="00920004" w14:paraId="7241F57D" w14:textId="4500FEF5" w:rsidTr="003B5C58">
        <w:tc>
          <w:tcPr>
            <w:tcW w:w="709" w:type="dxa"/>
            <w:tcPrChange w:id="1430" w:author="phuong vu" w:date="2018-12-03T00:15:00Z">
              <w:tcPr>
                <w:tcW w:w="709" w:type="dxa"/>
              </w:tcPr>
            </w:tcPrChange>
          </w:tcPr>
          <w:p w14:paraId="654CFF5B" w14:textId="79AF2C45" w:rsidR="00D66222" w:rsidRPr="00920004" w:rsidRDefault="00D66222" w:rsidP="003B5C58">
            <w:pPr>
              <w:jc w:val="center"/>
              <w:rPr>
                <w:lang w:val="en-US"/>
              </w:rPr>
              <w:pPrChange w:id="1431" w:author="phuong vu" w:date="2018-12-03T00:15:00Z">
                <w:pPr/>
              </w:pPrChange>
            </w:pPr>
            <w:r w:rsidRPr="00920004">
              <w:rPr>
                <w:lang w:val="en-US"/>
              </w:rPr>
              <w:t>13</w:t>
            </w:r>
          </w:p>
        </w:tc>
        <w:tc>
          <w:tcPr>
            <w:tcW w:w="1451" w:type="dxa"/>
            <w:tcPrChange w:id="1432" w:author="phuong vu" w:date="2018-12-03T00:15:00Z">
              <w:tcPr>
                <w:tcW w:w="1670" w:type="dxa"/>
                <w:gridSpan w:val="2"/>
              </w:tcPr>
            </w:tcPrChange>
          </w:tcPr>
          <w:p w14:paraId="55ED3D58" w14:textId="30B1EF7B" w:rsidR="00D66222" w:rsidRPr="00920004" w:rsidRDefault="00D66222" w:rsidP="00CF739D">
            <w:pPr>
              <w:rPr>
                <w:lang w:val="en-US"/>
              </w:rPr>
            </w:pPr>
            <w:r w:rsidRPr="00920004">
              <w:rPr>
                <w:lang w:val="en-US"/>
              </w:rPr>
              <w:t>GU_06</w:t>
            </w:r>
          </w:p>
        </w:tc>
        <w:tc>
          <w:tcPr>
            <w:tcW w:w="4320" w:type="dxa"/>
            <w:tcPrChange w:id="1433" w:author="phuong vu" w:date="2018-12-03T00:15:00Z">
              <w:tcPr>
                <w:tcW w:w="3320" w:type="dxa"/>
              </w:tcPr>
            </w:tcPrChange>
          </w:tcPr>
          <w:p w14:paraId="09573968" w14:textId="77777777" w:rsidR="00D66222" w:rsidRPr="00920004" w:rsidRDefault="00D66222" w:rsidP="00CF739D">
            <w:pPr>
              <w:rPr>
                <w:lang w:val="en-US"/>
              </w:rPr>
            </w:pPr>
            <w:r w:rsidRPr="00920004">
              <w:rPr>
                <w:lang w:val="en-US"/>
              </w:rPr>
              <w:t>Quản lí trạng thái máy giặt</w:t>
            </w:r>
          </w:p>
        </w:tc>
        <w:tc>
          <w:tcPr>
            <w:tcW w:w="1056" w:type="dxa"/>
            <w:vAlign w:val="center"/>
            <w:tcPrChange w:id="1434" w:author="phuong vu" w:date="2018-12-03T00:15:00Z">
              <w:tcPr>
                <w:tcW w:w="1470" w:type="dxa"/>
                <w:gridSpan w:val="2"/>
              </w:tcPr>
            </w:tcPrChange>
          </w:tcPr>
          <w:p w14:paraId="215A4BA9" w14:textId="58C9CC5E" w:rsidR="00D66222" w:rsidRPr="00920004" w:rsidRDefault="003915AD">
            <w:pPr>
              <w:jc w:val="center"/>
              <w:rPr>
                <w:ins w:id="1435" w:author="phuong vu" w:date="2018-12-02T23:05:00Z"/>
                <w:lang w:val="en-US"/>
              </w:rPr>
              <w:pPrChange w:id="1436" w:author="phuong vu" w:date="2018-12-02T23:08:00Z">
                <w:pPr/>
              </w:pPrChange>
            </w:pPr>
            <w:ins w:id="1437" w:author="phuong vu" w:date="2018-12-02T23:17:00Z">
              <w:r>
                <w:rPr>
                  <w:lang w:val="en-US"/>
                </w:rPr>
                <w:t>X</w:t>
              </w:r>
            </w:ins>
          </w:p>
        </w:tc>
        <w:tc>
          <w:tcPr>
            <w:tcW w:w="1156" w:type="dxa"/>
            <w:vAlign w:val="center"/>
            <w:tcPrChange w:id="1438" w:author="phuong vu" w:date="2018-12-03T00:15:00Z">
              <w:tcPr>
                <w:tcW w:w="1523" w:type="dxa"/>
              </w:tcPr>
            </w:tcPrChange>
          </w:tcPr>
          <w:p w14:paraId="5241DC03" w14:textId="77777777" w:rsidR="00D66222" w:rsidRPr="00920004" w:rsidRDefault="00D66222">
            <w:pPr>
              <w:jc w:val="center"/>
              <w:rPr>
                <w:ins w:id="1439" w:author="phuong vu" w:date="2018-12-02T23:05:00Z"/>
                <w:lang w:val="en-US"/>
              </w:rPr>
              <w:pPrChange w:id="1440" w:author="phuong vu" w:date="2018-12-02T23:08:00Z">
                <w:pPr/>
              </w:pPrChange>
            </w:pPr>
          </w:p>
        </w:tc>
      </w:tr>
      <w:tr w:rsidR="00D66222" w:rsidRPr="00920004" w14:paraId="75856C4C" w14:textId="40768385" w:rsidTr="003B5C58">
        <w:tc>
          <w:tcPr>
            <w:tcW w:w="709" w:type="dxa"/>
            <w:tcPrChange w:id="1441" w:author="phuong vu" w:date="2018-12-03T00:15:00Z">
              <w:tcPr>
                <w:tcW w:w="709" w:type="dxa"/>
              </w:tcPr>
            </w:tcPrChange>
          </w:tcPr>
          <w:p w14:paraId="6773AAC7" w14:textId="6327CCF8" w:rsidR="00D66222" w:rsidRPr="00CF739D" w:rsidRDefault="00D66222" w:rsidP="003B5C58">
            <w:pPr>
              <w:jc w:val="center"/>
              <w:rPr>
                <w:lang w:val="en-US"/>
              </w:rPr>
              <w:pPrChange w:id="1442" w:author="phuong vu" w:date="2018-12-03T00:15:00Z">
                <w:pPr/>
              </w:pPrChange>
            </w:pPr>
            <w:r w:rsidRPr="00920004">
              <w:rPr>
                <w:lang w:val="en-US"/>
              </w:rPr>
              <w:t>14</w:t>
            </w:r>
          </w:p>
        </w:tc>
        <w:tc>
          <w:tcPr>
            <w:tcW w:w="1451" w:type="dxa"/>
            <w:tcPrChange w:id="1443" w:author="phuong vu" w:date="2018-12-03T00:15:00Z">
              <w:tcPr>
                <w:tcW w:w="1670" w:type="dxa"/>
                <w:gridSpan w:val="2"/>
              </w:tcPr>
            </w:tcPrChange>
          </w:tcPr>
          <w:p w14:paraId="5B6B838F" w14:textId="04DCCF47" w:rsidR="00D66222" w:rsidRPr="00920004" w:rsidRDefault="00D66222" w:rsidP="00CF739D">
            <w:pPr>
              <w:rPr>
                <w:lang w:val="en-US"/>
              </w:rPr>
            </w:pPr>
            <w:r w:rsidRPr="00920004">
              <w:rPr>
                <w:lang w:val="en-US"/>
              </w:rPr>
              <w:t>GU_07</w:t>
            </w:r>
          </w:p>
        </w:tc>
        <w:tc>
          <w:tcPr>
            <w:tcW w:w="4320" w:type="dxa"/>
            <w:tcPrChange w:id="1444" w:author="phuong vu" w:date="2018-12-03T00:15:00Z">
              <w:tcPr>
                <w:tcW w:w="3320" w:type="dxa"/>
              </w:tcPr>
            </w:tcPrChange>
          </w:tcPr>
          <w:p w14:paraId="46A2FB09" w14:textId="77777777" w:rsidR="00D66222" w:rsidRPr="00920004" w:rsidRDefault="00D66222" w:rsidP="00CF739D">
            <w:r w:rsidRPr="00920004">
              <w:rPr>
                <w:lang w:val="en-US"/>
              </w:rPr>
              <w:t>Tìm kiếm và lọc quần áo theo loại có sẵn</w:t>
            </w:r>
          </w:p>
        </w:tc>
        <w:tc>
          <w:tcPr>
            <w:tcW w:w="1056" w:type="dxa"/>
            <w:vAlign w:val="center"/>
            <w:tcPrChange w:id="1445" w:author="phuong vu" w:date="2018-12-03T00:15:00Z">
              <w:tcPr>
                <w:tcW w:w="1470" w:type="dxa"/>
                <w:gridSpan w:val="2"/>
              </w:tcPr>
            </w:tcPrChange>
          </w:tcPr>
          <w:p w14:paraId="6D8200E9" w14:textId="77777777" w:rsidR="00D66222" w:rsidRPr="00920004" w:rsidRDefault="00D66222">
            <w:pPr>
              <w:jc w:val="center"/>
              <w:rPr>
                <w:ins w:id="1446" w:author="phuong vu" w:date="2018-12-02T23:05:00Z"/>
                <w:lang w:val="en-US"/>
              </w:rPr>
              <w:pPrChange w:id="1447" w:author="phuong vu" w:date="2018-12-02T23:08:00Z">
                <w:pPr/>
              </w:pPrChange>
            </w:pPr>
          </w:p>
        </w:tc>
        <w:tc>
          <w:tcPr>
            <w:tcW w:w="1156" w:type="dxa"/>
            <w:vAlign w:val="center"/>
            <w:tcPrChange w:id="1448" w:author="phuong vu" w:date="2018-12-03T00:15:00Z">
              <w:tcPr>
                <w:tcW w:w="1523" w:type="dxa"/>
              </w:tcPr>
            </w:tcPrChange>
          </w:tcPr>
          <w:p w14:paraId="1DA04E00" w14:textId="7E01AAF6" w:rsidR="00D66222" w:rsidRPr="00920004" w:rsidRDefault="003915AD">
            <w:pPr>
              <w:jc w:val="center"/>
              <w:rPr>
                <w:ins w:id="1449" w:author="phuong vu" w:date="2018-12-02T23:05:00Z"/>
                <w:lang w:val="en-US"/>
              </w:rPr>
              <w:pPrChange w:id="1450" w:author="phuong vu" w:date="2018-12-02T23:08:00Z">
                <w:pPr/>
              </w:pPrChange>
            </w:pPr>
            <w:ins w:id="1451" w:author="phuong vu" w:date="2018-12-02T23:18:00Z">
              <w:r>
                <w:rPr>
                  <w:lang w:val="en-US"/>
                </w:rPr>
                <w:t>X</w:t>
              </w:r>
            </w:ins>
          </w:p>
        </w:tc>
      </w:tr>
      <w:tr w:rsidR="00D66222" w:rsidRPr="00920004" w14:paraId="1031E986" w14:textId="226B9377" w:rsidTr="003B5C58">
        <w:tc>
          <w:tcPr>
            <w:tcW w:w="709" w:type="dxa"/>
            <w:tcPrChange w:id="1452" w:author="phuong vu" w:date="2018-12-03T00:15:00Z">
              <w:tcPr>
                <w:tcW w:w="709" w:type="dxa"/>
              </w:tcPr>
            </w:tcPrChange>
          </w:tcPr>
          <w:p w14:paraId="1A988C42" w14:textId="196D9BD0" w:rsidR="00D66222" w:rsidRPr="00CF739D" w:rsidRDefault="00D66222" w:rsidP="003B5C58">
            <w:pPr>
              <w:jc w:val="center"/>
              <w:rPr>
                <w:lang w:val="en-US"/>
              </w:rPr>
              <w:pPrChange w:id="1453" w:author="phuong vu" w:date="2018-12-03T00:15:00Z">
                <w:pPr/>
              </w:pPrChange>
            </w:pPr>
            <w:r w:rsidRPr="00920004">
              <w:rPr>
                <w:lang w:val="en-US"/>
              </w:rPr>
              <w:t>15</w:t>
            </w:r>
          </w:p>
        </w:tc>
        <w:tc>
          <w:tcPr>
            <w:tcW w:w="1451" w:type="dxa"/>
            <w:tcPrChange w:id="1454" w:author="phuong vu" w:date="2018-12-03T00:15:00Z">
              <w:tcPr>
                <w:tcW w:w="1670" w:type="dxa"/>
                <w:gridSpan w:val="2"/>
              </w:tcPr>
            </w:tcPrChange>
          </w:tcPr>
          <w:p w14:paraId="69498223" w14:textId="30542EC0" w:rsidR="00D66222" w:rsidRPr="00920004" w:rsidRDefault="00D66222" w:rsidP="00CF739D">
            <w:pPr>
              <w:rPr>
                <w:lang w:val="en-US"/>
              </w:rPr>
            </w:pPr>
            <w:r w:rsidRPr="00920004">
              <w:rPr>
                <w:lang w:val="en-US"/>
              </w:rPr>
              <w:t>GU_08</w:t>
            </w:r>
          </w:p>
        </w:tc>
        <w:tc>
          <w:tcPr>
            <w:tcW w:w="4320" w:type="dxa"/>
            <w:tcPrChange w:id="1455" w:author="phuong vu" w:date="2018-12-03T00:15:00Z">
              <w:tcPr>
                <w:tcW w:w="3320" w:type="dxa"/>
              </w:tcPr>
            </w:tcPrChange>
          </w:tcPr>
          <w:p w14:paraId="44126177" w14:textId="77777777" w:rsidR="00D66222" w:rsidRPr="00920004" w:rsidRDefault="00D66222" w:rsidP="00CF739D">
            <w:r w:rsidRPr="00920004">
              <w:rPr>
                <w:lang w:val="en-US"/>
              </w:rPr>
              <w:t>Tìm kiếm đơn hàng</w:t>
            </w:r>
          </w:p>
        </w:tc>
        <w:tc>
          <w:tcPr>
            <w:tcW w:w="1056" w:type="dxa"/>
            <w:vAlign w:val="center"/>
            <w:tcPrChange w:id="1456" w:author="phuong vu" w:date="2018-12-03T00:15:00Z">
              <w:tcPr>
                <w:tcW w:w="1470" w:type="dxa"/>
                <w:gridSpan w:val="2"/>
              </w:tcPr>
            </w:tcPrChange>
          </w:tcPr>
          <w:p w14:paraId="0964069F" w14:textId="50B2082A" w:rsidR="00D66222" w:rsidRPr="00920004" w:rsidRDefault="003915AD">
            <w:pPr>
              <w:jc w:val="center"/>
              <w:rPr>
                <w:ins w:id="1457" w:author="phuong vu" w:date="2018-12-02T23:05:00Z"/>
                <w:lang w:val="en-US"/>
              </w:rPr>
              <w:pPrChange w:id="1458" w:author="phuong vu" w:date="2018-12-02T23:08:00Z">
                <w:pPr/>
              </w:pPrChange>
            </w:pPr>
            <w:ins w:id="1459" w:author="phuong vu" w:date="2018-12-02T23:17:00Z">
              <w:r>
                <w:rPr>
                  <w:lang w:val="en-US"/>
                </w:rPr>
                <w:t>X</w:t>
              </w:r>
            </w:ins>
          </w:p>
        </w:tc>
        <w:tc>
          <w:tcPr>
            <w:tcW w:w="1156" w:type="dxa"/>
            <w:vAlign w:val="center"/>
            <w:tcPrChange w:id="1460" w:author="phuong vu" w:date="2018-12-03T00:15:00Z">
              <w:tcPr>
                <w:tcW w:w="1523" w:type="dxa"/>
              </w:tcPr>
            </w:tcPrChange>
          </w:tcPr>
          <w:p w14:paraId="1404EFC9" w14:textId="77777777" w:rsidR="00D66222" w:rsidRPr="00920004" w:rsidRDefault="00D66222">
            <w:pPr>
              <w:jc w:val="center"/>
              <w:rPr>
                <w:ins w:id="1461" w:author="phuong vu" w:date="2018-12-02T23:05:00Z"/>
                <w:lang w:val="en-US"/>
              </w:rPr>
              <w:pPrChange w:id="1462" w:author="phuong vu" w:date="2018-12-02T23:08:00Z">
                <w:pPr/>
              </w:pPrChange>
            </w:pPr>
          </w:p>
        </w:tc>
      </w:tr>
      <w:tr w:rsidR="00D66222" w:rsidRPr="00920004" w14:paraId="48F4ACD9" w14:textId="3063257B" w:rsidTr="003B5C58">
        <w:tc>
          <w:tcPr>
            <w:tcW w:w="709" w:type="dxa"/>
            <w:tcPrChange w:id="1463" w:author="phuong vu" w:date="2018-12-03T00:15:00Z">
              <w:tcPr>
                <w:tcW w:w="709" w:type="dxa"/>
              </w:tcPr>
            </w:tcPrChange>
          </w:tcPr>
          <w:p w14:paraId="65D8849B" w14:textId="58C7A619" w:rsidR="00D66222" w:rsidRPr="00920004" w:rsidRDefault="00D66222" w:rsidP="003B5C58">
            <w:pPr>
              <w:jc w:val="center"/>
              <w:rPr>
                <w:lang w:val="en-US"/>
              </w:rPr>
              <w:pPrChange w:id="1464" w:author="phuong vu" w:date="2018-12-03T00:15:00Z">
                <w:pPr/>
              </w:pPrChange>
            </w:pPr>
            <w:r w:rsidRPr="00920004">
              <w:rPr>
                <w:lang w:val="en-US"/>
              </w:rPr>
              <w:t>16</w:t>
            </w:r>
          </w:p>
        </w:tc>
        <w:tc>
          <w:tcPr>
            <w:tcW w:w="1451" w:type="dxa"/>
            <w:tcPrChange w:id="1465" w:author="phuong vu" w:date="2018-12-03T00:15:00Z">
              <w:tcPr>
                <w:tcW w:w="1670" w:type="dxa"/>
                <w:gridSpan w:val="2"/>
              </w:tcPr>
            </w:tcPrChange>
          </w:tcPr>
          <w:p w14:paraId="3E6420B9" w14:textId="0CFF20AA" w:rsidR="00D66222" w:rsidRPr="00920004" w:rsidRDefault="00D66222" w:rsidP="00CF739D">
            <w:pPr>
              <w:rPr>
                <w:lang w:val="en-US"/>
              </w:rPr>
            </w:pPr>
            <w:r w:rsidRPr="00920004">
              <w:rPr>
                <w:lang w:val="en-US"/>
              </w:rPr>
              <w:t>GU_09</w:t>
            </w:r>
          </w:p>
        </w:tc>
        <w:tc>
          <w:tcPr>
            <w:tcW w:w="4320" w:type="dxa"/>
            <w:tcPrChange w:id="1466" w:author="phuong vu" w:date="2018-12-03T00:15:00Z">
              <w:tcPr>
                <w:tcW w:w="3320" w:type="dxa"/>
              </w:tcPr>
            </w:tcPrChange>
          </w:tcPr>
          <w:p w14:paraId="2248410F" w14:textId="77777777" w:rsidR="00D66222" w:rsidRPr="00920004" w:rsidRDefault="00D66222" w:rsidP="00CF739D">
            <w:r w:rsidRPr="00920004">
              <w:t>Đăng nhập</w:t>
            </w:r>
          </w:p>
        </w:tc>
        <w:tc>
          <w:tcPr>
            <w:tcW w:w="1056" w:type="dxa"/>
            <w:vAlign w:val="center"/>
            <w:tcPrChange w:id="1467" w:author="phuong vu" w:date="2018-12-03T00:15:00Z">
              <w:tcPr>
                <w:tcW w:w="1470" w:type="dxa"/>
                <w:gridSpan w:val="2"/>
              </w:tcPr>
            </w:tcPrChange>
          </w:tcPr>
          <w:p w14:paraId="17BA3B8C" w14:textId="58F0212D" w:rsidR="00D66222" w:rsidRPr="003915AD" w:rsidRDefault="003915AD">
            <w:pPr>
              <w:jc w:val="center"/>
              <w:rPr>
                <w:ins w:id="1468" w:author="phuong vu" w:date="2018-12-02T23:05:00Z"/>
                <w:lang w:val="en-US"/>
                <w:rPrChange w:id="1469" w:author="phuong vu" w:date="2018-12-02T23:17:00Z">
                  <w:rPr>
                    <w:ins w:id="1470" w:author="phuong vu" w:date="2018-12-02T23:05:00Z"/>
                  </w:rPr>
                </w:rPrChange>
              </w:rPr>
              <w:pPrChange w:id="1471" w:author="phuong vu" w:date="2018-12-02T23:08:00Z">
                <w:pPr/>
              </w:pPrChange>
            </w:pPr>
            <w:ins w:id="1472" w:author="phuong vu" w:date="2018-12-02T23:17:00Z">
              <w:r>
                <w:rPr>
                  <w:lang w:val="en-US"/>
                </w:rPr>
                <w:t>X</w:t>
              </w:r>
            </w:ins>
          </w:p>
        </w:tc>
        <w:tc>
          <w:tcPr>
            <w:tcW w:w="1156" w:type="dxa"/>
            <w:vAlign w:val="center"/>
            <w:tcPrChange w:id="1473" w:author="phuong vu" w:date="2018-12-03T00:15:00Z">
              <w:tcPr>
                <w:tcW w:w="1523" w:type="dxa"/>
              </w:tcPr>
            </w:tcPrChange>
          </w:tcPr>
          <w:p w14:paraId="66A1B95F" w14:textId="0F35A719" w:rsidR="00D66222" w:rsidRPr="003915AD" w:rsidRDefault="003915AD">
            <w:pPr>
              <w:jc w:val="center"/>
              <w:rPr>
                <w:ins w:id="1474" w:author="phuong vu" w:date="2018-12-02T23:05:00Z"/>
                <w:lang w:val="en-US"/>
                <w:rPrChange w:id="1475" w:author="phuong vu" w:date="2018-12-02T23:17:00Z">
                  <w:rPr>
                    <w:ins w:id="1476" w:author="phuong vu" w:date="2018-12-02T23:05:00Z"/>
                  </w:rPr>
                </w:rPrChange>
              </w:rPr>
              <w:pPrChange w:id="1477" w:author="phuong vu" w:date="2018-12-02T23:08:00Z">
                <w:pPr/>
              </w:pPrChange>
            </w:pPr>
            <w:ins w:id="1478" w:author="phuong vu" w:date="2018-12-02T23:17:00Z">
              <w:r>
                <w:rPr>
                  <w:lang w:val="en-US"/>
                </w:rPr>
                <w:t>X</w:t>
              </w:r>
            </w:ins>
          </w:p>
        </w:tc>
      </w:tr>
      <w:tr w:rsidR="00D66222" w:rsidRPr="00920004" w14:paraId="408DC690" w14:textId="23A013E7" w:rsidTr="003B5C58">
        <w:tc>
          <w:tcPr>
            <w:tcW w:w="709" w:type="dxa"/>
            <w:tcPrChange w:id="1479" w:author="phuong vu" w:date="2018-12-03T00:15:00Z">
              <w:tcPr>
                <w:tcW w:w="709" w:type="dxa"/>
              </w:tcPr>
            </w:tcPrChange>
          </w:tcPr>
          <w:p w14:paraId="6D97D6D9" w14:textId="5AE8BF79" w:rsidR="00D66222" w:rsidRPr="00920004" w:rsidRDefault="00D66222" w:rsidP="003B5C58">
            <w:pPr>
              <w:jc w:val="center"/>
              <w:rPr>
                <w:lang w:val="en-US"/>
              </w:rPr>
              <w:pPrChange w:id="1480" w:author="phuong vu" w:date="2018-12-03T00:15:00Z">
                <w:pPr/>
              </w:pPrChange>
            </w:pPr>
            <w:r w:rsidRPr="00920004">
              <w:rPr>
                <w:lang w:val="en-US"/>
              </w:rPr>
              <w:t>17</w:t>
            </w:r>
          </w:p>
        </w:tc>
        <w:tc>
          <w:tcPr>
            <w:tcW w:w="1451" w:type="dxa"/>
            <w:tcPrChange w:id="1481" w:author="phuong vu" w:date="2018-12-03T00:15:00Z">
              <w:tcPr>
                <w:tcW w:w="1451" w:type="dxa"/>
              </w:tcPr>
            </w:tcPrChange>
          </w:tcPr>
          <w:p w14:paraId="751A30C0" w14:textId="33E8DF73" w:rsidR="00D66222" w:rsidRPr="00920004" w:rsidRDefault="00D66222" w:rsidP="00CF739D">
            <w:pPr>
              <w:rPr>
                <w:lang w:val="en-US"/>
              </w:rPr>
            </w:pPr>
            <w:r w:rsidRPr="00920004">
              <w:rPr>
                <w:lang w:val="en-US"/>
              </w:rPr>
              <w:t>GU_10</w:t>
            </w:r>
          </w:p>
        </w:tc>
        <w:tc>
          <w:tcPr>
            <w:tcW w:w="4320" w:type="dxa"/>
            <w:tcPrChange w:id="1482" w:author="phuong vu" w:date="2018-12-03T00:15:00Z">
              <w:tcPr>
                <w:tcW w:w="3539" w:type="dxa"/>
                <w:gridSpan w:val="2"/>
              </w:tcPr>
            </w:tcPrChange>
          </w:tcPr>
          <w:p w14:paraId="08CD2193" w14:textId="77777777" w:rsidR="00D66222" w:rsidRPr="00920004" w:rsidRDefault="00D66222" w:rsidP="00CF739D">
            <w:r w:rsidRPr="00920004">
              <w:t>Đăng xuất</w:t>
            </w:r>
          </w:p>
        </w:tc>
        <w:tc>
          <w:tcPr>
            <w:tcW w:w="1056" w:type="dxa"/>
            <w:vAlign w:val="center"/>
            <w:tcPrChange w:id="1483" w:author="phuong vu" w:date="2018-12-03T00:15:00Z">
              <w:tcPr>
                <w:tcW w:w="1455" w:type="dxa"/>
              </w:tcPr>
            </w:tcPrChange>
          </w:tcPr>
          <w:p w14:paraId="1BCB8894" w14:textId="18582534" w:rsidR="00D66222" w:rsidRPr="003915AD" w:rsidRDefault="003915AD">
            <w:pPr>
              <w:jc w:val="center"/>
              <w:rPr>
                <w:ins w:id="1484" w:author="phuong vu" w:date="2018-12-02T23:05:00Z"/>
                <w:lang w:val="en-US"/>
                <w:rPrChange w:id="1485" w:author="phuong vu" w:date="2018-12-02T23:17:00Z">
                  <w:rPr>
                    <w:ins w:id="1486" w:author="phuong vu" w:date="2018-12-02T23:05:00Z"/>
                  </w:rPr>
                </w:rPrChange>
              </w:rPr>
              <w:pPrChange w:id="1487" w:author="phuong vu" w:date="2018-12-02T23:08:00Z">
                <w:pPr/>
              </w:pPrChange>
            </w:pPr>
            <w:ins w:id="1488" w:author="phuong vu" w:date="2018-12-02T23:17:00Z">
              <w:r>
                <w:rPr>
                  <w:lang w:val="en-US"/>
                </w:rPr>
                <w:t>X</w:t>
              </w:r>
            </w:ins>
          </w:p>
        </w:tc>
        <w:tc>
          <w:tcPr>
            <w:tcW w:w="1156" w:type="dxa"/>
            <w:vAlign w:val="center"/>
            <w:tcPrChange w:id="1489" w:author="phuong vu" w:date="2018-12-03T00:15:00Z">
              <w:tcPr>
                <w:tcW w:w="1538" w:type="dxa"/>
                <w:gridSpan w:val="2"/>
              </w:tcPr>
            </w:tcPrChange>
          </w:tcPr>
          <w:p w14:paraId="4F285CA9" w14:textId="0897FB6F" w:rsidR="00D66222" w:rsidRPr="003915AD" w:rsidRDefault="003915AD">
            <w:pPr>
              <w:jc w:val="center"/>
              <w:rPr>
                <w:ins w:id="1490" w:author="phuong vu" w:date="2018-12-02T23:05:00Z"/>
                <w:lang w:val="en-US"/>
                <w:rPrChange w:id="1491" w:author="phuong vu" w:date="2018-12-02T23:17:00Z">
                  <w:rPr>
                    <w:ins w:id="1492" w:author="phuong vu" w:date="2018-12-02T23:05:00Z"/>
                  </w:rPr>
                </w:rPrChange>
              </w:rPr>
              <w:pPrChange w:id="1493" w:author="phuong vu" w:date="2018-12-02T23:08:00Z">
                <w:pPr/>
              </w:pPrChange>
            </w:pPr>
            <w:ins w:id="1494" w:author="phuong vu" w:date="2018-12-02T23:17:00Z">
              <w:r>
                <w:rPr>
                  <w:lang w:val="en-US"/>
                </w:rPr>
                <w:t>X</w:t>
              </w:r>
            </w:ins>
          </w:p>
        </w:tc>
      </w:tr>
      <w:tr w:rsidR="00D66222" w:rsidRPr="00920004" w14:paraId="70C7D8B6" w14:textId="09FED53B" w:rsidTr="003B5C58">
        <w:tc>
          <w:tcPr>
            <w:tcW w:w="709" w:type="dxa"/>
            <w:tcPrChange w:id="1495" w:author="phuong vu" w:date="2018-12-03T00:15:00Z">
              <w:tcPr>
                <w:tcW w:w="709" w:type="dxa"/>
              </w:tcPr>
            </w:tcPrChange>
          </w:tcPr>
          <w:p w14:paraId="1A076B11" w14:textId="4985DAB5" w:rsidR="00D66222" w:rsidRPr="00920004" w:rsidRDefault="00D66222" w:rsidP="003B5C58">
            <w:pPr>
              <w:jc w:val="center"/>
              <w:rPr>
                <w:lang w:val="en-US"/>
              </w:rPr>
              <w:pPrChange w:id="1496" w:author="phuong vu" w:date="2018-12-03T00:15:00Z">
                <w:pPr/>
              </w:pPrChange>
            </w:pPr>
            <w:r w:rsidRPr="00920004">
              <w:rPr>
                <w:lang w:val="en-US"/>
              </w:rPr>
              <w:t>18</w:t>
            </w:r>
          </w:p>
        </w:tc>
        <w:tc>
          <w:tcPr>
            <w:tcW w:w="1451" w:type="dxa"/>
            <w:tcPrChange w:id="1497" w:author="phuong vu" w:date="2018-12-03T00:15:00Z">
              <w:tcPr>
                <w:tcW w:w="1451" w:type="dxa"/>
              </w:tcPr>
            </w:tcPrChange>
          </w:tcPr>
          <w:p w14:paraId="29A31C1B" w14:textId="7C7C0DA0" w:rsidR="00D66222" w:rsidRPr="00920004" w:rsidRDefault="00D66222" w:rsidP="00CF739D">
            <w:pPr>
              <w:rPr>
                <w:lang w:val="en-US"/>
              </w:rPr>
            </w:pPr>
            <w:r w:rsidRPr="00920004">
              <w:rPr>
                <w:lang w:val="en-US"/>
              </w:rPr>
              <w:t>GU_11</w:t>
            </w:r>
          </w:p>
        </w:tc>
        <w:tc>
          <w:tcPr>
            <w:tcW w:w="4320" w:type="dxa"/>
            <w:tcPrChange w:id="1498" w:author="phuong vu" w:date="2018-12-03T00:15:00Z">
              <w:tcPr>
                <w:tcW w:w="3539" w:type="dxa"/>
                <w:gridSpan w:val="2"/>
              </w:tcPr>
            </w:tcPrChange>
          </w:tcPr>
          <w:p w14:paraId="717A02BC" w14:textId="77777777" w:rsidR="00D66222" w:rsidRPr="00920004" w:rsidRDefault="00D66222" w:rsidP="00CF739D">
            <w:pPr>
              <w:rPr>
                <w:lang w:val="en-US"/>
              </w:rPr>
            </w:pPr>
            <w:r w:rsidRPr="00920004">
              <w:rPr>
                <w:lang w:val="en-US"/>
              </w:rPr>
              <w:t>Đăng kí tài khoản khách hàng</w:t>
            </w:r>
          </w:p>
        </w:tc>
        <w:tc>
          <w:tcPr>
            <w:tcW w:w="1056" w:type="dxa"/>
            <w:vAlign w:val="center"/>
            <w:tcPrChange w:id="1499" w:author="phuong vu" w:date="2018-12-03T00:15:00Z">
              <w:tcPr>
                <w:tcW w:w="1455" w:type="dxa"/>
              </w:tcPr>
            </w:tcPrChange>
          </w:tcPr>
          <w:p w14:paraId="33E1AFBD" w14:textId="77777777" w:rsidR="00D66222" w:rsidRPr="00920004" w:rsidRDefault="00D66222">
            <w:pPr>
              <w:jc w:val="center"/>
              <w:rPr>
                <w:ins w:id="1500" w:author="phuong vu" w:date="2018-12-02T23:05:00Z"/>
                <w:lang w:val="en-US"/>
              </w:rPr>
              <w:pPrChange w:id="1501" w:author="phuong vu" w:date="2018-12-02T23:08:00Z">
                <w:pPr/>
              </w:pPrChange>
            </w:pPr>
          </w:p>
        </w:tc>
        <w:tc>
          <w:tcPr>
            <w:tcW w:w="1156" w:type="dxa"/>
            <w:vAlign w:val="center"/>
            <w:tcPrChange w:id="1502" w:author="phuong vu" w:date="2018-12-03T00:15:00Z">
              <w:tcPr>
                <w:tcW w:w="1538" w:type="dxa"/>
                <w:gridSpan w:val="2"/>
              </w:tcPr>
            </w:tcPrChange>
          </w:tcPr>
          <w:p w14:paraId="1046E4DF" w14:textId="49958600" w:rsidR="00D66222" w:rsidRPr="00920004" w:rsidRDefault="003915AD">
            <w:pPr>
              <w:jc w:val="center"/>
              <w:rPr>
                <w:ins w:id="1503" w:author="phuong vu" w:date="2018-12-02T23:05:00Z"/>
                <w:lang w:val="en-US"/>
              </w:rPr>
              <w:pPrChange w:id="1504" w:author="phuong vu" w:date="2018-12-02T23:08:00Z">
                <w:pPr/>
              </w:pPrChange>
            </w:pPr>
            <w:ins w:id="1505" w:author="phuong vu" w:date="2018-12-02T23:18:00Z">
              <w:r>
                <w:rPr>
                  <w:lang w:val="en-US"/>
                </w:rPr>
                <w:t>X</w:t>
              </w:r>
            </w:ins>
          </w:p>
        </w:tc>
      </w:tr>
      <w:tr w:rsidR="00FA0626" w:rsidRPr="00920004" w14:paraId="3131DC8E" w14:textId="77777777" w:rsidTr="003B5C58">
        <w:trPr>
          <w:ins w:id="1506" w:author="Tran Huan" w:date="2018-12-02T23:13:00Z"/>
        </w:trPr>
        <w:tc>
          <w:tcPr>
            <w:tcW w:w="709" w:type="dxa"/>
            <w:tcPrChange w:id="1507" w:author="phuong vu" w:date="2018-12-03T00:15:00Z">
              <w:tcPr>
                <w:tcW w:w="709" w:type="dxa"/>
              </w:tcPr>
            </w:tcPrChange>
          </w:tcPr>
          <w:p w14:paraId="27627343" w14:textId="76839F9A" w:rsidR="00FA0626" w:rsidRPr="00920004" w:rsidRDefault="00FA0626" w:rsidP="003B5C58">
            <w:pPr>
              <w:jc w:val="center"/>
              <w:rPr>
                <w:ins w:id="1508" w:author="Tran Huan" w:date="2018-12-02T23:13:00Z"/>
                <w:lang w:val="en-US"/>
              </w:rPr>
              <w:pPrChange w:id="1509" w:author="phuong vu" w:date="2018-12-03T00:15:00Z">
                <w:pPr/>
              </w:pPrChange>
            </w:pPr>
            <w:ins w:id="1510" w:author="Tran Huan" w:date="2018-12-02T23:13:00Z">
              <w:r>
                <w:rPr>
                  <w:lang w:val="en-US"/>
                </w:rPr>
                <w:t>19</w:t>
              </w:r>
            </w:ins>
          </w:p>
        </w:tc>
        <w:tc>
          <w:tcPr>
            <w:tcW w:w="1451" w:type="dxa"/>
            <w:tcPrChange w:id="1511" w:author="phuong vu" w:date="2018-12-03T00:15:00Z">
              <w:tcPr>
                <w:tcW w:w="1451" w:type="dxa"/>
              </w:tcPr>
            </w:tcPrChange>
          </w:tcPr>
          <w:p w14:paraId="06EC86B1" w14:textId="328EE157" w:rsidR="00FA0626" w:rsidRPr="00920004" w:rsidRDefault="00FA0626" w:rsidP="00FA0626">
            <w:pPr>
              <w:rPr>
                <w:ins w:id="1512" w:author="Tran Huan" w:date="2018-12-02T23:13:00Z"/>
                <w:lang w:val="en-US"/>
              </w:rPr>
            </w:pPr>
            <w:ins w:id="1513" w:author="Tran Huan" w:date="2018-12-02T23:13:00Z">
              <w:r>
                <w:rPr>
                  <w:lang w:val="en-US"/>
                </w:rPr>
                <w:t>GU_12</w:t>
              </w:r>
            </w:ins>
          </w:p>
        </w:tc>
        <w:tc>
          <w:tcPr>
            <w:tcW w:w="4320" w:type="dxa"/>
            <w:tcPrChange w:id="1514" w:author="phuong vu" w:date="2018-12-03T00:15:00Z">
              <w:tcPr>
                <w:tcW w:w="3539" w:type="dxa"/>
                <w:gridSpan w:val="2"/>
              </w:tcPr>
            </w:tcPrChange>
          </w:tcPr>
          <w:p w14:paraId="3AF7F45D" w14:textId="2E678CF7" w:rsidR="00FA0626" w:rsidRPr="00920004" w:rsidRDefault="00FA0626" w:rsidP="00FA0626">
            <w:pPr>
              <w:rPr>
                <w:ins w:id="1515" w:author="Tran Huan" w:date="2018-12-02T23:13:00Z"/>
                <w:lang w:val="en-US"/>
              </w:rPr>
            </w:pPr>
            <w:ins w:id="1516" w:author="Tran Huan" w:date="2018-12-02T23:13:00Z">
              <w:r>
                <w:rPr>
                  <w:lang w:val="en-US"/>
                </w:rPr>
                <w:t>Xem biên nhận</w:t>
              </w:r>
            </w:ins>
          </w:p>
        </w:tc>
        <w:tc>
          <w:tcPr>
            <w:tcW w:w="1056" w:type="dxa"/>
            <w:vAlign w:val="center"/>
            <w:tcPrChange w:id="1517" w:author="phuong vu" w:date="2018-12-03T00:15:00Z">
              <w:tcPr>
                <w:tcW w:w="1455" w:type="dxa"/>
                <w:vAlign w:val="center"/>
              </w:tcPr>
            </w:tcPrChange>
          </w:tcPr>
          <w:p w14:paraId="5566793D" w14:textId="77777777" w:rsidR="00FA0626" w:rsidRPr="00920004" w:rsidRDefault="00FA0626" w:rsidP="00FA0626">
            <w:pPr>
              <w:jc w:val="center"/>
              <w:rPr>
                <w:ins w:id="1518" w:author="Tran Huan" w:date="2018-12-02T23:13:00Z"/>
                <w:lang w:val="en-US"/>
              </w:rPr>
            </w:pPr>
          </w:p>
        </w:tc>
        <w:tc>
          <w:tcPr>
            <w:tcW w:w="1156" w:type="dxa"/>
            <w:vAlign w:val="center"/>
            <w:tcPrChange w:id="1519" w:author="phuong vu" w:date="2018-12-03T00:15:00Z">
              <w:tcPr>
                <w:tcW w:w="1538" w:type="dxa"/>
                <w:gridSpan w:val="2"/>
                <w:vAlign w:val="center"/>
              </w:tcPr>
            </w:tcPrChange>
          </w:tcPr>
          <w:p w14:paraId="5745F0C0" w14:textId="08427C14" w:rsidR="00FA0626" w:rsidRPr="00920004" w:rsidRDefault="003915AD" w:rsidP="00FA0626">
            <w:pPr>
              <w:jc w:val="center"/>
              <w:rPr>
                <w:ins w:id="1520" w:author="Tran Huan" w:date="2018-12-02T23:13:00Z"/>
                <w:lang w:val="en-US"/>
              </w:rPr>
            </w:pPr>
            <w:ins w:id="1521" w:author="phuong vu" w:date="2018-12-02T23:18:00Z">
              <w:r>
                <w:rPr>
                  <w:lang w:val="en-US"/>
                </w:rPr>
                <w:t>X</w:t>
              </w:r>
            </w:ins>
          </w:p>
        </w:tc>
      </w:tr>
      <w:tr w:rsidR="00FA0626" w:rsidRPr="00920004" w14:paraId="28BE030C" w14:textId="77777777" w:rsidTr="003B5C58">
        <w:trPr>
          <w:ins w:id="1522" w:author="Tran Huan" w:date="2018-12-02T23:13:00Z"/>
        </w:trPr>
        <w:tc>
          <w:tcPr>
            <w:tcW w:w="709" w:type="dxa"/>
            <w:tcPrChange w:id="1523" w:author="phuong vu" w:date="2018-12-03T00:15:00Z">
              <w:tcPr>
                <w:tcW w:w="709" w:type="dxa"/>
              </w:tcPr>
            </w:tcPrChange>
          </w:tcPr>
          <w:p w14:paraId="4FEE6EEF" w14:textId="5597A8B6" w:rsidR="00FA0626" w:rsidRPr="00920004" w:rsidRDefault="00FA0626" w:rsidP="003B5C58">
            <w:pPr>
              <w:jc w:val="center"/>
              <w:rPr>
                <w:ins w:id="1524" w:author="Tran Huan" w:date="2018-12-02T23:13:00Z"/>
                <w:lang w:val="en-US"/>
              </w:rPr>
              <w:pPrChange w:id="1525" w:author="phuong vu" w:date="2018-12-03T00:15:00Z">
                <w:pPr/>
              </w:pPrChange>
            </w:pPr>
            <w:ins w:id="1526" w:author="Tran Huan" w:date="2018-12-02T23:13:00Z">
              <w:r>
                <w:rPr>
                  <w:lang w:val="en-US"/>
                </w:rPr>
                <w:t>20</w:t>
              </w:r>
            </w:ins>
          </w:p>
        </w:tc>
        <w:tc>
          <w:tcPr>
            <w:tcW w:w="1451" w:type="dxa"/>
            <w:tcPrChange w:id="1527" w:author="phuong vu" w:date="2018-12-03T00:15:00Z">
              <w:tcPr>
                <w:tcW w:w="1451" w:type="dxa"/>
              </w:tcPr>
            </w:tcPrChange>
          </w:tcPr>
          <w:p w14:paraId="0922A845" w14:textId="363024CF" w:rsidR="00FA0626" w:rsidRPr="00920004" w:rsidRDefault="00FA0626" w:rsidP="00FA0626">
            <w:pPr>
              <w:rPr>
                <w:ins w:id="1528" w:author="Tran Huan" w:date="2018-12-02T23:13:00Z"/>
                <w:lang w:val="en-US"/>
              </w:rPr>
            </w:pPr>
            <w:ins w:id="1529" w:author="Tran Huan" w:date="2018-12-02T23:13:00Z">
              <w:r>
                <w:rPr>
                  <w:lang w:val="en-US"/>
                </w:rPr>
                <w:t>GU_13</w:t>
              </w:r>
            </w:ins>
          </w:p>
        </w:tc>
        <w:tc>
          <w:tcPr>
            <w:tcW w:w="4320" w:type="dxa"/>
            <w:tcPrChange w:id="1530" w:author="phuong vu" w:date="2018-12-03T00:15:00Z">
              <w:tcPr>
                <w:tcW w:w="3539" w:type="dxa"/>
                <w:gridSpan w:val="2"/>
              </w:tcPr>
            </w:tcPrChange>
          </w:tcPr>
          <w:p w14:paraId="119E1970" w14:textId="7000F91B" w:rsidR="00FA0626" w:rsidRPr="00920004" w:rsidRDefault="00FA0626" w:rsidP="00FA0626">
            <w:pPr>
              <w:rPr>
                <w:ins w:id="1531" w:author="Tran Huan" w:date="2018-12-02T23:13:00Z"/>
                <w:lang w:val="en-US"/>
              </w:rPr>
            </w:pPr>
            <w:ins w:id="1532" w:author="Tran Huan" w:date="2018-12-02T23:13:00Z">
              <w:r>
                <w:rPr>
                  <w:lang w:val="en-US"/>
                </w:rPr>
                <w:t>Xem thông báo về trạng thái đơn hàng</w:t>
              </w:r>
            </w:ins>
          </w:p>
        </w:tc>
        <w:tc>
          <w:tcPr>
            <w:tcW w:w="1056" w:type="dxa"/>
            <w:vAlign w:val="center"/>
            <w:tcPrChange w:id="1533" w:author="phuong vu" w:date="2018-12-03T00:15:00Z">
              <w:tcPr>
                <w:tcW w:w="1455" w:type="dxa"/>
                <w:vAlign w:val="center"/>
              </w:tcPr>
            </w:tcPrChange>
          </w:tcPr>
          <w:p w14:paraId="7942A444" w14:textId="77777777" w:rsidR="00FA0626" w:rsidRPr="00920004" w:rsidRDefault="00FA0626" w:rsidP="00FA0626">
            <w:pPr>
              <w:jc w:val="center"/>
              <w:rPr>
                <w:ins w:id="1534" w:author="Tran Huan" w:date="2018-12-02T23:13:00Z"/>
                <w:lang w:val="en-US"/>
              </w:rPr>
            </w:pPr>
          </w:p>
        </w:tc>
        <w:tc>
          <w:tcPr>
            <w:tcW w:w="1156" w:type="dxa"/>
            <w:vAlign w:val="center"/>
            <w:tcPrChange w:id="1535" w:author="phuong vu" w:date="2018-12-03T00:15:00Z">
              <w:tcPr>
                <w:tcW w:w="1538" w:type="dxa"/>
                <w:gridSpan w:val="2"/>
                <w:vAlign w:val="center"/>
              </w:tcPr>
            </w:tcPrChange>
          </w:tcPr>
          <w:p w14:paraId="0CA4C8F4" w14:textId="799EC914" w:rsidR="00FA0626" w:rsidRPr="00920004" w:rsidRDefault="003915AD" w:rsidP="00FA0626">
            <w:pPr>
              <w:jc w:val="center"/>
              <w:rPr>
                <w:ins w:id="1536" w:author="Tran Huan" w:date="2018-12-02T23:13:00Z"/>
                <w:lang w:val="en-US"/>
              </w:rPr>
            </w:pPr>
            <w:ins w:id="1537" w:author="phuong vu" w:date="2018-12-02T23:18:00Z">
              <w:r>
                <w:rPr>
                  <w:lang w:val="en-US"/>
                </w:rPr>
                <w:t>X</w:t>
              </w:r>
            </w:ins>
          </w:p>
        </w:tc>
      </w:tr>
      <w:tr w:rsidR="00FA0626" w:rsidRPr="00920004" w14:paraId="1044E832" w14:textId="77777777" w:rsidTr="003B5C58">
        <w:trPr>
          <w:ins w:id="1538" w:author="Tran Huan" w:date="2018-12-02T23:13:00Z"/>
        </w:trPr>
        <w:tc>
          <w:tcPr>
            <w:tcW w:w="709" w:type="dxa"/>
            <w:tcPrChange w:id="1539" w:author="phuong vu" w:date="2018-12-03T00:15:00Z">
              <w:tcPr>
                <w:tcW w:w="709" w:type="dxa"/>
              </w:tcPr>
            </w:tcPrChange>
          </w:tcPr>
          <w:p w14:paraId="4B0DDFD3" w14:textId="70616DD4" w:rsidR="00FA0626" w:rsidRPr="00920004" w:rsidRDefault="00FA0626" w:rsidP="003B5C58">
            <w:pPr>
              <w:jc w:val="center"/>
              <w:rPr>
                <w:ins w:id="1540" w:author="Tran Huan" w:date="2018-12-02T23:13:00Z"/>
                <w:lang w:val="en-US"/>
              </w:rPr>
              <w:pPrChange w:id="1541" w:author="phuong vu" w:date="2018-12-03T00:15:00Z">
                <w:pPr/>
              </w:pPrChange>
            </w:pPr>
            <w:ins w:id="1542" w:author="Tran Huan" w:date="2018-12-02T23:13:00Z">
              <w:r>
                <w:rPr>
                  <w:lang w:val="en-US"/>
                </w:rPr>
                <w:t>21</w:t>
              </w:r>
            </w:ins>
          </w:p>
        </w:tc>
        <w:tc>
          <w:tcPr>
            <w:tcW w:w="1451" w:type="dxa"/>
            <w:tcPrChange w:id="1543" w:author="phuong vu" w:date="2018-12-03T00:15:00Z">
              <w:tcPr>
                <w:tcW w:w="1451" w:type="dxa"/>
              </w:tcPr>
            </w:tcPrChange>
          </w:tcPr>
          <w:p w14:paraId="6E508FF2" w14:textId="64BF42F1" w:rsidR="00FA0626" w:rsidRPr="00920004" w:rsidRDefault="00FA0626" w:rsidP="00FA0626">
            <w:pPr>
              <w:rPr>
                <w:ins w:id="1544" w:author="Tran Huan" w:date="2018-12-02T23:13:00Z"/>
                <w:lang w:val="en-US"/>
              </w:rPr>
            </w:pPr>
            <w:ins w:id="1545" w:author="Tran Huan" w:date="2018-12-02T23:13:00Z">
              <w:r>
                <w:rPr>
                  <w:lang w:val="en-US"/>
                </w:rPr>
                <w:t>GU_14</w:t>
              </w:r>
            </w:ins>
          </w:p>
        </w:tc>
        <w:tc>
          <w:tcPr>
            <w:tcW w:w="4320" w:type="dxa"/>
            <w:tcPrChange w:id="1546" w:author="phuong vu" w:date="2018-12-03T00:15:00Z">
              <w:tcPr>
                <w:tcW w:w="3539" w:type="dxa"/>
                <w:gridSpan w:val="2"/>
              </w:tcPr>
            </w:tcPrChange>
          </w:tcPr>
          <w:p w14:paraId="23AF1F24" w14:textId="18780B2B" w:rsidR="00FA0626" w:rsidRPr="00920004" w:rsidRDefault="00FA0626" w:rsidP="00FA0626">
            <w:pPr>
              <w:rPr>
                <w:ins w:id="1547" w:author="Tran Huan" w:date="2018-12-02T23:13:00Z"/>
                <w:lang w:val="en-US"/>
              </w:rPr>
            </w:pPr>
            <w:ins w:id="1548" w:author="Tran Huan" w:date="2018-12-02T23:13:00Z">
              <w:r>
                <w:rPr>
                  <w:lang w:val="en-US"/>
                </w:rPr>
                <w:t>Xem hóa đơn</w:t>
              </w:r>
            </w:ins>
          </w:p>
        </w:tc>
        <w:tc>
          <w:tcPr>
            <w:tcW w:w="1056" w:type="dxa"/>
            <w:vAlign w:val="center"/>
            <w:tcPrChange w:id="1549" w:author="phuong vu" w:date="2018-12-03T00:15:00Z">
              <w:tcPr>
                <w:tcW w:w="1455" w:type="dxa"/>
                <w:vAlign w:val="center"/>
              </w:tcPr>
            </w:tcPrChange>
          </w:tcPr>
          <w:p w14:paraId="104A7508" w14:textId="77777777" w:rsidR="00FA0626" w:rsidRPr="00920004" w:rsidRDefault="00FA0626" w:rsidP="00FA0626">
            <w:pPr>
              <w:jc w:val="center"/>
              <w:rPr>
                <w:ins w:id="1550" w:author="Tran Huan" w:date="2018-12-02T23:13:00Z"/>
                <w:lang w:val="en-US"/>
              </w:rPr>
            </w:pPr>
          </w:p>
        </w:tc>
        <w:tc>
          <w:tcPr>
            <w:tcW w:w="1156" w:type="dxa"/>
            <w:vAlign w:val="center"/>
            <w:tcPrChange w:id="1551" w:author="phuong vu" w:date="2018-12-03T00:15:00Z">
              <w:tcPr>
                <w:tcW w:w="1538" w:type="dxa"/>
                <w:gridSpan w:val="2"/>
                <w:vAlign w:val="center"/>
              </w:tcPr>
            </w:tcPrChange>
          </w:tcPr>
          <w:p w14:paraId="13787C4A" w14:textId="5B94FED9" w:rsidR="00FA0626" w:rsidRPr="00920004" w:rsidRDefault="003915AD" w:rsidP="00FA0626">
            <w:pPr>
              <w:jc w:val="center"/>
              <w:rPr>
                <w:ins w:id="1552" w:author="Tran Huan" w:date="2018-12-02T23:13:00Z"/>
                <w:lang w:val="en-US"/>
              </w:rPr>
            </w:pPr>
            <w:ins w:id="1553" w:author="phuong vu" w:date="2018-12-02T23:18:00Z">
              <w:r>
                <w:rPr>
                  <w:lang w:val="en-US"/>
                </w:rPr>
                <w:t>X</w:t>
              </w:r>
            </w:ins>
          </w:p>
        </w:tc>
      </w:tr>
    </w:tbl>
    <w:p w14:paraId="3DD1A60B" w14:textId="2A24CC4C" w:rsidR="00694700" w:rsidRPr="00920004" w:rsidRDefault="00694700">
      <w:pPr>
        <w:pStyle w:val="Caption"/>
      </w:pPr>
      <w:bookmarkStart w:id="1554" w:name="_Ref531349213"/>
      <w:bookmarkStart w:id="1555" w:name="_Toc53150454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w:t>
      </w:r>
      <w:r w:rsidR="00D632EE" w:rsidRPr="00CF739D">
        <w:fldChar w:fldCharType="end"/>
      </w:r>
      <w:bookmarkEnd w:id="1554"/>
      <w:r w:rsidRPr="00CF739D">
        <w:t xml:space="preserve"> Các chức năng hệ thống</w:t>
      </w:r>
      <w:bookmarkEnd w:id="1555"/>
    </w:p>
    <w:p w14:paraId="327AC6F4" w14:textId="66E2F7EB" w:rsidR="00382451" w:rsidRPr="00920004" w:rsidRDefault="001964D1" w:rsidP="00D63265">
      <w:pPr>
        <w:pStyle w:val="Heading3"/>
        <w:pPrChange w:id="1556" w:author="phuong vu" w:date="2018-12-03T00:18:00Z">
          <w:pPr>
            <w:pStyle w:val="Heading3"/>
          </w:pPr>
        </w:pPrChange>
      </w:pPr>
      <w:bookmarkStart w:id="1557" w:name="_Toc531502225"/>
      <w:r w:rsidRPr="00920004">
        <w:t>Sơ đồ USE CASE</w:t>
      </w:r>
      <w:bookmarkEnd w:id="1557"/>
    </w:p>
    <w:p w14:paraId="2B2F4812" w14:textId="199CA877"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3</w:t>
      </w:r>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3842334B" w:rsidR="00694700" w:rsidRPr="00920004" w:rsidRDefault="00694700" w:rsidP="00CF739D">
      <w:pPr>
        <w:pStyle w:val="Caption"/>
      </w:pPr>
      <w:bookmarkStart w:id="1558" w:name="_Ref531336056"/>
      <w:bookmarkStart w:id="1559" w:name="_Toc531380472"/>
      <w:r w:rsidRPr="00CF739D">
        <w:t xml:space="preserve">Hình </w:t>
      </w:r>
      <w:ins w:id="1560" w:author="phuong vu" w:date="2018-12-03T00:08:00Z">
        <w:r w:rsidR="00CA350B">
          <w:fldChar w:fldCharType="begin"/>
        </w:r>
        <w:r w:rsidR="00CA350B">
          <w:instrText xml:space="preserve"> STYLEREF 1 \s </w:instrText>
        </w:r>
      </w:ins>
      <w:r w:rsidR="00CA350B">
        <w:fldChar w:fldCharType="separate"/>
      </w:r>
      <w:r w:rsidR="00CA350B">
        <w:rPr>
          <w:noProof/>
        </w:rPr>
        <w:t>1</w:t>
      </w:r>
      <w:ins w:id="156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1562" w:author="phuong vu" w:date="2018-12-03T00:08:00Z">
        <w:r w:rsidR="00CA350B">
          <w:rPr>
            <w:noProof/>
          </w:rPr>
          <w:t>4</w:t>
        </w:r>
        <w:r w:rsidR="00CA350B">
          <w:fldChar w:fldCharType="end"/>
        </w:r>
      </w:ins>
      <w:del w:id="1563"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1</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w:delText>
        </w:r>
        <w:r w:rsidR="001B1BC1" w:rsidDel="00CA350B">
          <w:rPr>
            <w:noProof/>
          </w:rPr>
          <w:fldChar w:fldCharType="end"/>
        </w:r>
      </w:del>
      <w:bookmarkEnd w:id="1558"/>
      <w:r w:rsidRPr="00CF739D">
        <w:t xml:space="preserve"> </w:t>
      </w:r>
      <w:r w:rsidR="00FB4E11" w:rsidRPr="00CF739D">
        <w:t>Giới thiệu chức năng tương ứng với bốn loại người dùng</w:t>
      </w:r>
      <w:bookmarkEnd w:id="1559"/>
    </w:p>
    <w:p w14:paraId="3CF1CD1D" w14:textId="77777777" w:rsidR="00382451" w:rsidRPr="00CF739D" w:rsidRDefault="00382451">
      <w:pPr>
        <w:pStyle w:val="Heading2"/>
        <w:pPrChange w:id="1564" w:author="phuong vu" w:date="2018-12-02T09:08:00Z">
          <w:pPr>
            <w:pStyle w:val="Heading2"/>
            <w:spacing w:before="240" w:line="0" w:lineRule="atLeast"/>
          </w:pPr>
        </w:pPrChange>
      </w:pPr>
      <w:bookmarkStart w:id="1565" w:name="_Toc531502226"/>
      <w:r w:rsidRPr="00CF739D">
        <w:lastRenderedPageBreak/>
        <w:t>Môi trường vận hành</w:t>
      </w:r>
      <w:bookmarkEnd w:id="1565"/>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3E7AB14E" w:rsidR="00D83940" w:rsidRDefault="00C774DC">
      <w:pPr>
        <w:pStyle w:val="Heading2"/>
        <w:rPr>
          <w:ins w:id="1566" w:author="phuong vu" w:date="2018-12-03T00:15:00Z"/>
        </w:rPr>
      </w:pPr>
      <w:bookmarkStart w:id="1567" w:name="_Toc531502227"/>
      <w:r w:rsidRPr="00CF739D">
        <w:t>Yêu cầu chức năng</w:t>
      </w:r>
      <w:bookmarkEnd w:id="1567"/>
    </w:p>
    <w:p w14:paraId="03F0D8C1" w14:textId="3C56C8A2" w:rsidR="00B90B04" w:rsidRPr="00B90B04" w:rsidRDefault="00B90B04" w:rsidP="00B90B04">
      <w:pPr>
        <w:ind w:left="662"/>
        <w:rPr>
          <w:lang w:val="en-US"/>
          <w:rPrChange w:id="1568" w:author="phuong vu" w:date="2018-12-03T00:15:00Z">
            <w:rPr/>
          </w:rPrChange>
        </w:rPr>
        <w:pPrChange w:id="1569" w:author="phuong vu" w:date="2018-12-03T00:15:00Z">
          <w:pPr>
            <w:pStyle w:val="Heading2"/>
            <w:spacing w:before="240" w:line="0" w:lineRule="atLeast"/>
          </w:pPr>
        </w:pPrChange>
      </w:pPr>
      <w:ins w:id="1570" w:author="phuong vu" w:date="2018-12-03T00:15:00Z">
        <w:r>
          <w:rPr>
            <w:lang w:val="en-US"/>
          </w:rPr>
          <w:t>Các chức năng được mổ tả dành cho phân hệ web.</w:t>
        </w:r>
      </w:ins>
    </w:p>
    <w:p w14:paraId="554323B1" w14:textId="28F54264" w:rsidR="00C774DC" w:rsidRPr="00920004" w:rsidRDefault="00C774DC" w:rsidP="00D63265">
      <w:pPr>
        <w:pStyle w:val="Heading3"/>
        <w:pPrChange w:id="1571" w:author="phuong vu" w:date="2018-12-03T00:18:00Z">
          <w:pPr>
            <w:pStyle w:val="Heading3"/>
          </w:pPr>
        </w:pPrChange>
      </w:pPr>
      <w:bookmarkStart w:id="1572" w:name="_Toc531502228"/>
      <w:r w:rsidRPr="00920004">
        <w:t>Quản lí đơn hàng</w:t>
      </w:r>
      <w:bookmarkEnd w:id="1572"/>
    </w:p>
    <w:p w14:paraId="6400C826" w14:textId="3B6DBB3E" w:rsidR="00DD52EE" w:rsidRPr="00920004" w:rsidRDefault="00DD52EE" w:rsidP="00A27956">
      <w:pPr>
        <w:pStyle w:val="Heading4"/>
        <w:pPrChange w:id="1573" w:author="phuong vu" w:date="2018-12-03T00:17:00Z">
          <w:pPr>
            <w:pStyle w:val="Heading4"/>
            <w:spacing w:before="240" w:line="0" w:lineRule="atLeast"/>
          </w:pPr>
        </w:pPrChange>
      </w:pPr>
      <w:bookmarkStart w:id="1574" w:name="_Toc531502229"/>
      <w:r w:rsidRPr="00920004">
        <w:t>Xem danh sách đơn hàng theo trạng thái</w:t>
      </w:r>
      <w:bookmarkEnd w:id="1574"/>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65BC1DDB" w:rsidR="00DD52EE" w:rsidRPr="00920004" w:rsidRDefault="00DD52EE">
      <w:pPr>
        <w:pStyle w:val="Caption"/>
        <w:rPr>
          <w:lang w:val="en-US"/>
        </w:rPr>
      </w:pPr>
      <w:bookmarkStart w:id="1575" w:name="_Toc53150454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w:t>
      </w:r>
      <w:r w:rsidR="00D632EE" w:rsidRPr="00CF739D">
        <w:fldChar w:fldCharType="end"/>
      </w:r>
      <w:r w:rsidRPr="00920004">
        <w:rPr>
          <w:lang w:val="en-US"/>
        </w:rPr>
        <w:t xml:space="preserve"> Chức năng xem danh sách đơn hàng theo trạng thái</w:t>
      </w:r>
      <w:bookmarkEnd w:id="1575"/>
    </w:p>
    <w:p w14:paraId="7BB517B4" w14:textId="630741F9" w:rsidR="00DD52EE" w:rsidRPr="00920004" w:rsidRDefault="005E260F" w:rsidP="00A27956">
      <w:pPr>
        <w:pStyle w:val="Heading4"/>
        <w:pPrChange w:id="1576" w:author="phuong vu" w:date="2018-12-03T00:17:00Z">
          <w:pPr>
            <w:pStyle w:val="Heading4"/>
            <w:spacing w:before="240" w:line="0" w:lineRule="atLeast"/>
          </w:pPr>
        </w:pPrChange>
      </w:pPr>
      <w:bookmarkStart w:id="1577" w:name="_Toc531502230"/>
      <w:ins w:id="1578" w:author="phuong vu" w:date="2018-12-03T00:17:00Z">
        <w:r>
          <w:lastRenderedPageBreak/>
          <w:t xml:space="preserve"> </w:t>
        </w:r>
      </w:ins>
      <w:r w:rsidR="00DD52EE" w:rsidRPr="00920004">
        <w:t>Xem chi tiết đơn hàng</w:t>
      </w:r>
      <w:bookmarkEnd w:id="1577"/>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FEE23B5" w:rsidR="00DD52EE" w:rsidRPr="00CF739D" w:rsidRDefault="00026941" w:rsidP="00CF739D">
      <w:pPr>
        <w:pStyle w:val="Caption"/>
        <w:rPr>
          <w:lang w:val="en-US"/>
        </w:rPr>
      </w:pPr>
      <w:bookmarkStart w:id="1579" w:name="_Toc53150454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w:t>
      </w:r>
      <w:r w:rsidR="001B1BC1">
        <w:rPr>
          <w:noProof/>
        </w:rPr>
        <w:fldChar w:fldCharType="end"/>
      </w:r>
      <w:r w:rsidRPr="00CF739D">
        <w:rPr>
          <w:lang w:val="en-US"/>
        </w:rPr>
        <w:t xml:space="preserve"> Chức năng xem chi tiết đơn hàng</w:t>
      </w:r>
      <w:bookmarkEnd w:id="1579"/>
    </w:p>
    <w:p w14:paraId="28DBC81C" w14:textId="107B3E07" w:rsidR="00DD52EE" w:rsidRPr="00920004" w:rsidRDefault="005E260F" w:rsidP="00A27956">
      <w:pPr>
        <w:pStyle w:val="Heading4"/>
        <w:pPrChange w:id="1580" w:author="phuong vu" w:date="2018-12-03T00:17:00Z">
          <w:pPr>
            <w:pStyle w:val="Heading4"/>
          </w:pPr>
        </w:pPrChange>
      </w:pPr>
      <w:bookmarkStart w:id="1581" w:name="_Toc531502231"/>
      <w:ins w:id="1582" w:author="phuong vu" w:date="2018-12-03T00:16:00Z">
        <w:r>
          <w:t xml:space="preserve"> </w:t>
        </w:r>
      </w:ins>
      <w:r w:rsidR="00DD52EE" w:rsidRPr="00CF739D">
        <w:t>Thay đổi trạng thái đơn hàng</w:t>
      </w:r>
      <w:bookmarkEnd w:id="1581"/>
    </w:p>
    <w:tbl>
      <w:tblPr>
        <w:tblStyle w:val="TableGrid"/>
        <w:tblW w:w="0" w:type="auto"/>
        <w:tblLook w:val="04A0" w:firstRow="1" w:lastRow="0" w:firstColumn="1" w:lastColumn="0" w:noHBand="0" w:noVBand="1"/>
        <w:tblPrChange w:id="1583" w:author="phuong vu" w:date="2018-12-02T08:35:00Z">
          <w:tblPr>
            <w:tblStyle w:val="TableGrid"/>
            <w:tblW w:w="0" w:type="auto"/>
            <w:tblLook w:val="04A0" w:firstRow="1" w:lastRow="0" w:firstColumn="1" w:lastColumn="0" w:noHBand="0" w:noVBand="1"/>
          </w:tblPr>
        </w:tblPrChange>
      </w:tblPr>
      <w:tblGrid>
        <w:gridCol w:w="2350"/>
        <w:gridCol w:w="6427"/>
        <w:tblGridChange w:id="1584">
          <w:tblGrid>
            <w:gridCol w:w="2350"/>
            <w:gridCol w:w="6427"/>
          </w:tblGrid>
        </w:tblGridChange>
      </w:tblGrid>
      <w:tr w:rsidR="00C774DC" w:rsidRPr="00920004" w14:paraId="52832A67" w14:textId="77777777" w:rsidTr="000463AF">
        <w:trPr>
          <w:trHeight w:val="377"/>
        </w:trPr>
        <w:tc>
          <w:tcPr>
            <w:tcW w:w="2425" w:type="dxa"/>
            <w:tcPrChange w:id="1585" w:author="phuong vu" w:date="2018-12-02T08:35:00Z">
              <w:tcPr>
                <w:tcW w:w="2425" w:type="dxa"/>
              </w:tcPr>
            </w:tcPrChange>
          </w:tcPr>
          <w:p w14:paraId="0BBD1439" w14:textId="77777777" w:rsidR="00C774DC" w:rsidRPr="00CF739D" w:rsidRDefault="00C774DC" w:rsidP="00CF739D">
            <w:pPr>
              <w:rPr>
                <w:b/>
              </w:rPr>
            </w:pPr>
            <w:r w:rsidRPr="00CF739D">
              <w:rPr>
                <w:b/>
              </w:rPr>
              <w:t>Mã yêu cầu</w:t>
            </w:r>
          </w:p>
        </w:tc>
        <w:tc>
          <w:tcPr>
            <w:tcW w:w="6686" w:type="dxa"/>
            <w:vAlign w:val="center"/>
            <w:tcPrChange w:id="1586" w:author="phuong vu" w:date="2018-12-02T08:35:00Z">
              <w:tcPr>
                <w:tcW w:w="6686" w:type="dxa"/>
                <w:vAlign w:val="center"/>
              </w:tcPr>
            </w:tcPrChange>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6EC858FA" w:rsidR="00C774DC" w:rsidRPr="00CF739D" w:rsidRDefault="00026941">
      <w:pPr>
        <w:pStyle w:val="Caption"/>
      </w:pPr>
      <w:bookmarkStart w:id="1587" w:name="_Toc53150455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CF739D">
        <w:t xml:space="preserve"> Chức năng thay đổi trạng thái đơn hàng</w:t>
      </w:r>
      <w:bookmarkEnd w:id="1587"/>
    </w:p>
    <w:p w14:paraId="6B8CD49F" w14:textId="440C8B88" w:rsidR="00026941" w:rsidRPr="00920004" w:rsidRDefault="00026941" w:rsidP="00A27956">
      <w:pPr>
        <w:pStyle w:val="Heading4"/>
        <w:pPrChange w:id="1588" w:author="phuong vu" w:date="2018-12-03T00:17:00Z">
          <w:pPr>
            <w:pStyle w:val="Heading4"/>
          </w:pPr>
        </w:pPrChange>
      </w:pPr>
      <w:bookmarkStart w:id="1589" w:name="_Toc531502232"/>
      <w:r w:rsidRPr="00920004">
        <w:t>Tạo hóa đơn đơn hàng</w:t>
      </w:r>
      <w:bookmarkEnd w:id="1589"/>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1FFF2EE2" w:rsidR="004813AD" w:rsidRPr="00CF739D" w:rsidRDefault="00B3221F">
      <w:pPr>
        <w:pStyle w:val="Caption"/>
      </w:pPr>
      <w:bookmarkStart w:id="1590" w:name="_Toc53150455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Chức năng tạo hóa đơn đơn hàng</w:t>
      </w:r>
      <w:bookmarkEnd w:id="1590"/>
    </w:p>
    <w:p w14:paraId="10385C46" w14:textId="73FBEB6F" w:rsidR="00B3221F" w:rsidRPr="00920004" w:rsidRDefault="00B3221F" w:rsidP="00A27956">
      <w:pPr>
        <w:pStyle w:val="Heading4"/>
        <w:pPrChange w:id="1591" w:author="phuong vu" w:date="2018-12-03T00:17:00Z">
          <w:pPr>
            <w:pStyle w:val="Heading4"/>
            <w:spacing w:before="240" w:line="0" w:lineRule="atLeast"/>
          </w:pPr>
        </w:pPrChange>
      </w:pPr>
      <w:bookmarkStart w:id="1592" w:name="_Toc531502233"/>
      <w:r w:rsidRPr="00920004">
        <w:t>Cập nhật hóa đơn</w:t>
      </w:r>
      <w:bookmarkEnd w:id="1592"/>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lastRenderedPageBreak/>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5F770045" w:rsidR="00B3221F" w:rsidRPr="00CF739D" w:rsidRDefault="00B3221F" w:rsidP="00CF739D">
      <w:pPr>
        <w:pStyle w:val="Caption"/>
        <w:rPr>
          <w:lang w:val="en-US"/>
        </w:rPr>
      </w:pPr>
      <w:bookmarkStart w:id="1593" w:name="_Toc53150455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6</w:t>
      </w:r>
      <w:r w:rsidR="001B1BC1">
        <w:rPr>
          <w:noProof/>
        </w:rPr>
        <w:fldChar w:fldCharType="end"/>
      </w:r>
      <w:r w:rsidRPr="00CF739D">
        <w:rPr>
          <w:lang w:val="en-US"/>
        </w:rPr>
        <w:t xml:space="preserve"> Chức năng cập nhật hóa đơn</w:t>
      </w:r>
      <w:bookmarkEnd w:id="1593"/>
    </w:p>
    <w:p w14:paraId="4170C364" w14:textId="7210F00A" w:rsidR="00C774DC" w:rsidRPr="00920004" w:rsidRDefault="00C774DC" w:rsidP="00D63265">
      <w:pPr>
        <w:pStyle w:val="Heading3"/>
        <w:pPrChange w:id="1594" w:author="phuong vu" w:date="2018-12-03T00:18:00Z">
          <w:pPr>
            <w:pStyle w:val="Heading3"/>
          </w:pPr>
        </w:pPrChange>
      </w:pPr>
      <w:r w:rsidRPr="00920004">
        <w:t xml:space="preserve"> </w:t>
      </w:r>
      <w:bookmarkStart w:id="1595" w:name="_Toc531502234"/>
      <w:r w:rsidRPr="00920004">
        <w:t>Quản lí biên nhận</w:t>
      </w:r>
      <w:bookmarkEnd w:id="1595"/>
    </w:p>
    <w:p w14:paraId="0ED5A858" w14:textId="60F6D326" w:rsidR="00B3221F" w:rsidRPr="00920004" w:rsidRDefault="00B3221F" w:rsidP="00A27956">
      <w:pPr>
        <w:pStyle w:val="Heading4"/>
        <w:pPrChange w:id="1596" w:author="phuong vu" w:date="2018-12-03T00:17:00Z">
          <w:pPr>
            <w:pStyle w:val="Heading4"/>
            <w:spacing w:before="240" w:line="0" w:lineRule="atLeast"/>
          </w:pPr>
        </w:pPrChange>
      </w:pPr>
      <w:bookmarkStart w:id="1597" w:name="_Toc531502235"/>
      <w:r w:rsidRPr="00920004">
        <w:t>Xem danh sách biên nhận theo trạng thái</w:t>
      </w:r>
      <w:bookmarkEnd w:id="1597"/>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77E7248" w:rsidR="00B3221F" w:rsidRPr="00920004" w:rsidRDefault="007846DD">
      <w:pPr>
        <w:pStyle w:val="Caption"/>
        <w:rPr>
          <w:lang w:val="en-US"/>
        </w:rPr>
      </w:pPr>
      <w:bookmarkStart w:id="1598" w:name="_Toc53150455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Chức năng xem danh sách biên nhận theo trạng thái</w:t>
      </w:r>
      <w:bookmarkEnd w:id="1598"/>
    </w:p>
    <w:p w14:paraId="7833219A" w14:textId="448114BF" w:rsidR="0016197B" w:rsidRPr="00920004" w:rsidRDefault="007846DD" w:rsidP="00A27956">
      <w:pPr>
        <w:pStyle w:val="Heading4"/>
        <w:pPrChange w:id="1599" w:author="phuong vu" w:date="2018-12-03T00:17:00Z">
          <w:pPr>
            <w:pStyle w:val="Heading4"/>
            <w:spacing w:before="240" w:line="0" w:lineRule="atLeast"/>
          </w:pPr>
        </w:pPrChange>
      </w:pPr>
      <w:bookmarkStart w:id="1600" w:name="_Toc531502236"/>
      <w:r w:rsidRPr="00920004">
        <w:t>Xem chi tiết biên nhận</w:t>
      </w:r>
      <w:bookmarkEnd w:id="1600"/>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lastRenderedPageBreak/>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26F9EA0D" w:rsidR="007846DD" w:rsidRPr="00920004" w:rsidRDefault="007846DD">
      <w:pPr>
        <w:pStyle w:val="Caption"/>
        <w:rPr>
          <w:lang w:val="en-US"/>
        </w:rPr>
      </w:pPr>
      <w:bookmarkStart w:id="1601" w:name="_Toc53150455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8</w:t>
      </w:r>
      <w:r w:rsidR="00D632EE" w:rsidRPr="00CF739D">
        <w:fldChar w:fldCharType="end"/>
      </w:r>
      <w:r w:rsidRPr="00920004">
        <w:rPr>
          <w:lang w:val="en-US"/>
        </w:rPr>
        <w:t xml:space="preserve"> Xem chi tiết biên nhận</w:t>
      </w:r>
      <w:bookmarkEnd w:id="1601"/>
    </w:p>
    <w:p w14:paraId="41BAFE39" w14:textId="435F174C" w:rsidR="00B3221F" w:rsidRPr="00CF739D" w:rsidRDefault="007846DD" w:rsidP="00A27956">
      <w:pPr>
        <w:pStyle w:val="Heading4"/>
        <w:pPrChange w:id="1602" w:author="phuong vu" w:date="2018-12-03T00:17:00Z">
          <w:pPr>
            <w:pStyle w:val="Heading4"/>
            <w:spacing w:before="240" w:line="0" w:lineRule="atLeast"/>
          </w:pPr>
        </w:pPrChange>
      </w:pPr>
      <w:bookmarkStart w:id="1603" w:name="_Toc531502237"/>
      <w:r w:rsidRPr="00920004">
        <w:t>Thay đổi trạng thái biên nhận</w:t>
      </w:r>
      <w:bookmarkEnd w:id="1603"/>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lastRenderedPageBreak/>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052EC522" w:rsidR="00C774DC" w:rsidRPr="00920004" w:rsidRDefault="007846DD">
      <w:pPr>
        <w:pStyle w:val="Caption"/>
        <w:rPr>
          <w:lang w:val="en-US"/>
        </w:rPr>
      </w:pPr>
      <w:bookmarkStart w:id="1604" w:name="_Toc53150455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9</w:t>
      </w:r>
      <w:r w:rsidR="00D632EE" w:rsidRPr="00CF739D">
        <w:fldChar w:fldCharType="end"/>
      </w:r>
      <w:r w:rsidRPr="00920004">
        <w:rPr>
          <w:lang w:val="en-US"/>
        </w:rPr>
        <w:t xml:space="preserve"> Chức năng thay đổi trạng thái biên nhận</w:t>
      </w:r>
      <w:bookmarkEnd w:id="1604"/>
    </w:p>
    <w:p w14:paraId="797016AC" w14:textId="22621AFB" w:rsidR="007846DD" w:rsidRPr="00920004" w:rsidRDefault="007846DD" w:rsidP="00A27956">
      <w:pPr>
        <w:pStyle w:val="Heading4"/>
        <w:pPrChange w:id="1605" w:author="phuong vu" w:date="2018-12-03T00:17:00Z">
          <w:pPr>
            <w:pStyle w:val="Heading4"/>
            <w:spacing w:before="240" w:line="0" w:lineRule="atLeast"/>
          </w:pPr>
        </w:pPrChange>
      </w:pPr>
      <w:bookmarkStart w:id="1606" w:name="_Toc531502238"/>
      <w:r w:rsidRPr="00920004">
        <w:t>Cập nhật thông tin biên nhận</w:t>
      </w:r>
      <w:bookmarkEnd w:id="1606"/>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548FBFD2" w:rsidR="008C30A2" w:rsidRPr="00920004" w:rsidRDefault="008C30A2">
      <w:pPr>
        <w:pStyle w:val="Caption"/>
        <w:rPr>
          <w:lang w:val="en-US"/>
        </w:rPr>
      </w:pPr>
      <w:bookmarkStart w:id="1607" w:name="_Toc53150455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10</w:t>
      </w:r>
      <w:r w:rsidR="00D632EE" w:rsidRPr="00CF739D">
        <w:fldChar w:fldCharType="end"/>
      </w:r>
      <w:r w:rsidRPr="00920004">
        <w:rPr>
          <w:lang w:val="en-US"/>
        </w:rPr>
        <w:t xml:space="preserve"> Chức năng cập nhật thông tin biên nhận</w:t>
      </w:r>
      <w:bookmarkEnd w:id="1607"/>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D63265">
      <w:pPr>
        <w:pStyle w:val="Heading3"/>
        <w:pPrChange w:id="1608" w:author="phuong vu" w:date="2018-12-03T00:18:00Z">
          <w:pPr>
            <w:pStyle w:val="Heading3"/>
          </w:pPr>
        </w:pPrChange>
      </w:pPr>
      <w:r w:rsidRPr="00CF739D">
        <w:lastRenderedPageBreak/>
        <w:t xml:space="preserve"> </w:t>
      </w:r>
      <w:bookmarkStart w:id="1609" w:name="_Toc531502239"/>
      <w:r w:rsidRPr="00CF739D">
        <w:t>Quản lí phân công xử lí đơn hàng</w:t>
      </w:r>
      <w:bookmarkEnd w:id="1609"/>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68BB384D" w:rsidR="00C774DC" w:rsidRPr="00920004" w:rsidRDefault="00C774DC" w:rsidP="00CF739D">
            <w:pPr>
              <w:jc w:val="left"/>
              <w:rPr>
                <w:lang w:val="en-US"/>
              </w:rPr>
            </w:pPr>
            <w:r w:rsidRPr="00920004">
              <w:rPr>
                <w:lang w:val="en-US"/>
              </w:rPr>
              <w:t>GU_0</w:t>
            </w:r>
            <w:ins w:id="1610" w:author="phuong vu" w:date="2018-12-02T08:38:00Z">
              <w:r w:rsidR="00B939C1">
                <w:rPr>
                  <w:lang w:val="en-US"/>
                </w:rPr>
                <w:t>3</w:t>
              </w:r>
            </w:ins>
            <w:del w:id="1611" w:author="phuong vu" w:date="2018-12-02T08:38:00Z">
              <w:r w:rsidRPr="00920004" w:rsidDel="00B939C1">
                <w:rPr>
                  <w:lang w:val="en-US"/>
                </w:rPr>
                <w:delText>4</w:delText>
              </w:r>
            </w:del>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pPr>
              <w:ind w:left="720"/>
              <w:pPrChange w:id="1612" w:author="phuong vu" w:date="2018-12-02T08:37:00Z">
                <w:pPr/>
              </w:pPrChange>
            </w:pPr>
            <w:ins w:id="1613" w:author="phuong vu" w:date="2018-12-02T08:37:00Z">
              <w:r>
                <w:rPr>
                  <w:lang w:val="en-US"/>
                </w:rPr>
                <w:t xml:space="preserve">- </w:t>
              </w:r>
            </w:ins>
            <w:r w:rsidR="00C774DC" w:rsidRPr="00CF739D">
              <w:t>Ưu tiên các máy có số đơn hàng đang đợi là ít nhất.</w:t>
            </w:r>
          </w:p>
          <w:p w14:paraId="5ECF15DA" w14:textId="1885DF22" w:rsidR="00C774DC" w:rsidRPr="00CF739D" w:rsidRDefault="00B939C1">
            <w:pPr>
              <w:ind w:left="720"/>
              <w:pPrChange w:id="1614" w:author="phuong vu" w:date="2018-12-02T08:37:00Z">
                <w:pPr/>
              </w:pPrChange>
            </w:pPr>
            <w:ins w:id="1615" w:author="phuong vu" w:date="2018-12-02T08:37:00Z">
              <w:r>
                <w:rPr>
                  <w:lang w:val="en-US"/>
                </w:rPr>
                <w:t xml:space="preserve">- </w:t>
              </w:r>
            </w:ins>
            <w:r w:rsidR="00C774DC" w:rsidRPr="00CF739D">
              <w:t>Các đơn hàng được sắp xếp theo thứ tự tăng dần dựa trên ngày và khung giờ trả đồ cho khách hàng.</w:t>
            </w:r>
          </w:p>
          <w:p w14:paraId="498637B8" w14:textId="0EE01188" w:rsidR="00C774DC" w:rsidRPr="00CF739D" w:rsidRDefault="00B939C1">
            <w:pPr>
              <w:ind w:left="720"/>
              <w:pPrChange w:id="1616" w:author="phuong vu" w:date="2018-12-02T08:37:00Z">
                <w:pPr/>
              </w:pPrChange>
            </w:pPr>
            <w:ins w:id="1617" w:author="phuong vu" w:date="2018-12-02T08:37:00Z">
              <w:r>
                <w:rPr>
                  <w:lang w:val="en-US"/>
                </w:rPr>
                <w:t xml:space="preserve">- </w:t>
              </w:r>
            </w:ins>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48CD6884" w:rsidR="008C30A2" w:rsidRPr="00920004" w:rsidRDefault="008C30A2">
      <w:pPr>
        <w:pStyle w:val="Caption"/>
        <w:rPr>
          <w:lang w:val="en-US"/>
        </w:rPr>
      </w:pPr>
      <w:bookmarkStart w:id="1618" w:name="_Toc53150455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11</w:t>
      </w:r>
      <w:r w:rsidR="00D632EE" w:rsidRPr="00CF739D">
        <w:fldChar w:fldCharType="end"/>
      </w:r>
      <w:r w:rsidRPr="00920004">
        <w:rPr>
          <w:lang w:val="en-US"/>
        </w:rPr>
        <w:t xml:space="preserve"> Chức năng quản lí phân công xử lí đơn hàng</w:t>
      </w:r>
      <w:bookmarkEnd w:id="1618"/>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1EF727EF" w14:textId="5879DC5D" w:rsidR="00C774DC" w:rsidRPr="00920004" w:rsidDel="00B939C1" w:rsidRDefault="007E73AD" w:rsidP="00D63265">
      <w:pPr>
        <w:pStyle w:val="Heading3"/>
        <w:rPr>
          <w:del w:id="1619" w:author="phuong vu" w:date="2018-12-02T08:38:00Z"/>
        </w:rPr>
        <w:pPrChange w:id="1620" w:author="phuong vu" w:date="2018-12-03T00:18:00Z">
          <w:pPr>
            <w:pStyle w:val="Heading3"/>
          </w:pPr>
        </w:pPrChange>
      </w:pPr>
      <w:bookmarkStart w:id="1621" w:name="_Toc531502240"/>
      <w:del w:id="1622" w:author="phuong vu" w:date="2018-12-02T08:38:00Z">
        <w:r w:rsidRPr="00920004" w:rsidDel="00B939C1">
          <w:lastRenderedPageBreak/>
          <w:delText>Cập nhật đơn hàng</w:delText>
        </w:r>
        <w:bookmarkEnd w:id="1621"/>
      </w:del>
    </w:p>
    <w:tbl>
      <w:tblPr>
        <w:tblStyle w:val="TableGrid"/>
        <w:tblW w:w="0" w:type="auto"/>
        <w:tblLook w:val="04A0" w:firstRow="1" w:lastRow="0" w:firstColumn="1" w:lastColumn="0" w:noHBand="0" w:noVBand="1"/>
      </w:tblPr>
      <w:tblGrid>
        <w:gridCol w:w="2351"/>
        <w:gridCol w:w="6426"/>
      </w:tblGrid>
      <w:tr w:rsidR="007E73AD" w:rsidRPr="00920004" w:rsidDel="00B939C1" w14:paraId="22B2A75E" w14:textId="2DEC8982" w:rsidTr="00CF739D">
        <w:trPr>
          <w:del w:id="1623" w:author="phuong vu" w:date="2018-12-02T08:38:00Z"/>
        </w:trPr>
        <w:tc>
          <w:tcPr>
            <w:tcW w:w="2425" w:type="dxa"/>
          </w:tcPr>
          <w:p w14:paraId="4E96FAA0" w14:textId="5A2761A4" w:rsidR="007E73AD" w:rsidRPr="00CF739D" w:rsidDel="00B939C1" w:rsidRDefault="007E73AD" w:rsidP="00D63265">
            <w:pPr>
              <w:pStyle w:val="Heading3"/>
              <w:rPr>
                <w:del w:id="1624" w:author="phuong vu" w:date="2018-12-02T08:38:00Z"/>
              </w:rPr>
              <w:pPrChange w:id="1625" w:author="phuong vu" w:date="2018-12-03T00:18:00Z">
                <w:pPr/>
              </w:pPrChange>
            </w:pPr>
            <w:del w:id="1626" w:author="phuong vu" w:date="2018-12-02T08:38:00Z">
              <w:r w:rsidRPr="00CF739D" w:rsidDel="00B939C1">
                <w:delText>Mã yêu cầu</w:delText>
              </w:r>
            </w:del>
          </w:p>
        </w:tc>
        <w:tc>
          <w:tcPr>
            <w:tcW w:w="6686" w:type="dxa"/>
            <w:vAlign w:val="center"/>
          </w:tcPr>
          <w:p w14:paraId="1119B7F3" w14:textId="445C8F26" w:rsidR="007E73AD" w:rsidRPr="00920004" w:rsidDel="00B939C1" w:rsidRDefault="007E73AD" w:rsidP="00D63265">
            <w:pPr>
              <w:pStyle w:val="Heading3"/>
              <w:rPr>
                <w:del w:id="1627" w:author="phuong vu" w:date="2018-12-02T08:38:00Z"/>
              </w:rPr>
              <w:pPrChange w:id="1628" w:author="phuong vu" w:date="2018-12-03T00:18:00Z">
                <w:pPr/>
              </w:pPrChange>
            </w:pPr>
            <w:del w:id="1629" w:author="phuong vu" w:date="2018-12-02T08:38:00Z">
              <w:r w:rsidRPr="00920004" w:rsidDel="00B939C1">
                <w:delText>GU_05</w:delText>
              </w:r>
            </w:del>
          </w:p>
        </w:tc>
      </w:tr>
      <w:tr w:rsidR="007E73AD" w:rsidRPr="00920004" w:rsidDel="00B939C1" w14:paraId="013516EA" w14:textId="4E5E5F5A" w:rsidTr="005D03AE">
        <w:trPr>
          <w:del w:id="1630" w:author="phuong vu" w:date="2018-12-02T08:38:00Z"/>
        </w:trPr>
        <w:tc>
          <w:tcPr>
            <w:tcW w:w="2425" w:type="dxa"/>
          </w:tcPr>
          <w:p w14:paraId="3ACB7C91" w14:textId="259612E9" w:rsidR="007E73AD" w:rsidRPr="00CF739D" w:rsidDel="00B939C1" w:rsidRDefault="007E73AD" w:rsidP="00D63265">
            <w:pPr>
              <w:pStyle w:val="Heading3"/>
              <w:rPr>
                <w:del w:id="1631" w:author="phuong vu" w:date="2018-12-02T08:38:00Z"/>
              </w:rPr>
              <w:pPrChange w:id="1632" w:author="phuong vu" w:date="2018-12-03T00:18:00Z">
                <w:pPr/>
              </w:pPrChange>
            </w:pPr>
            <w:del w:id="1633" w:author="phuong vu" w:date="2018-12-02T08:38:00Z">
              <w:r w:rsidRPr="00CF739D" w:rsidDel="00B939C1">
                <w:delText>Tên chức năng</w:delText>
              </w:r>
            </w:del>
          </w:p>
        </w:tc>
        <w:tc>
          <w:tcPr>
            <w:tcW w:w="6686" w:type="dxa"/>
          </w:tcPr>
          <w:p w14:paraId="2B76A217" w14:textId="07E74568" w:rsidR="007E73AD" w:rsidRPr="00920004" w:rsidDel="00B939C1" w:rsidRDefault="00163170" w:rsidP="00D63265">
            <w:pPr>
              <w:pStyle w:val="Heading3"/>
              <w:rPr>
                <w:del w:id="1634" w:author="phuong vu" w:date="2018-12-02T08:38:00Z"/>
              </w:rPr>
              <w:pPrChange w:id="1635" w:author="phuong vu" w:date="2018-12-03T00:18:00Z">
                <w:pPr/>
              </w:pPrChange>
            </w:pPr>
            <w:del w:id="1636" w:author="phuong vu" w:date="2018-12-02T08:38:00Z">
              <w:r w:rsidRPr="00920004" w:rsidDel="00B939C1">
                <w:delText>Cập nhật đơn hàng</w:delText>
              </w:r>
            </w:del>
          </w:p>
        </w:tc>
      </w:tr>
      <w:tr w:rsidR="007E73AD" w:rsidRPr="00920004" w:rsidDel="00B939C1" w14:paraId="14742CD4" w14:textId="69743DC8" w:rsidTr="005D03AE">
        <w:trPr>
          <w:del w:id="1637" w:author="phuong vu" w:date="2018-12-02T08:38:00Z"/>
        </w:trPr>
        <w:tc>
          <w:tcPr>
            <w:tcW w:w="2425" w:type="dxa"/>
          </w:tcPr>
          <w:p w14:paraId="6CBCB837" w14:textId="0EE09479" w:rsidR="007E73AD" w:rsidRPr="00CF739D" w:rsidDel="00B939C1" w:rsidRDefault="007E73AD" w:rsidP="00D63265">
            <w:pPr>
              <w:pStyle w:val="Heading3"/>
              <w:rPr>
                <w:del w:id="1638" w:author="phuong vu" w:date="2018-12-02T08:38:00Z"/>
              </w:rPr>
              <w:pPrChange w:id="1639" w:author="phuong vu" w:date="2018-12-03T00:18:00Z">
                <w:pPr/>
              </w:pPrChange>
            </w:pPr>
            <w:del w:id="1640" w:author="phuong vu" w:date="2018-12-02T08:38:00Z">
              <w:r w:rsidRPr="00CF739D" w:rsidDel="00B939C1">
                <w:delText>Đối tượng sử dụng</w:delText>
              </w:r>
            </w:del>
          </w:p>
        </w:tc>
        <w:tc>
          <w:tcPr>
            <w:tcW w:w="6686" w:type="dxa"/>
          </w:tcPr>
          <w:p w14:paraId="1EF41271" w14:textId="7338E9F4" w:rsidR="007E73AD" w:rsidRPr="00920004" w:rsidDel="00B939C1" w:rsidRDefault="00163170" w:rsidP="00D63265">
            <w:pPr>
              <w:pStyle w:val="Heading3"/>
              <w:rPr>
                <w:del w:id="1641" w:author="phuong vu" w:date="2018-12-02T08:38:00Z"/>
              </w:rPr>
              <w:pPrChange w:id="1642" w:author="phuong vu" w:date="2018-12-03T00:18:00Z">
                <w:pPr/>
              </w:pPrChange>
            </w:pPr>
            <w:del w:id="1643" w:author="phuong vu" w:date="2018-12-02T08:38:00Z">
              <w:r w:rsidRPr="00920004" w:rsidDel="00B939C1">
                <w:delText>Khách hàng</w:delText>
              </w:r>
            </w:del>
          </w:p>
        </w:tc>
      </w:tr>
      <w:tr w:rsidR="007E73AD" w:rsidRPr="00920004" w:rsidDel="00B939C1" w14:paraId="13B1D30D" w14:textId="15591F11" w:rsidTr="005D03AE">
        <w:trPr>
          <w:del w:id="1644" w:author="phuong vu" w:date="2018-12-02T08:38:00Z"/>
        </w:trPr>
        <w:tc>
          <w:tcPr>
            <w:tcW w:w="2425" w:type="dxa"/>
          </w:tcPr>
          <w:p w14:paraId="47E88833" w14:textId="191ADC56" w:rsidR="007E73AD" w:rsidRPr="00CF739D" w:rsidDel="00B939C1" w:rsidRDefault="007E73AD" w:rsidP="00D63265">
            <w:pPr>
              <w:pStyle w:val="Heading3"/>
              <w:rPr>
                <w:del w:id="1645" w:author="phuong vu" w:date="2018-12-02T08:38:00Z"/>
              </w:rPr>
              <w:pPrChange w:id="1646" w:author="phuong vu" w:date="2018-12-03T00:18:00Z">
                <w:pPr/>
              </w:pPrChange>
            </w:pPr>
            <w:del w:id="1647" w:author="phuong vu" w:date="2018-12-02T08:38:00Z">
              <w:r w:rsidRPr="00CF739D" w:rsidDel="00B939C1">
                <w:delText>Tiền điều kiện</w:delText>
              </w:r>
            </w:del>
          </w:p>
        </w:tc>
        <w:tc>
          <w:tcPr>
            <w:tcW w:w="6686" w:type="dxa"/>
          </w:tcPr>
          <w:p w14:paraId="3EBDD56F" w14:textId="5D86BEF8" w:rsidR="007E73AD" w:rsidRPr="00CF739D" w:rsidDel="00B939C1" w:rsidRDefault="00163170" w:rsidP="00D63265">
            <w:pPr>
              <w:pStyle w:val="Heading3"/>
              <w:rPr>
                <w:del w:id="1648" w:author="phuong vu" w:date="2018-12-02T08:38:00Z"/>
              </w:rPr>
              <w:pPrChange w:id="1649" w:author="phuong vu" w:date="2018-12-03T00:18:00Z">
                <w:pPr/>
              </w:pPrChange>
            </w:pPr>
            <w:del w:id="1650" w:author="phuong vu" w:date="2018-12-02T08:38:00Z">
              <w:r w:rsidRPr="00CF739D" w:rsidDel="00B939C1">
                <w:delText>Đăng nhập thành công vào hệ thống thông qua ứng dụng điện thoại.</w:delText>
              </w:r>
            </w:del>
          </w:p>
        </w:tc>
      </w:tr>
      <w:tr w:rsidR="007E73AD" w:rsidRPr="00920004" w:rsidDel="00B939C1" w14:paraId="6FF4312B" w14:textId="5092ED68" w:rsidTr="005D03AE">
        <w:trPr>
          <w:del w:id="1651" w:author="phuong vu" w:date="2018-12-02T08:38:00Z"/>
        </w:trPr>
        <w:tc>
          <w:tcPr>
            <w:tcW w:w="2425" w:type="dxa"/>
          </w:tcPr>
          <w:p w14:paraId="27FA5764" w14:textId="4B91D1E0" w:rsidR="007E73AD" w:rsidRPr="00CF739D" w:rsidDel="00B939C1" w:rsidRDefault="007E73AD" w:rsidP="00D63265">
            <w:pPr>
              <w:pStyle w:val="Heading3"/>
              <w:rPr>
                <w:del w:id="1652" w:author="phuong vu" w:date="2018-12-02T08:38:00Z"/>
              </w:rPr>
              <w:pPrChange w:id="1653" w:author="phuong vu" w:date="2018-12-03T00:18:00Z">
                <w:pPr/>
              </w:pPrChange>
            </w:pPr>
            <w:del w:id="1654" w:author="phuong vu" w:date="2018-12-02T08:38:00Z">
              <w:r w:rsidRPr="00CF739D" w:rsidDel="00B939C1">
                <w:delText>Cách xử lí</w:delText>
              </w:r>
            </w:del>
          </w:p>
        </w:tc>
        <w:tc>
          <w:tcPr>
            <w:tcW w:w="6686" w:type="dxa"/>
          </w:tcPr>
          <w:p w14:paraId="49F75D9C" w14:textId="35392CF5" w:rsidR="007E73AD" w:rsidRPr="00CF739D" w:rsidDel="00B939C1" w:rsidRDefault="007E73AD" w:rsidP="00D63265">
            <w:pPr>
              <w:pStyle w:val="Heading3"/>
              <w:rPr>
                <w:del w:id="1655" w:author="phuong vu" w:date="2018-12-02T08:38:00Z"/>
              </w:rPr>
              <w:pPrChange w:id="1656" w:author="phuong vu" w:date="2018-12-03T00:18:00Z">
                <w:pPr/>
              </w:pPrChange>
            </w:pPr>
            <w:del w:id="1657" w:author="phuong vu" w:date="2018-12-02T08:38:00Z">
              <w:r w:rsidRPr="00CF739D" w:rsidDel="00B939C1">
                <w:delText xml:space="preserve">Bước 1: </w:delText>
              </w:r>
              <w:r w:rsidR="00163170" w:rsidRPr="00CF739D" w:rsidDel="00B939C1">
                <w:delText>Chọn “đơn hàng của bạn”.</w:delText>
              </w:r>
            </w:del>
          </w:p>
          <w:p w14:paraId="2BFD6B07" w14:textId="58A65BE4" w:rsidR="00163170" w:rsidRPr="00CF739D" w:rsidDel="00B939C1" w:rsidRDefault="00163170" w:rsidP="00D63265">
            <w:pPr>
              <w:pStyle w:val="Heading3"/>
              <w:rPr>
                <w:del w:id="1658" w:author="phuong vu" w:date="2018-12-02T08:38:00Z"/>
              </w:rPr>
              <w:pPrChange w:id="1659" w:author="phuong vu" w:date="2018-12-03T00:18:00Z">
                <w:pPr/>
              </w:pPrChange>
            </w:pPr>
            <w:del w:id="1660" w:author="phuong vu" w:date="2018-12-02T08:38:00Z">
              <w:r w:rsidRPr="00CF739D" w:rsidDel="00B939C1">
                <w:delText>Bước 2: Chọn đơn hàng có trạng thái “đang chờ”.</w:delText>
              </w:r>
            </w:del>
          </w:p>
          <w:p w14:paraId="4E63A5E6" w14:textId="04417EED" w:rsidR="00E66EEE" w:rsidRPr="00CF739D" w:rsidDel="00B939C1" w:rsidRDefault="00E66EEE" w:rsidP="00D63265">
            <w:pPr>
              <w:pStyle w:val="Heading3"/>
              <w:rPr>
                <w:del w:id="1661" w:author="phuong vu" w:date="2018-12-02T08:38:00Z"/>
              </w:rPr>
              <w:pPrChange w:id="1662" w:author="phuong vu" w:date="2018-12-03T00:18:00Z">
                <w:pPr/>
              </w:pPrChange>
            </w:pPr>
            <w:del w:id="1663" w:author="phuong vu" w:date="2018-12-02T08:38:00Z">
              <w:r w:rsidRPr="00CF739D" w:rsidDel="00B939C1">
                <w:delText>Bước 3: Chọn hủy đơn hàng hoặc cập nhật.</w:delText>
              </w:r>
            </w:del>
          </w:p>
          <w:p w14:paraId="549B3921" w14:textId="1260900A" w:rsidR="00E66EEE" w:rsidRPr="00CF739D" w:rsidDel="00B939C1" w:rsidRDefault="007E73AD" w:rsidP="00D63265">
            <w:pPr>
              <w:pStyle w:val="Heading3"/>
              <w:rPr>
                <w:del w:id="1664" w:author="phuong vu" w:date="2018-12-02T08:38:00Z"/>
              </w:rPr>
              <w:pPrChange w:id="1665" w:author="phuong vu" w:date="2018-12-03T00:18:00Z">
                <w:pPr/>
              </w:pPrChange>
            </w:pPr>
            <w:del w:id="1666" w:author="phuong vu" w:date="2018-12-02T08:38:00Z">
              <w:r w:rsidRPr="00CF739D" w:rsidDel="00B939C1">
                <w:delText xml:space="preserve">Bước </w:delText>
              </w:r>
              <w:r w:rsidR="00163170" w:rsidRPr="00CF739D" w:rsidDel="00B939C1">
                <w:delText>3</w:delText>
              </w:r>
              <w:r w:rsidRPr="00CF739D" w:rsidDel="00B939C1">
                <w:delText xml:space="preserve">: </w:delText>
              </w:r>
              <w:r w:rsidR="00163170" w:rsidRPr="00CF739D" w:rsidDel="00B939C1">
                <w:delText>Cập nhật lại thông tin tương tự chức năng tạo đơn hàng (GU_0</w:delText>
              </w:r>
              <w:r w:rsidR="00FF56D5" w:rsidRPr="00920004" w:rsidDel="00B939C1">
                <w:delText>4</w:delText>
              </w:r>
              <w:r w:rsidR="00163170" w:rsidRPr="00CF739D" w:rsidDel="00B939C1">
                <w:delText>)</w:delText>
              </w:r>
              <w:r w:rsidR="00E66EEE" w:rsidRPr="00CF739D" w:rsidDel="00B939C1">
                <w:delText>.</w:delText>
              </w:r>
            </w:del>
          </w:p>
          <w:p w14:paraId="31CF120C" w14:textId="77C4B64F" w:rsidR="00163170" w:rsidRPr="00920004" w:rsidDel="00B939C1" w:rsidRDefault="00163170" w:rsidP="00D63265">
            <w:pPr>
              <w:pStyle w:val="Heading3"/>
              <w:rPr>
                <w:del w:id="1667" w:author="phuong vu" w:date="2018-12-02T08:38:00Z"/>
              </w:rPr>
              <w:pPrChange w:id="1668" w:author="phuong vu" w:date="2018-12-03T00:18:00Z">
                <w:pPr/>
              </w:pPrChange>
            </w:pPr>
            <w:del w:id="1669" w:author="phuong vu" w:date="2018-12-02T08:38:00Z">
              <w:r w:rsidRPr="00920004" w:rsidDel="00B939C1">
                <w:delText>Bước 4: Xác nhậ</w:delText>
              </w:r>
              <w:r w:rsidR="00E66EEE" w:rsidRPr="00920004" w:rsidDel="00B939C1">
                <w:delText>n</w:delText>
              </w:r>
              <w:r w:rsidRPr="00920004" w:rsidDel="00B939C1">
                <w:delText>.</w:delText>
              </w:r>
            </w:del>
          </w:p>
        </w:tc>
      </w:tr>
      <w:tr w:rsidR="007E73AD" w:rsidRPr="00920004" w:rsidDel="00B939C1" w14:paraId="72658705" w14:textId="1BEE142D" w:rsidTr="005D03AE">
        <w:trPr>
          <w:del w:id="1670" w:author="phuong vu" w:date="2018-12-02T08:38:00Z"/>
        </w:trPr>
        <w:tc>
          <w:tcPr>
            <w:tcW w:w="2425" w:type="dxa"/>
          </w:tcPr>
          <w:p w14:paraId="060F4486" w14:textId="3BF30796" w:rsidR="007E73AD" w:rsidRPr="00CF739D" w:rsidDel="00B939C1" w:rsidRDefault="007E73AD" w:rsidP="00D63265">
            <w:pPr>
              <w:pStyle w:val="Heading3"/>
              <w:rPr>
                <w:del w:id="1671" w:author="phuong vu" w:date="2018-12-02T08:38:00Z"/>
              </w:rPr>
              <w:pPrChange w:id="1672" w:author="phuong vu" w:date="2018-12-03T00:18:00Z">
                <w:pPr/>
              </w:pPrChange>
            </w:pPr>
            <w:del w:id="1673" w:author="phuong vu" w:date="2018-12-02T08:38:00Z">
              <w:r w:rsidRPr="00CF739D" w:rsidDel="00B939C1">
                <w:delText>Kết quả</w:delText>
              </w:r>
            </w:del>
          </w:p>
        </w:tc>
        <w:tc>
          <w:tcPr>
            <w:tcW w:w="6686" w:type="dxa"/>
          </w:tcPr>
          <w:p w14:paraId="1485F71B" w14:textId="48E5334E" w:rsidR="007E73AD" w:rsidRPr="00CF739D" w:rsidDel="00B939C1" w:rsidRDefault="0002418D" w:rsidP="00D63265">
            <w:pPr>
              <w:pStyle w:val="Heading3"/>
              <w:rPr>
                <w:del w:id="1674" w:author="phuong vu" w:date="2018-12-02T08:38:00Z"/>
              </w:rPr>
              <w:pPrChange w:id="1675" w:author="phuong vu" w:date="2018-12-03T00:18:00Z">
                <w:pPr/>
              </w:pPrChange>
            </w:pPr>
            <w:del w:id="1676" w:author="phuong vu" w:date="2018-12-02T08:38:00Z">
              <w:r w:rsidRPr="00CF739D" w:rsidDel="00B939C1">
                <w:delText>Thông báo thành công. Nếu lỗi thông báo lỗi</w:delText>
              </w:r>
              <w:r w:rsidR="00E66EEE" w:rsidRPr="00CF739D" w:rsidDel="00B939C1">
                <w:delText>.</w:delText>
              </w:r>
            </w:del>
          </w:p>
        </w:tc>
      </w:tr>
      <w:tr w:rsidR="00D63265" w:rsidRPr="00920004" w:rsidDel="00B939C1" w14:paraId="16B9BEAF" w14:textId="77777777" w:rsidTr="005D03AE">
        <w:trPr>
          <w:del w:id="1677" w:author="phuong vu" w:date="2018-12-02T08:38:00Z"/>
        </w:trPr>
        <w:tc>
          <w:tcPr>
            <w:tcW w:w="2425" w:type="dxa"/>
          </w:tcPr>
          <w:p w14:paraId="3BF9BE35" w14:textId="7301CDD4" w:rsidR="007E73AD" w:rsidRPr="00CF739D" w:rsidDel="00B939C1" w:rsidRDefault="007E73AD" w:rsidP="00D63265">
            <w:pPr>
              <w:pStyle w:val="Heading3"/>
              <w:rPr>
                <w:del w:id="1678" w:author="phuong vu" w:date="2018-12-02T08:38:00Z"/>
              </w:rPr>
              <w:pPrChange w:id="1679" w:author="phuong vu" w:date="2018-12-03T00:18:00Z">
                <w:pPr/>
              </w:pPrChange>
            </w:pPr>
            <w:del w:id="1680" w:author="phuong vu" w:date="2018-12-02T08:38:00Z">
              <w:r w:rsidRPr="00CF739D" w:rsidDel="00B939C1">
                <w:delText>Ghi chú</w:delText>
              </w:r>
            </w:del>
          </w:p>
        </w:tc>
        <w:tc>
          <w:tcPr>
            <w:tcW w:w="6686" w:type="dxa"/>
          </w:tcPr>
          <w:p w14:paraId="7702C69A" w14:textId="12D92A53" w:rsidR="007E73AD" w:rsidRPr="00CF739D" w:rsidDel="00B939C1" w:rsidRDefault="0002418D" w:rsidP="00D63265">
            <w:pPr>
              <w:pStyle w:val="Heading3"/>
              <w:rPr>
                <w:del w:id="1681" w:author="phuong vu" w:date="2018-12-02T08:38:00Z"/>
              </w:rPr>
              <w:pPrChange w:id="1682" w:author="phuong vu" w:date="2018-12-03T00:18:00Z">
                <w:pPr/>
              </w:pPrChange>
            </w:pPr>
            <w:del w:id="1683" w:author="phuong vu" w:date="2018-12-02T08:38:00Z">
              <w:r w:rsidRPr="00CF739D" w:rsidDel="00B939C1">
                <w:delText>Chỉ áp dụng cho đơn hàng có trạng thái “đang chờ”.</w:delText>
              </w:r>
            </w:del>
          </w:p>
        </w:tc>
      </w:tr>
    </w:tbl>
    <w:p w14:paraId="7AB59B95" w14:textId="7A3EC28A" w:rsidR="007E73AD" w:rsidRPr="00CF739D" w:rsidDel="00B939C1" w:rsidRDefault="00FF56D5" w:rsidP="00D63265">
      <w:pPr>
        <w:pStyle w:val="Heading3"/>
        <w:rPr>
          <w:del w:id="1684" w:author="phuong vu" w:date="2018-12-02T08:38:00Z"/>
        </w:rPr>
        <w:pPrChange w:id="1685" w:author="phuong vu" w:date="2018-12-03T00:18:00Z">
          <w:pPr>
            <w:pStyle w:val="Caption"/>
          </w:pPr>
        </w:pPrChange>
      </w:pPr>
      <w:del w:id="1686" w:author="phuong vu" w:date="2018-12-02T08:38:00Z">
        <w:r w:rsidRPr="00CF739D" w:rsidDel="00B939C1">
          <w:delText xml:space="preserve">Bảng </w:delText>
        </w:r>
        <w:r w:rsidR="00D632EE" w:rsidRPr="00CF739D" w:rsidDel="00B939C1">
          <w:rPr>
            <w:i/>
            <w:iCs/>
          </w:rPr>
          <w:fldChar w:fldCharType="begin"/>
        </w:r>
        <w:r w:rsidR="00D632EE" w:rsidRPr="00CF739D" w:rsidDel="00B939C1">
          <w:delInstrText xml:space="preserve"> STYLEREF 1 \s </w:delInstrText>
        </w:r>
        <w:r w:rsidR="00D632EE" w:rsidRPr="00CF739D" w:rsidDel="00B939C1">
          <w:rPr>
            <w:i/>
            <w:iCs/>
          </w:rPr>
          <w:fldChar w:fldCharType="separate"/>
        </w:r>
        <w:r w:rsidR="00B5490C" w:rsidDel="00B939C1">
          <w:rPr>
            <w:noProof/>
          </w:rPr>
          <w:delText>1</w:delText>
        </w:r>
        <w:r w:rsidR="00D632EE" w:rsidRPr="00CF739D" w:rsidDel="00B939C1">
          <w:rPr>
            <w:i/>
            <w:iCs/>
          </w:rPr>
          <w:fldChar w:fldCharType="end"/>
        </w:r>
        <w:r w:rsidR="00D632EE" w:rsidRPr="00CF739D" w:rsidDel="00B939C1">
          <w:delText>.</w:delText>
        </w:r>
        <w:r w:rsidR="00D632EE" w:rsidRPr="00CF739D" w:rsidDel="00B939C1">
          <w:rPr>
            <w:i/>
            <w:iCs/>
          </w:rPr>
          <w:fldChar w:fldCharType="begin"/>
        </w:r>
        <w:r w:rsidR="00D632EE" w:rsidRPr="00CF739D" w:rsidDel="00B939C1">
          <w:delInstrText xml:space="preserve"> SEQ Bảng \* ARABIC \s 1 </w:delInstrText>
        </w:r>
        <w:r w:rsidR="00D632EE" w:rsidRPr="00CF739D" w:rsidDel="00B939C1">
          <w:rPr>
            <w:i/>
            <w:iCs/>
          </w:rPr>
          <w:fldChar w:fldCharType="separate"/>
        </w:r>
        <w:r w:rsidR="00B5490C" w:rsidDel="00B939C1">
          <w:rPr>
            <w:noProof/>
          </w:rPr>
          <w:delText>12</w:delText>
        </w:r>
        <w:r w:rsidR="00D632EE" w:rsidRPr="00CF739D" w:rsidDel="00B939C1">
          <w:rPr>
            <w:i/>
            <w:iCs/>
          </w:rPr>
          <w:fldChar w:fldCharType="end"/>
        </w:r>
        <w:r w:rsidRPr="00CF739D" w:rsidDel="00B939C1">
          <w:delText xml:space="preserve"> Chức năng cập nhật đơn hàng</w:delText>
        </w:r>
      </w:del>
    </w:p>
    <w:p w14:paraId="0AC3AEDB" w14:textId="77777777" w:rsidR="00C774DC" w:rsidRPr="00CF739D" w:rsidRDefault="00C774DC" w:rsidP="00D63265">
      <w:pPr>
        <w:pStyle w:val="Heading3"/>
        <w:pPrChange w:id="1687" w:author="phuong vu" w:date="2018-12-03T00:18:00Z">
          <w:pPr>
            <w:pStyle w:val="Heading3"/>
          </w:pPr>
        </w:pPrChange>
      </w:pPr>
      <w:bookmarkStart w:id="1688" w:name="_Toc531502241"/>
      <w:r w:rsidRPr="00CF739D">
        <w:t>Quản lí trạng thái máy giặt</w:t>
      </w:r>
      <w:bookmarkEnd w:id="1688"/>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63693599" w:rsidR="00C774DC" w:rsidRPr="00CF739D" w:rsidRDefault="00FF56D5" w:rsidP="00CF739D">
      <w:pPr>
        <w:pStyle w:val="Caption"/>
        <w:rPr>
          <w:lang w:val="en-US"/>
        </w:rPr>
      </w:pPr>
      <w:bookmarkStart w:id="1689" w:name="_Toc53150455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13</w:t>
      </w:r>
      <w:r w:rsidR="001B1BC1">
        <w:rPr>
          <w:noProof/>
        </w:rPr>
        <w:fldChar w:fldCharType="end"/>
      </w:r>
      <w:r w:rsidRPr="00CF739D">
        <w:rPr>
          <w:lang w:val="en-US"/>
        </w:rPr>
        <w:t xml:space="preserve"> Chức năng quản lí trạng thái máy giặt</w:t>
      </w:r>
      <w:bookmarkEnd w:id="1689"/>
    </w:p>
    <w:p w14:paraId="238E389F" w14:textId="77777777" w:rsidR="00C774DC" w:rsidRPr="00CF739D" w:rsidRDefault="00C774DC" w:rsidP="00D63265">
      <w:pPr>
        <w:pStyle w:val="Heading3"/>
        <w:pPrChange w:id="1690" w:author="phuong vu" w:date="2018-12-03T00:18:00Z">
          <w:pPr>
            <w:pStyle w:val="Heading3"/>
          </w:pPr>
        </w:pPrChange>
      </w:pPr>
      <w:bookmarkStart w:id="1691" w:name="_Toc531502242"/>
      <w:r w:rsidRPr="00CF739D">
        <w:t>Tìm kiếm đơn hàng</w:t>
      </w:r>
      <w:bookmarkEnd w:id="1691"/>
    </w:p>
    <w:tbl>
      <w:tblPr>
        <w:tblStyle w:val="TableGrid"/>
        <w:tblW w:w="0" w:type="auto"/>
        <w:tblLook w:val="04A0" w:firstRow="1" w:lastRow="0" w:firstColumn="1" w:lastColumn="0" w:noHBand="0" w:noVBand="1"/>
      </w:tblPr>
      <w:tblGrid>
        <w:gridCol w:w="2347"/>
        <w:gridCol w:w="6430"/>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6DAC29C2" w:rsidR="00C774DC" w:rsidRPr="00CF739D" w:rsidRDefault="00B939C1">
            <w:pPr>
              <w:ind w:left="720"/>
              <w:pPrChange w:id="1692" w:author="phuong vu" w:date="2018-12-02T08:39:00Z">
                <w:pPr/>
              </w:pPrChange>
            </w:pPr>
            <w:ins w:id="1693" w:author="phuong vu" w:date="2018-12-02T08:39:00Z">
              <w:r>
                <w:rPr>
                  <w:lang w:val="en-US"/>
                </w:rPr>
                <w:t xml:space="preserve">- </w:t>
              </w:r>
            </w:ins>
            <w:r w:rsidR="00C774DC" w:rsidRPr="00CF739D">
              <w:t>Tên khách hàng</w:t>
            </w:r>
            <w:del w:id="1694" w:author="phuong vu" w:date="2018-12-02T08:39:00Z">
              <w:r w:rsidR="00C774DC" w:rsidRPr="00CF739D" w:rsidDel="00B939C1">
                <w:delText xml:space="preserve"> (liên kết với trang xem thông tin chi tiết đơn hàng).</w:delText>
              </w:r>
            </w:del>
          </w:p>
          <w:p w14:paraId="0E1E4A04" w14:textId="00E3B58F" w:rsidR="00C774DC" w:rsidRPr="00920004" w:rsidRDefault="00B939C1">
            <w:pPr>
              <w:ind w:left="720"/>
              <w:rPr>
                <w:lang w:val="en-US"/>
              </w:rPr>
              <w:pPrChange w:id="1695" w:author="phuong vu" w:date="2018-12-02T08:39:00Z">
                <w:pPr/>
              </w:pPrChange>
            </w:pPr>
            <w:ins w:id="1696" w:author="phuong vu" w:date="2018-12-02T08:39:00Z">
              <w:r>
                <w:rPr>
                  <w:lang w:val="en-US"/>
                </w:rPr>
                <w:t xml:space="preserve">- </w:t>
              </w:r>
            </w:ins>
            <w:r w:rsidR="00C774DC" w:rsidRPr="00920004">
              <w:rPr>
                <w:lang w:val="en-US"/>
              </w:rPr>
              <w:t>Số điện thoại, email</w:t>
            </w:r>
          </w:p>
          <w:p w14:paraId="3B0A3453" w14:textId="5F580959" w:rsidR="00C774DC" w:rsidRPr="00920004" w:rsidRDefault="00B939C1">
            <w:pPr>
              <w:ind w:left="720"/>
              <w:rPr>
                <w:lang w:val="en-US"/>
              </w:rPr>
              <w:pPrChange w:id="1697" w:author="phuong vu" w:date="2018-12-02T08:39:00Z">
                <w:pPr/>
              </w:pPrChange>
            </w:pPr>
            <w:ins w:id="1698" w:author="phuong vu" w:date="2018-12-02T08:39:00Z">
              <w:r>
                <w:rPr>
                  <w:lang w:val="en-US"/>
                </w:rPr>
                <w:t xml:space="preserve">- </w:t>
              </w:r>
            </w:ins>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572D1CBF" w:rsidR="00C774DC" w:rsidRPr="00CF739D" w:rsidRDefault="00FF56D5" w:rsidP="00CF739D">
      <w:pPr>
        <w:pStyle w:val="Caption"/>
        <w:rPr>
          <w:lang w:val="en-US"/>
        </w:rPr>
      </w:pPr>
      <w:bookmarkStart w:id="1699" w:name="_Toc53150455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14</w:t>
      </w:r>
      <w:r w:rsidR="001B1BC1">
        <w:rPr>
          <w:noProof/>
        </w:rPr>
        <w:fldChar w:fldCharType="end"/>
      </w:r>
      <w:r w:rsidRPr="00CF739D">
        <w:rPr>
          <w:lang w:val="en-US"/>
        </w:rPr>
        <w:t xml:space="preserve"> Chức năng tìm kiếm đơn hàng</w:t>
      </w:r>
      <w:bookmarkEnd w:id="1699"/>
    </w:p>
    <w:p w14:paraId="07AFDB23" w14:textId="77777777" w:rsidR="00C774DC" w:rsidRPr="00CF739D" w:rsidRDefault="00C774DC" w:rsidP="00D63265">
      <w:pPr>
        <w:pStyle w:val="Heading3"/>
        <w:pPrChange w:id="1700" w:author="phuong vu" w:date="2018-12-03T00:18:00Z">
          <w:pPr>
            <w:pStyle w:val="Heading3"/>
          </w:pPr>
        </w:pPrChange>
      </w:pPr>
      <w:bookmarkStart w:id="1701" w:name="_Toc531502243"/>
      <w:r w:rsidRPr="00CF739D">
        <w:lastRenderedPageBreak/>
        <w:t>Đăng nhập hệ thống</w:t>
      </w:r>
      <w:bookmarkEnd w:id="1701"/>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7344846F" w:rsidR="00C774DC" w:rsidRPr="00CF739D" w:rsidRDefault="00FF56D5" w:rsidP="00CF739D">
      <w:pPr>
        <w:pStyle w:val="Caption"/>
        <w:rPr>
          <w:lang w:val="en-US"/>
        </w:rPr>
      </w:pPr>
      <w:bookmarkStart w:id="1702" w:name="_Toc53150456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15</w:t>
      </w:r>
      <w:r w:rsidR="001B1BC1">
        <w:rPr>
          <w:noProof/>
        </w:rPr>
        <w:fldChar w:fldCharType="end"/>
      </w:r>
      <w:r w:rsidRPr="00CF739D">
        <w:rPr>
          <w:lang w:val="en-US"/>
        </w:rPr>
        <w:t xml:space="preserve"> Chức năng đăng nhập hệ thống</w:t>
      </w:r>
      <w:bookmarkEnd w:id="1702"/>
    </w:p>
    <w:p w14:paraId="09D3F48F" w14:textId="77777777" w:rsidR="00C774DC" w:rsidRPr="00CF739D" w:rsidRDefault="00C774DC" w:rsidP="00D63265">
      <w:pPr>
        <w:pStyle w:val="Heading3"/>
        <w:pPrChange w:id="1703" w:author="phuong vu" w:date="2018-12-03T00:18:00Z">
          <w:pPr>
            <w:pStyle w:val="Heading3"/>
          </w:pPr>
        </w:pPrChange>
      </w:pPr>
      <w:bookmarkStart w:id="1704" w:name="_Toc531502244"/>
      <w:r w:rsidRPr="00CF739D">
        <w:t>Đăng xuất hệ thống</w:t>
      </w:r>
      <w:bookmarkEnd w:id="1704"/>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24BAA21E" w:rsidR="00C774DC" w:rsidRPr="00920004" w:rsidRDefault="00C774DC" w:rsidP="00CF739D">
            <w:pPr>
              <w:rPr>
                <w:lang w:val="en-US"/>
              </w:rPr>
            </w:pPr>
            <w:r w:rsidRPr="00CF739D">
              <w:t xml:space="preserve">Bước 1: </w:t>
            </w:r>
            <w:r w:rsidR="00412294" w:rsidRPr="00920004">
              <w:t>Chọn</w:t>
            </w:r>
            <w:r w:rsidRPr="00CF739D">
              <w:t xml:space="preserve"> vào Đăng xuất</w:t>
            </w:r>
            <w:ins w:id="1705" w:author="phuong vu" w:date="2018-12-02T08:40:00Z">
              <w:r w:rsidR="00B939C1">
                <w:rPr>
                  <w:lang w:val="en-US"/>
                </w:rPr>
                <w:t>.</w:t>
              </w:r>
            </w:ins>
            <w:del w:id="1706" w:author="phuong vu" w:date="2018-12-02T08:40:00Z">
              <w:r w:rsidRPr="00CF739D" w:rsidDel="00B939C1">
                <w:delText xml:space="preserve"> ở góc phải trên trang web</w:delText>
              </w:r>
              <w:r w:rsidR="00BA3432" w:rsidRPr="00920004" w:rsidDel="00B939C1">
                <w:rPr>
                  <w:lang w:val="en-US"/>
                </w:rPr>
                <w:delText>.</w:delText>
              </w:r>
            </w:del>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6FE151D4" w:rsidR="00C774DC" w:rsidRPr="00CF739D" w:rsidRDefault="00FF56D5" w:rsidP="00CF739D">
      <w:pPr>
        <w:pStyle w:val="Caption"/>
        <w:rPr>
          <w:lang w:val="en-US"/>
        </w:rPr>
      </w:pPr>
      <w:bookmarkStart w:id="1707" w:name="_Toc53150456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16</w:t>
      </w:r>
      <w:r w:rsidR="001B1BC1">
        <w:rPr>
          <w:noProof/>
        </w:rPr>
        <w:fldChar w:fldCharType="end"/>
      </w:r>
      <w:r w:rsidRPr="00CF739D">
        <w:rPr>
          <w:lang w:val="en-US"/>
        </w:rPr>
        <w:t xml:space="preserve"> Chức năng đăng xuất hệ thống</w:t>
      </w:r>
      <w:bookmarkEnd w:id="1707"/>
    </w:p>
    <w:p w14:paraId="5C6AD431" w14:textId="77777777" w:rsidR="00C774DC" w:rsidRPr="00CF739D" w:rsidRDefault="00C774DC">
      <w:pPr>
        <w:pStyle w:val="Heading2"/>
        <w:pPrChange w:id="1708" w:author="phuong vu" w:date="2018-12-02T09:08:00Z">
          <w:pPr>
            <w:pStyle w:val="Heading2"/>
            <w:spacing w:before="240" w:line="0" w:lineRule="atLeast"/>
          </w:pPr>
        </w:pPrChange>
      </w:pPr>
      <w:bookmarkStart w:id="1709" w:name="_Toc531502245"/>
      <w:r w:rsidRPr="00CF739D">
        <w:t>Yêu cầu phi chức năng</w:t>
      </w:r>
      <w:bookmarkEnd w:id="1709"/>
    </w:p>
    <w:p w14:paraId="095B4D05" w14:textId="77777777" w:rsidR="00C774DC" w:rsidRPr="00920004" w:rsidRDefault="00C774DC" w:rsidP="00D63265">
      <w:pPr>
        <w:pStyle w:val="Heading3"/>
        <w:pPrChange w:id="1710" w:author="phuong vu" w:date="2018-12-03T00:18:00Z">
          <w:pPr>
            <w:pStyle w:val="Heading3"/>
          </w:pPr>
        </w:pPrChange>
      </w:pPr>
      <w:bookmarkStart w:id="1711" w:name="_Toc531502246"/>
      <w:r w:rsidRPr="00920004">
        <w:t>Yêu cầu thực thi</w:t>
      </w:r>
      <w:bookmarkEnd w:id="1711"/>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rsidP="00D63265">
      <w:pPr>
        <w:pStyle w:val="Heading3"/>
        <w:pPrChange w:id="1712" w:author="phuong vu" w:date="2018-12-03T00:18:00Z">
          <w:pPr>
            <w:pStyle w:val="Heading3"/>
          </w:pPr>
        </w:pPrChange>
      </w:pPr>
      <w:bookmarkStart w:id="1713" w:name="_Toc531502247"/>
      <w:r w:rsidRPr="00920004">
        <w:t>Yêu cầu chất lượng phần mềm</w:t>
      </w:r>
      <w:bookmarkEnd w:id="1713"/>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pPr>
        <w:ind w:firstLine="720"/>
        <w:pPrChange w:id="1714" w:author="phuong vu" w:date="2018-12-02T08:40:00Z">
          <w:pPr>
            <w:ind w:firstLine="360"/>
          </w:pPr>
        </w:pPrChange>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08163ED9"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1715" w:name="_Toc531502248"/>
      <w:r w:rsidR="00C557CE" w:rsidRPr="00920004">
        <w:rPr>
          <w:rStyle w:val="Heading2Char"/>
          <w:rFonts w:cstheme="majorHAnsi"/>
          <w:b/>
        </w:rPr>
        <w:t>CƠ SỞ LÝ THUY</w:t>
      </w:r>
      <w:r w:rsidR="00C557CE" w:rsidRPr="00CF739D">
        <w:rPr>
          <w:rStyle w:val="Heading2Char"/>
          <w:rFonts w:cstheme="majorHAnsi"/>
          <w:b/>
        </w:rPr>
        <w:t>ẾT</w:t>
      </w:r>
      <w:bookmarkEnd w:id="1243"/>
      <w:bookmarkEnd w:id="1715"/>
    </w:p>
    <w:p w14:paraId="789698BA" w14:textId="4AD730FA" w:rsidR="00997C30" w:rsidRPr="00CF739D" w:rsidRDefault="00D33C95">
      <w:pPr>
        <w:pStyle w:val="Heading2"/>
        <w:rPr>
          <w:vertAlign w:val="superscript"/>
        </w:rPr>
        <w:pPrChange w:id="1716" w:author="phuong vu" w:date="2018-12-02T09:08:00Z">
          <w:pPr>
            <w:pStyle w:val="Heading2"/>
            <w:spacing w:before="240" w:line="0" w:lineRule="atLeast"/>
          </w:pPr>
        </w:pPrChange>
      </w:pPr>
      <w:bookmarkStart w:id="1717" w:name="_Toc484566611"/>
      <w:bookmarkStart w:id="1718" w:name="_Toc531502249"/>
      <w:r w:rsidRPr="00920004">
        <w:rPr>
          <w:lang w:val="en-US"/>
        </w:rPr>
        <w:t>N</w:t>
      </w:r>
      <w:r w:rsidR="00997C30" w:rsidRPr="00CF739D">
        <w:t xml:space="preserve">ền tảng </w:t>
      </w:r>
      <w:bookmarkEnd w:id="1717"/>
      <w:r w:rsidR="00083585" w:rsidRPr="00920004">
        <w:t>Android</w:t>
      </w:r>
      <w:r w:rsidR="00412294" w:rsidRPr="00920004">
        <w:rPr>
          <w:lang w:val="en-US"/>
        </w:rPr>
        <w:t xml:space="preserve"> </w:t>
      </w:r>
      <w:r w:rsidR="00530384" w:rsidRPr="00920004">
        <w:rPr>
          <w:vertAlign w:val="superscript"/>
        </w:rPr>
        <w:t>[1]</w:t>
      </w:r>
      <w:bookmarkEnd w:id="1718"/>
    </w:p>
    <w:p w14:paraId="28579912" w14:textId="789FF36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r w:rsidR="00B5490C" w:rsidRPr="00920004">
        <w:t xml:space="preserve">Hình </w:t>
      </w:r>
      <w:r w:rsidR="00B5490C">
        <w:rPr>
          <w:noProof/>
        </w:rPr>
        <w:t>2</w:t>
      </w:r>
      <w:r w:rsidR="00B5490C" w:rsidRPr="00CF739D">
        <w:rPr>
          <w:noProof/>
        </w:rPr>
        <w:t>.</w:t>
      </w:r>
      <w:r w:rsidR="00B5490C">
        <w:rPr>
          <w:noProof/>
        </w:rPr>
        <w:t>1</w:t>
      </w:r>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7">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3D91AC54" w:rsidR="004863AF" w:rsidRPr="00920004" w:rsidDel="002337B7" w:rsidRDefault="00B243D7" w:rsidP="00CF739D">
      <w:pPr>
        <w:pStyle w:val="Caption"/>
        <w:rPr>
          <w:del w:id="1719" w:author="phuong vu" w:date="2018-12-02T08:40:00Z"/>
        </w:rPr>
      </w:pPr>
      <w:bookmarkStart w:id="1720" w:name="_Ref531340860"/>
      <w:bookmarkStart w:id="1721" w:name="_Toc531380473"/>
      <w:r w:rsidRPr="00920004">
        <w:t xml:space="preserve">Hình </w:t>
      </w:r>
      <w:ins w:id="1722" w:author="phuong vu" w:date="2018-12-03T00:08:00Z">
        <w:r w:rsidR="00CA350B">
          <w:fldChar w:fldCharType="begin"/>
        </w:r>
        <w:r w:rsidR="00CA350B">
          <w:instrText xml:space="preserve"> STYLEREF 1 \s </w:instrText>
        </w:r>
      </w:ins>
      <w:r w:rsidR="00CA350B">
        <w:fldChar w:fldCharType="separate"/>
      </w:r>
      <w:r w:rsidR="00CA350B">
        <w:rPr>
          <w:noProof/>
        </w:rPr>
        <w:t>2</w:t>
      </w:r>
      <w:ins w:id="172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1724" w:author="phuong vu" w:date="2018-12-03T00:08:00Z">
        <w:r w:rsidR="00CA350B">
          <w:rPr>
            <w:noProof/>
          </w:rPr>
          <w:t>1</w:t>
        </w:r>
        <w:r w:rsidR="00CA350B">
          <w:fldChar w:fldCharType="end"/>
        </w:r>
      </w:ins>
      <w:del w:id="1725" w:author="phuong vu" w:date="2018-12-03T00:08:00Z">
        <w:r w:rsidR="00EF3636" w:rsidRPr="00CF739D" w:rsidDel="00CA350B">
          <w:rPr>
            <w:i w:val="0"/>
            <w:iCs w:val="0"/>
          </w:rPr>
          <w:fldChar w:fldCharType="begin"/>
        </w:r>
        <w:r w:rsidR="00EF3636" w:rsidRPr="00920004" w:rsidDel="00CA350B">
          <w:delInstrText xml:space="preserve"> STYLEREF 1 \s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r w:rsidR="00EF3636" w:rsidRPr="00920004" w:rsidDel="00CA350B">
          <w:delText>.</w:delText>
        </w:r>
        <w:r w:rsidR="00EF3636" w:rsidRPr="00CF739D" w:rsidDel="00CA350B">
          <w:rPr>
            <w:i w:val="0"/>
            <w:iCs w:val="0"/>
          </w:rPr>
          <w:fldChar w:fldCharType="begin"/>
        </w:r>
        <w:r w:rsidR="00EF3636" w:rsidRPr="00920004" w:rsidDel="00CA350B">
          <w:delInstrText xml:space="preserve"> SEQ Hình \* ARABIC \s 1 </w:delInstrText>
        </w:r>
        <w:r w:rsidR="00EF3636" w:rsidRPr="00CF739D" w:rsidDel="00CA350B">
          <w:rPr>
            <w:i w:val="0"/>
            <w:iCs w:val="0"/>
          </w:rPr>
          <w:fldChar w:fldCharType="separate"/>
        </w:r>
        <w:r w:rsidR="00B5490C" w:rsidDel="00CA350B">
          <w:rPr>
            <w:noProof/>
          </w:rPr>
          <w:delText>1</w:delText>
        </w:r>
        <w:r w:rsidR="00EF3636" w:rsidRPr="00CF739D" w:rsidDel="00CA350B">
          <w:rPr>
            <w:i w:val="0"/>
            <w:iCs w:val="0"/>
          </w:rPr>
          <w:fldChar w:fldCharType="end"/>
        </w:r>
      </w:del>
      <w:bookmarkEnd w:id="1720"/>
      <w:r w:rsidRPr="00920004">
        <w:rPr>
          <w:lang w:val="en-US"/>
        </w:rPr>
        <w:t xml:space="preserve"> </w:t>
      </w:r>
      <w:r w:rsidRPr="00920004">
        <w:t xml:space="preserve">Giao diện </w:t>
      </w:r>
      <w:r w:rsidR="00083585" w:rsidRPr="00920004">
        <w:t>Android</w:t>
      </w:r>
      <w:r w:rsidRPr="00920004">
        <w:t xml:space="preserve"> 7.0 Nougat</w:t>
      </w:r>
      <w:bookmarkEnd w:id="1721"/>
    </w:p>
    <w:p w14:paraId="0F3BFAC8" w14:textId="77777777" w:rsidR="0063452C" w:rsidRPr="00CF739D" w:rsidRDefault="0063452C">
      <w:pPr>
        <w:pStyle w:val="Caption"/>
        <w:pPrChange w:id="1726" w:author="phuong vu" w:date="2018-12-02T08:40:00Z">
          <w:pPr>
            <w:spacing w:before="240" w:line="0" w:lineRule="atLeast"/>
          </w:pPr>
        </w:pPrChange>
      </w:pPr>
    </w:p>
    <w:p w14:paraId="7FFDBF81" w14:textId="59ADFAAB" w:rsidR="00997C30" w:rsidRPr="00CF739D" w:rsidRDefault="001D00CB">
      <w:pPr>
        <w:pStyle w:val="Heading2"/>
        <w:rPr>
          <w:vertAlign w:val="superscript"/>
        </w:rPr>
        <w:pPrChange w:id="1727" w:author="phuong vu" w:date="2018-12-02T09:08:00Z">
          <w:pPr>
            <w:pStyle w:val="Heading2"/>
            <w:spacing w:before="240" w:line="0" w:lineRule="atLeast"/>
          </w:pPr>
        </w:pPrChange>
      </w:pPr>
      <w:bookmarkStart w:id="1728" w:name="_Toc529231505"/>
      <w:bookmarkStart w:id="1729" w:name="_Toc531502250"/>
      <w:bookmarkEnd w:id="1728"/>
      <w:r w:rsidRPr="00CF739D">
        <w:t>GraphQL</w:t>
      </w:r>
      <w:r w:rsidR="00653696" w:rsidRPr="00CF739D">
        <w:t xml:space="preserve"> </w:t>
      </w:r>
      <w:r w:rsidR="00530384" w:rsidRPr="00CF739D">
        <w:rPr>
          <w:vertAlign w:val="superscript"/>
        </w:rPr>
        <w:t>[2]</w:t>
      </w:r>
      <w:bookmarkEnd w:id="1729"/>
    </w:p>
    <w:p w14:paraId="6ECFF5A3" w14:textId="23C3B746" w:rsidR="0063452C" w:rsidRPr="00920004" w:rsidDel="002337B7" w:rsidRDefault="001D00CB" w:rsidP="00CF739D">
      <w:pPr>
        <w:ind w:firstLine="662"/>
        <w:rPr>
          <w:del w:id="1730" w:author="phuong vu" w:date="2018-12-02T08:40:00Z"/>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6D8F0BC7" w14:textId="00BDE6BB" w:rsidR="006B44B5" w:rsidRPr="00920004" w:rsidRDefault="0063452C">
      <w:pPr>
        <w:spacing w:before="120"/>
        <w:ind w:firstLine="662"/>
        <w:rPr>
          <w:lang w:val="en-US"/>
        </w:rPr>
        <w:pPrChange w:id="1731" w:author="phuong vu" w:date="2018-12-02T08:40:00Z">
          <w:pPr>
            <w:spacing w:before="240" w:line="0" w:lineRule="atLeast"/>
            <w:jc w:val="left"/>
          </w:pPr>
        </w:pPrChange>
      </w:pPr>
      <w:del w:id="1732" w:author="phuong vu" w:date="2018-12-02T08:40:00Z">
        <w:r w:rsidRPr="00920004" w:rsidDel="002337B7">
          <w:rPr>
            <w:lang w:val="en-US"/>
          </w:rPr>
          <w:br w:type="page"/>
        </w:r>
      </w:del>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w:t>
      </w:r>
      <w:r w:rsidRPr="00920004">
        <w:rPr>
          <w:lang w:val="da-DK"/>
        </w:rPr>
        <w:lastRenderedPageBreak/>
        <w:t>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274B22C2"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2</w:t>
      </w:r>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53C3479C" w:rsidR="007643F4" w:rsidRPr="00CF739D" w:rsidRDefault="00B243D7" w:rsidP="00CF739D">
      <w:pPr>
        <w:pStyle w:val="Caption"/>
        <w:rPr>
          <w:lang w:val="da-DK"/>
        </w:rPr>
      </w:pPr>
      <w:bookmarkStart w:id="1733" w:name="_Ref531340983"/>
      <w:bookmarkStart w:id="1734" w:name="_Toc531380474"/>
      <w:r w:rsidRPr="00920004">
        <w:rPr>
          <w:i w:val="0"/>
          <w:iCs w:val="0"/>
        </w:rPr>
        <w:t xml:space="preserve">Hình </w:t>
      </w:r>
      <w:ins w:id="1735" w:author="phuong vu" w:date="2018-12-03T00:08:00Z">
        <w:r w:rsidR="00CA350B">
          <w:rPr>
            <w:i w:val="0"/>
            <w:iCs w:val="0"/>
          </w:rPr>
          <w:fldChar w:fldCharType="begin"/>
        </w:r>
        <w:r w:rsidR="00CA350B">
          <w:rPr>
            <w:i w:val="0"/>
            <w:iCs w:val="0"/>
          </w:rPr>
          <w:instrText xml:space="preserve"> STYLEREF 1 \s </w:instrText>
        </w:r>
      </w:ins>
      <w:r w:rsidR="00CA350B">
        <w:rPr>
          <w:i w:val="0"/>
          <w:iCs w:val="0"/>
        </w:rPr>
        <w:fldChar w:fldCharType="separate"/>
      </w:r>
      <w:r w:rsidR="00CA350B">
        <w:rPr>
          <w:i w:val="0"/>
          <w:iCs w:val="0"/>
          <w:noProof/>
        </w:rPr>
        <w:t>2</w:t>
      </w:r>
      <w:ins w:id="1736" w:author="phuong vu" w:date="2018-12-03T00:08:00Z">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ins>
      <w:r w:rsidR="00CA350B">
        <w:rPr>
          <w:i w:val="0"/>
          <w:iCs w:val="0"/>
        </w:rPr>
        <w:fldChar w:fldCharType="separate"/>
      </w:r>
      <w:ins w:id="1737" w:author="phuong vu" w:date="2018-12-03T00:08:00Z">
        <w:r w:rsidR="00CA350B">
          <w:rPr>
            <w:i w:val="0"/>
            <w:iCs w:val="0"/>
            <w:noProof/>
          </w:rPr>
          <w:t>2</w:t>
        </w:r>
        <w:r w:rsidR="00CA350B">
          <w:rPr>
            <w:i w:val="0"/>
            <w:iCs w:val="0"/>
          </w:rPr>
          <w:fldChar w:fldCharType="end"/>
        </w:r>
      </w:ins>
      <w:del w:id="1738" w:author="phuong vu" w:date="2018-12-03T00:08:00Z">
        <w:r w:rsidR="00EF3636" w:rsidRPr="00CF739D" w:rsidDel="00CA350B">
          <w:rPr>
            <w:i w:val="0"/>
            <w:iCs w:val="0"/>
          </w:rPr>
          <w:fldChar w:fldCharType="begin"/>
        </w:r>
        <w:r w:rsidR="00EF3636" w:rsidRPr="00920004" w:rsidDel="00CA350B">
          <w:rPr>
            <w:i w:val="0"/>
            <w:iCs w:val="0"/>
          </w:rPr>
          <w:delInstrText xml:space="preserve"> STYLEREF 1 \s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r w:rsidR="00EF3636" w:rsidRPr="00920004" w:rsidDel="00CA350B">
          <w:rPr>
            <w:i w:val="0"/>
            <w:iCs w:val="0"/>
          </w:rPr>
          <w:delText>.</w:delText>
        </w:r>
        <w:r w:rsidR="00EF3636" w:rsidRPr="00CF739D" w:rsidDel="00CA350B">
          <w:rPr>
            <w:i w:val="0"/>
            <w:iCs w:val="0"/>
          </w:rPr>
          <w:fldChar w:fldCharType="begin"/>
        </w:r>
        <w:r w:rsidR="00EF3636" w:rsidRPr="00920004" w:rsidDel="00CA350B">
          <w:rPr>
            <w:i w:val="0"/>
            <w:iCs w:val="0"/>
          </w:rPr>
          <w:delInstrText xml:space="preserve"> SEQ Hình \* ARABIC \s 1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del>
      <w:bookmarkEnd w:id="1733"/>
      <w:r w:rsidRPr="00CF739D">
        <w:t xml:space="preserve"> Ví dụ về truy vấn dữ liệu</w:t>
      </w:r>
      <w:bookmarkEnd w:id="1734"/>
    </w:p>
    <w:p w14:paraId="70E44A36" w14:textId="1C915DB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3</w:t>
      </w:r>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5E043331" w:rsidR="007643F4" w:rsidRPr="00CF739D" w:rsidRDefault="00B243D7" w:rsidP="00CF739D">
      <w:pPr>
        <w:pStyle w:val="Caption"/>
        <w:rPr>
          <w:lang w:val="da-DK"/>
        </w:rPr>
      </w:pPr>
      <w:bookmarkStart w:id="1739" w:name="_Ref531341073"/>
      <w:bookmarkStart w:id="1740" w:name="_Toc531380475"/>
      <w:r w:rsidRPr="00920004">
        <w:rPr>
          <w:i w:val="0"/>
          <w:iCs w:val="0"/>
        </w:rPr>
        <w:t xml:space="preserve">Hình </w:t>
      </w:r>
      <w:ins w:id="1741" w:author="phuong vu" w:date="2018-12-03T00:08:00Z">
        <w:r w:rsidR="00CA350B">
          <w:rPr>
            <w:i w:val="0"/>
            <w:iCs w:val="0"/>
          </w:rPr>
          <w:fldChar w:fldCharType="begin"/>
        </w:r>
        <w:r w:rsidR="00CA350B">
          <w:rPr>
            <w:i w:val="0"/>
            <w:iCs w:val="0"/>
          </w:rPr>
          <w:instrText xml:space="preserve"> STYLEREF 1 \s </w:instrText>
        </w:r>
      </w:ins>
      <w:r w:rsidR="00CA350B">
        <w:rPr>
          <w:i w:val="0"/>
          <w:iCs w:val="0"/>
        </w:rPr>
        <w:fldChar w:fldCharType="separate"/>
      </w:r>
      <w:r w:rsidR="00CA350B">
        <w:rPr>
          <w:i w:val="0"/>
          <w:iCs w:val="0"/>
          <w:noProof/>
        </w:rPr>
        <w:t>2</w:t>
      </w:r>
      <w:ins w:id="1742" w:author="phuong vu" w:date="2018-12-03T00:08:00Z">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ins>
      <w:r w:rsidR="00CA350B">
        <w:rPr>
          <w:i w:val="0"/>
          <w:iCs w:val="0"/>
        </w:rPr>
        <w:fldChar w:fldCharType="separate"/>
      </w:r>
      <w:ins w:id="1743" w:author="phuong vu" w:date="2018-12-03T00:08:00Z">
        <w:r w:rsidR="00CA350B">
          <w:rPr>
            <w:i w:val="0"/>
            <w:iCs w:val="0"/>
            <w:noProof/>
          </w:rPr>
          <w:t>3</w:t>
        </w:r>
        <w:r w:rsidR="00CA350B">
          <w:rPr>
            <w:i w:val="0"/>
            <w:iCs w:val="0"/>
          </w:rPr>
          <w:fldChar w:fldCharType="end"/>
        </w:r>
      </w:ins>
      <w:del w:id="1744" w:author="phuong vu" w:date="2018-12-03T00:08:00Z">
        <w:r w:rsidR="00EF3636" w:rsidRPr="00CF739D" w:rsidDel="00CA350B">
          <w:rPr>
            <w:i w:val="0"/>
            <w:iCs w:val="0"/>
          </w:rPr>
          <w:fldChar w:fldCharType="begin"/>
        </w:r>
        <w:r w:rsidR="00EF3636" w:rsidRPr="00920004" w:rsidDel="00CA350B">
          <w:rPr>
            <w:i w:val="0"/>
            <w:iCs w:val="0"/>
          </w:rPr>
          <w:delInstrText xml:space="preserve"> STYLEREF 1 \s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r w:rsidR="00EF3636" w:rsidRPr="00920004" w:rsidDel="00CA350B">
          <w:rPr>
            <w:i w:val="0"/>
            <w:iCs w:val="0"/>
          </w:rPr>
          <w:delText>.</w:delText>
        </w:r>
        <w:r w:rsidR="00EF3636" w:rsidRPr="00CF739D" w:rsidDel="00CA350B">
          <w:rPr>
            <w:i w:val="0"/>
            <w:iCs w:val="0"/>
          </w:rPr>
          <w:fldChar w:fldCharType="begin"/>
        </w:r>
        <w:r w:rsidR="00EF3636" w:rsidRPr="00920004" w:rsidDel="00CA350B">
          <w:rPr>
            <w:i w:val="0"/>
            <w:iCs w:val="0"/>
          </w:rPr>
          <w:delInstrText xml:space="preserve"> SEQ Hình \* ARABIC \s 1 </w:delInstrText>
        </w:r>
        <w:r w:rsidR="00EF3636" w:rsidRPr="00CF739D" w:rsidDel="00CA350B">
          <w:rPr>
            <w:i w:val="0"/>
            <w:iCs w:val="0"/>
          </w:rPr>
          <w:fldChar w:fldCharType="separate"/>
        </w:r>
        <w:r w:rsidR="00B5490C" w:rsidDel="00CA350B">
          <w:rPr>
            <w:noProof/>
          </w:rPr>
          <w:delText>3</w:delText>
        </w:r>
        <w:r w:rsidR="00EF3636" w:rsidRPr="00CF739D" w:rsidDel="00CA350B">
          <w:rPr>
            <w:i w:val="0"/>
            <w:iCs w:val="0"/>
          </w:rPr>
          <w:fldChar w:fldCharType="end"/>
        </w:r>
      </w:del>
      <w:bookmarkEnd w:id="1739"/>
      <w:r w:rsidRPr="00CF739D">
        <w:t xml:space="preserve"> Ví dụ về gọi một mutation</w:t>
      </w:r>
      <w:bookmarkEnd w:id="1740"/>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pPr>
        <w:pStyle w:val="Heading2"/>
        <w:rPr>
          <w:vertAlign w:val="superscript"/>
          <w:lang w:val="da-DK"/>
        </w:rPr>
        <w:pPrChange w:id="1745" w:author="phuong vu" w:date="2018-12-02T09:08:00Z">
          <w:pPr>
            <w:pStyle w:val="Heading2"/>
            <w:spacing w:before="240" w:line="0" w:lineRule="atLeast"/>
          </w:pPr>
        </w:pPrChange>
      </w:pPr>
      <w:bookmarkStart w:id="1746" w:name="_Toc531502251"/>
      <w:r w:rsidRPr="00CF739D">
        <w:rPr>
          <w:lang w:val="da-DK"/>
        </w:rPr>
        <w:lastRenderedPageBreak/>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1746"/>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pPr>
        <w:pStyle w:val="Heading2"/>
        <w:rPr>
          <w:vertAlign w:val="superscript"/>
        </w:rPr>
        <w:pPrChange w:id="1747" w:author="phuong vu" w:date="2018-12-02T09:08:00Z">
          <w:pPr>
            <w:pStyle w:val="Heading2"/>
            <w:spacing w:before="240" w:line="0" w:lineRule="atLeast"/>
          </w:pPr>
        </w:pPrChange>
      </w:pPr>
      <w:bookmarkStart w:id="1748" w:name="_Toc531502252"/>
      <w:r w:rsidRPr="00CF739D">
        <w:t xml:space="preserve">PostgreSQL </w:t>
      </w:r>
      <w:r w:rsidRPr="00CF739D">
        <w:rPr>
          <w:vertAlign w:val="superscript"/>
        </w:rPr>
        <w:t>[5]</w:t>
      </w:r>
      <w:bookmarkEnd w:id="1748"/>
    </w:p>
    <w:p w14:paraId="3775149B" w14:textId="182A81C7" w:rsidR="00653696" w:rsidRPr="00920004" w:rsidRDefault="00653696" w:rsidP="00CF739D">
      <w:pPr>
        <w:ind w:left="90" w:firstLine="572"/>
        <w:rPr>
          <w:shd w:val="clear" w:color="auto" w:fill="FFFFFF"/>
        </w:rPr>
      </w:pPr>
      <w:bookmarkStart w:id="1749" w:name="_Toc484566616"/>
      <w:r w:rsidRPr="00920004">
        <w:t>PostgreSQL</w:t>
      </w:r>
      <w:r w:rsidRPr="00920004">
        <w:rPr>
          <w:shd w:val="clear" w:color="auto" w:fill="FFFFFF"/>
        </w:rPr>
        <w:t> là một hệ</w:t>
      </w:r>
      <w:ins w:id="1750" w:author="phuong vu" w:date="2018-12-02T08:41:00Z">
        <w:r w:rsidR="002337B7">
          <w:rPr>
            <w:shd w:val="clear" w:color="auto" w:fill="FFFFFF"/>
            <w:lang w:val="en-US"/>
          </w:rPr>
          <w:t xml:space="preserve"> </w:t>
        </w:r>
      </w:ins>
      <w:del w:id="1751" w:author="phuong vu" w:date="2018-12-02T08:41:00Z">
        <w:r w:rsidRPr="00920004" w:rsidDel="002337B7">
          <w:rPr>
            <w:shd w:val="clear" w:color="auto" w:fill="FFFFFF"/>
          </w:rPr>
          <w:delText xml:space="preserve"> thống </w:delText>
        </w:r>
      </w:del>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 xml:space="preserve">thấy </w:t>
      </w:r>
      <w:r w:rsidRPr="00CF739D">
        <w:rPr>
          <w:lang w:val="da-DK"/>
        </w:rPr>
        <w:lastRenderedPageBreak/>
        <w:t>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pPr>
        <w:pStyle w:val="Heading2"/>
        <w:rPr>
          <w:vertAlign w:val="superscript"/>
        </w:rPr>
        <w:pPrChange w:id="1752" w:author="phuong vu" w:date="2018-12-02T09:08:00Z">
          <w:pPr>
            <w:pStyle w:val="Heading2"/>
            <w:spacing w:before="240" w:line="0" w:lineRule="atLeast"/>
          </w:pPr>
        </w:pPrChange>
      </w:pPr>
      <w:bookmarkStart w:id="1753" w:name="_Toc531502253"/>
      <w:r w:rsidRPr="00CF739D">
        <w:t>JSON Web Token</w:t>
      </w:r>
      <w:r w:rsidR="006F12F5" w:rsidRPr="00CF739D">
        <w:t xml:space="preserve"> </w:t>
      </w:r>
      <w:r w:rsidR="006F12F5" w:rsidRPr="00CF739D">
        <w:rPr>
          <w:vertAlign w:val="superscript"/>
        </w:rPr>
        <w:t>[6]</w:t>
      </w:r>
      <w:bookmarkEnd w:id="1753"/>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50">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32068C4D" w14:textId="76D851C6" w:rsidR="008A619F" w:rsidRPr="00920004" w:rsidDel="00096614" w:rsidRDefault="0063452C">
      <w:pPr>
        <w:pStyle w:val="Caption"/>
        <w:rPr>
          <w:del w:id="1754" w:author="phuong vu" w:date="2018-12-02T08:41:00Z"/>
          <w:lang w:val="en-US"/>
        </w:rPr>
      </w:pPr>
      <w:bookmarkStart w:id="1755" w:name="_Toc531380476"/>
      <w:r w:rsidRPr="00920004">
        <w:t xml:space="preserve">Hình </w:t>
      </w:r>
      <w:ins w:id="1756" w:author="phuong vu" w:date="2018-12-03T00:08:00Z">
        <w:r w:rsidR="00CA350B">
          <w:fldChar w:fldCharType="begin"/>
        </w:r>
        <w:r w:rsidR="00CA350B">
          <w:instrText xml:space="preserve"> STYLEREF 1 \s </w:instrText>
        </w:r>
      </w:ins>
      <w:r w:rsidR="00CA350B">
        <w:fldChar w:fldCharType="separate"/>
      </w:r>
      <w:r w:rsidR="00CA350B">
        <w:rPr>
          <w:noProof/>
        </w:rPr>
        <w:t>2</w:t>
      </w:r>
      <w:ins w:id="1757"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1758" w:author="phuong vu" w:date="2018-12-03T00:08:00Z">
        <w:r w:rsidR="00CA350B">
          <w:rPr>
            <w:noProof/>
          </w:rPr>
          <w:t>4</w:t>
        </w:r>
        <w:r w:rsidR="00CA350B">
          <w:fldChar w:fldCharType="end"/>
        </w:r>
      </w:ins>
      <w:del w:id="1759" w:author="phuong vu" w:date="2018-12-03T00:08:00Z">
        <w:r w:rsidR="00EF3636" w:rsidRPr="00CF739D" w:rsidDel="00CA350B">
          <w:rPr>
            <w:i w:val="0"/>
            <w:iCs w:val="0"/>
          </w:rPr>
          <w:fldChar w:fldCharType="begin"/>
        </w:r>
        <w:r w:rsidR="00EF3636" w:rsidRPr="00920004" w:rsidDel="00CA350B">
          <w:delInstrText xml:space="preserve"> STYLEREF 1 \s </w:delInstrText>
        </w:r>
        <w:r w:rsidR="00EF3636" w:rsidRPr="00CF739D" w:rsidDel="00CA350B">
          <w:rPr>
            <w:i w:val="0"/>
            <w:iCs w:val="0"/>
          </w:rPr>
          <w:fldChar w:fldCharType="separate"/>
        </w:r>
        <w:r w:rsidR="00B5490C" w:rsidDel="00CA350B">
          <w:rPr>
            <w:noProof/>
          </w:rPr>
          <w:delText>2</w:delText>
        </w:r>
        <w:r w:rsidR="00EF3636" w:rsidRPr="00CF739D" w:rsidDel="00CA350B">
          <w:rPr>
            <w:i w:val="0"/>
            <w:iCs w:val="0"/>
          </w:rPr>
          <w:fldChar w:fldCharType="end"/>
        </w:r>
        <w:r w:rsidR="00EF3636" w:rsidRPr="00920004" w:rsidDel="00CA350B">
          <w:delText>.</w:delText>
        </w:r>
        <w:r w:rsidR="00EF3636" w:rsidRPr="00CF739D" w:rsidDel="00CA350B">
          <w:rPr>
            <w:i w:val="0"/>
            <w:iCs w:val="0"/>
          </w:rPr>
          <w:fldChar w:fldCharType="begin"/>
        </w:r>
        <w:r w:rsidR="00EF3636" w:rsidRPr="00920004" w:rsidDel="00CA350B">
          <w:delInstrText xml:space="preserve"> SEQ Hình \* ARABIC \s 1 </w:delInstrText>
        </w:r>
        <w:r w:rsidR="00EF3636" w:rsidRPr="00CF739D" w:rsidDel="00CA350B">
          <w:rPr>
            <w:i w:val="0"/>
            <w:iCs w:val="0"/>
          </w:rPr>
          <w:fldChar w:fldCharType="separate"/>
        </w:r>
        <w:r w:rsidR="00B5490C" w:rsidDel="00CA350B">
          <w:rPr>
            <w:noProof/>
          </w:rPr>
          <w:delText>4</w:delText>
        </w:r>
        <w:r w:rsidR="00EF3636" w:rsidRPr="00CF739D" w:rsidDel="00CA350B">
          <w:rPr>
            <w:i w:val="0"/>
            <w:iCs w:val="0"/>
          </w:rPr>
          <w:fldChar w:fldCharType="end"/>
        </w:r>
      </w:del>
      <w:r w:rsidRPr="00920004">
        <w:rPr>
          <w:lang w:val="en-US"/>
        </w:rPr>
        <w:t xml:space="preserve"> Các thành phần JWT cần có</w:t>
      </w:r>
      <w:bookmarkEnd w:id="1755"/>
    </w:p>
    <w:p w14:paraId="08B58FD8" w14:textId="385C058B" w:rsidR="004422EA" w:rsidRPr="00920004" w:rsidDel="00096614" w:rsidRDefault="004422EA" w:rsidP="00CF739D">
      <w:pPr>
        <w:spacing w:before="240" w:line="0" w:lineRule="atLeast"/>
        <w:rPr>
          <w:del w:id="1760" w:author="phuong vu" w:date="2018-12-02T08:41:00Z"/>
          <w:lang w:val="en-US"/>
        </w:rPr>
      </w:pPr>
    </w:p>
    <w:p w14:paraId="3D4D888D" w14:textId="627C6801" w:rsidR="004422EA" w:rsidRPr="00920004" w:rsidDel="00096614" w:rsidRDefault="004422EA" w:rsidP="00CF739D">
      <w:pPr>
        <w:spacing w:before="240" w:line="0" w:lineRule="atLeast"/>
        <w:rPr>
          <w:del w:id="1761" w:author="phuong vu" w:date="2018-12-02T08:41:00Z"/>
          <w:lang w:val="en-US"/>
        </w:rPr>
      </w:pPr>
    </w:p>
    <w:p w14:paraId="59AEE5F3" w14:textId="77777777" w:rsidR="004422EA" w:rsidRPr="00920004" w:rsidRDefault="004422EA">
      <w:pPr>
        <w:pStyle w:val="Caption"/>
        <w:rPr>
          <w:lang w:val="en-US"/>
        </w:rPr>
        <w:pPrChange w:id="1762" w:author="phuong vu" w:date="2018-12-02T08:41:00Z">
          <w:pPr>
            <w:spacing w:before="240" w:line="0" w:lineRule="atLeast"/>
          </w:pPr>
        </w:pPrChange>
      </w:pPr>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pPr>
        <w:pStyle w:val="Heading2"/>
        <w:rPr>
          <w:vertAlign w:val="superscript"/>
        </w:rPr>
        <w:pPrChange w:id="1763" w:author="phuong vu" w:date="2018-12-02T09:08:00Z">
          <w:pPr>
            <w:pStyle w:val="Heading2"/>
            <w:spacing w:before="240" w:line="0" w:lineRule="atLeast"/>
          </w:pPr>
        </w:pPrChange>
      </w:pPr>
      <w:bookmarkStart w:id="1764" w:name="_Toc531502254"/>
      <w:r w:rsidRPr="00CF739D">
        <w:t xml:space="preserve">ReactJS </w:t>
      </w:r>
      <w:r w:rsidRPr="00CF739D">
        <w:rPr>
          <w:vertAlign w:val="superscript"/>
        </w:rPr>
        <w:t>[7]</w:t>
      </w:r>
      <w:bookmarkEnd w:id="1764"/>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4F555215" w14:textId="1B4424F4" w:rsidR="00753680" w:rsidRPr="00920004" w:rsidDel="00096614" w:rsidRDefault="00753680" w:rsidP="00CF739D">
      <w:pPr>
        <w:ind w:firstLine="720"/>
        <w:rPr>
          <w:del w:id="1765" w:author="phuong vu" w:date="2018-12-02T08:43:00Z"/>
          <w:lang w:val="da-DK"/>
        </w:rPr>
      </w:pPr>
      <w:del w:id="1766" w:author="phuong vu" w:date="2018-12-02T08:43:00Z">
        <w:r w:rsidRPr="00920004" w:rsidDel="00096614">
          <w:rPr>
            <w:lang w:val="da-DK"/>
          </w:rPr>
          <w:delText xml:space="preserve">- </w:delText>
        </w:r>
        <w:r w:rsidRPr="00CF739D" w:rsidDel="00096614">
          <w:rPr>
            <w:lang w:val="da-DK"/>
          </w:rPr>
          <w:delText>Nó có nhiều công cụ phát triển:</w:delText>
        </w:r>
        <w:r w:rsidRPr="00920004" w:rsidDel="00096614">
          <w:rPr>
            <w:lang w:val="da-DK"/>
          </w:rPr>
          <w:delText xml:space="preserve"> Khi bắt đầu </w:delText>
        </w:r>
        <w:r w:rsidR="00823126" w:rsidRPr="00920004" w:rsidDel="00096614">
          <w:rPr>
            <w:lang w:val="da-DK"/>
          </w:rPr>
          <w:delText>sử dụng ReactJS</w:delText>
        </w:r>
        <w:r w:rsidRPr="00920004" w:rsidDel="00096614">
          <w:rPr>
            <w:lang w:val="da-DK"/>
          </w:rPr>
          <w:delText xml:space="preserve">, đừng quên cài đặt ứng dụng mở rộng của Chrome dành cho </w:delText>
        </w:r>
        <w:r w:rsidR="00823126" w:rsidRPr="00920004" w:rsidDel="00096614">
          <w:rPr>
            <w:lang w:val="da-DK"/>
          </w:rPr>
          <w:delText>ReactJS</w:delText>
        </w:r>
        <w:r w:rsidRPr="00920004" w:rsidDel="00096614">
          <w:rPr>
            <w:lang w:val="da-DK"/>
          </w:rPr>
          <w:delText xml:space="preserve">. Nó giúp </w:delText>
        </w:r>
        <w:r w:rsidR="00823126" w:rsidRPr="00920004" w:rsidDel="00096614">
          <w:rPr>
            <w:lang w:val="da-DK"/>
          </w:rPr>
          <w:delText>ta</w:delText>
        </w:r>
        <w:r w:rsidRPr="00920004" w:rsidDel="00096614">
          <w:rPr>
            <w:lang w:val="da-DK"/>
          </w:rPr>
          <w:delText xml:space="preserve"> </w:delText>
        </w:r>
        <w:r w:rsidR="00823126" w:rsidRPr="00920004" w:rsidDel="00096614">
          <w:rPr>
            <w:lang w:val="da-DK"/>
          </w:rPr>
          <w:delText>bắt lỗi</w:delText>
        </w:r>
        <w:r w:rsidRPr="00920004" w:rsidDel="00096614">
          <w:rPr>
            <w:lang w:val="da-DK"/>
          </w:rPr>
          <w:delText xml:space="preserve"> code dễ dàng hơn. Sau khi </w:delText>
        </w:r>
        <w:r w:rsidR="00823126" w:rsidRPr="00920004" w:rsidDel="00096614">
          <w:rPr>
            <w:lang w:val="da-DK"/>
          </w:rPr>
          <w:delText>ta</w:delText>
        </w:r>
        <w:r w:rsidRPr="00920004" w:rsidDel="00096614">
          <w:rPr>
            <w:lang w:val="da-DK"/>
          </w:rPr>
          <w:delText xml:space="preserve"> cài đặt ứng dụng này, </w:delText>
        </w:r>
        <w:r w:rsidR="00823126" w:rsidRPr="00920004" w:rsidDel="00096614">
          <w:rPr>
            <w:lang w:val="da-DK"/>
          </w:rPr>
          <w:delText>ta</w:delText>
        </w:r>
        <w:r w:rsidRPr="00920004" w:rsidDel="00096614">
          <w:rPr>
            <w:lang w:val="da-DK"/>
          </w:rPr>
          <w:delText xml:space="preserve"> sẽ có cái nhìn trực tiếp vào virtual DOM như thể </w:delText>
        </w:r>
        <w:r w:rsidR="00823126" w:rsidRPr="00920004" w:rsidDel="00096614">
          <w:rPr>
            <w:lang w:val="da-DK"/>
          </w:rPr>
          <w:delText>ta</w:delText>
        </w:r>
        <w:r w:rsidRPr="00920004" w:rsidDel="00096614">
          <w:rPr>
            <w:lang w:val="da-DK"/>
          </w:rPr>
          <w:delText xml:space="preserve"> đang xem cây DOM thông thường.</w:delText>
        </w:r>
      </w:del>
    </w:p>
    <w:p w14:paraId="195404DB" w14:textId="20A97828" w:rsidR="00823126" w:rsidRPr="00920004" w:rsidDel="00096614" w:rsidRDefault="00823126" w:rsidP="00CF739D">
      <w:pPr>
        <w:ind w:firstLine="720"/>
        <w:rPr>
          <w:del w:id="1767" w:author="phuong vu" w:date="2018-12-02T08:43:00Z"/>
          <w:lang w:val="da-DK"/>
        </w:rPr>
      </w:pPr>
      <w:del w:id="1768" w:author="phuong vu" w:date="2018-12-02T08:43:00Z">
        <w:r w:rsidRPr="00920004" w:rsidDel="00096614">
          <w:rPr>
            <w:lang w:val="da-DK"/>
          </w:rPr>
          <w:delText xml:space="preserve">- </w:delText>
        </w:r>
        <w:r w:rsidRPr="00CF739D" w:rsidDel="00096614">
          <w:rPr>
            <w:lang w:val="da-DK"/>
          </w:rPr>
          <w:delText xml:space="preserve">Render tầng </w:delText>
        </w:r>
        <w:r w:rsidR="00184C15" w:rsidRPr="00CF739D" w:rsidDel="00096614">
          <w:rPr>
            <w:lang w:val="da-DK"/>
          </w:rPr>
          <w:delText>máy chủ</w:delText>
        </w:r>
        <w:r w:rsidRPr="00CF739D" w:rsidDel="00096614">
          <w:rPr>
            <w:lang w:val="da-DK"/>
          </w:rPr>
          <w:delText>:</w:delText>
        </w:r>
        <w:r w:rsidRPr="00920004" w:rsidDel="00096614">
          <w:rPr>
            <w:lang w:val="da-DK"/>
          </w:rPr>
          <w:delText xml:space="preserve">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w:delText>
        </w:r>
        <w:r w:rsidR="00184C15" w:rsidRPr="00920004" w:rsidDel="00096614">
          <w:rPr>
            <w:lang w:val="da-DK"/>
          </w:rPr>
          <w:delText>máy chủ</w:delText>
        </w:r>
        <w:r w:rsidRPr="00920004" w:rsidDel="00096614">
          <w:rPr>
            <w:lang w:val="da-DK"/>
          </w:rPr>
          <w:delText xml:space="preserve"> trả về.</w:delText>
        </w:r>
      </w:del>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pPr>
        <w:pStyle w:val="Heading2"/>
        <w:rPr>
          <w:vertAlign w:val="superscript"/>
        </w:rPr>
        <w:pPrChange w:id="1769" w:author="phuong vu" w:date="2018-12-02T09:08:00Z">
          <w:pPr>
            <w:pStyle w:val="Heading2"/>
            <w:spacing w:before="240" w:line="0" w:lineRule="atLeast"/>
          </w:pPr>
        </w:pPrChange>
      </w:pPr>
      <w:bookmarkStart w:id="1770" w:name="_Toc531502255"/>
      <w:r w:rsidRPr="00CF739D">
        <w:t>Apollo Client</w:t>
      </w:r>
      <w:r w:rsidR="007A626B" w:rsidRPr="00CF739D">
        <w:t xml:space="preserve"> </w:t>
      </w:r>
      <w:r w:rsidR="007A626B" w:rsidRPr="00CF739D">
        <w:rPr>
          <w:vertAlign w:val="superscript"/>
        </w:rPr>
        <w:t>[8]</w:t>
      </w:r>
      <w:bookmarkEnd w:id="1770"/>
    </w:p>
    <w:p w14:paraId="4A7FA2FC" w14:textId="123562C4" w:rsidR="001B2876" w:rsidDel="00096614" w:rsidRDefault="007A626B" w:rsidP="00610251">
      <w:pPr>
        <w:rPr>
          <w:del w:id="1771" w:author="phuong vu" w:date="2018-12-02T08:42:00Z"/>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035F46F3" w14:textId="77777777" w:rsidR="00B5490C" w:rsidRPr="00920004" w:rsidRDefault="00B5490C">
      <w:pPr>
        <w:rPr>
          <w:lang w:val="en-US"/>
        </w:rPr>
      </w:pP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2FD09FBB"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del w:id="1772" w:author="phuong vu" w:date="2018-12-02T08:44:00Z">
        <w:r w:rsidRPr="00920004" w:rsidDel="00096614">
          <w:rPr>
            <w:lang w:val="en-US"/>
          </w:rPr>
          <w:delText xml:space="preserve">ta </w:delText>
        </w:r>
      </w:del>
      <w:ins w:id="1773" w:author="phuong vu" w:date="2018-12-02T08:44:00Z">
        <w:r w:rsidR="00096614">
          <w:rPr>
            <w:lang w:val="en-US"/>
          </w:rPr>
          <w:t>người sử dụng</w:t>
        </w:r>
        <w:r w:rsidR="00096614" w:rsidRPr="00920004">
          <w:rPr>
            <w:lang w:val="en-US"/>
          </w:rPr>
          <w:t xml:space="preserve"> </w:t>
        </w:r>
      </w:ins>
      <w:r w:rsidRPr="00920004">
        <w:rPr>
          <w:lang w:val="en-US"/>
        </w:rPr>
        <w:t xml:space="preserve">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w:t>
      </w:r>
      <w:del w:id="1774" w:author="phuong vu" w:date="2018-12-02T08:44:00Z">
        <w:r w:rsidRPr="00920004" w:rsidDel="00096614">
          <w:rPr>
            <w:lang w:val="en-US"/>
          </w:rPr>
          <w:delText xml:space="preserve">mà ta cần </w:delText>
        </w:r>
      </w:del>
      <w:r w:rsidRPr="00920004">
        <w:rPr>
          <w:lang w:val="en-US"/>
        </w:rPr>
        <w:t>sử dụng.</w:t>
      </w:r>
      <w:bookmarkEnd w:id="1749"/>
    </w:p>
    <w:p w14:paraId="24C1EDC1" w14:textId="097B4ADD" w:rsidR="0073559F" w:rsidRPr="00CF739D" w:rsidRDefault="00D33C95">
      <w:pPr>
        <w:pStyle w:val="Heading2"/>
        <w:rPr>
          <w:lang w:val="en-US"/>
        </w:rPr>
        <w:pPrChange w:id="1775" w:author="phuong vu" w:date="2018-12-02T09:08:00Z">
          <w:pPr>
            <w:pStyle w:val="Heading2"/>
            <w:spacing w:before="240" w:line="0" w:lineRule="atLeast"/>
          </w:pPr>
        </w:pPrChange>
      </w:pPr>
      <w:bookmarkStart w:id="1776" w:name="_Toc531502256"/>
      <w:r w:rsidRPr="00CF739D">
        <w:rPr>
          <w:lang w:val="en-US"/>
        </w:rPr>
        <w:t>H</w:t>
      </w:r>
      <w:r w:rsidR="001F5B63" w:rsidRPr="00CF739D">
        <w:rPr>
          <w:lang w:val="en-US"/>
        </w:rPr>
        <w:t>àng đợi nhiều trạm phục vụ</w:t>
      </w:r>
      <w:bookmarkEnd w:id="1776"/>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1433662B" w:rsidR="005D5145" w:rsidRPr="00920004" w:rsidRDefault="005D5145" w:rsidP="00CF739D">
      <w:pPr>
        <w:ind w:firstLine="662"/>
        <w:rPr>
          <w:lang w:val="en-US"/>
        </w:rPr>
      </w:pPr>
      <w:r w:rsidRPr="00920004">
        <w:rPr>
          <w:lang w:val="en-US"/>
        </w:rPr>
        <w:lastRenderedPageBreak/>
        <w:t xml:space="preserve">Đó là cách cách hoạt động của một hàng đợi chỉ với một trạm phục vụ. Để phục vụ, xử lí nhanh </w:t>
      </w:r>
      <w:r w:rsidR="00184C15" w:rsidRPr="00920004">
        <w:rPr>
          <w:lang w:val="en-US"/>
        </w:rPr>
        <w:t>cho</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5DF911B5" w:rsidR="005D5145" w:rsidRPr="00CF739D" w:rsidRDefault="005D5145" w:rsidP="00CF739D">
      <w:pPr>
        <w:pStyle w:val="Caption"/>
      </w:pPr>
      <w:bookmarkStart w:id="1777" w:name="_Toc531380477"/>
      <w:r w:rsidRPr="00CF739D">
        <w:t xml:space="preserve">Hình </w:t>
      </w:r>
      <w:ins w:id="1778" w:author="phuong vu" w:date="2018-12-03T00:08:00Z">
        <w:r w:rsidR="00CA350B">
          <w:fldChar w:fldCharType="begin"/>
        </w:r>
        <w:r w:rsidR="00CA350B">
          <w:instrText xml:space="preserve"> STYLEREF 1 \s </w:instrText>
        </w:r>
      </w:ins>
      <w:r w:rsidR="00CA350B">
        <w:fldChar w:fldCharType="separate"/>
      </w:r>
      <w:r w:rsidR="00CA350B">
        <w:rPr>
          <w:noProof/>
        </w:rPr>
        <w:t>2</w:t>
      </w:r>
      <w:ins w:id="177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1780" w:author="phuong vu" w:date="2018-12-03T00:08:00Z">
        <w:r w:rsidR="00CA350B">
          <w:rPr>
            <w:noProof/>
          </w:rPr>
          <w:t>5</w:t>
        </w:r>
        <w:r w:rsidR="00CA350B">
          <w:fldChar w:fldCharType="end"/>
        </w:r>
      </w:ins>
      <w:del w:id="178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2</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5</w:delText>
        </w:r>
        <w:r w:rsidR="001B1BC1" w:rsidDel="00CA350B">
          <w:rPr>
            <w:noProof/>
          </w:rPr>
          <w:fldChar w:fldCharType="end"/>
        </w:r>
      </w:del>
      <w:r w:rsidRPr="00CF739D">
        <w:t xml:space="preserve"> Mô phỏng hàng đợi nhiều trạm phục vụ</w:t>
      </w:r>
      <w:bookmarkEnd w:id="1777"/>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79318442" w:rsidR="00B7137A" w:rsidRDefault="00165603" w:rsidP="00D72BF9">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 tiên. Ở đó, các công việc được sắp xếp theo độ ưu tiên của chúng tùy theo mục đích sử dụng.</w:t>
      </w:r>
    </w:p>
    <w:p w14:paraId="7BABC9B7" w14:textId="77777777" w:rsidR="00B5490C" w:rsidRPr="00920004" w:rsidRDefault="00B5490C" w:rsidP="00CF739D">
      <w:pPr>
        <w:ind w:firstLine="720"/>
      </w:pP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72D74FE5" w14:textId="08FD53C1" w:rsidR="00C557CE" w:rsidRPr="003F593C" w:rsidRDefault="003F593C">
      <w:pPr>
        <w:spacing w:after="160" w:line="259" w:lineRule="auto"/>
        <w:contextualSpacing w:val="0"/>
        <w:jc w:val="left"/>
        <w:rPr>
          <w:lang w:val="en-US"/>
          <w:rPrChange w:id="1782" w:author="phuong vu" w:date="2018-12-02T08:45:00Z">
            <w:rPr/>
          </w:rPrChange>
        </w:rPr>
        <w:pPrChange w:id="1783" w:author="phuong vu" w:date="2018-12-02T08:45:00Z">
          <w:pPr>
            <w:spacing w:before="240" w:line="0" w:lineRule="atLeast"/>
            <w:jc w:val="left"/>
          </w:pPr>
        </w:pPrChange>
      </w:pPr>
      <w:ins w:id="1784" w:author="phuong vu" w:date="2018-12-02T08:45:00Z">
        <w:r>
          <w:rPr>
            <w:lang w:val="en-US"/>
          </w:rPr>
          <w:br w:type="page"/>
        </w:r>
      </w:ins>
      <w:del w:id="1785" w:author="phuong vu" w:date="2018-12-02T08:45:00Z">
        <w:r w:rsidR="00C557CE" w:rsidRPr="00CF739D" w:rsidDel="003F593C">
          <w:br w:type="page"/>
        </w:r>
      </w:del>
    </w:p>
    <w:p w14:paraId="568271F3" w14:textId="2AD19F26" w:rsidR="00F05D3D" w:rsidRPr="00CF739D" w:rsidRDefault="00C774DC" w:rsidP="00CF739D">
      <w:pPr>
        <w:pStyle w:val="Heading1"/>
        <w:spacing w:before="240" w:line="0" w:lineRule="atLeast"/>
        <w:ind w:firstLine="0"/>
        <w:rPr>
          <w:rFonts w:cstheme="majorHAnsi"/>
        </w:rPr>
      </w:pPr>
      <w:bookmarkStart w:id="1786" w:name="_Toc530658318"/>
      <w:bookmarkStart w:id="1787" w:name="_Toc530662042"/>
      <w:bookmarkStart w:id="1788" w:name="_Toc530662509"/>
      <w:bookmarkStart w:id="1789" w:name="_Toc531009434"/>
      <w:bookmarkStart w:id="1790" w:name="_Toc531101669"/>
      <w:bookmarkStart w:id="1791" w:name="_Toc531102617"/>
      <w:bookmarkStart w:id="1792" w:name="_Toc531358856"/>
      <w:bookmarkStart w:id="1793" w:name="_Toc531359837"/>
      <w:bookmarkStart w:id="1794" w:name="_Toc531380679"/>
      <w:bookmarkStart w:id="1795" w:name="_Toc530658319"/>
      <w:bookmarkStart w:id="1796" w:name="_Toc530662043"/>
      <w:bookmarkStart w:id="1797" w:name="_Toc530662510"/>
      <w:bookmarkStart w:id="1798" w:name="_Toc531009435"/>
      <w:bookmarkStart w:id="1799" w:name="_Toc531101670"/>
      <w:bookmarkStart w:id="1800" w:name="_Toc531102618"/>
      <w:bookmarkStart w:id="1801" w:name="_Toc531358857"/>
      <w:bookmarkStart w:id="1802" w:name="_Toc531359838"/>
      <w:bookmarkStart w:id="1803" w:name="_Toc531380680"/>
      <w:bookmarkStart w:id="1804" w:name="_Toc530658320"/>
      <w:bookmarkStart w:id="1805" w:name="_Toc530662044"/>
      <w:bookmarkStart w:id="1806" w:name="_Toc530662511"/>
      <w:bookmarkStart w:id="1807" w:name="_Toc531009436"/>
      <w:bookmarkStart w:id="1808" w:name="_Toc531101671"/>
      <w:bookmarkStart w:id="1809" w:name="_Toc531102619"/>
      <w:bookmarkStart w:id="1810" w:name="_Toc531358858"/>
      <w:bookmarkStart w:id="1811" w:name="_Toc531359839"/>
      <w:bookmarkStart w:id="1812" w:name="_Toc531380681"/>
      <w:bookmarkStart w:id="1813" w:name="_Toc530658321"/>
      <w:bookmarkStart w:id="1814" w:name="_Toc530662045"/>
      <w:bookmarkStart w:id="1815" w:name="_Toc530662512"/>
      <w:bookmarkStart w:id="1816" w:name="_Toc531009437"/>
      <w:bookmarkStart w:id="1817" w:name="_Toc531101672"/>
      <w:bookmarkStart w:id="1818" w:name="_Toc531102620"/>
      <w:bookmarkStart w:id="1819" w:name="_Toc531358859"/>
      <w:bookmarkStart w:id="1820" w:name="_Toc531359840"/>
      <w:bookmarkStart w:id="1821" w:name="_Toc531380682"/>
      <w:bookmarkStart w:id="1822" w:name="_Toc530658322"/>
      <w:bookmarkStart w:id="1823" w:name="_Toc530662046"/>
      <w:bookmarkStart w:id="1824" w:name="_Toc530662513"/>
      <w:bookmarkStart w:id="1825" w:name="_Toc531009438"/>
      <w:bookmarkStart w:id="1826" w:name="_Toc531101673"/>
      <w:bookmarkStart w:id="1827" w:name="_Toc531102621"/>
      <w:bookmarkStart w:id="1828" w:name="_Toc531358860"/>
      <w:bookmarkStart w:id="1829" w:name="_Toc531359841"/>
      <w:bookmarkStart w:id="1830" w:name="_Toc531380683"/>
      <w:bookmarkStart w:id="1831" w:name="_Toc530658323"/>
      <w:bookmarkStart w:id="1832" w:name="_Toc530662047"/>
      <w:bookmarkStart w:id="1833" w:name="_Toc530662514"/>
      <w:bookmarkStart w:id="1834" w:name="_Toc531009439"/>
      <w:bookmarkStart w:id="1835" w:name="_Toc531101674"/>
      <w:bookmarkStart w:id="1836" w:name="_Toc531102622"/>
      <w:bookmarkStart w:id="1837" w:name="_Toc531358861"/>
      <w:bookmarkStart w:id="1838" w:name="_Toc531359842"/>
      <w:bookmarkStart w:id="1839" w:name="_Toc531380684"/>
      <w:bookmarkStart w:id="1840" w:name="_Toc530658324"/>
      <w:bookmarkStart w:id="1841" w:name="_Toc530662048"/>
      <w:bookmarkStart w:id="1842" w:name="_Toc530662515"/>
      <w:bookmarkStart w:id="1843" w:name="_Toc531009440"/>
      <w:bookmarkStart w:id="1844" w:name="_Toc531101675"/>
      <w:bookmarkStart w:id="1845" w:name="_Toc531102623"/>
      <w:bookmarkStart w:id="1846" w:name="_Toc531358862"/>
      <w:bookmarkStart w:id="1847" w:name="_Toc531359843"/>
      <w:bookmarkStart w:id="1848" w:name="_Toc531380685"/>
      <w:bookmarkStart w:id="1849" w:name="_Toc530658325"/>
      <w:bookmarkStart w:id="1850" w:name="_Toc530662049"/>
      <w:bookmarkStart w:id="1851" w:name="_Toc530662516"/>
      <w:bookmarkStart w:id="1852" w:name="_Toc531009441"/>
      <w:bookmarkStart w:id="1853" w:name="_Toc531101676"/>
      <w:bookmarkStart w:id="1854" w:name="_Toc531102624"/>
      <w:bookmarkStart w:id="1855" w:name="_Toc531358863"/>
      <w:bookmarkStart w:id="1856" w:name="_Toc531359844"/>
      <w:bookmarkStart w:id="1857" w:name="_Toc531380686"/>
      <w:bookmarkStart w:id="1858" w:name="_Toc530658326"/>
      <w:bookmarkStart w:id="1859" w:name="_Toc530662050"/>
      <w:bookmarkStart w:id="1860" w:name="_Toc530662517"/>
      <w:bookmarkStart w:id="1861" w:name="_Toc531009442"/>
      <w:bookmarkStart w:id="1862" w:name="_Toc531101677"/>
      <w:bookmarkStart w:id="1863" w:name="_Toc531102625"/>
      <w:bookmarkStart w:id="1864" w:name="_Toc531358864"/>
      <w:bookmarkStart w:id="1865" w:name="_Toc531359845"/>
      <w:bookmarkStart w:id="1866" w:name="_Toc531380687"/>
      <w:bookmarkStart w:id="1867" w:name="_Toc530658327"/>
      <w:bookmarkStart w:id="1868" w:name="_Toc530662051"/>
      <w:bookmarkStart w:id="1869" w:name="_Toc530662518"/>
      <w:bookmarkStart w:id="1870" w:name="_Toc531009443"/>
      <w:bookmarkStart w:id="1871" w:name="_Toc531101678"/>
      <w:bookmarkStart w:id="1872" w:name="_Toc531102626"/>
      <w:bookmarkStart w:id="1873" w:name="_Toc531358865"/>
      <w:bookmarkStart w:id="1874" w:name="_Toc531359846"/>
      <w:bookmarkStart w:id="1875" w:name="_Toc531380688"/>
      <w:bookmarkStart w:id="1876" w:name="_Toc530658328"/>
      <w:bookmarkStart w:id="1877" w:name="_Toc530662052"/>
      <w:bookmarkStart w:id="1878" w:name="_Toc530662519"/>
      <w:bookmarkStart w:id="1879" w:name="_Toc531009444"/>
      <w:bookmarkStart w:id="1880" w:name="_Toc531101679"/>
      <w:bookmarkStart w:id="1881" w:name="_Toc531102627"/>
      <w:bookmarkStart w:id="1882" w:name="_Toc531358866"/>
      <w:bookmarkStart w:id="1883" w:name="_Toc531359847"/>
      <w:bookmarkStart w:id="1884" w:name="_Toc531380689"/>
      <w:bookmarkStart w:id="1885" w:name="_Toc530658329"/>
      <w:bookmarkStart w:id="1886" w:name="_Toc530662053"/>
      <w:bookmarkStart w:id="1887" w:name="_Toc530662520"/>
      <w:bookmarkStart w:id="1888" w:name="_Toc531009445"/>
      <w:bookmarkStart w:id="1889" w:name="_Toc531101680"/>
      <w:bookmarkStart w:id="1890" w:name="_Toc531102628"/>
      <w:bookmarkStart w:id="1891" w:name="_Toc531358867"/>
      <w:bookmarkStart w:id="1892" w:name="_Toc531359848"/>
      <w:bookmarkStart w:id="1893" w:name="_Toc531380690"/>
      <w:bookmarkStart w:id="1894" w:name="_Toc530658330"/>
      <w:bookmarkStart w:id="1895" w:name="_Toc530662054"/>
      <w:bookmarkStart w:id="1896" w:name="_Toc530662521"/>
      <w:bookmarkStart w:id="1897" w:name="_Toc531009446"/>
      <w:bookmarkStart w:id="1898" w:name="_Toc531101681"/>
      <w:bookmarkStart w:id="1899" w:name="_Toc531102629"/>
      <w:bookmarkStart w:id="1900" w:name="_Toc531358868"/>
      <w:bookmarkStart w:id="1901" w:name="_Toc531359849"/>
      <w:bookmarkStart w:id="1902" w:name="_Toc531380691"/>
      <w:bookmarkStart w:id="1903" w:name="_Toc530658331"/>
      <w:bookmarkStart w:id="1904" w:name="_Toc530662055"/>
      <w:bookmarkStart w:id="1905" w:name="_Toc530662522"/>
      <w:bookmarkStart w:id="1906" w:name="_Toc531009447"/>
      <w:bookmarkStart w:id="1907" w:name="_Toc531101682"/>
      <w:bookmarkStart w:id="1908" w:name="_Toc531102630"/>
      <w:bookmarkStart w:id="1909" w:name="_Toc531358869"/>
      <w:bookmarkStart w:id="1910" w:name="_Toc531359850"/>
      <w:bookmarkStart w:id="1911" w:name="_Toc531380692"/>
      <w:bookmarkStart w:id="1912" w:name="_Toc530658332"/>
      <w:bookmarkStart w:id="1913" w:name="_Toc530662056"/>
      <w:bookmarkStart w:id="1914" w:name="_Toc530662523"/>
      <w:bookmarkStart w:id="1915" w:name="_Toc531009448"/>
      <w:bookmarkStart w:id="1916" w:name="_Toc531101683"/>
      <w:bookmarkStart w:id="1917" w:name="_Toc531102631"/>
      <w:bookmarkStart w:id="1918" w:name="_Toc531358870"/>
      <w:bookmarkStart w:id="1919" w:name="_Toc531359851"/>
      <w:bookmarkStart w:id="1920" w:name="_Toc531380693"/>
      <w:bookmarkStart w:id="1921" w:name="_Toc530658333"/>
      <w:bookmarkStart w:id="1922" w:name="_Toc530662057"/>
      <w:bookmarkStart w:id="1923" w:name="_Toc530662524"/>
      <w:bookmarkStart w:id="1924" w:name="_Toc531009449"/>
      <w:bookmarkStart w:id="1925" w:name="_Toc531101684"/>
      <w:bookmarkStart w:id="1926" w:name="_Toc531102632"/>
      <w:bookmarkStart w:id="1927" w:name="_Toc531358871"/>
      <w:bookmarkStart w:id="1928" w:name="_Toc531359852"/>
      <w:bookmarkStart w:id="1929" w:name="_Toc531380694"/>
      <w:bookmarkStart w:id="1930" w:name="_Toc530658334"/>
      <w:bookmarkStart w:id="1931" w:name="_Toc530662058"/>
      <w:bookmarkStart w:id="1932" w:name="_Toc530662525"/>
      <w:bookmarkStart w:id="1933" w:name="_Toc531009450"/>
      <w:bookmarkStart w:id="1934" w:name="_Toc531101685"/>
      <w:bookmarkStart w:id="1935" w:name="_Toc531102633"/>
      <w:bookmarkStart w:id="1936" w:name="_Toc531358872"/>
      <w:bookmarkStart w:id="1937" w:name="_Toc531359853"/>
      <w:bookmarkStart w:id="1938" w:name="_Toc531380695"/>
      <w:bookmarkStart w:id="1939" w:name="_Toc530658375"/>
      <w:bookmarkStart w:id="1940" w:name="_Toc530662099"/>
      <w:bookmarkStart w:id="1941" w:name="_Toc530662566"/>
      <w:bookmarkStart w:id="1942" w:name="_Toc531009491"/>
      <w:bookmarkStart w:id="1943" w:name="_Toc531101726"/>
      <w:bookmarkStart w:id="1944" w:name="_Toc531102674"/>
      <w:bookmarkStart w:id="1945" w:name="_Toc531358913"/>
      <w:bookmarkStart w:id="1946" w:name="_Toc531359894"/>
      <w:bookmarkStart w:id="1947" w:name="_Toc531380736"/>
      <w:bookmarkStart w:id="1948" w:name="_Toc530658376"/>
      <w:bookmarkStart w:id="1949" w:name="_Toc530662100"/>
      <w:bookmarkStart w:id="1950" w:name="_Toc530662567"/>
      <w:bookmarkStart w:id="1951" w:name="_Toc531009492"/>
      <w:bookmarkStart w:id="1952" w:name="_Toc531101727"/>
      <w:bookmarkStart w:id="1953" w:name="_Toc531102675"/>
      <w:bookmarkStart w:id="1954" w:name="_Toc531358914"/>
      <w:bookmarkStart w:id="1955" w:name="_Toc531359895"/>
      <w:bookmarkStart w:id="1956" w:name="_Toc531380737"/>
      <w:bookmarkStart w:id="1957" w:name="_Toc530658377"/>
      <w:bookmarkStart w:id="1958" w:name="_Toc530662101"/>
      <w:bookmarkStart w:id="1959" w:name="_Toc530662568"/>
      <w:bookmarkStart w:id="1960" w:name="_Toc531009493"/>
      <w:bookmarkStart w:id="1961" w:name="_Toc531101728"/>
      <w:bookmarkStart w:id="1962" w:name="_Toc531102676"/>
      <w:bookmarkStart w:id="1963" w:name="_Toc531358915"/>
      <w:bookmarkStart w:id="1964" w:name="_Toc531359896"/>
      <w:bookmarkStart w:id="1965" w:name="_Toc531380738"/>
      <w:bookmarkStart w:id="1966" w:name="_Toc530658378"/>
      <w:bookmarkStart w:id="1967" w:name="_Toc530662102"/>
      <w:bookmarkStart w:id="1968" w:name="_Toc530662569"/>
      <w:bookmarkStart w:id="1969" w:name="_Toc531009494"/>
      <w:bookmarkStart w:id="1970" w:name="_Toc531101729"/>
      <w:bookmarkStart w:id="1971" w:name="_Toc531102677"/>
      <w:bookmarkStart w:id="1972" w:name="_Toc531358916"/>
      <w:bookmarkStart w:id="1973" w:name="_Toc531359897"/>
      <w:bookmarkStart w:id="1974" w:name="_Toc531380739"/>
      <w:bookmarkStart w:id="1975" w:name="_Toc530658379"/>
      <w:bookmarkStart w:id="1976" w:name="_Toc530662103"/>
      <w:bookmarkStart w:id="1977" w:name="_Toc530662570"/>
      <w:bookmarkStart w:id="1978" w:name="_Toc531009495"/>
      <w:bookmarkStart w:id="1979" w:name="_Toc531101730"/>
      <w:bookmarkStart w:id="1980" w:name="_Toc531102678"/>
      <w:bookmarkStart w:id="1981" w:name="_Toc531358917"/>
      <w:bookmarkStart w:id="1982" w:name="_Toc531359898"/>
      <w:bookmarkStart w:id="1983" w:name="_Toc531380740"/>
      <w:bookmarkStart w:id="1984" w:name="_Toc530658380"/>
      <w:bookmarkStart w:id="1985" w:name="_Toc530662104"/>
      <w:bookmarkStart w:id="1986" w:name="_Toc530662571"/>
      <w:bookmarkStart w:id="1987" w:name="_Toc531009496"/>
      <w:bookmarkStart w:id="1988" w:name="_Toc531101731"/>
      <w:bookmarkStart w:id="1989" w:name="_Toc531102679"/>
      <w:bookmarkStart w:id="1990" w:name="_Toc531358918"/>
      <w:bookmarkStart w:id="1991" w:name="_Toc531359899"/>
      <w:bookmarkStart w:id="1992" w:name="_Toc531380741"/>
      <w:bookmarkStart w:id="1993" w:name="_Toc530658381"/>
      <w:bookmarkStart w:id="1994" w:name="_Toc530662105"/>
      <w:bookmarkStart w:id="1995" w:name="_Toc530662572"/>
      <w:bookmarkStart w:id="1996" w:name="_Toc531009497"/>
      <w:bookmarkStart w:id="1997" w:name="_Toc531101732"/>
      <w:bookmarkStart w:id="1998" w:name="_Toc531102680"/>
      <w:bookmarkStart w:id="1999" w:name="_Toc531358919"/>
      <w:bookmarkStart w:id="2000" w:name="_Toc531359900"/>
      <w:bookmarkStart w:id="2001" w:name="_Toc531380742"/>
      <w:bookmarkStart w:id="2002" w:name="_Toc530658382"/>
      <w:bookmarkStart w:id="2003" w:name="_Toc530662106"/>
      <w:bookmarkStart w:id="2004" w:name="_Toc530662573"/>
      <w:bookmarkStart w:id="2005" w:name="_Toc531009498"/>
      <w:bookmarkStart w:id="2006" w:name="_Toc531101733"/>
      <w:bookmarkStart w:id="2007" w:name="_Toc531102681"/>
      <w:bookmarkStart w:id="2008" w:name="_Toc531358920"/>
      <w:bookmarkStart w:id="2009" w:name="_Toc531359901"/>
      <w:bookmarkStart w:id="2010" w:name="_Toc531380743"/>
      <w:bookmarkStart w:id="2011" w:name="_Toc530658388"/>
      <w:bookmarkStart w:id="2012" w:name="_Toc530662112"/>
      <w:bookmarkStart w:id="2013" w:name="_Toc530662579"/>
      <w:bookmarkStart w:id="2014" w:name="_Toc531009504"/>
      <w:bookmarkStart w:id="2015" w:name="_Toc531101739"/>
      <w:bookmarkStart w:id="2016" w:name="_Toc531102687"/>
      <w:bookmarkStart w:id="2017" w:name="_Toc531358926"/>
      <w:bookmarkStart w:id="2018" w:name="_Toc531359907"/>
      <w:bookmarkStart w:id="2019" w:name="_Toc531380749"/>
      <w:bookmarkStart w:id="2020" w:name="_Toc530658389"/>
      <w:bookmarkStart w:id="2021" w:name="_Toc530662113"/>
      <w:bookmarkStart w:id="2022" w:name="_Toc530662580"/>
      <w:bookmarkStart w:id="2023" w:name="_Toc531009505"/>
      <w:bookmarkStart w:id="2024" w:name="_Toc531101740"/>
      <w:bookmarkStart w:id="2025" w:name="_Toc531102688"/>
      <w:bookmarkStart w:id="2026" w:name="_Toc531358927"/>
      <w:bookmarkStart w:id="2027" w:name="_Toc531359908"/>
      <w:bookmarkStart w:id="2028" w:name="_Toc531380750"/>
      <w:bookmarkStart w:id="2029" w:name="_Toc530658390"/>
      <w:bookmarkStart w:id="2030" w:name="_Toc530662114"/>
      <w:bookmarkStart w:id="2031" w:name="_Toc530662581"/>
      <w:bookmarkStart w:id="2032" w:name="_Toc531009506"/>
      <w:bookmarkStart w:id="2033" w:name="_Toc531101741"/>
      <w:bookmarkStart w:id="2034" w:name="_Toc531102689"/>
      <w:bookmarkStart w:id="2035" w:name="_Toc531358928"/>
      <w:bookmarkStart w:id="2036" w:name="_Toc531359909"/>
      <w:bookmarkStart w:id="2037" w:name="_Toc531380751"/>
      <w:bookmarkStart w:id="2038" w:name="_Toc530658421"/>
      <w:bookmarkStart w:id="2039" w:name="_Toc530662145"/>
      <w:bookmarkStart w:id="2040" w:name="_Toc530662612"/>
      <w:bookmarkStart w:id="2041" w:name="_Toc531009537"/>
      <w:bookmarkStart w:id="2042" w:name="_Toc531101772"/>
      <w:bookmarkStart w:id="2043" w:name="_Toc531102720"/>
      <w:bookmarkStart w:id="2044" w:name="_Toc531358959"/>
      <w:bookmarkStart w:id="2045" w:name="_Toc531359940"/>
      <w:bookmarkStart w:id="2046" w:name="_Toc531380782"/>
      <w:bookmarkStart w:id="2047" w:name="_Toc530658422"/>
      <w:bookmarkStart w:id="2048" w:name="_Toc530662146"/>
      <w:bookmarkStart w:id="2049" w:name="_Toc530662613"/>
      <w:bookmarkStart w:id="2050" w:name="_Toc531009538"/>
      <w:bookmarkStart w:id="2051" w:name="_Toc531101773"/>
      <w:bookmarkStart w:id="2052" w:name="_Toc531102721"/>
      <w:bookmarkStart w:id="2053" w:name="_Toc531358960"/>
      <w:bookmarkStart w:id="2054" w:name="_Toc531359941"/>
      <w:bookmarkStart w:id="2055" w:name="_Toc531380783"/>
      <w:bookmarkStart w:id="2056" w:name="_Toc530658451"/>
      <w:bookmarkStart w:id="2057" w:name="_Toc530662175"/>
      <w:bookmarkStart w:id="2058" w:name="_Toc530662642"/>
      <w:bookmarkStart w:id="2059" w:name="_Toc531009567"/>
      <w:bookmarkStart w:id="2060" w:name="_Toc531101802"/>
      <w:bookmarkStart w:id="2061" w:name="_Toc531102750"/>
      <w:bookmarkStart w:id="2062" w:name="_Toc531358989"/>
      <w:bookmarkStart w:id="2063" w:name="_Toc531359970"/>
      <w:bookmarkStart w:id="2064" w:name="_Toc531380812"/>
      <w:bookmarkStart w:id="2065" w:name="_Toc530658452"/>
      <w:bookmarkStart w:id="2066" w:name="_Toc530662176"/>
      <w:bookmarkStart w:id="2067" w:name="_Toc530662643"/>
      <w:bookmarkStart w:id="2068" w:name="_Toc531009568"/>
      <w:bookmarkStart w:id="2069" w:name="_Toc531101803"/>
      <w:bookmarkStart w:id="2070" w:name="_Toc531102751"/>
      <w:bookmarkStart w:id="2071" w:name="_Toc531358990"/>
      <w:bookmarkStart w:id="2072" w:name="_Toc531359971"/>
      <w:bookmarkStart w:id="2073" w:name="_Toc531380813"/>
      <w:bookmarkStart w:id="2074" w:name="_Toc530605662"/>
      <w:bookmarkStart w:id="2075" w:name="_Toc530657368"/>
      <w:bookmarkStart w:id="2076" w:name="_Toc530658483"/>
      <w:bookmarkStart w:id="2077" w:name="_Toc530662207"/>
      <w:bookmarkStart w:id="2078" w:name="_Toc530662674"/>
      <w:bookmarkStart w:id="2079" w:name="_Toc531009599"/>
      <w:bookmarkStart w:id="2080" w:name="_Toc531101834"/>
      <w:bookmarkStart w:id="2081" w:name="_Toc531102782"/>
      <w:bookmarkStart w:id="2082" w:name="_Toc531359021"/>
      <w:bookmarkStart w:id="2083" w:name="_Toc531360002"/>
      <w:bookmarkStart w:id="2084" w:name="_Toc531380844"/>
      <w:bookmarkStart w:id="2085" w:name="_Toc530658484"/>
      <w:bookmarkStart w:id="2086" w:name="_Toc530662208"/>
      <w:bookmarkStart w:id="2087" w:name="_Toc530662675"/>
      <w:bookmarkStart w:id="2088" w:name="_Toc531009600"/>
      <w:bookmarkStart w:id="2089" w:name="_Toc531101835"/>
      <w:bookmarkStart w:id="2090" w:name="_Toc531102783"/>
      <w:bookmarkStart w:id="2091" w:name="_Toc531359022"/>
      <w:bookmarkStart w:id="2092" w:name="_Toc531360003"/>
      <w:bookmarkStart w:id="2093" w:name="_Toc531380845"/>
      <w:bookmarkStart w:id="2094" w:name="_Toc530658523"/>
      <w:bookmarkStart w:id="2095" w:name="_Toc530662247"/>
      <w:bookmarkStart w:id="2096" w:name="_Toc530662714"/>
      <w:bookmarkStart w:id="2097" w:name="_Toc531009639"/>
      <w:bookmarkStart w:id="2098" w:name="_Toc531101874"/>
      <w:bookmarkStart w:id="2099" w:name="_Toc531102822"/>
      <w:bookmarkStart w:id="2100" w:name="_Toc531359061"/>
      <w:bookmarkStart w:id="2101" w:name="_Toc531360042"/>
      <w:bookmarkStart w:id="2102" w:name="_Toc531380884"/>
      <w:bookmarkStart w:id="2103" w:name="_Toc530658524"/>
      <w:bookmarkStart w:id="2104" w:name="_Toc530662248"/>
      <w:bookmarkStart w:id="2105" w:name="_Toc530662715"/>
      <w:bookmarkStart w:id="2106" w:name="_Toc531009640"/>
      <w:bookmarkStart w:id="2107" w:name="_Toc531101875"/>
      <w:bookmarkStart w:id="2108" w:name="_Toc531102823"/>
      <w:bookmarkStart w:id="2109" w:name="_Toc531359062"/>
      <w:bookmarkStart w:id="2110" w:name="_Toc531360043"/>
      <w:bookmarkStart w:id="2111" w:name="_Toc531380885"/>
      <w:bookmarkStart w:id="2112" w:name="_Toc530658549"/>
      <w:bookmarkStart w:id="2113" w:name="_Toc530662273"/>
      <w:bookmarkStart w:id="2114" w:name="_Toc530662740"/>
      <w:bookmarkStart w:id="2115" w:name="_Toc531009665"/>
      <w:bookmarkStart w:id="2116" w:name="_Toc531101900"/>
      <w:bookmarkStart w:id="2117" w:name="_Toc531102848"/>
      <w:bookmarkStart w:id="2118" w:name="_Toc531359087"/>
      <w:bookmarkStart w:id="2119" w:name="_Toc531360068"/>
      <w:bookmarkStart w:id="2120" w:name="_Toc531380910"/>
      <w:bookmarkStart w:id="2121" w:name="_Toc530658573"/>
      <w:bookmarkStart w:id="2122" w:name="_Toc530662297"/>
      <w:bookmarkStart w:id="2123" w:name="_Toc530662764"/>
      <w:bookmarkStart w:id="2124" w:name="_Toc531009689"/>
      <w:bookmarkStart w:id="2125" w:name="_Toc531101924"/>
      <w:bookmarkStart w:id="2126" w:name="_Toc531102872"/>
      <w:bookmarkStart w:id="2127" w:name="_Toc531359111"/>
      <w:bookmarkStart w:id="2128" w:name="_Toc531360092"/>
      <w:bookmarkStart w:id="2129" w:name="_Toc531380934"/>
      <w:bookmarkStart w:id="2130" w:name="_Toc530658574"/>
      <w:bookmarkStart w:id="2131" w:name="_Toc530662298"/>
      <w:bookmarkStart w:id="2132" w:name="_Toc530662765"/>
      <w:bookmarkStart w:id="2133" w:name="_Toc531009690"/>
      <w:bookmarkStart w:id="2134" w:name="_Toc531101925"/>
      <w:bookmarkStart w:id="2135" w:name="_Toc531102873"/>
      <w:bookmarkStart w:id="2136" w:name="_Toc531359112"/>
      <w:bookmarkStart w:id="2137" w:name="_Toc531360093"/>
      <w:bookmarkStart w:id="2138" w:name="_Toc531380935"/>
      <w:bookmarkStart w:id="2139" w:name="_Toc530658603"/>
      <w:bookmarkStart w:id="2140" w:name="_Toc530662327"/>
      <w:bookmarkStart w:id="2141" w:name="_Toc530662794"/>
      <w:bookmarkStart w:id="2142" w:name="_Toc531009719"/>
      <w:bookmarkStart w:id="2143" w:name="_Toc531101954"/>
      <w:bookmarkStart w:id="2144" w:name="_Toc531102902"/>
      <w:bookmarkStart w:id="2145" w:name="_Toc531359141"/>
      <w:bookmarkStart w:id="2146" w:name="_Toc531360122"/>
      <w:bookmarkStart w:id="2147" w:name="_Toc531380964"/>
      <w:bookmarkStart w:id="2148" w:name="_Toc530658604"/>
      <w:bookmarkStart w:id="2149" w:name="_Toc530662328"/>
      <w:bookmarkStart w:id="2150" w:name="_Toc530662795"/>
      <w:bookmarkStart w:id="2151" w:name="_Toc531009720"/>
      <w:bookmarkStart w:id="2152" w:name="_Toc531101955"/>
      <w:bookmarkStart w:id="2153" w:name="_Toc531102903"/>
      <w:bookmarkStart w:id="2154" w:name="_Toc531359142"/>
      <w:bookmarkStart w:id="2155" w:name="_Toc531360123"/>
      <w:bookmarkStart w:id="2156" w:name="_Toc531380965"/>
      <w:bookmarkStart w:id="2157" w:name="_Toc530658629"/>
      <w:bookmarkStart w:id="2158" w:name="_Toc530662353"/>
      <w:bookmarkStart w:id="2159" w:name="_Toc530662820"/>
      <w:bookmarkStart w:id="2160" w:name="_Toc531009745"/>
      <w:bookmarkStart w:id="2161" w:name="_Toc531101980"/>
      <w:bookmarkStart w:id="2162" w:name="_Toc531102928"/>
      <w:bookmarkStart w:id="2163" w:name="_Toc531359167"/>
      <w:bookmarkStart w:id="2164" w:name="_Toc531360148"/>
      <w:bookmarkStart w:id="2165" w:name="_Toc531380990"/>
      <w:bookmarkStart w:id="2166" w:name="_Toc530658630"/>
      <w:bookmarkStart w:id="2167" w:name="_Toc530662354"/>
      <w:bookmarkStart w:id="2168" w:name="_Toc530662821"/>
      <w:bookmarkStart w:id="2169" w:name="_Toc531009746"/>
      <w:bookmarkStart w:id="2170" w:name="_Toc531101981"/>
      <w:bookmarkStart w:id="2171" w:name="_Toc531102929"/>
      <w:bookmarkStart w:id="2172" w:name="_Toc531359168"/>
      <w:bookmarkStart w:id="2173" w:name="_Toc531360149"/>
      <w:bookmarkStart w:id="2174" w:name="_Toc531380991"/>
      <w:bookmarkStart w:id="2175" w:name="_Toc530658654"/>
      <w:bookmarkStart w:id="2176" w:name="_Toc530662378"/>
      <w:bookmarkStart w:id="2177" w:name="_Toc530662845"/>
      <w:bookmarkStart w:id="2178" w:name="_Toc531009770"/>
      <w:bookmarkStart w:id="2179" w:name="_Toc531102005"/>
      <w:bookmarkStart w:id="2180" w:name="_Toc531102953"/>
      <w:bookmarkStart w:id="2181" w:name="_Toc531359192"/>
      <w:bookmarkStart w:id="2182" w:name="_Toc531360173"/>
      <w:bookmarkStart w:id="2183" w:name="_Toc531381015"/>
      <w:bookmarkStart w:id="2184" w:name="_Toc530658655"/>
      <w:bookmarkStart w:id="2185" w:name="_Toc530662379"/>
      <w:bookmarkStart w:id="2186" w:name="_Toc530662846"/>
      <w:bookmarkStart w:id="2187" w:name="_Toc531009771"/>
      <w:bookmarkStart w:id="2188" w:name="_Toc531102006"/>
      <w:bookmarkStart w:id="2189" w:name="_Toc531102954"/>
      <w:bookmarkStart w:id="2190" w:name="_Toc531359193"/>
      <w:bookmarkStart w:id="2191" w:name="_Toc531360174"/>
      <w:bookmarkStart w:id="2192" w:name="_Toc531381016"/>
      <w:bookmarkStart w:id="2193" w:name="_Toc530658681"/>
      <w:bookmarkStart w:id="2194" w:name="_Toc530662405"/>
      <w:bookmarkStart w:id="2195" w:name="_Toc530662872"/>
      <w:bookmarkStart w:id="2196" w:name="_Toc531009797"/>
      <w:bookmarkStart w:id="2197" w:name="_Toc531102032"/>
      <w:bookmarkStart w:id="2198" w:name="_Toc531102980"/>
      <w:bookmarkStart w:id="2199" w:name="_Toc531359219"/>
      <w:bookmarkStart w:id="2200" w:name="_Toc531360200"/>
      <w:bookmarkStart w:id="2201" w:name="_Toc531381042"/>
      <w:bookmarkStart w:id="2202" w:name="_Toc529231143"/>
      <w:bookmarkStart w:id="2203" w:name="_Toc529231530"/>
      <w:bookmarkStart w:id="2204" w:name="_Toc530658682"/>
      <w:bookmarkStart w:id="2205" w:name="_Toc530662406"/>
      <w:bookmarkStart w:id="2206" w:name="_Toc530662873"/>
      <w:bookmarkStart w:id="2207" w:name="_Toc531009798"/>
      <w:bookmarkStart w:id="2208" w:name="_Toc531102033"/>
      <w:bookmarkStart w:id="2209" w:name="_Toc531102981"/>
      <w:bookmarkStart w:id="2210" w:name="_Toc531359220"/>
      <w:bookmarkStart w:id="2211" w:name="_Toc531360201"/>
      <w:bookmarkStart w:id="2212" w:name="_Toc531381043"/>
      <w:bookmarkStart w:id="2213" w:name="_Toc530658683"/>
      <w:bookmarkStart w:id="2214" w:name="_Toc530662407"/>
      <w:bookmarkStart w:id="2215" w:name="_Toc530662874"/>
      <w:bookmarkStart w:id="2216" w:name="_Toc531009799"/>
      <w:bookmarkStart w:id="2217" w:name="_Toc531102034"/>
      <w:bookmarkStart w:id="2218" w:name="_Toc531102982"/>
      <w:bookmarkStart w:id="2219" w:name="_Toc531359221"/>
      <w:bookmarkStart w:id="2220" w:name="_Toc531360202"/>
      <w:bookmarkStart w:id="2221" w:name="_Toc531381044"/>
      <w:bookmarkStart w:id="2222" w:name="_Toc530658684"/>
      <w:bookmarkStart w:id="2223" w:name="_Toc530662408"/>
      <w:bookmarkStart w:id="2224" w:name="_Toc530662875"/>
      <w:bookmarkStart w:id="2225" w:name="_Toc531009800"/>
      <w:bookmarkStart w:id="2226" w:name="_Toc531102035"/>
      <w:bookmarkStart w:id="2227" w:name="_Toc531102983"/>
      <w:bookmarkStart w:id="2228" w:name="_Toc531359222"/>
      <w:bookmarkStart w:id="2229" w:name="_Toc531360203"/>
      <w:bookmarkStart w:id="2230" w:name="_Toc531381045"/>
      <w:bookmarkStart w:id="2231" w:name="_Toc530658685"/>
      <w:bookmarkStart w:id="2232" w:name="_Toc530662409"/>
      <w:bookmarkStart w:id="2233" w:name="_Toc530662876"/>
      <w:bookmarkStart w:id="2234" w:name="_Toc531009801"/>
      <w:bookmarkStart w:id="2235" w:name="_Toc531102036"/>
      <w:bookmarkStart w:id="2236" w:name="_Toc531102984"/>
      <w:bookmarkStart w:id="2237" w:name="_Toc531359223"/>
      <w:bookmarkStart w:id="2238" w:name="_Toc531360204"/>
      <w:bookmarkStart w:id="2239" w:name="_Toc531381046"/>
      <w:bookmarkStart w:id="2240" w:name="_Toc530658686"/>
      <w:bookmarkStart w:id="2241" w:name="_Toc530662410"/>
      <w:bookmarkStart w:id="2242" w:name="_Toc530662877"/>
      <w:bookmarkStart w:id="2243" w:name="_Toc531009802"/>
      <w:bookmarkStart w:id="2244" w:name="_Toc531102037"/>
      <w:bookmarkStart w:id="2245" w:name="_Toc531102985"/>
      <w:bookmarkStart w:id="2246" w:name="_Toc531359224"/>
      <w:bookmarkStart w:id="2247" w:name="_Toc531360205"/>
      <w:bookmarkStart w:id="2248" w:name="_Toc531381047"/>
      <w:bookmarkStart w:id="2249" w:name="_Toc530658687"/>
      <w:bookmarkStart w:id="2250" w:name="_Toc530662411"/>
      <w:bookmarkStart w:id="2251" w:name="_Toc530662878"/>
      <w:bookmarkStart w:id="2252" w:name="_Toc531009803"/>
      <w:bookmarkStart w:id="2253" w:name="_Toc531102038"/>
      <w:bookmarkStart w:id="2254" w:name="_Toc531102986"/>
      <w:bookmarkStart w:id="2255" w:name="_Toc531359225"/>
      <w:bookmarkStart w:id="2256" w:name="_Toc531360206"/>
      <w:bookmarkStart w:id="2257" w:name="_Toc531381048"/>
      <w:bookmarkStart w:id="2258" w:name="_Toc530658688"/>
      <w:bookmarkStart w:id="2259" w:name="_Toc530662412"/>
      <w:bookmarkStart w:id="2260" w:name="_Toc530662879"/>
      <w:bookmarkStart w:id="2261" w:name="_Toc531009804"/>
      <w:bookmarkStart w:id="2262" w:name="_Toc531102039"/>
      <w:bookmarkStart w:id="2263" w:name="_Toc531102987"/>
      <w:bookmarkStart w:id="2264" w:name="_Toc531359226"/>
      <w:bookmarkStart w:id="2265" w:name="_Toc531360207"/>
      <w:bookmarkStart w:id="2266" w:name="_Toc531381049"/>
      <w:bookmarkStart w:id="2267" w:name="_Toc530658689"/>
      <w:bookmarkStart w:id="2268" w:name="_Toc530662413"/>
      <w:bookmarkStart w:id="2269" w:name="_Toc530662880"/>
      <w:bookmarkStart w:id="2270" w:name="_Toc531009805"/>
      <w:bookmarkStart w:id="2271" w:name="_Toc531102040"/>
      <w:bookmarkStart w:id="2272" w:name="_Toc531102988"/>
      <w:bookmarkStart w:id="2273" w:name="_Toc531359227"/>
      <w:bookmarkStart w:id="2274" w:name="_Toc531360208"/>
      <w:bookmarkStart w:id="2275" w:name="_Toc531381050"/>
      <w:bookmarkStart w:id="2276" w:name="_Toc530658690"/>
      <w:bookmarkStart w:id="2277" w:name="_Toc530662414"/>
      <w:bookmarkStart w:id="2278" w:name="_Toc530662881"/>
      <w:bookmarkStart w:id="2279" w:name="_Toc531009806"/>
      <w:bookmarkStart w:id="2280" w:name="_Toc531102041"/>
      <w:bookmarkStart w:id="2281" w:name="_Toc531102989"/>
      <w:bookmarkStart w:id="2282" w:name="_Toc531359228"/>
      <w:bookmarkStart w:id="2283" w:name="_Toc531360209"/>
      <w:bookmarkStart w:id="2284" w:name="_Toc531381051"/>
      <w:bookmarkStart w:id="2285" w:name="_Toc530605697"/>
      <w:bookmarkStart w:id="2286" w:name="_Toc530657403"/>
      <w:bookmarkStart w:id="2287" w:name="_Toc530658691"/>
      <w:bookmarkStart w:id="2288" w:name="_Toc530662415"/>
      <w:bookmarkStart w:id="2289" w:name="_Toc530662882"/>
      <w:bookmarkStart w:id="2290" w:name="_Toc531009807"/>
      <w:bookmarkStart w:id="2291" w:name="_Toc531102042"/>
      <w:bookmarkStart w:id="2292" w:name="_Toc531102990"/>
      <w:bookmarkStart w:id="2293" w:name="_Toc531359229"/>
      <w:bookmarkStart w:id="2294" w:name="_Toc531360210"/>
      <w:bookmarkStart w:id="2295" w:name="_Toc531381052"/>
      <w:bookmarkStart w:id="2296" w:name="_Toc530605698"/>
      <w:bookmarkStart w:id="2297" w:name="_Toc530657404"/>
      <w:bookmarkStart w:id="2298" w:name="_Toc530658692"/>
      <w:bookmarkStart w:id="2299" w:name="_Toc530662416"/>
      <w:bookmarkStart w:id="2300" w:name="_Toc530662883"/>
      <w:bookmarkStart w:id="2301" w:name="_Toc531009808"/>
      <w:bookmarkStart w:id="2302" w:name="_Toc531102043"/>
      <w:bookmarkStart w:id="2303" w:name="_Toc531102991"/>
      <w:bookmarkStart w:id="2304" w:name="_Toc531359230"/>
      <w:bookmarkStart w:id="2305" w:name="_Toc531360211"/>
      <w:bookmarkStart w:id="2306" w:name="_Toc531381053"/>
      <w:bookmarkStart w:id="2307" w:name="_Toc530605699"/>
      <w:bookmarkStart w:id="2308" w:name="_Toc530657405"/>
      <w:bookmarkStart w:id="2309" w:name="_Toc530658693"/>
      <w:bookmarkStart w:id="2310" w:name="_Toc530662417"/>
      <w:bookmarkStart w:id="2311" w:name="_Toc530662884"/>
      <w:bookmarkStart w:id="2312" w:name="_Toc531009809"/>
      <w:bookmarkStart w:id="2313" w:name="_Toc531102044"/>
      <w:bookmarkStart w:id="2314" w:name="_Toc531102992"/>
      <w:bookmarkStart w:id="2315" w:name="_Toc531359231"/>
      <w:bookmarkStart w:id="2316" w:name="_Toc531360212"/>
      <w:bookmarkStart w:id="2317" w:name="_Toc531381054"/>
      <w:bookmarkStart w:id="2318" w:name="_Toc531502257"/>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r w:rsidRPr="00CF739D">
        <w:rPr>
          <w:rFonts w:cstheme="majorHAnsi"/>
        </w:rPr>
        <w:lastRenderedPageBreak/>
        <w:t>THIẾT KẾ VÀ CÀI ĐẶT</w:t>
      </w:r>
      <w:bookmarkEnd w:id="2318"/>
    </w:p>
    <w:p w14:paraId="11721B01" w14:textId="774A9239" w:rsidR="00EC1917" w:rsidRDefault="00EC1917" w:rsidP="00D63265">
      <w:pPr>
        <w:pStyle w:val="Heading3"/>
        <w:pPrChange w:id="2319" w:author="phuong vu" w:date="2018-12-03T00:18:00Z">
          <w:pPr>
            <w:pStyle w:val="Heading3"/>
          </w:pPr>
        </w:pPrChange>
      </w:pPr>
      <w:bookmarkStart w:id="2320" w:name="_Toc531502258"/>
      <w:r w:rsidRPr="00920004">
        <w:t>Kiến tr</w:t>
      </w:r>
      <w:r w:rsidR="006327EB" w:rsidRPr="00920004">
        <w:t>ú</w:t>
      </w:r>
      <w:r w:rsidRPr="00920004">
        <w:t>c hệ thống</w:t>
      </w:r>
      <w:bookmarkEnd w:id="2320"/>
    </w:p>
    <w:p w14:paraId="48AD6DA3" w14:textId="6431A135"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r w:rsidRPr="007033C7">
        <w:t>Hình 3.1</w:t>
      </w:r>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2B13EA9B" w:rsidR="00706E92" w:rsidRPr="00920004" w:rsidRDefault="00E23E74" w:rsidP="00CF739D">
      <w:pPr>
        <w:pStyle w:val="Caption"/>
        <w:rPr>
          <w:iCs w:val="0"/>
        </w:rPr>
      </w:pPr>
      <w:bookmarkStart w:id="2321" w:name="_Ref531383838"/>
      <w:bookmarkStart w:id="2322" w:name="_Toc531380478"/>
      <w:bookmarkStart w:id="2323" w:name="_Ref531383831"/>
      <w:r w:rsidRPr="00CF739D">
        <w:t xml:space="preserve">Hình </w:t>
      </w:r>
      <w:ins w:id="2324" w:author="phuong vu" w:date="2018-12-03T00:08:00Z">
        <w:r w:rsidR="00CA350B">
          <w:fldChar w:fldCharType="begin"/>
        </w:r>
        <w:r w:rsidR="00CA350B">
          <w:instrText xml:space="preserve"> STYLEREF 1 \s </w:instrText>
        </w:r>
      </w:ins>
      <w:r w:rsidR="00CA350B">
        <w:fldChar w:fldCharType="separate"/>
      </w:r>
      <w:r w:rsidR="00CA350B">
        <w:rPr>
          <w:noProof/>
        </w:rPr>
        <w:t>3</w:t>
      </w:r>
      <w:ins w:id="2325"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326" w:author="phuong vu" w:date="2018-12-03T00:08:00Z">
        <w:r w:rsidR="00CA350B">
          <w:rPr>
            <w:noProof/>
          </w:rPr>
          <w:t>1</w:t>
        </w:r>
        <w:r w:rsidR="00CA350B">
          <w:fldChar w:fldCharType="end"/>
        </w:r>
      </w:ins>
      <w:del w:id="2327" w:author="phuong vu" w:date="2018-12-03T00:08:00Z">
        <w:r w:rsidR="001B1BC1" w:rsidDel="00CA350B">
          <w:fldChar w:fldCharType="begin"/>
        </w:r>
        <w:r w:rsidR="001B1BC1" w:rsidDel="00CA350B">
          <w:delInstrText xml:space="preserve"> STYLEREF 1 \s </w:delInstrText>
        </w:r>
        <w:r w:rsidR="001B1BC1" w:rsidDel="00CA350B">
          <w:fldChar w:fldCharType="separate"/>
        </w:r>
        <w:r w:rsidR="00B5490C" w:rsidRPr="00CF739D" w:rsidDel="00CA350B">
          <w:delText>3</w:delText>
        </w:r>
        <w:r w:rsidR="001B1BC1" w:rsidDel="00CA350B">
          <w:fldChar w:fldCharType="end"/>
        </w:r>
        <w:r w:rsidR="00EF3636" w:rsidRPr="00CF739D" w:rsidDel="00CA350B">
          <w:delText>.</w:delText>
        </w:r>
        <w:r w:rsidR="001B1BC1" w:rsidDel="00CA350B">
          <w:fldChar w:fldCharType="begin"/>
        </w:r>
        <w:r w:rsidR="001B1BC1" w:rsidDel="00CA350B">
          <w:delInstrText xml:space="preserve"> SEQ Hình \* ARABIC \s 1 </w:delInstrText>
        </w:r>
        <w:r w:rsidR="001B1BC1" w:rsidDel="00CA350B">
          <w:fldChar w:fldCharType="separate"/>
        </w:r>
        <w:r w:rsidR="00B5490C" w:rsidRPr="00CF739D" w:rsidDel="00CA350B">
          <w:delText>1</w:delText>
        </w:r>
        <w:r w:rsidR="001B1BC1" w:rsidDel="00CA350B">
          <w:fldChar w:fldCharType="end"/>
        </w:r>
      </w:del>
      <w:bookmarkEnd w:id="2321"/>
      <w:r w:rsidRPr="00CF739D">
        <w:t xml:space="preserve">: </w:t>
      </w:r>
      <w:r w:rsidR="000C3B2E" w:rsidRPr="00CF739D">
        <w:t>Các thành phần xây dựng hệ thống</w:t>
      </w:r>
      <w:bookmarkEnd w:id="2322"/>
      <w:bookmarkEnd w:id="2323"/>
    </w:p>
    <w:p w14:paraId="3B86294A" w14:textId="2B475656" w:rsidR="00074569" w:rsidRPr="003F593C" w:rsidDel="003F593C" w:rsidRDefault="003F593C" w:rsidP="00CF739D">
      <w:pPr>
        <w:spacing w:before="240" w:line="0" w:lineRule="atLeast"/>
        <w:jc w:val="center"/>
        <w:rPr>
          <w:del w:id="2328" w:author="phuong vu" w:date="2018-12-02T08:45:00Z"/>
          <w:lang w:val="en-US"/>
          <w:rPrChange w:id="2329" w:author="phuong vu" w:date="2018-12-02T08:46:00Z">
            <w:rPr>
              <w:del w:id="2330" w:author="phuong vu" w:date="2018-12-02T08:45:00Z"/>
            </w:rPr>
          </w:rPrChange>
        </w:rPr>
      </w:pPr>
      <w:ins w:id="2331" w:author="phuong vu" w:date="2018-12-02T08:46:00Z">
        <w:r>
          <w:tab/>
        </w:r>
        <w:r w:rsidR="00655435">
          <w:rPr>
            <w:lang w:val="en-US"/>
          </w:rPr>
          <w:t xml:space="preserve">Các hoạt động truy xuất dữ liệu từ ứng dụng </w:t>
        </w:r>
      </w:ins>
      <w:ins w:id="2332" w:author="phuong vu" w:date="2018-12-02T08:48:00Z">
        <w:r w:rsidR="00655435">
          <w:rPr>
            <w:lang w:val="en-US"/>
          </w:rPr>
          <w:t>điện thoại</w:t>
        </w:r>
      </w:ins>
      <w:ins w:id="2333" w:author="phuong vu" w:date="2018-12-02T08:46:00Z">
        <w:r w:rsidR="00655435">
          <w:rPr>
            <w:lang w:val="en-US"/>
          </w:rPr>
          <w:t xml:space="preserve"> hay trang web đều </w:t>
        </w:r>
      </w:ins>
      <w:ins w:id="2334" w:author="phuong vu" w:date="2018-12-02T08:47:00Z">
        <w:r w:rsidR="00655435">
          <w:rPr>
            <w:lang w:val="en-US"/>
          </w:rPr>
          <w:t xml:space="preserve">được xác thực thông token nhận được sau khi người dùng đăng nhập thành công. </w:t>
        </w:r>
      </w:ins>
      <w:ins w:id="2335" w:author="phuong vu" w:date="2018-12-02T08:48:00Z">
        <w:r w:rsidR="00655435">
          <w:rPr>
            <w:lang w:val="en-US"/>
          </w:rPr>
          <w:t>Việc quản lí token được hỗ trợ bởi Postgraphile</w:t>
        </w:r>
      </w:ins>
      <w:ins w:id="2336" w:author="phuong vu" w:date="2018-12-02T08:49:00Z">
        <w:r w:rsidR="00655435">
          <w:rPr>
            <w:lang w:val="en-US"/>
          </w:rPr>
          <w:t>.</w:t>
        </w:r>
      </w:ins>
    </w:p>
    <w:p w14:paraId="1AF15E9E" w14:textId="6611291C" w:rsidR="009F7171" w:rsidRPr="00920004" w:rsidRDefault="00FB4E11">
      <w:pPr>
        <w:rPr>
          <w:lang w:val="en-US"/>
        </w:rPr>
      </w:pPr>
      <w:del w:id="2337" w:author="phuong vu" w:date="2018-12-02T08:45:00Z">
        <w:r w:rsidRPr="00920004" w:rsidDel="003F593C">
          <w:rPr>
            <w:lang w:val="en-US"/>
          </w:rPr>
          <w:tab/>
          <w:delText xml:space="preserve"> </w:delText>
        </w:r>
      </w:del>
    </w:p>
    <w:p w14:paraId="0296F399" w14:textId="56974BB4" w:rsidR="00184C15" w:rsidRPr="00CF739D" w:rsidRDefault="00184C15" w:rsidP="00D63265">
      <w:pPr>
        <w:pStyle w:val="Heading3"/>
        <w:pPrChange w:id="2338" w:author="phuong vu" w:date="2018-12-03T00:18:00Z">
          <w:pPr>
            <w:pStyle w:val="Heading3"/>
          </w:pPr>
        </w:pPrChange>
      </w:pPr>
      <w:bookmarkStart w:id="2339" w:name="_Toc531502259"/>
      <w:r w:rsidRPr="00CF739D">
        <w:lastRenderedPageBreak/>
        <w:t>Sơ đồ chức năng hệ thống</w:t>
      </w:r>
      <w:bookmarkEnd w:id="2339"/>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43C5CF6B" w:rsidR="005E260F" w:rsidRPr="00277F44" w:rsidRDefault="005E260F" w:rsidP="00A17FA5">
                            <w:pPr>
                              <w:pStyle w:val="Caption"/>
                              <w:rPr>
                                <w:noProof/>
                              </w:rPr>
                            </w:pPr>
                            <w:bookmarkStart w:id="2340" w:name="_Toc531380479"/>
                            <w:r w:rsidRPr="00277F44">
                              <w:t xml:space="preserve">Hình </w:t>
                            </w:r>
                            <w:ins w:id="2341" w:author="phuong vu" w:date="2018-12-03T00:08:00Z">
                              <w:r>
                                <w:fldChar w:fldCharType="begin"/>
                              </w:r>
                              <w:r>
                                <w:instrText xml:space="preserve"> STYLEREF 1 \s </w:instrText>
                              </w:r>
                            </w:ins>
                            <w:r>
                              <w:fldChar w:fldCharType="separate"/>
                            </w:r>
                            <w:r>
                              <w:rPr>
                                <w:noProof/>
                              </w:rPr>
                              <w:t>3</w:t>
                            </w:r>
                            <w:ins w:id="2342" w:author="phuong vu" w:date="2018-12-03T00:08:00Z">
                              <w:r>
                                <w:fldChar w:fldCharType="end"/>
                              </w:r>
                              <w:r>
                                <w:t>.</w:t>
                              </w:r>
                              <w:r>
                                <w:fldChar w:fldCharType="begin"/>
                              </w:r>
                              <w:r>
                                <w:instrText xml:space="preserve"> SEQ Hình \* ARABIC \s 1 </w:instrText>
                              </w:r>
                            </w:ins>
                            <w:r>
                              <w:fldChar w:fldCharType="separate"/>
                            </w:r>
                            <w:ins w:id="2343" w:author="phuong vu" w:date="2018-12-03T00:08:00Z">
                              <w:r>
                                <w:rPr>
                                  <w:noProof/>
                                </w:rPr>
                                <w:t>2</w:t>
                              </w:r>
                              <w:r>
                                <w:fldChar w:fldCharType="end"/>
                              </w:r>
                            </w:ins>
                            <w:del w:id="2344"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w:delText>
                              </w:r>
                              <w:r w:rsidDel="00CA350B">
                                <w:rPr>
                                  <w:noProof/>
                                </w:rPr>
                                <w:fldChar w:fldCharType="end"/>
                              </w:r>
                            </w:del>
                            <w:r w:rsidRPr="00277F44">
                              <w:rPr>
                                <w:lang w:val="en-US"/>
                              </w:rPr>
                              <w:t xml:space="preserve"> </w:t>
                            </w:r>
                            <w:r w:rsidRPr="00814A06">
                              <w:rPr>
                                <w:lang w:val="en-US"/>
                              </w:rPr>
                              <w:t xml:space="preserve">Sơ đồ </w:t>
                            </w:r>
                            <w:r>
                              <w:rPr>
                                <w:lang w:val="en-US"/>
                              </w:rPr>
                              <w:t>chức năng của hệ thống giặt ủi</w:t>
                            </w:r>
                            <w:bookmarkEnd w:id="2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43C5CF6B" w:rsidR="005E260F" w:rsidRPr="00277F44" w:rsidRDefault="005E260F" w:rsidP="00A17FA5">
                      <w:pPr>
                        <w:pStyle w:val="Caption"/>
                        <w:rPr>
                          <w:noProof/>
                        </w:rPr>
                      </w:pPr>
                      <w:bookmarkStart w:id="2345" w:name="_Toc531380479"/>
                      <w:r w:rsidRPr="00277F44">
                        <w:t xml:space="preserve">Hình </w:t>
                      </w:r>
                      <w:ins w:id="2346" w:author="phuong vu" w:date="2018-12-03T00:08:00Z">
                        <w:r>
                          <w:fldChar w:fldCharType="begin"/>
                        </w:r>
                        <w:r>
                          <w:instrText xml:space="preserve"> STYLEREF 1 \s </w:instrText>
                        </w:r>
                      </w:ins>
                      <w:r>
                        <w:fldChar w:fldCharType="separate"/>
                      </w:r>
                      <w:r>
                        <w:rPr>
                          <w:noProof/>
                        </w:rPr>
                        <w:t>3</w:t>
                      </w:r>
                      <w:ins w:id="2347" w:author="phuong vu" w:date="2018-12-03T00:08:00Z">
                        <w:r>
                          <w:fldChar w:fldCharType="end"/>
                        </w:r>
                        <w:r>
                          <w:t>.</w:t>
                        </w:r>
                        <w:r>
                          <w:fldChar w:fldCharType="begin"/>
                        </w:r>
                        <w:r>
                          <w:instrText xml:space="preserve"> SEQ Hình \* ARABIC \s 1 </w:instrText>
                        </w:r>
                      </w:ins>
                      <w:r>
                        <w:fldChar w:fldCharType="separate"/>
                      </w:r>
                      <w:ins w:id="2348" w:author="phuong vu" w:date="2018-12-03T00:08:00Z">
                        <w:r>
                          <w:rPr>
                            <w:noProof/>
                          </w:rPr>
                          <w:t>2</w:t>
                        </w:r>
                        <w:r>
                          <w:fldChar w:fldCharType="end"/>
                        </w:r>
                      </w:ins>
                      <w:del w:id="2349"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w:delText>
                        </w:r>
                        <w:r w:rsidDel="00CA350B">
                          <w:rPr>
                            <w:noProof/>
                          </w:rPr>
                          <w:fldChar w:fldCharType="end"/>
                        </w:r>
                      </w:del>
                      <w:r w:rsidRPr="00277F44">
                        <w:rPr>
                          <w:lang w:val="en-US"/>
                        </w:rPr>
                        <w:t xml:space="preserve"> </w:t>
                      </w:r>
                      <w:r w:rsidRPr="00814A06">
                        <w:rPr>
                          <w:lang w:val="en-US"/>
                        </w:rPr>
                        <w:t xml:space="preserve">Sơ đồ </w:t>
                      </w:r>
                      <w:r>
                        <w:rPr>
                          <w:lang w:val="en-US"/>
                        </w:rPr>
                        <w:t>chức năng của hệ thống giặt ủi</w:t>
                      </w:r>
                      <w:bookmarkEnd w:id="2345"/>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rsidP="00D63265">
      <w:pPr>
        <w:pStyle w:val="Heading3"/>
        <w:pPrChange w:id="2350" w:author="phuong vu" w:date="2018-12-03T00:18:00Z">
          <w:pPr>
            <w:pStyle w:val="Heading3"/>
          </w:pPr>
        </w:pPrChange>
      </w:pPr>
      <w:bookmarkStart w:id="2351" w:name="_Toc530605702"/>
      <w:bookmarkStart w:id="2352" w:name="_Toc530657408"/>
      <w:bookmarkStart w:id="2353" w:name="_Toc530658696"/>
      <w:bookmarkStart w:id="2354" w:name="_Toc530662420"/>
      <w:bookmarkStart w:id="2355" w:name="_Toc530662887"/>
      <w:bookmarkStart w:id="2356" w:name="_Toc531009812"/>
      <w:bookmarkStart w:id="2357" w:name="_Toc531102047"/>
      <w:bookmarkStart w:id="2358" w:name="_Toc531102995"/>
      <w:bookmarkStart w:id="2359" w:name="_Toc531359235"/>
      <w:bookmarkStart w:id="2360" w:name="_Toc531360216"/>
      <w:bookmarkStart w:id="2361" w:name="_Toc531381058"/>
      <w:bookmarkStart w:id="2362" w:name="_Toc530605703"/>
      <w:bookmarkStart w:id="2363" w:name="_Toc530657409"/>
      <w:bookmarkStart w:id="2364" w:name="_Toc530658697"/>
      <w:bookmarkStart w:id="2365" w:name="_Toc530662421"/>
      <w:bookmarkStart w:id="2366" w:name="_Toc530662888"/>
      <w:bookmarkStart w:id="2367" w:name="_Toc531009813"/>
      <w:bookmarkStart w:id="2368" w:name="_Toc531102048"/>
      <w:bookmarkStart w:id="2369" w:name="_Toc531102996"/>
      <w:bookmarkStart w:id="2370" w:name="_Toc531359236"/>
      <w:bookmarkStart w:id="2371" w:name="_Toc531360217"/>
      <w:bookmarkStart w:id="2372" w:name="_Toc531381059"/>
      <w:bookmarkStart w:id="2373" w:name="_Toc530605704"/>
      <w:bookmarkStart w:id="2374" w:name="_Toc530657410"/>
      <w:bookmarkStart w:id="2375" w:name="_Toc530658698"/>
      <w:bookmarkStart w:id="2376" w:name="_Toc530662422"/>
      <w:bookmarkStart w:id="2377" w:name="_Toc530662889"/>
      <w:bookmarkStart w:id="2378" w:name="_Toc531009814"/>
      <w:bookmarkStart w:id="2379" w:name="_Toc531102049"/>
      <w:bookmarkStart w:id="2380" w:name="_Toc531102997"/>
      <w:bookmarkStart w:id="2381" w:name="_Toc531359237"/>
      <w:bookmarkStart w:id="2382" w:name="_Toc531360218"/>
      <w:bookmarkStart w:id="2383" w:name="_Toc531381060"/>
      <w:bookmarkStart w:id="2384" w:name="_Toc530605705"/>
      <w:bookmarkStart w:id="2385" w:name="_Toc530657411"/>
      <w:bookmarkStart w:id="2386" w:name="_Toc530658699"/>
      <w:bookmarkStart w:id="2387" w:name="_Toc530662423"/>
      <w:bookmarkStart w:id="2388" w:name="_Toc530662890"/>
      <w:bookmarkStart w:id="2389" w:name="_Toc531009815"/>
      <w:bookmarkStart w:id="2390" w:name="_Toc531102050"/>
      <w:bookmarkStart w:id="2391" w:name="_Toc531102998"/>
      <w:bookmarkStart w:id="2392" w:name="_Toc531359238"/>
      <w:bookmarkStart w:id="2393" w:name="_Toc531360219"/>
      <w:bookmarkStart w:id="2394" w:name="_Toc531381061"/>
      <w:bookmarkStart w:id="2395" w:name="_Toc53150226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r w:rsidRPr="00920004">
        <w:lastRenderedPageBreak/>
        <w:t xml:space="preserve">Sơ đồ </w:t>
      </w:r>
      <w:r w:rsidR="001A6E15" w:rsidRPr="00920004">
        <w:t>C</w:t>
      </w:r>
      <w:r w:rsidRPr="00920004">
        <w:t>DM</w:t>
      </w:r>
      <w:bookmarkEnd w:id="2395"/>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740A93C7" w:rsidR="007625B6" w:rsidRPr="00CF739D" w:rsidRDefault="00EC5005" w:rsidP="00CF739D">
      <w:pPr>
        <w:pStyle w:val="Caption"/>
      </w:pPr>
      <w:bookmarkStart w:id="2396" w:name="_Toc531380480"/>
      <w:r w:rsidRPr="00CF739D">
        <w:t xml:space="preserve">Hình </w:t>
      </w:r>
      <w:ins w:id="2397" w:author="phuong vu" w:date="2018-12-03T00:08:00Z">
        <w:r w:rsidR="00CA350B">
          <w:fldChar w:fldCharType="begin"/>
        </w:r>
        <w:r w:rsidR="00CA350B">
          <w:instrText xml:space="preserve"> STYLEREF 1 \s </w:instrText>
        </w:r>
      </w:ins>
      <w:r w:rsidR="00CA350B">
        <w:fldChar w:fldCharType="separate"/>
      </w:r>
      <w:r w:rsidR="00CA350B">
        <w:rPr>
          <w:noProof/>
        </w:rPr>
        <w:t>3</w:t>
      </w:r>
      <w:ins w:id="239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399" w:author="phuong vu" w:date="2018-12-03T00:08:00Z">
        <w:r w:rsidR="00CA350B">
          <w:rPr>
            <w:noProof/>
          </w:rPr>
          <w:t>3</w:t>
        </w:r>
        <w:r w:rsidR="00CA350B">
          <w:fldChar w:fldCharType="end"/>
        </w:r>
      </w:ins>
      <w:del w:id="2400"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w:delText>
        </w:r>
        <w:r w:rsidR="001B1BC1" w:rsidDel="00CA350B">
          <w:rPr>
            <w:noProof/>
          </w:rPr>
          <w:fldChar w:fldCharType="end"/>
        </w:r>
      </w:del>
      <w:r w:rsidRPr="00CF739D">
        <w:t xml:space="preserve"> </w:t>
      </w:r>
      <w:r w:rsidR="00184C15" w:rsidRPr="00CF739D">
        <w:rPr>
          <w:lang w:val="en-US"/>
        </w:rPr>
        <w:t>Giới thiệu sơ đồ CDM của hệ thống</w:t>
      </w:r>
      <w:bookmarkEnd w:id="2396"/>
    </w:p>
    <w:p w14:paraId="27AB324E" w14:textId="63B7A5DD" w:rsidR="001A6E15" w:rsidRPr="00920004" w:rsidRDefault="001A6E15" w:rsidP="00D63265">
      <w:pPr>
        <w:pStyle w:val="Heading3"/>
        <w:pPrChange w:id="2401" w:author="phuong vu" w:date="2018-12-03T00:18:00Z">
          <w:pPr>
            <w:pStyle w:val="Heading3"/>
          </w:pPr>
        </w:pPrChange>
      </w:pPr>
      <w:bookmarkStart w:id="2402" w:name="_Toc531502261"/>
      <w:r w:rsidRPr="00920004">
        <w:lastRenderedPageBreak/>
        <w:t>Sơ đồ LDM</w:t>
      </w:r>
      <w:bookmarkEnd w:id="2402"/>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rsidP="00D63265">
      <w:pPr>
        <w:pStyle w:val="Heading3"/>
        <w:pPrChange w:id="2403" w:author="phuong vu" w:date="2018-12-03T00:18:00Z">
          <w:pPr>
            <w:pStyle w:val="Heading3"/>
          </w:pPr>
        </w:pPrChange>
      </w:pPr>
      <w:bookmarkStart w:id="2404" w:name="_Toc531359241"/>
      <w:bookmarkStart w:id="2405" w:name="_Toc531360222"/>
      <w:bookmarkStart w:id="2406" w:name="_Toc531381064"/>
      <w:bookmarkStart w:id="2407" w:name="_Toc531502262"/>
      <w:bookmarkEnd w:id="2404"/>
      <w:bookmarkEnd w:id="2405"/>
      <w:bookmarkEnd w:id="2406"/>
      <w:r w:rsidRPr="00920004">
        <w:t>Thiết kế dữ liệu</w:t>
      </w:r>
      <w:bookmarkEnd w:id="2407"/>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66015D1A" w:rsidR="008441B4" w:rsidRDefault="00FA543F" w:rsidP="00CF739D">
      <w:pPr>
        <w:pStyle w:val="Caption"/>
        <w:rPr>
          <w:ins w:id="2408" w:author="phuong vu" w:date="2018-12-02T08:51:00Z"/>
        </w:rPr>
      </w:pPr>
      <w:bookmarkStart w:id="2409" w:name="_Toc53150456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w:t>
      </w:r>
      <w:r w:rsidR="001B1BC1">
        <w:rPr>
          <w:noProof/>
        </w:rPr>
        <w:fldChar w:fldCharType="end"/>
      </w:r>
      <w:r w:rsidRPr="00CF739D">
        <w:t xml:space="preserve"> Tổng quan các bảng trong cơ sở dữ liệu</w:t>
      </w:r>
      <w:bookmarkEnd w:id="2409"/>
    </w:p>
    <w:p w14:paraId="5D5DA2A8" w14:textId="75270102" w:rsidR="00697467" w:rsidRPr="00697467" w:rsidRDefault="00697467">
      <w:pPr>
        <w:rPr>
          <w:lang w:val="en-US"/>
          <w:rPrChange w:id="2410" w:author="phuong vu" w:date="2018-12-02T08:51:00Z">
            <w:rPr/>
          </w:rPrChange>
        </w:rPr>
        <w:pPrChange w:id="2411" w:author="phuong vu" w:date="2018-12-02T08:51:00Z">
          <w:pPr>
            <w:pStyle w:val="Caption"/>
          </w:pPr>
        </w:pPrChange>
      </w:pPr>
      <w:ins w:id="2412" w:author="phuong vu" w:date="2018-12-02T08:51:00Z">
        <w:r>
          <w:rPr>
            <w:lang w:val="en-US"/>
          </w:rPr>
          <w:t xml:space="preserve">Chi tiết xem thêm phụ lục trang </w:t>
        </w:r>
      </w:ins>
      <w:ins w:id="2413" w:author="phuong vu" w:date="2018-12-02T08:52:00Z">
        <w:r>
          <w:rPr>
            <w:lang w:val="en-US"/>
          </w:rPr>
          <w:fldChar w:fldCharType="begin"/>
        </w:r>
        <w:r>
          <w:rPr>
            <w:lang w:val="en-US"/>
          </w:rPr>
          <w:instrText xml:space="preserve"> PAGEREF _Ref531504057 \h </w:instrText>
        </w:r>
      </w:ins>
      <w:r>
        <w:rPr>
          <w:lang w:val="en-US"/>
        </w:rPr>
      </w:r>
      <w:r>
        <w:rPr>
          <w:lang w:val="en-US"/>
        </w:rPr>
        <w:fldChar w:fldCharType="separate"/>
      </w:r>
      <w:ins w:id="2414" w:author="phuong vu" w:date="2018-12-03T00:34:00Z">
        <w:r w:rsidR="001B0388">
          <w:rPr>
            <w:noProof/>
            <w:lang w:val="en-US"/>
          </w:rPr>
          <w:t>86</w:t>
        </w:r>
      </w:ins>
      <w:ins w:id="2415" w:author="phuong vu" w:date="2018-12-02T08:52:00Z">
        <w:r>
          <w:rPr>
            <w:lang w:val="en-US"/>
          </w:rPr>
          <w:fldChar w:fldCharType="end"/>
        </w:r>
        <w:r>
          <w:rPr>
            <w:lang w:val="en-US"/>
          </w:rPr>
          <w:t>.</w:t>
        </w:r>
      </w:ins>
    </w:p>
    <w:p w14:paraId="38692DB1" w14:textId="5B1DEA6A" w:rsidR="00EC1917" w:rsidRPr="00920004" w:rsidRDefault="00BA6D3B" w:rsidP="00D63265">
      <w:pPr>
        <w:pStyle w:val="Heading3"/>
        <w:pPrChange w:id="2416" w:author="phuong vu" w:date="2018-12-03T00:18:00Z">
          <w:pPr>
            <w:pStyle w:val="Heading3"/>
          </w:pPr>
        </w:pPrChange>
      </w:pPr>
      <w:bookmarkStart w:id="2417" w:name="_Toc530605709"/>
      <w:bookmarkStart w:id="2418" w:name="_Toc530657415"/>
      <w:bookmarkStart w:id="2419" w:name="_Toc530658703"/>
      <w:bookmarkStart w:id="2420" w:name="_Toc530662427"/>
      <w:bookmarkStart w:id="2421" w:name="_Toc530662894"/>
      <w:bookmarkStart w:id="2422" w:name="_Toc531009819"/>
      <w:bookmarkStart w:id="2423" w:name="_Toc531102054"/>
      <w:bookmarkStart w:id="2424" w:name="_Toc531103002"/>
      <w:bookmarkStart w:id="2425" w:name="_Toc531359243"/>
      <w:bookmarkStart w:id="2426" w:name="_Toc531360224"/>
      <w:bookmarkStart w:id="2427" w:name="_Toc531381066"/>
      <w:bookmarkStart w:id="2428" w:name="_Toc529231542"/>
      <w:bookmarkStart w:id="2429" w:name="_Toc531502263"/>
      <w:bookmarkEnd w:id="2417"/>
      <w:bookmarkEnd w:id="2418"/>
      <w:bookmarkEnd w:id="2419"/>
      <w:bookmarkEnd w:id="2420"/>
      <w:bookmarkEnd w:id="2421"/>
      <w:bookmarkEnd w:id="2422"/>
      <w:bookmarkEnd w:id="2423"/>
      <w:bookmarkEnd w:id="2424"/>
      <w:bookmarkEnd w:id="2425"/>
      <w:bookmarkEnd w:id="2426"/>
      <w:bookmarkEnd w:id="2427"/>
      <w:bookmarkEnd w:id="2428"/>
      <w:r w:rsidRPr="00920004">
        <w:t>Thiết kế theo chức năng</w:t>
      </w:r>
      <w:bookmarkEnd w:id="2429"/>
    </w:p>
    <w:p w14:paraId="28D86442" w14:textId="450DF31A" w:rsidR="005368A7" w:rsidRPr="00CF739D" w:rsidRDefault="00D43E01" w:rsidP="00A27956">
      <w:pPr>
        <w:pStyle w:val="Heading4"/>
        <w:pPrChange w:id="2430" w:author="phuong vu" w:date="2018-12-03T00:17:00Z">
          <w:pPr>
            <w:pStyle w:val="Heading4"/>
            <w:spacing w:before="240" w:line="0" w:lineRule="atLeast"/>
          </w:pPr>
        </w:pPrChange>
      </w:pPr>
      <w:bookmarkStart w:id="2431" w:name="_Toc531502264"/>
      <w:r w:rsidRPr="00CF739D">
        <w:t>Quản lí đơn hàng</w:t>
      </w:r>
      <w:bookmarkEnd w:id="2431"/>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36BCC743" w:rsidR="00640F77" w:rsidRPr="00CF739D" w:rsidRDefault="0098709A" w:rsidP="00CF739D">
      <w:pPr>
        <w:pStyle w:val="Caption"/>
      </w:pPr>
      <w:bookmarkStart w:id="2432" w:name="_Toc531380481"/>
      <w:r w:rsidRPr="00CF739D">
        <w:t xml:space="preserve">Hình </w:t>
      </w:r>
      <w:ins w:id="2433" w:author="phuong vu" w:date="2018-12-03T00:08:00Z">
        <w:r w:rsidR="00CA350B">
          <w:fldChar w:fldCharType="begin"/>
        </w:r>
        <w:r w:rsidR="00CA350B">
          <w:instrText xml:space="preserve"> STYLEREF 1 \s </w:instrText>
        </w:r>
      </w:ins>
      <w:r w:rsidR="00CA350B">
        <w:fldChar w:fldCharType="separate"/>
      </w:r>
      <w:r w:rsidR="00CA350B">
        <w:rPr>
          <w:noProof/>
        </w:rPr>
        <w:t>3</w:t>
      </w:r>
      <w:ins w:id="243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35" w:author="phuong vu" w:date="2018-12-03T00:08:00Z">
        <w:r w:rsidR="00CA350B">
          <w:rPr>
            <w:noProof/>
          </w:rPr>
          <w:t>4</w:t>
        </w:r>
        <w:r w:rsidR="00CA350B">
          <w:fldChar w:fldCharType="end"/>
        </w:r>
      </w:ins>
      <w:del w:id="2436"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4</w:delText>
        </w:r>
        <w:r w:rsidR="001B1BC1" w:rsidDel="00CA350B">
          <w:rPr>
            <w:noProof/>
          </w:rPr>
          <w:fldChar w:fldCharType="end"/>
        </w:r>
      </w:del>
      <w:r w:rsidR="00F72520" w:rsidRPr="00CF739D">
        <w:t xml:space="preserve"> </w:t>
      </w:r>
      <w:r w:rsidRPr="00CF739D">
        <w:t>Giao diện xem danh sách đơn hàng trạng thái "hoàn tất"</w:t>
      </w:r>
      <w:bookmarkEnd w:id="2432"/>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6523" cy="1592462"/>
                    </a:xfrm>
                    <a:prstGeom prst="rect">
                      <a:avLst/>
                    </a:prstGeom>
                  </pic:spPr>
                </pic:pic>
              </a:graphicData>
            </a:graphic>
          </wp:inline>
        </w:drawing>
      </w:r>
    </w:p>
    <w:p w14:paraId="219BDA52" w14:textId="3548DBB1" w:rsidR="002A641F" w:rsidRPr="00CF739D" w:rsidRDefault="0098709A" w:rsidP="00CF739D">
      <w:pPr>
        <w:pStyle w:val="Caption"/>
      </w:pPr>
      <w:bookmarkStart w:id="2437" w:name="_Toc531380482"/>
      <w:r w:rsidRPr="00CF739D">
        <w:t xml:space="preserve">Hình </w:t>
      </w:r>
      <w:ins w:id="2438" w:author="phuong vu" w:date="2018-12-03T00:08:00Z">
        <w:r w:rsidR="00CA350B">
          <w:fldChar w:fldCharType="begin"/>
        </w:r>
        <w:r w:rsidR="00CA350B">
          <w:instrText xml:space="preserve"> STYLEREF 1 \s </w:instrText>
        </w:r>
      </w:ins>
      <w:r w:rsidR="00CA350B">
        <w:fldChar w:fldCharType="separate"/>
      </w:r>
      <w:r w:rsidR="00CA350B">
        <w:rPr>
          <w:noProof/>
        </w:rPr>
        <w:t>3</w:t>
      </w:r>
      <w:ins w:id="243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40" w:author="phuong vu" w:date="2018-12-03T00:08:00Z">
        <w:r w:rsidR="00CA350B">
          <w:rPr>
            <w:noProof/>
          </w:rPr>
          <w:t>5</w:t>
        </w:r>
        <w:r w:rsidR="00CA350B">
          <w:fldChar w:fldCharType="end"/>
        </w:r>
      </w:ins>
      <w:del w:id="244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5</w:delText>
        </w:r>
        <w:r w:rsidR="001B1BC1" w:rsidDel="00CA350B">
          <w:rPr>
            <w:noProof/>
          </w:rPr>
          <w:fldChar w:fldCharType="end"/>
        </w:r>
      </w:del>
      <w:r w:rsidRPr="00CF739D">
        <w:t xml:space="preserve"> Giao diện xem danh sách đơn hàng khi dữ liệu rỗng</w:t>
      </w:r>
      <w:bookmarkEnd w:id="2437"/>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506980"/>
                    </a:xfrm>
                    <a:prstGeom prst="rect">
                      <a:avLst/>
                    </a:prstGeom>
                  </pic:spPr>
                </pic:pic>
              </a:graphicData>
            </a:graphic>
          </wp:inline>
        </w:drawing>
      </w:r>
    </w:p>
    <w:p w14:paraId="7E981E1A" w14:textId="0DBDF9F5" w:rsidR="00575627" w:rsidRPr="00CF739D" w:rsidRDefault="0098709A" w:rsidP="00CF739D">
      <w:pPr>
        <w:pStyle w:val="Caption"/>
      </w:pPr>
      <w:bookmarkStart w:id="2442" w:name="_Toc531380483"/>
      <w:r w:rsidRPr="00CF739D">
        <w:t xml:space="preserve">Hình </w:t>
      </w:r>
      <w:ins w:id="2443" w:author="phuong vu" w:date="2018-12-03T00:08:00Z">
        <w:r w:rsidR="00CA350B">
          <w:fldChar w:fldCharType="begin"/>
        </w:r>
        <w:r w:rsidR="00CA350B">
          <w:instrText xml:space="preserve"> STYLEREF 1 \s </w:instrText>
        </w:r>
      </w:ins>
      <w:r w:rsidR="00CA350B">
        <w:fldChar w:fldCharType="separate"/>
      </w:r>
      <w:r w:rsidR="00CA350B">
        <w:rPr>
          <w:noProof/>
        </w:rPr>
        <w:t>3</w:t>
      </w:r>
      <w:ins w:id="244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45" w:author="phuong vu" w:date="2018-12-03T00:08:00Z">
        <w:r w:rsidR="00CA350B">
          <w:rPr>
            <w:noProof/>
          </w:rPr>
          <w:t>6</w:t>
        </w:r>
        <w:r w:rsidR="00CA350B">
          <w:fldChar w:fldCharType="end"/>
        </w:r>
      </w:ins>
      <w:del w:id="2446"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6</w:delText>
        </w:r>
        <w:r w:rsidR="001B1BC1" w:rsidDel="00CA350B">
          <w:rPr>
            <w:noProof/>
          </w:rPr>
          <w:fldChar w:fldCharType="end"/>
        </w:r>
      </w:del>
      <w:r w:rsidRPr="00CF739D">
        <w:t xml:space="preserve"> </w:t>
      </w:r>
      <w:r w:rsidRPr="00CF739D">
        <w:rPr>
          <w:noProof/>
        </w:rPr>
        <w:t>Giao diện xem danh sách đơn hàng đang xử lí</w:t>
      </w:r>
      <w:bookmarkEnd w:id="2442"/>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6EDD0CFC" w:rsidR="0056343E" w:rsidRPr="00920004" w:rsidRDefault="0056343E" w:rsidP="00CF739D">
            <w:pPr>
              <w:rPr>
                <w:lang w:val="en-US"/>
              </w:rPr>
            </w:pPr>
            <w:r w:rsidRPr="00920004">
              <w:rPr>
                <w:lang w:val="en-US"/>
              </w:rPr>
              <w:t>Hiển thị danh sách đơn hàng</w:t>
            </w:r>
            <w:ins w:id="2447" w:author="phuong vu" w:date="2018-12-02T08:59:00Z">
              <w:r w:rsidR="002A009A">
                <w:rPr>
                  <w:lang w:val="en-US"/>
                </w:rPr>
                <w:t>.</w:t>
              </w:r>
            </w:ins>
            <w:del w:id="2448" w:author="phuong vu" w:date="2018-12-02T08:59:00Z">
              <w:r w:rsidR="00297E5D" w:rsidRPr="00920004" w:rsidDel="002A009A">
                <w:rPr>
                  <w:lang w:val="en-US"/>
                </w:rPr>
                <w:delText xml:space="preserve"> (xem thêm phụ lục</w:delText>
              </w:r>
              <w:r w:rsidR="00B264D7" w:rsidRPr="00920004" w:rsidDel="002A009A">
                <w:rPr>
                  <w:lang w:val="en-US"/>
                </w:rPr>
                <w:delText xml:space="preserve"> </w:delText>
              </w:r>
              <w:r w:rsidR="00B264D7" w:rsidRPr="00CF739D" w:rsidDel="002A009A">
                <w:rPr>
                  <w:lang w:val="en-US"/>
                </w:rPr>
                <w:fldChar w:fldCharType="begin"/>
              </w:r>
              <w:r w:rsidR="00B264D7" w:rsidRPr="00920004" w:rsidDel="002A009A">
                <w:rPr>
                  <w:lang w:val="en-US"/>
                </w:rPr>
                <w:delInstrText xml:space="preserve"> PAGEREF _Ref530069275 \h </w:delInstrText>
              </w:r>
              <w:r w:rsidR="00B264D7" w:rsidRPr="00CF739D" w:rsidDel="002A009A">
                <w:rPr>
                  <w:lang w:val="en-US"/>
                </w:rPr>
              </w:r>
              <w:r w:rsidR="00B264D7" w:rsidRPr="00CF739D" w:rsidDel="002A009A">
                <w:rPr>
                  <w:lang w:val="en-US"/>
                </w:rPr>
                <w:fldChar w:fldCharType="separate"/>
              </w:r>
              <w:r w:rsidR="000D4429" w:rsidRPr="00920004" w:rsidDel="002A009A">
                <w:rPr>
                  <w:noProof/>
                  <w:lang w:val="en-US"/>
                </w:rPr>
                <w:delText>101</w:delText>
              </w:r>
              <w:r w:rsidR="00B264D7" w:rsidRPr="00CF739D" w:rsidDel="002A009A">
                <w:rPr>
                  <w:lang w:val="en-US"/>
                </w:rPr>
                <w:fldChar w:fldCharType="end"/>
              </w:r>
              <w:r w:rsidR="00297E5D" w:rsidRPr="00920004" w:rsidDel="002A009A">
                <w:rPr>
                  <w:lang w:val="en-US"/>
                </w:rPr>
                <w:delText>)</w:delText>
              </w:r>
            </w:del>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2D3D578D" w:rsidR="0056343E" w:rsidRPr="00CF739D" w:rsidRDefault="00C878E0" w:rsidP="00CF739D">
      <w:pPr>
        <w:pStyle w:val="Caption"/>
        <w:rPr>
          <w:lang w:val="en-US"/>
        </w:rPr>
      </w:pPr>
      <w:bookmarkStart w:id="2449" w:name="_Toc531504563"/>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w:t>
      </w:r>
      <w:r w:rsidR="001B1BC1">
        <w:rPr>
          <w:noProof/>
        </w:rPr>
        <w:fldChar w:fldCharType="end"/>
      </w:r>
      <w:r w:rsidRPr="00CF739D">
        <w:rPr>
          <w:lang w:val="en-US"/>
        </w:rPr>
        <w:t xml:space="preserve"> Các thành phần giao diện xem danh sách đơn hàng theo trạng thái</w:t>
      </w:r>
      <w:bookmarkEnd w:id="2449"/>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6796CD56" w:rsidR="00C878E0" w:rsidRPr="00CF739D" w:rsidRDefault="00C878E0" w:rsidP="00CF739D">
      <w:pPr>
        <w:pStyle w:val="Caption"/>
        <w:rPr>
          <w:lang w:val="en-US"/>
        </w:rPr>
      </w:pPr>
      <w:bookmarkStart w:id="2450" w:name="_Toc53150456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w:t>
      </w:r>
      <w:r w:rsidR="001B1BC1">
        <w:rPr>
          <w:noProof/>
        </w:rPr>
        <w:fldChar w:fldCharType="end"/>
      </w:r>
      <w:r w:rsidRPr="00CF739D">
        <w:rPr>
          <w:lang w:val="en-US"/>
        </w:rPr>
        <w:t xml:space="preserve"> Dữ liệu sử dụng xem danh sách đơn hàng theo trạng thái</w:t>
      </w:r>
      <w:bookmarkEnd w:id="2450"/>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t>Cách xử lí</w:t>
      </w:r>
    </w:p>
    <w:p w14:paraId="624DDFA9" w14:textId="77777777" w:rsidR="00C878E0" w:rsidRPr="00920004" w:rsidRDefault="00C878E0" w:rsidP="00CF739D">
      <w:pPr>
        <w:keepNext/>
        <w:spacing w:before="240" w:line="0" w:lineRule="atLeast"/>
        <w:jc w:val="center"/>
      </w:pPr>
      <w:bookmarkStart w:id="2451" w:name="_GoBack"/>
      <w:r w:rsidRPr="00CF739D">
        <w:rPr>
          <w:noProof/>
          <w:lang w:val="en-US"/>
        </w:rPr>
        <w:drawing>
          <wp:inline distT="0" distB="0" distL="0" distR="0" wp14:anchorId="2DC0B106" wp14:editId="3484F698">
            <wp:extent cx="3348851" cy="5923129"/>
            <wp:effectExtent l="0" t="0" r="444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5960" cy="5935703"/>
                    </a:xfrm>
                    <a:prstGeom prst="rect">
                      <a:avLst/>
                    </a:prstGeom>
                    <a:noFill/>
                    <a:ln>
                      <a:noFill/>
                    </a:ln>
                  </pic:spPr>
                </pic:pic>
              </a:graphicData>
            </a:graphic>
          </wp:inline>
        </w:drawing>
      </w:r>
      <w:bookmarkEnd w:id="2451"/>
    </w:p>
    <w:p w14:paraId="63D74243" w14:textId="39363EAB" w:rsidR="005645EE" w:rsidRPr="00CF739D" w:rsidRDefault="00C878E0" w:rsidP="00CF739D">
      <w:pPr>
        <w:pStyle w:val="Caption"/>
        <w:rPr>
          <w:lang w:val="en-US"/>
        </w:rPr>
      </w:pPr>
      <w:bookmarkStart w:id="2452" w:name="_Toc531380484"/>
      <w:r w:rsidRPr="00CF739D">
        <w:t xml:space="preserve">Hình </w:t>
      </w:r>
      <w:ins w:id="2453" w:author="phuong vu" w:date="2018-12-03T00:08:00Z">
        <w:r w:rsidR="00CA350B">
          <w:fldChar w:fldCharType="begin"/>
        </w:r>
        <w:r w:rsidR="00CA350B">
          <w:instrText xml:space="preserve"> STYLEREF 1 \s </w:instrText>
        </w:r>
      </w:ins>
      <w:r w:rsidR="00CA350B">
        <w:fldChar w:fldCharType="separate"/>
      </w:r>
      <w:r w:rsidR="00CA350B">
        <w:rPr>
          <w:noProof/>
        </w:rPr>
        <w:t>3</w:t>
      </w:r>
      <w:ins w:id="245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55" w:author="phuong vu" w:date="2018-12-03T00:08:00Z">
        <w:r w:rsidR="00CA350B">
          <w:rPr>
            <w:noProof/>
          </w:rPr>
          <w:t>7</w:t>
        </w:r>
        <w:r w:rsidR="00CA350B">
          <w:fldChar w:fldCharType="end"/>
        </w:r>
      </w:ins>
      <w:del w:id="2456"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7</w:delText>
        </w:r>
        <w:r w:rsidR="001B1BC1" w:rsidDel="00CA350B">
          <w:rPr>
            <w:noProof/>
          </w:rPr>
          <w:fldChar w:fldCharType="end"/>
        </w:r>
      </w:del>
      <w:r w:rsidRPr="00CF739D">
        <w:rPr>
          <w:lang w:val="en-US"/>
        </w:rPr>
        <w:t xml:space="preserve"> Sơ đồ xử lí xem danh sách đơn hàng theo trạng thái</w:t>
      </w:r>
      <w:bookmarkEnd w:id="2452"/>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lastRenderedPageBreak/>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509083A9" w:rsidR="005D7559" w:rsidRPr="00CF739D" w:rsidRDefault="00977C58">
      <w:pPr>
        <w:pStyle w:val="Caption"/>
      </w:pPr>
      <w:bookmarkStart w:id="2457" w:name="_Toc531380485"/>
      <w:r w:rsidRPr="00920004">
        <w:t xml:space="preserve">Hình </w:t>
      </w:r>
      <w:ins w:id="2458" w:author="phuong vu" w:date="2018-12-03T00:08:00Z">
        <w:r w:rsidR="00CA350B">
          <w:fldChar w:fldCharType="begin"/>
        </w:r>
        <w:r w:rsidR="00CA350B">
          <w:instrText xml:space="preserve"> STYLEREF 1 \s </w:instrText>
        </w:r>
      </w:ins>
      <w:r w:rsidR="00CA350B">
        <w:fldChar w:fldCharType="separate"/>
      </w:r>
      <w:r w:rsidR="00CA350B">
        <w:rPr>
          <w:noProof/>
        </w:rPr>
        <w:t>3</w:t>
      </w:r>
      <w:ins w:id="245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60" w:author="phuong vu" w:date="2018-12-03T00:08:00Z">
        <w:r w:rsidR="00CA350B">
          <w:rPr>
            <w:noProof/>
          </w:rPr>
          <w:t>8</w:t>
        </w:r>
        <w:r w:rsidR="00CA350B">
          <w:fldChar w:fldCharType="end"/>
        </w:r>
      </w:ins>
      <w:del w:id="2461"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8</w:delText>
        </w:r>
        <w:r w:rsidR="00EF3636" w:rsidRPr="00CF739D" w:rsidDel="00CA350B">
          <w:fldChar w:fldCharType="end"/>
        </w:r>
      </w:del>
      <w:r w:rsidRPr="00CF739D">
        <w:t xml:space="preserve"> Giao diện xem chi tiết đơn hàng</w:t>
      </w:r>
      <w:bookmarkEnd w:id="2457"/>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lastRenderedPageBreak/>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26585F6D" w:rsidR="00977C58" w:rsidRPr="00CF739D" w:rsidRDefault="007267DC" w:rsidP="00CF739D">
      <w:pPr>
        <w:pStyle w:val="Caption"/>
        <w:rPr>
          <w:lang w:val="en-US"/>
        </w:rPr>
      </w:pPr>
      <w:bookmarkStart w:id="2462" w:name="_Toc53150456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4</w:t>
      </w:r>
      <w:r w:rsidR="001B1BC1">
        <w:rPr>
          <w:noProof/>
        </w:rPr>
        <w:fldChar w:fldCharType="end"/>
      </w:r>
      <w:r w:rsidRPr="00CF739D">
        <w:rPr>
          <w:lang w:val="en-US"/>
        </w:rPr>
        <w:t xml:space="preserve"> Các thành phần giao diện xem chi tiết đơn hàng</w:t>
      </w:r>
      <w:bookmarkEnd w:id="2462"/>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4C69FCF4" w:rsidR="00B7091A" w:rsidRDefault="007267DC" w:rsidP="00B7091A">
      <w:pPr>
        <w:pStyle w:val="Caption"/>
        <w:rPr>
          <w:lang w:val="en-US"/>
        </w:rPr>
      </w:pPr>
      <w:bookmarkStart w:id="2463" w:name="_Toc53150456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Dữ liệu sử dụng xem chi tiết đơn hàng</w:t>
      </w:r>
      <w:bookmarkEnd w:id="2463"/>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4CC6A4E9" w:rsidR="00670BD0" w:rsidRPr="00CF739D" w:rsidRDefault="00670BD0" w:rsidP="00CF739D">
      <w:pPr>
        <w:pStyle w:val="Caption"/>
        <w:rPr>
          <w:lang w:val="en-US"/>
        </w:rPr>
      </w:pPr>
      <w:bookmarkStart w:id="2464" w:name="_Toc531380486"/>
      <w:r w:rsidRPr="00CF739D">
        <w:t xml:space="preserve">Hình </w:t>
      </w:r>
      <w:ins w:id="2465" w:author="phuong vu" w:date="2018-12-03T00:08:00Z">
        <w:r w:rsidR="00CA350B">
          <w:fldChar w:fldCharType="begin"/>
        </w:r>
        <w:r w:rsidR="00CA350B">
          <w:instrText xml:space="preserve"> STYLEREF 1 \s </w:instrText>
        </w:r>
      </w:ins>
      <w:r w:rsidR="00CA350B">
        <w:fldChar w:fldCharType="separate"/>
      </w:r>
      <w:r w:rsidR="00CA350B">
        <w:rPr>
          <w:noProof/>
        </w:rPr>
        <w:t>3</w:t>
      </w:r>
      <w:ins w:id="246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67" w:author="phuong vu" w:date="2018-12-03T00:08:00Z">
        <w:r w:rsidR="00CA350B">
          <w:rPr>
            <w:noProof/>
          </w:rPr>
          <w:t>9</w:t>
        </w:r>
        <w:r w:rsidR="00CA350B">
          <w:fldChar w:fldCharType="end"/>
        </w:r>
      </w:ins>
      <w:del w:id="2468"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9</w:delText>
        </w:r>
        <w:r w:rsidR="001B1BC1" w:rsidDel="00CA350B">
          <w:rPr>
            <w:noProof/>
          </w:rPr>
          <w:fldChar w:fldCharType="end"/>
        </w:r>
      </w:del>
      <w:r w:rsidRPr="00CF739D">
        <w:rPr>
          <w:lang w:val="en-US"/>
        </w:rPr>
        <w:t xml:space="preserve"> Sơ đồ xử lí xem chi tiết đơn hàng</w:t>
      </w:r>
      <w:bookmarkEnd w:id="2464"/>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6">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6CA686EE" w:rsidR="008977B2" w:rsidRPr="00CF739D" w:rsidRDefault="008977B2">
      <w:pPr>
        <w:pStyle w:val="Caption"/>
      </w:pPr>
      <w:bookmarkStart w:id="2469" w:name="_Toc531380487"/>
      <w:r w:rsidRPr="00920004">
        <w:t xml:space="preserve">Hình </w:t>
      </w:r>
      <w:ins w:id="2470" w:author="phuong vu" w:date="2018-12-03T00:08:00Z">
        <w:r w:rsidR="00CA350B">
          <w:fldChar w:fldCharType="begin"/>
        </w:r>
        <w:r w:rsidR="00CA350B">
          <w:instrText xml:space="preserve"> STYLEREF 1 \s </w:instrText>
        </w:r>
      </w:ins>
      <w:r w:rsidR="00CA350B">
        <w:fldChar w:fldCharType="separate"/>
      </w:r>
      <w:r w:rsidR="00CA350B">
        <w:rPr>
          <w:noProof/>
        </w:rPr>
        <w:t>3</w:t>
      </w:r>
      <w:ins w:id="247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72" w:author="phuong vu" w:date="2018-12-03T00:08:00Z">
        <w:r w:rsidR="00CA350B">
          <w:rPr>
            <w:noProof/>
          </w:rPr>
          <w:t>10</w:t>
        </w:r>
        <w:r w:rsidR="00CA350B">
          <w:fldChar w:fldCharType="end"/>
        </w:r>
      </w:ins>
      <w:del w:id="247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10</w:delText>
        </w:r>
        <w:r w:rsidR="00EF3636" w:rsidRPr="00CF739D" w:rsidDel="00CA350B">
          <w:fldChar w:fldCharType="end"/>
        </w:r>
      </w:del>
      <w:r w:rsidRPr="00CF739D">
        <w:t xml:space="preserve"> Giao diện các chức năng với trạng thái "đang chờ"</w:t>
      </w:r>
      <w:bookmarkEnd w:id="2469"/>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7">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01BE86AA" w:rsidR="00264BCF" w:rsidRPr="00CF739D" w:rsidRDefault="00264BCF">
      <w:pPr>
        <w:pStyle w:val="Caption"/>
      </w:pPr>
      <w:bookmarkStart w:id="2474" w:name="_Toc531380488"/>
      <w:r w:rsidRPr="00920004">
        <w:t xml:space="preserve">Hình </w:t>
      </w:r>
      <w:ins w:id="2475" w:author="phuong vu" w:date="2018-12-03T00:08:00Z">
        <w:r w:rsidR="00CA350B">
          <w:fldChar w:fldCharType="begin"/>
        </w:r>
        <w:r w:rsidR="00CA350B">
          <w:instrText xml:space="preserve"> STYLEREF 1 \s </w:instrText>
        </w:r>
      </w:ins>
      <w:r w:rsidR="00CA350B">
        <w:fldChar w:fldCharType="separate"/>
      </w:r>
      <w:r w:rsidR="00CA350B">
        <w:rPr>
          <w:noProof/>
        </w:rPr>
        <w:t>3</w:t>
      </w:r>
      <w:ins w:id="247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77" w:author="phuong vu" w:date="2018-12-03T00:08:00Z">
        <w:r w:rsidR="00CA350B">
          <w:rPr>
            <w:noProof/>
          </w:rPr>
          <w:t>11</w:t>
        </w:r>
        <w:r w:rsidR="00CA350B">
          <w:fldChar w:fldCharType="end"/>
        </w:r>
      </w:ins>
      <w:del w:id="2478"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11</w:delText>
        </w:r>
        <w:r w:rsidR="00EF3636" w:rsidRPr="00CF739D" w:rsidDel="00CA350B">
          <w:fldChar w:fldCharType="end"/>
        </w:r>
      </w:del>
      <w:r w:rsidR="006C103E" w:rsidRPr="00CF739D">
        <w:t xml:space="preserve"> </w:t>
      </w:r>
      <w:r w:rsidRPr="00920004">
        <w:t>Giao diện các chức năng với trạng thái "đang chờ</w:t>
      </w:r>
      <w:r w:rsidRPr="00CF739D">
        <w:t xml:space="preserve"> xử lí</w:t>
      </w:r>
      <w:r w:rsidRPr="00920004">
        <w:t>"</w:t>
      </w:r>
      <w:bookmarkEnd w:id="2474"/>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589B8428" w:rsidR="008977B2" w:rsidRPr="00CF739D" w:rsidRDefault="007267DC" w:rsidP="00CF739D">
      <w:pPr>
        <w:pStyle w:val="Caption"/>
        <w:rPr>
          <w:lang w:val="en-US"/>
        </w:rPr>
      </w:pPr>
      <w:bookmarkStart w:id="2479" w:name="_Toc531504567"/>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6</w:t>
      </w:r>
      <w:r w:rsidR="001B1BC1">
        <w:rPr>
          <w:noProof/>
        </w:rPr>
        <w:fldChar w:fldCharType="end"/>
      </w:r>
      <w:r w:rsidRPr="00CF739D">
        <w:rPr>
          <w:lang w:val="en-US"/>
        </w:rPr>
        <w:t xml:space="preserve"> Các thành phần giao diện thay đổi trạng thái đơn hàng</w:t>
      </w:r>
      <w:bookmarkEnd w:id="2479"/>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6119E58C" w:rsidR="008977B2" w:rsidRPr="00CF739D" w:rsidRDefault="007267DC" w:rsidP="00CF739D">
      <w:pPr>
        <w:pStyle w:val="Caption"/>
        <w:rPr>
          <w:lang w:val="en-US"/>
        </w:rPr>
      </w:pPr>
      <w:bookmarkStart w:id="2480" w:name="_Toc53150456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7</w:t>
      </w:r>
      <w:r w:rsidR="001B1BC1">
        <w:rPr>
          <w:noProof/>
        </w:rPr>
        <w:fldChar w:fldCharType="end"/>
      </w:r>
      <w:r w:rsidRPr="00CF739D">
        <w:rPr>
          <w:lang w:val="en-US"/>
        </w:rPr>
        <w:t xml:space="preserve"> Dữ liệu sử dụng thay đổi trạng thái đơn hàng</w:t>
      </w:r>
      <w:bookmarkEnd w:id="2480"/>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E4A232C" w:rsidR="00FC24EF" w:rsidRPr="00CF739D" w:rsidRDefault="0017533A" w:rsidP="00CF739D">
      <w:pPr>
        <w:pStyle w:val="Caption"/>
        <w:rPr>
          <w:lang w:val="en-US"/>
        </w:rPr>
      </w:pPr>
      <w:bookmarkStart w:id="2481" w:name="_Toc531380489"/>
      <w:r w:rsidRPr="00CF739D">
        <w:t xml:space="preserve">Hình </w:t>
      </w:r>
      <w:ins w:id="2482" w:author="phuong vu" w:date="2018-12-03T00:08:00Z">
        <w:r w:rsidR="00CA350B">
          <w:fldChar w:fldCharType="begin"/>
        </w:r>
        <w:r w:rsidR="00CA350B">
          <w:instrText xml:space="preserve"> STYLEREF 1 \s </w:instrText>
        </w:r>
      </w:ins>
      <w:r w:rsidR="00CA350B">
        <w:fldChar w:fldCharType="separate"/>
      </w:r>
      <w:r w:rsidR="00CA350B">
        <w:rPr>
          <w:noProof/>
        </w:rPr>
        <w:t>3</w:t>
      </w:r>
      <w:ins w:id="248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84" w:author="phuong vu" w:date="2018-12-03T00:08:00Z">
        <w:r w:rsidR="00CA350B">
          <w:rPr>
            <w:noProof/>
          </w:rPr>
          <w:t>12</w:t>
        </w:r>
        <w:r w:rsidR="00CA350B">
          <w:fldChar w:fldCharType="end"/>
        </w:r>
      </w:ins>
      <w:del w:id="2485"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12</w:delText>
        </w:r>
        <w:r w:rsidR="001B1BC1" w:rsidDel="00CA350B">
          <w:rPr>
            <w:noProof/>
          </w:rPr>
          <w:fldChar w:fldCharType="end"/>
        </w:r>
      </w:del>
      <w:r w:rsidRPr="00CF739D">
        <w:rPr>
          <w:lang w:val="en-US"/>
        </w:rPr>
        <w:t xml:space="preserve"> Sơ đồ xử lí thay đổi trạng thái đơn hàng</w:t>
      </w:r>
      <w:bookmarkEnd w:id="2481"/>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02BD59FD" w:rsidR="004F28F8" w:rsidRPr="00CF739D" w:rsidRDefault="004F28F8">
      <w:pPr>
        <w:pStyle w:val="Caption"/>
      </w:pPr>
      <w:bookmarkStart w:id="2486" w:name="_Ref530087124"/>
      <w:bookmarkStart w:id="2487" w:name="_Ref530087110"/>
      <w:bookmarkStart w:id="2488" w:name="_Toc531380490"/>
      <w:r w:rsidRPr="00920004">
        <w:t xml:space="preserve">Hình </w:t>
      </w:r>
      <w:ins w:id="2489" w:author="phuong vu" w:date="2018-12-03T00:08:00Z">
        <w:r w:rsidR="00CA350B">
          <w:fldChar w:fldCharType="begin"/>
        </w:r>
        <w:r w:rsidR="00CA350B">
          <w:instrText xml:space="preserve"> STYLEREF 1 \s </w:instrText>
        </w:r>
      </w:ins>
      <w:r w:rsidR="00CA350B">
        <w:fldChar w:fldCharType="separate"/>
      </w:r>
      <w:r w:rsidR="00CA350B">
        <w:rPr>
          <w:noProof/>
        </w:rPr>
        <w:t>3</w:t>
      </w:r>
      <w:ins w:id="249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91" w:author="phuong vu" w:date="2018-12-03T00:08:00Z">
        <w:r w:rsidR="00CA350B">
          <w:rPr>
            <w:noProof/>
          </w:rPr>
          <w:t>13</w:t>
        </w:r>
        <w:r w:rsidR="00CA350B">
          <w:fldChar w:fldCharType="end"/>
        </w:r>
      </w:ins>
      <w:del w:id="2492"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13</w:delText>
        </w:r>
        <w:r w:rsidR="00EF3636" w:rsidRPr="00CF739D" w:rsidDel="00CA350B">
          <w:fldChar w:fldCharType="end"/>
        </w:r>
      </w:del>
      <w:bookmarkEnd w:id="2486"/>
      <w:r w:rsidRPr="00CF739D">
        <w:t xml:space="preserve"> Giao diện thực hiện chức năng tạo hóa đơn cho đơn hàng</w:t>
      </w:r>
      <w:bookmarkEnd w:id="2487"/>
      <w:bookmarkEnd w:id="2488"/>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48AB4DDB" w:rsidR="004F28F8" w:rsidRPr="00CF739D" w:rsidRDefault="004F28F8">
      <w:pPr>
        <w:pStyle w:val="Caption"/>
      </w:pPr>
      <w:bookmarkStart w:id="2493" w:name="_Toc531380491"/>
      <w:r w:rsidRPr="00920004">
        <w:t xml:space="preserve">Hình </w:t>
      </w:r>
      <w:ins w:id="2494" w:author="phuong vu" w:date="2018-12-03T00:08:00Z">
        <w:r w:rsidR="00CA350B">
          <w:fldChar w:fldCharType="begin"/>
        </w:r>
        <w:r w:rsidR="00CA350B">
          <w:instrText xml:space="preserve"> STYLEREF 1 \s </w:instrText>
        </w:r>
      </w:ins>
      <w:r w:rsidR="00CA350B">
        <w:fldChar w:fldCharType="separate"/>
      </w:r>
      <w:r w:rsidR="00CA350B">
        <w:rPr>
          <w:noProof/>
        </w:rPr>
        <w:t>3</w:t>
      </w:r>
      <w:ins w:id="2495"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496" w:author="phuong vu" w:date="2018-12-03T00:08:00Z">
        <w:r w:rsidR="00CA350B">
          <w:rPr>
            <w:noProof/>
          </w:rPr>
          <w:t>14</w:t>
        </w:r>
        <w:r w:rsidR="00CA350B">
          <w:fldChar w:fldCharType="end"/>
        </w:r>
      </w:ins>
      <w:del w:id="2497"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14</w:delText>
        </w:r>
        <w:r w:rsidR="00EF3636" w:rsidRPr="00CF739D" w:rsidDel="00CA350B">
          <w:fldChar w:fldCharType="end"/>
        </w:r>
      </w:del>
      <w:r w:rsidRPr="00CF739D">
        <w:t xml:space="preserve"> Giao diện xem hóa đơn của đơn hàng</w:t>
      </w:r>
      <w:bookmarkEnd w:id="2493"/>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5B7A92E"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920004">
              <w:t xml:space="preserve">Hình </w:t>
            </w:r>
            <w:r w:rsidR="00B5490C">
              <w:rPr>
                <w:noProof/>
              </w:rPr>
              <w:t>3</w:t>
            </w:r>
            <w:r w:rsidR="00B5490C" w:rsidRPr="00CF739D">
              <w:rPr>
                <w:noProof/>
              </w:rPr>
              <w:t>.</w:t>
            </w:r>
            <w:r w:rsidR="00B5490C">
              <w:rPr>
                <w:noProof/>
              </w:rPr>
              <w:t>13</w:t>
            </w:r>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7A7D1465" w:rsidR="000B72E2" w:rsidRPr="00CF739D" w:rsidRDefault="007267DC" w:rsidP="00CF739D">
      <w:pPr>
        <w:pStyle w:val="Caption"/>
        <w:rPr>
          <w:lang w:val="en-US"/>
        </w:rPr>
      </w:pPr>
      <w:bookmarkStart w:id="2498" w:name="_Toc53150456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8</w:t>
      </w:r>
      <w:r w:rsidR="001B1BC1">
        <w:rPr>
          <w:noProof/>
        </w:rPr>
        <w:fldChar w:fldCharType="end"/>
      </w:r>
      <w:r w:rsidRPr="00CF739D">
        <w:rPr>
          <w:lang w:val="en-US"/>
        </w:rPr>
        <w:t xml:space="preserve"> Các thành phần giao diện tạo hóa đơn đơn hàng</w:t>
      </w:r>
      <w:bookmarkEnd w:id="2498"/>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5F56E0F8" w:rsidR="00D225CD" w:rsidRPr="00CF739D" w:rsidRDefault="007267DC" w:rsidP="00CF739D">
      <w:pPr>
        <w:pStyle w:val="Caption"/>
        <w:rPr>
          <w:lang w:val="en-US"/>
        </w:rPr>
      </w:pPr>
      <w:bookmarkStart w:id="2499" w:name="_Toc53150457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9</w:t>
      </w:r>
      <w:r w:rsidR="001B1BC1">
        <w:rPr>
          <w:noProof/>
        </w:rPr>
        <w:fldChar w:fldCharType="end"/>
      </w:r>
      <w:r w:rsidRPr="00CF739D">
        <w:rPr>
          <w:lang w:val="en-US"/>
        </w:rPr>
        <w:t xml:space="preserve"> Dữ liệu sử dụng tạo hóa đơn đơn hàng</w:t>
      </w:r>
      <w:bookmarkEnd w:id="2499"/>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3B9AFD6B" w:rsidR="005A14ED" w:rsidRPr="00CF739D" w:rsidRDefault="005A14ED" w:rsidP="00CF739D">
      <w:pPr>
        <w:pStyle w:val="Caption"/>
        <w:rPr>
          <w:lang w:val="en-US"/>
        </w:rPr>
      </w:pPr>
      <w:bookmarkStart w:id="2500" w:name="_Toc531380492"/>
      <w:r w:rsidRPr="00CF739D">
        <w:t xml:space="preserve">Hình </w:t>
      </w:r>
      <w:ins w:id="2501" w:author="phuong vu" w:date="2018-12-03T00:08:00Z">
        <w:r w:rsidR="00CA350B">
          <w:fldChar w:fldCharType="begin"/>
        </w:r>
        <w:r w:rsidR="00CA350B">
          <w:instrText xml:space="preserve"> STYLEREF 1 \s </w:instrText>
        </w:r>
      </w:ins>
      <w:r w:rsidR="00CA350B">
        <w:fldChar w:fldCharType="separate"/>
      </w:r>
      <w:r w:rsidR="00CA350B">
        <w:rPr>
          <w:noProof/>
        </w:rPr>
        <w:t>3</w:t>
      </w:r>
      <w:ins w:id="250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03" w:author="phuong vu" w:date="2018-12-03T00:08:00Z">
        <w:r w:rsidR="00CA350B">
          <w:rPr>
            <w:noProof/>
          </w:rPr>
          <w:t>15</w:t>
        </w:r>
        <w:r w:rsidR="00CA350B">
          <w:fldChar w:fldCharType="end"/>
        </w:r>
      </w:ins>
      <w:del w:id="2504"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15</w:delText>
        </w:r>
        <w:r w:rsidR="001B1BC1" w:rsidDel="00CA350B">
          <w:rPr>
            <w:noProof/>
          </w:rPr>
          <w:fldChar w:fldCharType="end"/>
        </w:r>
      </w:del>
      <w:r w:rsidR="00946C11" w:rsidRPr="00CF739D">
        <w:rPr>
          <w:lang w:val="en-US"/>
        </w:rPr>
        <w:t xml:space="preserve"> Sơ đồ xử lí tạo hóa đơn đơn hàng</w:t>
      </w:r>
      <w:bookmarkEnd w:id="2500"/>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686050"/>
                    </a:xfrm>
                    <a:prstGeom prst="rect">
                      <a:avLst/>
                    </a:prstGeom>
                  </pic:spPr>
                </pic:pic>
              </a:graphicData>
            </a:graphic>
          </wp:inline>
        </w:drawing>
      </w:r>
    </w:p>
    <w:p w14:paraId="24BD55E1" w14:textId="4E676F17" w:rsidR="00770D42" w:rsidRPr="00CF739D" w:rsidRDefault="00770D42" w:rsidP="00CF739D">
      <w:pPr>
        <w:pStyle w:val="Caption"/>
      </w:pPr>
      <w:bookmarkStart w:id="2505" w:name="_Ref530600985"/>
      <w:bookmarkStart w:id="2506" w:name="_Toc531380493"/>
      <w:r w:rsidRPr="00CF739D">
        <w:t xml:space="preserve">Hình </w:t>
      </w:r>
      <w:ins w:id="2507" w:author="phuong vu" w:date="2018-12-03T00:08:00Z">
        <w:r w:rsidR="00CA350B">
          <w:fldChar w:fldCharType="begin"/>
        </w:r>
        <w:r w:rsidR="00CA350B">
          <w:instrText xml:space="preserve"> STYLEREF 1 \s </w:instrText>
        </w:r>
      </w:ins>
      <w:r w:rsidR="00CA350B">
        <w:fldChar w:fldCharType="separate"/>
      </w:r>
      <w:r w:rsidR="00CA350B">
        <w:rPr>
          <w:noProof/>
        </w:rPr>
        <w:t>3</w:t>
      </w:r>
      <w:ins w:id="250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09" w:author="phuong vu" w:date="2018-12-03T00:08:00Z">
        <w:r w:rsidR="00CA350B">
          <w:rPr>
            <w:noProof/>
          </w:rPr>
          <w:t>16</w:t>
        </w:r>
        <w:r w:rsidR="00CA350B">
          <w:fldChar w:fldCharType="end"/>
        </w:r>
      </w:ins>
      <w:del w:id="2510"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16</w:delText>
        </w:r>
        <w:r w:rsidR="001B1BC1" w:rsidDel="00CA350B">
          <w:rPr>
            <w:noProof/>
          </w:rPr>
          <w:fldChar w:fldCharType="end"/>
        </w:r>
      </w:del>
      <w:bookmarkEnd w:id="2505"/>
      <w:r w:rsidRPr="00CF739D">
        <w:t xml:space="preserve"> Giao diện cập nhật thông tin hóa đơn</w:t>
      </w:r>
      <w:bookmarkEnd w:id="2506"/>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6B12BC2"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16</w:t>
            </w:r>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2A24BE0F" w:rsidR="00F653CC" w:rsidRPr="00CF739D" w:rsidRDefault="00F653CC" w:rsidP="00CF739D">
      <w:pPr>
        <w:pStyle w:val="Caption"/>
        <w:rPr>
          <w:lang w:val="en-US"/>
        </w:rPr>
      </w:pPr>
      <w:bookmarkStart w:id="2511" w:name="_Toc53150457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10</w:t>
      </w:r>
      <w:r w:rsidR="001B1BC1">
        <w:rPr>
          <w:noProof/>
        </w:rPr>
        <w:fldChar w:fldCharType="end"/>
      </w:r>
      <w:r w:rsidRPr="00CF739D">
        <w:rPr>
          <w:lang w:val="en-US"/>
        </w:rPr>
        <w:t xml:space="preserve"> Các thành phần giao diện cập nhật hóa đơn</w:t>
      </w:r>
      <w:bookmarkEnd w:id="2511"/>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504382CF" w:rsidR="00565D22" w:rsidRPr="00CF739D" w:rsidRDefault="00F653CC" w:rsidP="00CF739D">
      <w:pPr>
        <w:pStyle w:val="Caption"/>
        <w:rPr>
          <w:lang w:val="en-US"/>
        </w:rPr>
      </w:pPr>
      <w:bookmarkStart w:id="2512" w:name="_Toc53150457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11</w:t>
      </w:r>
      <w:r w:rsidR="001B1BC1">
        <w:rPr>
          <w:noProof/>
        </w:rPr>
        <w:fldChar w:fldCharType="end"/>
      </w:r>
      <w:r w:rsidRPr="00CF739D">
        <w:rPr>
          <w:lang w:val="en-US"/>
        </w:rPr>
        <w:t xml:space="preserve"> Dữ liệu sử dụng cập nhật hóa đơn</w:t>
      </w:r>
      <w:bookmarkEnd w:id="2512"/>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233EEF11" w:rsidR="00E21716" w:rsidRPr="00CF739D" w:rsidRDefault="00946C11" w:rsidP="00CF739D">
      <w:pPr>
        <w:pStyle w:val="Caption"/>
        <w:rPr>
          <w:lang w:val="en-US"/>
        </w:rPr>
      </w:pPr>
      <w:bookmarkStart w:id="2513" w:name="_Toc531380494"/>
      <w:r w:rsidRPr="00CF739D">
        <w:t xml:space="preserve">Hình </w:t>
      </w:r>
      <w:ins w:id="2514" w:author="phuong vu" w:date="2018-12-03T00:08:00Z">
        <w:r w:rsidR="00CA350B">
          <w:fldChar w:fldCharType="begin"/>
        </w:r>
        <w:r w:rsidR="00CA350B">
          <w:instrText xml:space="preserve"> STYLEREF 1 \s </w:instrText>
        </w:r>
      </w:ins>
      <w:r w:rsidR="00CA350B">
        <w:fldChar w:fldCharType="separate"/>
      </w:r>
      <w:r w:rsidR="00CA350B">
        <w:rPr>
          <w:noProof/>
        </w:rPr>
        <w:t>3</w:t>
      </w:r>
      <w:ins w:id="2515"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16" w:author="phuong vu" w:date="2018-12-03T00:08:00Z">
        <w:r w:rsidR="00CA350B">
          <w:rPr>
            <w:noProof/>
          </w:rPr>
          <w:t>17</w:t>
        </w:r>
        <w:r w:rsidR="00CA350B">
          <w:fldChar w:fldCharType="end"/>
        </w:r>
      </w:ins>
      <w:del w:id="2517"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17</w:delText>
        </w:r>
        <w:r w:rsidR="001B1BC1" w:rsidDel="00CA350B">
          <w:rPr>
            <w:noProof/>
          </w:rPr>
          <w:fldChar w:fldCharType="end"/>
        </w:r>
      </w:del>
      <w:r w:rsidRPr="00CF739D">
        <w:rPr>
          <w:lang w:val="en-US"/>
        </w:rPr>
        <w:t xml:space="preserve"> Sơ đồ xử lí cập nhật hóa đơn</w:t>
      </w:r>
      <w:bookmarkEnd w:id="2513"/>
    </w:p>
    <w:p w14:paraId="3DAC2ECC" w14:textId="1B4DE053" w:rsidR="00A61DB2" w:rsidRPr="00CF739D" w:rsidRDefault="00FC2466" w:rsidP="00A27956">
      <w:pPr>
        <w:pStyle w:val="Heading4"/>
        <w:pPrChange w:id="2518" w:author="phuong vu" w:date="2018-12-03T00:17:00Z">
          <w:pPr>
            <w:pStyle w:val="Heading4"/>
            <w:spacing w:before="240" w:line="0" w:lineRule="atLeast"/>
          </w:pPr>
        </w:pPrChange>
      </w:pPr>
      <w:bookmarkStart w:id="2519" w:name="_Toc531502265"/>
      <w:r w:rsidRPr="00920004">
        <w:lastRenderedPageBreak/>
        <w:t>Q</w:t>
      </w:r>
      <w:r w:rsidRPr="00CF739D">
        <w:t>uản lí biên nhận</w:t>
      </w:r>
      <w:bookmarkEnd w:id="2519"/>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2530475"/>
                    </a:xfrm>
                    <a:prstGeom prst="rect">
                      <a:avLst/>
                    </a:prstGeom>
                  </pic:spPr>
                </pic:pic>
              </a:graphicData>
            </a:graphic>
          </wp:inline>
        </w:drawing>
      </w:r>
    </w:p>
    <w:p w14:paraId="21197602" w14:textId="32B1A438" w:rsidR="00E6429B" w:rsidRPr="00CF739D" w:rsidRDefault="005645EE" w:rsidP="00CF739D">
      <w:pPr>
        <w:pStyle w:val="Caption"/>
      </w:pPr>
      <w:bookmarkStart w:id="2520" w:name="_Toc531380495"/>
      <w:r w:rsidRPr="00CF739D">
        <w:t xml:space="preserve">Hình </w:t>
      </w:r>
      <w:ins w:id="2521" w:author="phuong vu" w:date="2018-12-03T00:08:00Z">
        <w:r w:rsidR="00CA350B">
          <w:fldChar w:fldCharType="begin"/>
        </w:r>
        <w:r w:rsidR="00CA350B">
          <w:instrText xml:space="preserve"> STYLEREF 1 \s </w:instrText>
        </w:r>
      </w:ins>
      <w:r w:rsidR="00CA350B">
        <w:fldChar w:fldCharType="separate"/>
      </w:r>
      <w:r w:rsidR="00CA350B">
        <w:rPr>
          <w:noProof/>
        </w:rPr>
        <w:t>3</w:t>
      </w:r>
      <w:ins w:id="2522"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23" w:author="phuong vu" w:date="2018-12-03T00:08:00Z">
        <w:r w:rsidR="00CA350B">
          <w:rPr>
            <w:noProof/>
          </w:rPr>
          <w:t>18</w:t>
        </w:r>
        <w:r w:rsidR="00CA350B">
          <w:fldChar w:fldCharType="end"/>
        </w:r>
      </w:ins>
      <w:del w:id="2524"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18</w:delText>
        </w:r>
        <w:r w:rsidR="001B1BC1" w:rsidDel="00CA350B">
          <w:rPr>
            <w:noProof/>
          </w:rPr>
          <w:fldChar w:fldCharType="end"/>
        </w:r>
      </w:del>
      <w:r w:rsidRPr="00CF739D">
        <w:t xml:space="preserve"> Giao diện xem danh sách biên nhận</w:t>
      </w:r>
      <w:bookmarkEnd w:id="2520"/>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5FAFC45F" w:rsidR="005645EE" w:rsidRDefault="006C10EC" w:rsidP="00A17FA5">
      <w:pPr>
        <w:pStyle w:val="Caption"/>
        <w:rPr>
          <w:lang w:val="en-US"/>
        </w:rPr>
      </w:pPr>
      <w:bookmarkStart w:id="2525" w:name="_Toc53150457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12</w:t>
      </w:r>
      <w:r w:rsidR="00D632EE" w:rsidRPr="00CF739D">
        <w:fldChar w:fldCharType="end"/>
      </w:r>
      <w:r w:rsidRPr="00920004">
        <w:rPr>
          <w:lang w:val="en-US"/>
        </w:rPr>
        <w:t xml:space="preserve"> Các thành phần giao diện xem danh sách biên nhận theo trạng thái</w:t>
      </w:r>
      <w:bookmarkEnd w:id="2525"/>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3C314F26" w:rsidR="00DE7121" w:rsidRPr="00CF739D" w:rsidRDefault="006C10EC" w:rsidP="00CF739D">
      <w:pPr>
        <w:pStyle w:val="Caption"/>
        <w:rPr>
          <w:lang w:val="en-US"/>
        </w:rPr>
      </w:pPr>
      <w:bookmarkStart w:id="2526" w:name="_Toc53150457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13</w:t>
      </w:r>
      <w:r w:rsidR="001B1BC1">
        <w:rPr>
          <w:noProof/>
        </w:rPr>
        <w:fldChar w:fldCharType="end"/>
      </w:r>
      <w:r w:rsidRPr="00CF739D">
        <w:rPr>
          <w:lang w:val="en-US"/>
        </w:rPr>
        <w:t xml:space="preserve"> Dữ liệu sử dụng xem danh sách biên nhận theo trạng thái</w:t>
      </w:r>
      <w:bookmarkEnd w:id="2526"/>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5BB6B9EF" w:rsidR="006C10EC" w:rsidRPr="00CF739D" w:rsidRDefault="006C10EC" w:rsidP="00CF739D">
      <w:pPr>
        <w:pStyle w:val="Caption"/>
        <w:rPr>
          <w:lang w:val="en-US"/>
        </w:rPr>
      </w:pPr>
      <w:bookmarkStart w:id="2527" w:name="_Toc531380496"/>
      <w:r w:rsidRPr="00CF739D">
        <w:t xml:space="preserve">Hình </w:t>
      </w:r>
      <w:ins w:id="2528" w:author="phuong vu" w:date="2018-12-03T00:08:00Z">
        <w:r w:rsidR="00CA350B">
          <w:fldChar w:fldCharType="begin"/>
        </w:r>
        <w:r w:rsidR="00CA350B">
          <w:instrText xml:space="preserve"> STYLEREF 1 \s </w:instrText>
        </w:r>
      </w:ins>
      <w:r w:rsidR="00CA350B">
        <w:fldChar w:fldCharType="separate"/>
      </w:r>
      <w:r w:rsidR="00CA350B">
        <w:rPr>
          <w:noProof/>
        </w:rPr>
        <w:t>3</w:t>
      </w:r>
      <w:ins w:id="252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30" w:author="phuong vu" w:date="2018-12-03T00:08:00Z">
        <w:r w:rsidR="00CA350B">
          <w:rPr>
            <w:noProof/>
          </w:rPr>
          <w:t>19</w:t>
        </w:r>
        <w:r w:rsidR="00CA350B">
          <w:fldChar w:fldCharType="end"/>
        </w:r>
      </w:ins>
      <w:del w:id="253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19</w:delText>
        </w:r>
        <w:r w:rsidR="001B1BC1" w:rsidDel="00CA350B">
          <w:rPr>
            <w:noProof/>
          </w:rPr>
          <w:fldChar w:fldCharType="end"/>
        </w:r>
      </w:del>
      <w:r w:rsidRPr="00CF739D">
        <w:rPr>
          <w:lang w:val="en-US"/>
        </w:rPr>
        <w:t xml:space="preserve"> Sơ đồ xử lí xem danh sách đơn hàng theo trạng thái</w:t>
      </w:r>
      <w:bookmarkEnd w:id="2527"/>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2532" w:name="_Toc531380497"/>
    <w:p w14:paraId="58CF6C74" w14:textId="5C05ECA3"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7">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9">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80"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81"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82"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4BA0216D" w:rsidR="005E260F" w:rsidRPr="00CF739D" w:rsidRDefault="005E260F">
                            <w:pPr>
                              <w:pStyle w:val="Caption"/>
                              <w:rPr>
                                <w:noProof/>
                                <w:szCs w:val="26"/>
                                <w:lang w:val="en-US"/>
                              </w:rPr>
                            </w:pPr>
                            <w:bookmarkStart w:id="2533" w:name="_Toc531380498"/>
                            <w:r>
                              <w:t xml:space="preserve">Hình </w:t>
                            </w:r>
                            <w:ins w:id="2534" w:author="phuong vu" w:date="2018-12-03T00:08:00Z">
                              <w:r>
                                <w:fldChar w:fldCharType="begin"/>
                              </w:r>
                              <w:r>
                                <w:instrText xml:space="preserve"> STYLEREF 1 \s </w:instrText>
                              </w:r>
                            </w:ins>
                            <w:r>
                              <w:fldChar w:fldCharType="separate"/>
                            </w:r>
                            <w:r>
                              <w:rPr>
                                <w:noProof/>
                              </w:rPr>
                              <w:t>3</w:t>
                            </w:r>
                            <w:ins w:id="2535" w:author="phuong vu" w:date="2018-12-03T00:08:00Z">
                              <w:r>
                                <w:fldChar w:fldCharType="end"/>
                              </w:r>
                              <w:r>
                                <w:t>.</w:t>
                              </w:r>
                              <w:r>
                                <w:fldChar w:fldCharType="begin"/>
                              </w:r>
                              <w:r>
                                <w:instrText xml:space="preserve"> SEQ Hình \* ARABIC \s 1 </w:instrText>
                              </w:r>
                            </w:ins>
                            <w:r>
                              <w:fldChar w:fldCharType="separate"/>
                            </w:r>
                            <w:ins w:id="2536" w:author="phuong vu" w:date="2018-12-03T00:08:00Z">
                              <w:r>
                                <w:rPr>
                                  <w:noProof/>
                                </w:rPr>
                                <w:t>20</w:t>
                              </w:r>
                              <w:r>
                                <w:fldChar w:fldCharType="end"/>
                              </w:r>
                            </w:ins>
                            <w:del w:id="2537"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20</w:delText>
                              </w:r>
                              <w:r w:rsidDel="00CA350B">
                                <w:rPr>
                                  <w:noProof/>
                                </w:rPr>
                                <w:fldChar w:fldCharType="end"/>
                              </w:r>
                            </w:del>
                            <w:r>
                              <w:rPr>
                                <w:lang w:val="en-US"/>
                              </w:rPr>
                              <w:t xml:space="preserve"> Các chức năng ứng với biên nhận</w:t>
                            </w:r>
                            <w:bookmarkEnd w:id="25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4BA0216D" w:rsidR="005E260F" w:rsidRPr="00CF739D" w:rsidRDefault="005E260F">
                      <w:pPr>
                        <w:pStyle w:val="Caption"/>
                        <w:rPr>
                          <w:noProof/>
                          <w:szCs w:val="26"/>
                          <w:lang w:val="en-US"/>
                        </w:rPr>
                      </w:pPr>
                      <w:bookmarkStart w:id="2538" w:name="_Toc531380498"/>
                      <w:r>
                        <w:t xml:space="preserve">Hình </w:t>
                      </w:r>
                      <w:ins w:id="2539" w:author="phuong vu" w:date="2018-12-03T00:08:00Z">
                        <w:r>
                          <w:fldChar w:fldCharType="begin"/>
                        </w:r>
                        <w:r>
                          <w:instrText xml:space="preserve"> STYLEREF 1 \s </w:instrText>
                        </w:r>
                      </w:ins>
                      <w:r>
                        <w:fldChar w:fldCharType="separate"/>
                      </w:r>
                      <w:r>
                        <w:rPr>
                          <w:noProof/>
                        </w:rPr>
                        <w:t>3</w:t>
                      </w:r>
                      <w:ins w:id="2540" w:author="phuong vu" w:date="2018-12-03T00:08:00Z">
                        <w:r>
                          <w:fldChar w:fldCharType="end"/>
                        </w:r>
                        <w:r>
                          <w:t>.</w:t>
                        </w:r>
                        <w:r>
                          <w:fldChar w:fldCharType="begin"/>
                        </w:r>
                        <w:r>
                          <w:instrText xml:space="preserve"> SEQ Hình \* ARABIC \s 1 </w:instrText>
                        </w:r>
                      </w:ins>
                      <w:r>
                        <w:fldChar w:fldCharType="separate"/>
                      </w:r>
                      <w:ins w:id="2541" w:author="phuong vu" w:date="2018-12-03T00:08:00Z">
                        <w:r>
                          <w:rPr>
                            <w:noProof/>
                          </w:rPr>
                          <w:t>20</w:t>
                        </w:r>
                        <w:r>
                          <w:fldChar w:fldCharType="end"/>
                        </w:r>
                      </w:ins>
                      <w:del w:id="2542"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20</w:delText>
                        </w:r>
                        <w:r w:rsidDel="00CA350B">
                          <w:rPr>
                            <w:noProof/>
                          </w:rPr>
                          <w:fldChar w:fldCharType="end"/>
                        </w:r>
                      </w:del>
                      <w:r>
                        <w:rPr>
                          <w:lang w:val="en-US"/>
                        </w:rPr>
                        <w:t xml:space="preserve"> Các chức năng ứng với biên nhận</w:t>
                      </w:r>
                      <w:bookmarkEnd w:id="2538"/>
                    </w:p>
                  </w:txbxContent>
                </v:textbox>
                <w10:wrap type="topAndBottom"/>
              </v:shape>
            </w:pict>
          </mc:Fallback>
        </mc:AlternateContent>
      </w:r>
      <w:r w:rsidR="003C2D88" w:rsidRPr="00920004">
        <w:t xml:space="preserve">Hình </w:t>
      </w:r>
      <w:ins w:id="2543" w:author="phuong vu" w:date="2018-12-03T00:08:00Z">
        <w:r w:rsidR="00CA350B">
          <w:fldChar w:fldCharType="begin"/>
        </w:r>
        <w:r w:rsidR="00CA350B">
          <w:instrText xml:space="preserve"> STYLEREF 1 \s </w:instrText>
        </w:r>
      </w:ins>
      <w:r w:rsidR="00CA350B">
        <w:fldChar w:fldCharType="separate"/>
      </w:r>
      <w:r w:rsidR="00CA350B">
        <w:rPr>
          <w:noProof/>
        </w:rPr>
        <w:t>3</w:t>
      </w:r>
      <w:ins w:id="2544"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45" w:author="phuong vu" w:date="2018-12-03T00:08:00Z">
        <w:r w:rsidR="00CA350B">
          <w:rPr>
            <w:noProof/>
          </w:rPr>
          <w:t>21</w:t>
        </w:r>
        <w:r w:rsidR="00CA350B">
          <w:fldChar w:fldCharType="end"/>
        </w:r>
      </w:ins>
      <w:del w:id="2546"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21</w:delText>
        </w:r>
        <w:r w:rsidR="00EF3636" w:rsidRPr="00CF739D" w:rsidDel="00CA350B">
          <w:fldChar w:fldCharType="end"/>
        </w:r>
      </w:del>
      <w:r w:rsidR="003C2D88" w:rsidRPr="00CF739D">
        <w:t xml:space="preserve"> Giao diện chi tiết biên nhận</w:t>
      </w:r>
      <w:bookmarkEnd w:id="2532"/>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4D9DED2A" w:rsidR="00565D22" w:rsidRPr="00CF739D" w:rsidRDefault="005A14ED" w:rsidP="00CF739D">
      <w:pPr>
        <w:pStyle w:val="Caption"/>
        <w:rPr>
          <w:lang w:val="en-US"/>
        </w:rPr>
      </w:pPr>
      <w:bookmarkStart w:id="2547" w:name="_Toc53150457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14</w:t>
      </w:r>
      <w:r w:rsidR="001B1BC1">
        <w:rPr>
          <w:noProof/>
        </w:rPr>
        <w:fldChar w:fldCharType="end"/>
      </w:r>
      <w:r w:rsidRPr="00CF739D">
        <w:rPr>
          <w:lang w:val="en-US"/>
        </w:rPr>
        <w:t xml:space="preserve"> Các thành phần giao diện xem chi tiết biên nhận</w:t>
      </w:r>
      <w:bookmarkEnd w:id="2547"/>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77D095AE" w:rsidR="008E1FFB" w:rsidRPr="00CF739D" w:rsidRDefault="005A14ED" w:rsidP="00CF739D">
      <w:pPr>
        <w:pStyle w:val="Caption"/>
        <w:rPr>
          <w:lang w:val="en-US"/>
        </w:rPr>
      </w:pPr>
      <w:bookmarkStart w:id="2548" w:name="_Toc531504576"/>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15</w:t>
      </w:r>
      <w:r w:rsidR="001B1BC1">
        <w:rPr>
          <w:noProof/>
        </w:rPr>
        <w:fldChar w:fldCharType="end"/>
      </w:r>
      <w:r w:rsidRPr="00CF739D">
        <w:rPr>
          <w:lang w:val="en-US"/>
        </w:rPr>
        <w:t xml:space="preserve"> Dữ liệu sử dụng xem chi tiết biên nhận</w:t>
      </w:r>
      <w:bookmarkEnd w:id="2548"/>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604C848C" w:rsidR="005A14ED" w:rsidRPr="00CF739D" w:rsidRDefault="00EC6582" w:rsidP="00CF739D">
      <w:pPr>
        <w:pStyle w:val="Caption"/>
        <w:rPr>
          <w:lang w:val="en-US"/>
        </w:rPr>
      </w:pPr>
      <w:bookmarkStart w:id="2549" w:name="_Toc531380499"/>
      <w:r w:rsidRPr="00CF739D">
        <w:t xml:space="preserve">Hình </w:t>
      </w:r>
      <w:ins w:id="2550" w:author="phuong vu" w:date="2018-12-03T00:08:00Z">
        <w:r w:rsidR="00CA350B">
          <w:fldChar w:fldCharType="begin"/>
        </w:r>
        <w:r w:rsidR="00CA350B">
          <w:instrText xml:space="preserve"> STYLEREF 1 \s </w:instrText>
        </w:r>
      </w:ins>
      <w:r w:rsidR="00CA350B">
        <w:fldChar w:fldCharType="separate"/>
      </w:r>
      <w:r w:rsidR="00CA350B">
        <w:rPr>
          <w:noProof/>
        </w:rPr>
        <w:t>3</w:t>
      </w:r>
      <w:ins w:id="255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52" w:author="phuong vu" w:date="2018-12-03T00:08:00Z">
        <w:r w:rsidR="00CA350B">
          <w:rPr>
            <w:noProof/>
          </w:rPr>
          <w:t>22</w:t>
        </w:r>
        <w:r w:rsidR="00CA350B">
          <w:fldChar w:fldCharType="end"/>
        </w:r>
      </w:ins>
      <w:del w:id="2553"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22</w:delText>
        </w:r>
        <w:r w:rsidR="001B1BC1" w:rsidDel="00CA350B">
          <w:rPr>
            <w:noProof/>
          </w:rPr>
          <w:fldChar w:fldCharType="end"/>
        </w:r>
      </w:del>
      <w:r w:rsidRPr="00CF739D">
        <w:rPr>
          <w:lang w:val="en-US"/>
        </w:rPr>
        <w:t xml:space="preserve"> Sơ đồ xử lí xem chi tiết biên nhận</w:t>
      </w:r>
      <w:bookmarkEnd w:id="2549"/>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0B7C10E8" w:rsidR="00840C60" w:rsidRPr="00CF739D" w:rsidRDefault="00840C60">
      <w:pPr>
        <w:pStyle w:val="Caption"/>
      </w:pPr>
      <w:bookmarkStart w:id="2554" w:name="_Toc531380500"/>
      <w:r w:rsidRPr="00920004">
        <w:t xml:space="preserve">Hình </w:t>
      </w:r>
      <w:ins w:id="2555" w:author="phuong vu" w:date="2018-12-03T00:08:00Z">
        <w:r w:rsidR="00CA350B">
          <w:fldChar w:fldCharType="begin"/>
        </w:r>
        <w:r w:rsidR="00CA350B">
          <w:instrText xml:space="preserve"> STYLEREF 1 \s </w:instrText>
        </w:r>
      </w:ins>
      <w:r w:rsidR="00CA350B">
        <w:fldChar w:fldCharType="separate"/>
      </w:r>
      <w:r w:rsidR="00CA350B">
        <w:rPr>
          <w:noProof/>
        </w:rPr>
        <w:t>3</w:t>
      </w:r>
      <w:ins w:id="255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57" w:author="phuong vu" w:date="2018-12-03T00:08:00Z">
        <w:r w:rsidR="00CA350B">
          <w:rPr>
            <w:noProof/>
          </w:rPr>
          <w:t>23</w:t>
        </w:r>
        <w:r w:rsidR="00CA350B">
          <w:fldChar w:fldCharType="end"/>
        </w:r>
      </w:ins>
      <w:del w:id="2558"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23</w:delText>
        </w:r>
        <w:r w:rsidR="00EF3636" w:rsidRPr="00CF739D" w:rsidDel="00CA350B">
          <w:fldChar w:fldCharType="end"/>
        </w:r>
      </w:del>
      <w:r w:rsidRPr="00CF739D">
        <w:t xml:space="preserve"> Giao diện thay đổi trạng thái biên nhận khi trạng thái "đang chờ"</w:t>
      </w:r>
      <w:bookmarkEnd w:id="2554"/>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5">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6F0C70E9" w:rsidR="004F28F8" w:rsidRPr="00CF739D" w:rsidRDefault="004F28F8">
      <w:pPr>
        <w:pStyle w:val="Caption"/>
      </w:pPr>
      <w:bookmarkStart w:id="2559" w:name="_Toc531380501"/>
      <w:r w:rsidRPr="00920004">
        <w:t xml:space="preserve">Hình </w:t>
      </w:r>
      <w:ins w:id="2560" w:author="phuong vu" w:date="2018-12-03T00:08:00Z">
        <w:r w:rsidR="00CA350B">
          <w:fldChar w:fldCharType="begin"/>
        </w:r>
        <w:r w:rsidR="00CA350B">
          <w:instrText xml:space="preserve"> STYLEREF 1 \s </w:instrText>
        </w:r>
      </w:ins>
      <w:r w:rsidR="00CA350B">
        <w:fldChar w:fldCharType="separate"/>
      </w:r>
      <w:r w:rsidR="00CA350B">
        <w:rPr>
          <w:noProof/>
        </w:rPr>
        <w:t>3</w:t>
      </w:r>
      <w:ins w:id="256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62" w:author="phuong vu" w:date="2018-12-03T00:08:00Z">
        <w:r w:rsidR="00CA350B">
          <w:rPr>
            <w:noProof/>
          </w:rPr>
          <w:t>24</w:t>
        </w:r>
        <w:r w:rsidR="00CA350B">
          <w:fldChar w:fldCharType="end"/>
        </w:r>
      </w:ins>
      <w:del w:id="256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24</w:delText>
        </w:r>
        <w:r w:rsidR="00EF3636" w:rsidRPr="00CF739D" w:rsidDel="00CA350B">
          <w:fldChar w:fldCharType="end"/>
        </w:r>
      </w:del>
      <w:r w:rsidRPr="00CF739D">
        <w:t xml:space="preserve"> Giao diện thay đổi trạng thái biên nhận khi trạng thái "đang chờ trả đồ"</w:t>
      </w:r>
      <w:bookmarkEnd w:id="2559"/>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46E9EB1D" w:rsidR="00D632EE" w:rsidRPr="00CF739D" w:rsidRDefault="00D632EE" w:rsidP="00CF739D">
      <w:pPr>
        <w:pStyle w:val="Caption"/>
        <w:rPr>
          <w:lang w:val="en-US"/>
        </w:rPr>
      </w:pPr>
      <w:bookmarkStart w:id="2564" w:name="_Toc531504577"/>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16</w:t>
      </w:r>
      <w:r w:rsidR="001B1BC1">
        <w:rPr>
          <w:noProof/>
        </w:rPr>
        <w:fldChar w:fldCharType="end"/>
      </w:r>
      <w:r w:rsidRPr="00CF739D">
        <w:rPr>
          <w:lang w:val="en-US"/>
        </w:rPr>
        <w:t xml:space="preserve"> Các thành phần giao diện thay đổi trạng thái biên nhận</w:t>
      </w:r>
      <w:bookmarkEnd w:id="2564"/>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33ADC6EC" w:rsidR="00DE2334" w:rsidRPr="00CF739D" w:rsidRDefault="00D632EE" w:rsidP="00CF739D">
      <w:pPr>
        <w:pStyle w:val="Caption"/>
        <w:rPr>
          <w:lang w:val="en-US"/>
        </w:rPr>
      </w:pPr>
      <w:bookmarkStart w:id="2565" w:name="_Toc53150457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17</w:t>
      </w:r>
      <w:r w:rsidR="001B1BC1">
        <w:rPr>
          <w:noProof/>
        </w:rPr>
        <w:fldChar w:fldCharType="end"/>
      </w:r>
      <w:r w:rsidRPr="00CF739D">
        <w:rPr>
          <w:lang w:val="en-US"/>
        </w:rPr>
        <w:t xml:space="preserve"> Dữ liệu sử dụng thay đổi trạng thái biên nhận</w:t>
      </w:r>
      <w:bookmarkEnd w:id="2565"/>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37A53826" w:rsidR="007D228D" w:rsidRPr="00CF739D" w:rsidRDefault="007D228D" w:rsidP="00CF739D">
      <w:pPr>
        <w:pStyle w:val="Caption"/>
        <w:rPr>
          <w:lang w:val="en-US"/>
        </w:rPr>
      </w:pPr>
      <w:bookmarkStart w:id="2566" w:name="_Toc531380502"/>
      <w:r w:rsidRPr="00CF739D">
        <w:t xml:space="preserve">Hình </w:t>
      </w:r>
      <w:ins w:id="2567" w:author="phuong vu" w:date="2018-12-03T00:08:00Z">
        <w:r w:rsidR="00CA350B">
          <w:fldChar w:fldCharType="begin"/>
        </w:r>
        <w:r w:rsidR="00CA350B">
          <w:instrText xml:space="preserve"> STYLEREF 1 \s </w:instrText>
        </w:r>
      </w:ins>
      <w:r w:rsidR="00CA350B">
        <w:fldChar w:fldCharType="separate"/>
      </w:r>
      <w:r w:rsidR="00CA350B">
        <w:rPr>
          <w:noProof/>
        </w:rPr>
        <w:t>3</w:t>
      </w:r>
      <w:ins w:id="256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69" w:author="phuong vu" w:date="2018-12-03T00:08:00Z">
        <w:r w:rsidR="00CA350B">
          <w:rPr>
            <w:noProof/>
          </w:rPr>
          <w:t>25</w:t>
        </w:r>
        <w:r w:rsidR="00CA350B">
          <w:fldChar w:fldCharType="end"/>
        </w:r>
      </w:ins>
      <w:del w:id="2570"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25</w:delText>
        </w:r>
        <w:r w:rsidR="001B1BC1" w:rsidDel="00CA350B">
          <w:rPr>
            <w:noProof/>
          </w:rPr>
          <w:fldChar w:fldCharType="end"/>
        </w:r>
      </w:del>
      <w:r w:rsidRPr="00CF739D">
        <w:rPr>
          <w:lang w:val="en-US"/>
        </w:rPr>
        <w:t xml:space="preserve"> Sơ đồ xử lí thay đổi trạng thái biên nhận</w:t>
      </w:r>
      <w:bookmarkEnd w:id="2566"/>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4F421A69">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27BCA68D" w:rsidR="006C3B6C" w:rsidRPr="00CF739D" w:rsidRDefault="006C3B6C">
      <w:pPr>
        <w:pStyle w:val="Caption"/>
      </w:pPr>
      <w:bookmarkStart w:id="2571" w:name="_Toc531380503"/>
      <w:r w:rsidRPr="00920004">
        <w:t xml:space="preserve">Hình </w:t>
      </w:r>
      <w:ins w:id="2572" w:author="phuong vu" w:date="2018-12-03T00:08:00Z">
        <w:r w:rsidR="00CA350B">
          <w:fldChar w:fldCharType="begin"/>
        </w:r>
        <w:r w:rsidR="00CA350B">
          <w:instrText xml:space="preserve"> STYLEREF 1 \s </w:instrText>
        </w:r>
      </w:ins>
      <w:r w:rsidR="00CA350B">
        <w:fldChar w:fldCharType="separate"/>
      </w:r>
      <w:r w:rsidR="00CA350B">
        <w:rPr>
          <w:noProof/>
        </w:rPr>
        <w:t>3</w:t>
      </w:r>
      <w:ins w:id="257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74" w:author="phuong vu" w:date="2018-12-03T00:08:00Z">
        <w:r w:rsidR="00CA350B">
          <w:rPr>
            <w:noProof/>
          </w:rPr>
          <w:t>26</w:t>
        </w:r>
        <w:r w:rsidR="00CA350B">
          <w:fldChar w:fldCharType="end"/>
        </w:r>
      </w:ins>
      <w:del w:id="2575"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26</w:delText>
        </w:r>
        <w:r w:rsidR="00EF3636" w:rsidRPr="00CF739D" w:rsidDel="00CA350B">
          <w:fldChar w:fldCharType="end"/>
        </w:r>
      </w:del>
      <w:r w:rsidRPr="00CF739D">
        <w:t xml:space="preserve"> Giao diện cập nhật thông tin biên nhận với trạng thái "đang chờ"</w:t>
      </w:r>
      <w:bookmarkEnd w:id="2571"/>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8">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0D3404E7" w:rsidR="0013721C" w:rsidRPr="00CF739D" w:rsidRDefault="0013721C">
      <w:pPr>
        <w:pStyle w:val="Caption"/>
      </w:pPr>
      <w:bookmarkStart w:id="2576" w:name="_Toc531380504"/>
      <w:r w:rsidRPr="00920004">
        <w:t xml:space="preserve">Hình </w:t>
      </w:r>
      <w:ins w:id="2577" w:author="phuong vu" w:date="2018-12-03T00:08:00Z">
        <w:r w:rsidR="00CA350B">
          <w:fldChar w:fldCharType="begin"/>
        </w:r>
        <w:r w:rsidR="00CA350B">
          <w:instrText xml:space="preserve"> STYLEREF 1 \s </w:instrText>
        </w:r>
      </w:ins>
      <w:r w:rsidR="00CA350B">
        <w:fldChar w:fldCharType="separate"/>
      </w:r>
      <w:r w:rsidR="00CA350B">
        <w:rPr>
          <w:noProof/>
        </w:rPr>
        <w:t>3</w:t>
      </w:r>
      <w:ins w:id="2578"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79" w:author="phuong vu" w:date="2018-12-03T00:08:00Z">
        <w:r w:rsidR="00CA350B">
          <w:rPr>
            <w:noProof/>
          </w:rPr>
          <w:t>27</w:t>
        </w:r>
        <w:r w:rsidR="00CA350B">
          <w:fldChar w:fldCharType="end"/>
        </w:r>
      </w:ins>
      <w:del w:id="2580"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27</w:delText>
        </w:r>
        <w:r w:rsidR="00EF3636" w:rsidRPr="00CF739D" w:rsidDel="00CA350B">
          <w:fldChar w:fldCharType="end"/>
        </w:r>
      </w:del>
      <w:r w:rsidR="00C20A03" w:rsidRPr="00CF739D">
        <w:t xml:space="preserve"> </w:t>
      </w:r>
      <w:r w:rsidRPr="00920004">
        <w:t>Giao diện cập nhật thông tin biên nhận với trạng thái "đang chờ</w:t>
      </w:r>
      <w:r w:rsidRPr="00CF739D">
        <w:t xml:space="preserve"> trả đồ</w:t>
      </w:r>
      <w:r w:rsidRPr="00920004">
        <w:t>"</w:t>
      </w:r>
      <w:bookmarkEnd w:id="2576"/>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15D38089" w:rsidR="00451F3E" w:rsidRPr="00CF739D" w:rsidRDefault="005A14ED" w:rsidP="00CF739D">
      <w:pPr>
        <w:pStyle w:val="Caption"/>
        <w:rPr>
          <w:lang w:val="en-US"/>
        </w:rPr>
      </w:pPr>
      <w:bookmarkStart w:id="2581" w:name="_Toc53150457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18</w:t>
      </w:r>
      <w:r w:rsidR="001B1BC1">
        <w:rPr>
          <w:noProof/>
        </w:rPr>
        <w:fldChar w:fldCharType="end"/>
      </w:r>
      <w:r w:rsidRPr="00CF739D">
        <w:rPr>
          <w:lang w:val="en-US"/>
        </w:rPr>
        <w:t xml:space="preserve"> Các thành phần giao diện cập nhật thông tin biên nhận</w:t>
      </w:r>
      <w:bookmarkEnd w:id="2581"/>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70036F05" w:rsidR="00DE2334" w:rsidRPr="00CF739D" w:rsidRDefault="005A14ED" w:rsidP="00CF739D">
      <w:pPr>
        <w:pStyle w:val="Caption"/>
        <w:rPr>
          <w:lang w:val="en-US"/>
        </w:rPr>
      </w:pPr>
      <w:bookmarkStart w:id="2582" w:name="_Toc53150458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19</w:t>
      </w:r>
      <w:r w:rsidR="001B1BC1">
        <w:rPr>
          <w:noProof/>
        </w:rPr>
        <w:fldChar w:fldCharType="end"/>
      </w:r>
      <w:r w:rsidRPr="00CF739D">
        <w:rPr>
          <w:lang w:val="en-US"/>
        </w:rPr>
        <w:t xml:space="preserve"> Dữ liệu sử dụng cập nhật thông tin biên nhận</w:t>
      </w:r>
      <w:bookmarkEnd w:id="2582"/>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015BD3E7" w:rsidR="00A57F07" w:rsidRPr="00CF739D" w:rsidRDefault="00A57F07" w:rsidP="00CF739D">
      <w:pPr>
        <w:pStyle w:val="Caption"/>
        <w:rPr>
          <w:lang w:val="en-US"/>
        </w:rPr>
      </w:pPr>
      <w:bookmarkStart w:id="2583" w:name="_Toc531380505"/>
      <w:r w:rsidRPr="00CF739D">
        <w:t xml:space="preserve">Hình </w:t>
      </w:r>
      <w:ins w:id="2584" w:author="phuong vu" w:date="2018-12-03T00:08:00Z">
        <w:r w:rsidR="00CA350B">
          <w:fldChar w:fldCharType="begin"/>
        </w:r>
        <w:r w:rsidR="00CA350B">
          <w:instrText xml:space="preserve"> STYLEREF 1 \s </w:instrText>
        </w:r>
      </w:ins>
      <w:r w:rsidR="00CA350B">
        <w:fldChar w:fldCharType="separate"/>
      </w:r>
      <w:r w:rsidR="00CA350B">
        <w:rPr>
          <w:noProof/>
        </w:rPr>
        <w:t>3</w:t>
      </w:r>
      <w:ins w:id="2585"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86" w:author="phuong vu" w:date="2018-12-03T00:08:00Z">
        <w:r w:rsidR="00CA350B">
          <w:rPr>
            <w:noProof/>
          </w:rPr>
          <w:t>28</w:t>
        </w:r>
        <w:r w:rsidR="00CA350B">
          <w:fldChar w:fldCharType="end"/>
        </w:r>
      </w:ins>
      <w:del w:id="2587"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28</w:delText>
        </w:r>
        <w:r w:rsidR="001B1BC1" w:rsidDel="00CA350B">
          <w:rPr>
            <w:noProof/>
          </w:rPr>
          <w:fldChar w:fldCharType="end"/>
        </w:r>
      </w:del>
      <w:r w:rsidRPr="00CF739D">
        <w:rPr>
          <w:lang w:val="en-US"/>
        </w:rPr>
        <w:t xml:space="preserve"> Sơ đồ xử lí cập nhật thông tin biên nhận</w:t>
      </w:r>
      <w:bookmarkEnd w:id="2583"/>
    </w:p>
    <w:p w14:paraId="0B918616" w14:textId="6B914B6B" w:rsidR="00DD0637" w:rsidRPr="00CF739D" w:rsidRDefault="00D25C6A" w:rsidP="00A27956">
      <w:pPr>
        <w:pStyle w:val="Heading4"/>
        <w:pPrChange w:id="2588" w:author="phuong vu" w:date="2018-12-03T00:17:00Z">
          <w:pPr>
            <w:pStyle w:val="Heading4"/>
            <w:spacing w:before="240" w:line="0" w:lineRule="atLeast"/>
          </w:pPr>
        </w:pPrChange>
      </w:pPr>
      <w:bookmarkStart w:id="2589" w:name="_Toc531502266"/>
      <w:r w:rsidRPr="00CF739D">
        <w:lastRenderedPageBreak/>
        <w:t>Quản lí phân công xử lí đơn hàng</w:t>
      </w:r>
      <w:bookmarkEnd w:id="2589"/>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6FE0938D" w:rsidR="008C24F2" w:rsidRPr="00CF739D" w:rsidRDefault="0019690B">
      <w:pPr>
        <w:pStyle w:val="Caption"/>
      </w:pPr>
      <w:bookmarkStart w:id="2590" w:name="_Ref530595407"/>
      <w:bookmarkStart w:id="2591" w:name="_Toc531380506"/>
      <w:r w:rsidRPr="00920004">
        <w:t xml:space="preserve">Hình </w:t>
      </w:r>
      <w:ins w:id="2592" w:author="phuong vu" w:date="2018-12-03T00:08:00Z">
        <w:r w:rsidR="00CA350B">
          <w:fldChar w:fldCharType="begin"/>
        </w:r>
        <w:r w:rsidR="00CA350B">
          <w:instrText xml:space="preserve"> STYLEREF 1 \s </w:instrText>
        </w:r>
      </w:ins>
      <w:r w:rsidR="00CA350B">
        <w:fldChar w:fldCharType="separate"/>
      </w:r>
      <w:r w:rsidR="00CA350B">
        <w:rPr>
          <w:noProof/>
        </w:rPr>
        <w:t>3</w:t>
      </w:r>
      <w:ins w:id="259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594" w:author="phuong vu" w:date="2018-12-03T00:08:00Z">
        <w:r w:rsidR="00CA350B">
          <w:rPr>
            <w:noProof/>
          </w:rPr>
          <w:t>29</w:t>
        </w:r>
        <w:r w:rsidR="00CA350B">
          <w:fldChar w:fldCharType="end"/>
        </w:r>
      </w:ins>
      <w:del w:id="2595"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29</w:delText>
        </w:r>
        <w:r w:rsidR="00EF3636" w:rsidRPr="00CF739D" w:rsidDel="00CA350B">
          <w:fldChar w:fldCharType="end"/>
        </w:r>
      </w:del>
      <w:bookmarkEnd w:id="2590"/>
      <w:r w:rsidRPr="00CF739D">
        <w:t xml:space="preserve"> Tổng quan phân công xử l</w:t>
      </w:r>
      <w:r w:rsidR="00B3636C" w:rsidRPr="00CF739D">
        <w:t>í</w:t>
      </w:r>
      <w:r w:rsidRPr="00CF739D">
        <w:t xml:space="preserve"> đơn hàng</w:t>
      </w:r>
      <w:bookmarkEnd w:id="2591"/>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001EF1BF" w:rsidR="00F04D17" w:rsidRPr="00CF739D" w:rsidRDefault="00F04D17" w:rsidP="00CF739D">
      <w:pPr>
        <w:pStyle w:val="Caption"/>
      </w:pPr>
      <w:bookmarkStart w:id="2596" w:name="_Ref530595425"/>
      <w:bookmarkStart w:id="2597" w:name="_Toc531380507"/>
      <w:r w:rsidRPr="00CF739D">
        <w:t xml:space="preserve">Hình </w:t>
      </w:r>
      <w:ins w:id="2598" w:author="phuong vu" w:date="2018-12-03T00:08:00Z">
        <w:r w:rsidR="00CA350B">
          <w:fldChar w:fldCharType="begin"/>
        </w:r>
        <w:r w:rsidR="00CA350B">
          <w:instrText xml:space="preserve"> STYLEREF 1 \s </w:instrText>
        </w:r>
      </w:ins>
      <w:r w:rsidR="00CA350B">
        <w:fldChar w:fldCharType="separate"/>
      </w:r>
      <w:r w:rsidR="00CA350B">
        <w:rPr>
          <w:noProof/>
        </w:rPr>
        <w:t>3</w:t>
      </w:r>
      <w:ins w:id="2599"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600" w:author="phuong vu" w:date="2018-12-03T00:08:00Z">
        <w:r w:rsidR="00CA350B">
          <w:rPr>
            <w:noProof/>
          </w:rPr>
          <w:t>30</w:t>
        </w:r>
        <w:r w:rsidR="00CA350B">
          <w:fldChar w:fldCharType="end"/>
        </w:r>
      </w:ins>
      <w:del w:id="2601"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30</w:delText>
        </w:r>
        <w:r w:rsidR="001B1BC1" w:rsidDel="00CA350B">
          <w:rPr>
            <w:noProof/>
          </w:rPr>
          <w:fldChar w:fldCharType="end"/>
        </w:r>
      </w:del>
      <w:bookmarkEnd w:id="2596"/>
      <w:r w:rsidRPr="00CF739D">
        <w:t xml:space="preserve"> Giao diện phân công đơn hàng vào máy giặt</w:t>
      </w:r>
      <w:bookmarkEnd w:id="2597"/>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33FCF575"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r w:rsidR="00B5490C" w:rsidRPr="00920004">
              <w:t xml:space="preserve">Hình </w:t>
            </w:r>
            <w:r w:rsidR="00B5490C">
              <w:rPr>
                <w:noProof/>
              </w:rPr>
              <w:t>3</w:t>
            </w:r>
            <w:r w:rsidR="00B5490C" w:rsidRPr="00CF739D">
              <w:rPr>
                <w:noProof/>
              </w:rPr>
              <w:t>.</w:t>
            </w:r>
            <w:r w:rsidR="00B5490C">
              <w:rPr>
                <w:noProof/>
              </w:rPr>
              <w:t>29</w:t>
            </w:r>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0A91F91"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30</w:t>
            </w:r>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6BB177D6" w:rsidR="00300FEC" w:rsidRPr="00CF739D" w:rsidRDefault="00300FEC">
      <w:pPr>
        <w:pStyle w:val="Caption"/>
        <w:rPr>
          <w:lang w:val="en-US"/>
        </w:rPr>
      </w:pPr>
      <w:bookmarkStart w:id="2602" w:name="_Toc53150458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rPr>
          <w:lang w:val="en-US"/>
        </w:rPr>
        <w:t xml:space="preserve"> Các thành phần giao diện quản lí phân công xử lí đơn hàng</w:t>
      </w:r>
      <w:bookmarkEnd w:id="2602"/>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7B66E209" w:rsidR="00692A1B" w:rsidRPr="00CF739D" w:rsidRDefault="00300FEC" w:rsidP="00CF739D">
      <w:pPr>
        <w:pStyle w:val="Caption"/>
        <w:rPr>
          <w:lang w:val="en-US"/>
        </w:rPr>
      </w:pPr>
      <w:bookmarkStart w:id="2603" w:name="_Toc53150458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21</w:t>
      </w:r>
      <w:r w:rsidR="001B1BC1">
        <w:rPr>
          <w:noProof/>
        </w:rPr>
        <w:fldChar w:fldCharType="end"/>
      </w:r>
      <w:r w:rsidRPr="00CF739D">
        <w:rPr>
          <w:lang w:val="en-US"/>
        </w:rPr>
        <w:t xml:space="preserve"> Dữ liệu sử dụng quản lí phân công xử lí đơn hàng</w:t>
      </w:r>
      <w:bookmarkEnd w:id="2603"/>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7BA1BD14" w:rsidR="00E304D0" w:rsidRPr="00CF739D" w:rsidRDefault="00E304D0" w:rsidP="00CF739D">
      <w:pPr>
        <w:pStyle w:val="Caption"/>
        <w:rPr>
          <w:lang w:val="en-US"/>
        </w:rPr>
      </w:pPr>
      <w:bookmarkStart w:id="2604" w:name="_Toc531380508"/>
      <w:r w:rsidRPr="00CF739D">
        <w:t xml:space="preserve">Hình </w:t>
      </w:r>
      <w:ins w:id="2605" w:author="phuong vu" w:date="2018-12-03T00:08:00Z">
        <w:r w:rsidR="00CA350B">
          <w:fldChar w:fldCharType="begin"/>
        </w:r>
        <w:r w:rsidR="00CA350B">
          <w:instrText xml:space="preserve"> STYLEREF 1 \s </w:instrText>
        </w:r>
      </w:ins>
      <w:r w:rsidR="00CA350B">
        <w:fldChar w:fldCharType="separate"/>
      </w:r>
      <w:r w:rsidR="00CA350B">
        <w:rPr>
          <w:noProof/>
        </w:rPr>
        <w:t>3</w:t>
      </w:r>
      <w:ins w:id="260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607" w:author="phuong vu" w:date="2018-12-03T00:08:00Z">
        <w:r w:rsidR="00CA350B">
          <w:rPr>
            <w:noProof/>
          </w:rPr>
          <w:t>31</w:t>
        </w:r>
        <w:r w:rsidR="00CA350B">
          <w:fldChar w:fldCharType="end"/>
        </w:r>
      </w:ins>
      <w:del w:id="2608"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31</w:delText>
        </w:r>
        <w:r w:rsidR="001B1BC1" w:rsidDel="00CA350B">
          <w:rPr>
            <w:noProof/>
          </w:rPr>
          <w:fldChar w:fldCharType="end"/>
        </w:r>
      </w:del>
      <w:r w:rsidRPr="00CF739D">
        <w:rPr>
          <w:lang w:val="en-US"/>
        </w:rPr>
        <w:t xml:space="preserve"> Sơ đồ xử lí phân công xử lí đơn hàng</w:t>
      </w:r>
      <w:bookmarkEnd w:id="2604"/>
    </w:p>
    <w:p w14:paraId="6E154777" w14:textId="2D1C2324" w:rsidR="00D46DE7" w:rsidRPr="00920004" w:rsidRDefault="00D46DE7" w:rsidP="00A27956">
      <w:pPr>
        <w:pStyle w:val="Heading4"/>
        <w:pPrChange w:id="2609" w:author="phuong vu" w:date="2018-12-03T00:17:00Z">
          <w:pPr>
            <w:pStyle w:val="Heading4"/>
            <w:spacing w:before="240" w:line="0" w:lineRule="atLeast"/>
          </w:pPr>
        </w:pPrChange>
      </w:pPr>
      <w:bookmarkStart w:id="2610" w:name="_Toc531102059"/>
      <w:bookmarkStart w:id="2611" w:name="_Toc531103007"/>
      <w:bookmarkStart w:id="2612" w:name="_Toc531359248"/>
      <w:bookmarkStart w:id="2613" w:name="_Toc531360229"/>
      <w:bookmarkStart w:id="2614" w:name="_Toc531381071"/>
      <w:bookmarkStart w:id="2615" w:name="_Toc531102060"/>
      <w:bookmarkStart w:id="2616" w:name="_Toc531103008"/>
      <w:bookmarkStart w:id="2617" w:name="_Toc531359249"/>
      <w:bookmarkStart w:id="2618" w:name="_Toc531360230"/>
      <w:bookmarkStart w:id="2619" w:name="_Toc531381072"/>
      <w:bookmarkStart w:id="2620" w:name="_Toc531102061"/>
      <w:bookmarkStart w:id="2621" w:name="_Toc531103009"/>
      <w:bookmarkStart w:id="2622" w:name="_Toc531359250"/>
      <w:bookmarkStart w:id="2623" w:name="_Toc531360231"/>
      <w:bookmarkStart w:id="2624" w:name="_Toc531381073"/>
      <w:bookmarkStart w:id="2625" w:name="_Toc531102062"/>
      <w:bookmarkStart w:id="2626" w:name="_Toc531103010"/>
      <w:bookmarkStart w:id="2627" w:name="_Toc531359251"/>
      <w:bookmarkStart w:id="2628" w:name="_Toc531360232"/>
      <w:bookmarkStart w:id="2629" w:name="_Toc531381074"/>
      <w:bookmarkStart w:id="2630" w:name="_Toc531102063"/>
      <w:bookmarkStart w:id="2631" w:name="_Toc531103011"/>
      <w:bookmarkStart w:id="2632" w:name="_Toc531359252"/>
      <w:bookmarkStart w:id="2633" w:name="_Toc531360233"/>
      <w:bookmarkStart w:id="2634" w:name="_Toc531381075"/>
      <w:bookmarkStart w:id="2635" w:name="_Toc531102064"/>
      <w:bookmarkStart w:id="2636" w:name="_Toc531103012"/>
      <w:bookmarkStart w:id="2637" w:name="_Toc531359253"/>
      <w:bookmarkStart w:id="2638" w:name="_Toc531360234"/>
      <w:bookmarkStart w:id="2639" w:name="_Toc531381076"/>
      <w:bookmarkStart w:id="2640" w:name="_Toc531102065"/>
      <w:bookmarkStart w:id="2641" w:name="_Toc531103013"/>
      <w:bookmarkStart w:id="2642" w:name="_Toc531359254"/>
      <w:bookmarkStart w:id="2643" w:name="_Toc531360235"/>
      <w:bookmarkStart w:id="2644" w:name="_Toc531381077"/>
      <w:bookmarkStart w:id="2645" w:name="_Toc531102066"/>
      <w:bookmarkStart w:id="2646" w:name="_Toc531103014"/>
      <w:bookmarkStart w:id="2647" w:name="_Toc531359255"/>
      <w:bookmarkStart w:id="2648" w:name="_Toc531360236"/>
      <w:bookmarkStart w:id="2649" w:name="_Toc531381078"/>
      <w:bookmarkStart w:id="2650" w:name="_Toc531102067"/>
      <w:bookmarkStart w:id="2651" w:name="_Toc531103015"/>
      <w:bookmarkStart w:id="2652" w:name="_Toc531359256"/>
      <w:bookmarkStart w:id="2653" w:name="_Toc531360237"/>
      <w:bookmarkStart w:id="2654" w:name="_Toc531381079"/>
      <w:bookmarkStart w:id="2655" w:name="_Toc531102188"/>
      <w:bookmarkStart w:id="2656" w:name="_Toc531103136"/>
      <w:bookmarkStart w:id="2657" w:name="_Toc531359377"/>
      <w:bookmarkStart w:id="2658" w:name="_Toc531360358"/>
      <w:bookmarkStart w:id="2659" w:name="_Toc531381200"/>
      <w:bookmarkStart w:id="2660" w:name="_Toc531102309"/>
      <w:bookmarkStart w:id="2661" w:name="_Toc531103257"/>
      <w:bookmarkStart w:id="2662" w:name="_Toc531359498"/>
      <w:bookmarkStart w:id="2663" w:name="_Toc531360479"/>
      <w:bookmarkStart w:id="2664" w:name="_Toc531381321"/>
      <w:bookmarkStart w:id="2665" w:name="_Toc531102310"/>
      <w:bookmarkStart w:id="2666" w:name="_Toc531103258"/>
      <w:bookmarkStart w:id="2667" w:name="_Toc531359499"/>
      <w:bookmarkStart w:id="2668" w:name="_Toc531360480"/>
      <w:bookmarkStart w:id="2669" w:name="_Toc531381322"/>
      <w:bookmarkStart w:id="2670" w:name="_Toc531102316"/>
      <w:bookmarkStart w:id="2671" w:name="_Toc531103264"/>
      <w:bookmarkStart w:id="2672" w:name="_Toc531359505"/>
      <w:bookmarkStart w:id="2673" w:name="_Toc531360486"/>
      <w:bookmarkStart w:id="2674" w:name="_Toc531381328"/>
      <w:bookmarkStart w:id="2675" w:name="_Toc531102400"/>
      <w:bookmarkStart w:id="2676" w:name="_Toc531103348"/>
      <w:bookmarkStart w:id="2677" w:name="_Toc531359589"/>
      <w:bookmarkStart w:id="2678" w:name="_Toc531360570"/>
      <w:bookmarkStart w:id="2679" w:name="_Toc531381412"/>
      <w:bookmarkStart w:id="2680" w:name="_Toc531502267"/>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r w:rsidRPr="00920004">
        <w:lastRenderedPageBreak/>
        <w:t>Quản lí trạng thái máy giặt</w:t>
      </w:r>
      <w:bookmarkEnd w:id="2680"/>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61D4324F" w:rsidR="00D46DE7" w:rsidRPr="00CF739D" w:rsidRDefault="00D46DE7" w:rsidP="00CF739D">
      <w:pPr>
        <w:pStyle w:val="Caption"/>
        <w:rPr>
          <w:lang w:val="en-US"/>
        </w:rPr>
      </w:pPr>
      <w:bookmarkStart w:id="2681" w:name="_Toc531380509"/>
      <w:r w:rsidRPr="00CF739D">
        <w:t xml:space="preserve">Hình </w:t>
      </w:r>
      <w:ins w:id="2682" w:author="phuong vu" w:date="2018-12-03T00:08:00Z">
        <w:r w:rsidR="00CA350B">
          <w:fldChar w:fldCharType="begin"/>
        </w:r>
        <w:r w:rsidR="00CA350B">
          <w:instrText xml:space="preserve"> STYLEREF 1 \s </w:instrText>
        </w:r>
      </w:ins>
      <w:r w:rsidR="00CA350B">
        <w:fldChar w:fldCharType="separate"/>
      </w:r>
      <w:r w:rsidR="00CA350B">
        <w:rPr>
          <w:noProof/>
        </w:rPr>
        <w:t>3</w:t>
      </w:r>
      <w:ins w:id="268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684" w:author="phuong vu" w:date="2018-12-03T00:08:00Z">
        <w:r w:rsidR="00CA350B">
          <w:rPr>
            <w:noProof/>
          </w:rPr>
          <w:t>32</w:t>
        </w:r>
        <w:r w:rsidR="00CA350B">
          <w:fldChar w:fldCharType="end"/>
        </w:r>
      </w:ins>
      <w:del w:id="2685"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32</w:delText>
        </w:r>
        <w:r w:rsidR="001B1BC1" w:rsidDel="00CA350B">
          <w:rPr>
            <w:noProof/>
          </w:rPr>
          <w:fldChar w:fldCharType="end"/>
        </w:r>
      </w:del>
      <w:r w:rsidRPr="00CF739D">
        <w:rPr>
          <w:lang w:val="en-US"/>
        </w:rPr>
        <w:t xml:space="preserve"> Giao diện chức năng quản lí trạng thái máy giặt</w:t>
      </w:r>
      <w:bookmarkEnd w:id="2681"/>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67913157" w:rsidR="00300FEC" w:rsidRPr="00CF739D" w:rsidRDefault="00300FEC">
      <w:pPr>
        <w:pStyle w:val="Caption"/>
        <w:rPr>
          <w:lang w:val="en-US"/>
        </w:rPr>
      </w:pPr>
      <w:bookmarkStart w:id="2686" w:name="_Toc53150458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rPr>
          <w:lang w:val="en-US"/>
        </w:rPr>
        <w:t xml:space="preserve"> Các thành phần giao diện quản lí trạng thái máy giặt</w:t>
      </w:r>
      <w:bookmarkEnd w:id="2686"/>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22801C35" w:rsidR="00A535B7" w:rsidRPr="00CF739D" w:rsidRDefault="00A535B7" w:rsidP="00CF739D">
      <w:pPr>
        <w:pStyle w:val="Caption"/>
        <w:rPr>
          <w:lang w:val="en-US"/>
        </w:rPr>
      </w:pPr>
      <w:bookmarkStart w:id="2687" w:name="_Toc53150458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23</w:t>
      </w:r>
      <w:r w:rsidR="001B1BC1">
        <w:rPr>
          <w:noProof/>
        </w:rPr>
        <w:fldChar w:fldCharType="end"/>
      </w:r>
      <w:r w:rsidRPr="00CF739D">
        <w:rPr>
          <w:lang w:val="en-US"/>
        </w:rPr>
        <w:t xml:space="preserve"> Dữ liệu sử dụng quản lí trạng thái máy giặt</w:t>
      </w:r>
      <w:bookmarkEnd w:id="2687"/>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1FB5F660" w:rsidR="008A66E1" w:rsidRPr="00CF739D" w:rsidRDefault="008A66E1" w:rsidP="00CF739D">
      <w:pPr>
        <w:pStyle w:val="Caption"/>
        <w:rPr>
          <w:lang w:val="en-US"/>
        </w:rPr>
      </w:pPr>
      <w:bookmarkStart w:id="2688" w:name="_Toc531380510"/>
      <w:r w:rsidRPr="00CF739D">
        <w:t xml:space="preserve">Hình </w:t>
      </w:r>
      <w:ins w:id="2689" w:author="phuong vu" w:date="2018-12-03T00:08:00Z">
        <w:r w:rsidR="00CA350B">
          <w:fldChar w:fldCharType="begin"/>
        </w:r>
        <w:r w:rsidR="00CA350B">
          <w:instrText xml:space="preserve"> STYLEREF 1 \s </w:instrText>
        </w:r>
      </w:ins>
      <w:r w:rsidR="00CA350B">
        <w:fldChar w:fldCharType="separate"/>
      </w:r>
      <w:r w:rsidR="00CA350B">
        <w:rPr>
          <w:noProof/>
        </w:rPr>
        <w:t>3</w:t>
      </w:r>
      <w:ins w:id="2690"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691" w:author="phuong vu" w:date="2018-12-03T00:08:00Z">
        <w:r w:rsidR="00CA350B">
          <w:rPr>
            <w:noProof/>
          </w:rPr>
          <w:t>33</w:t>
        </w:r>
        <w:r w:rsidR="00CA350B">
          <w:fldChar w:fldCharType="end"/>
        </w:r>
      </w:ins>
      <w:del w:id="2692" w:author="phuong vu" w:date="2018-12-03T00:08:00Z">
        <w:r w:rsidR="001B1BC1" w:rsidDel="00CA350B">
          <w:rPr>
            <w:noProof/>
          </w:rPr>
          <w:fldChar w:fldCharType="begin"/>
        </w:r>
        <w:r w:rsidR="001B1BC1" w:rsidDel="00CA350B">
          <w:rPr>
            <w:noProof/>
          </w:rPr>
          <w:delInstrText xml:space="preserve"> STYLEREF 1 \s </w:delInstrText>
        </w:r>
        <w:r w:rsidR="001B1BC1" w:rsidDel="00CA350B">
          <w:rPr>
            <w:noProof/>
          </w:rPr>
          <w:fldChar w:fldCharType="separate"/>
        </w:r>
        <w:r w:rsidR="00B5490C" w:rsidDel="00CA350B">
          <w:rPr>
            <w:noProof/>
          </w:rPr>
          <w:delText>3</w:delText>
        </w:r>
        <w:r w:rsidR="001B1BC1" w:rsidDel="00CA350B">
          <w:rPr>
            <w:noProof/>
          </w:rPr>
          <w:fldChar w:fldCharType="end"/>
        </w:r>
        <w:r w:rsidR="00EF3636" w:rsidRPr="00CF739D" w:rsidDel="00CA350B">
          <w:delText>.</w:delText>
        </w:r>
        <w:r w:rsidR="001B1BC1" w:rsidDel="00CA350B">
          <w:rPr>
            <w:noProof/>
          </w:rPr>
          <w:fldChar w:fldCharType="begin"/>
        </w:r>
        <w:r w:rsidR="001B1BC1" w:rsidDel="00CA350B">
          <w:rPr>
            <w:noProof/>
          </w:rPr>
          <w:delInstrText xml:space="preserve"> SEQ Hình \* ARABIC \s 1 </w:delInstrText>
        </w:r>
        <w:r w:rsidR="001B1BC1" w:rsidDel="00CA350B">
          <w:rPr>
            <w:noProof/>
          </w:rPr>
          <w:fldChar w:fldCharType="separate"/>
        </w:r>
        <w:r w:rsidR="00B5490C" w:rsidDel="00CA350B">
          <w:rPr>
            <w:noProof/>
          </w:rPr>
          <w:delText>33</w:delText>
        </w:r>
        <w:r w:rsidR="001B1BC1" w:rsidDel="00CA350B">
          <w:rPr>
            <w:noProof/>
          </w:rPr>
          <w:fldChar w:fldCharType="end"/>
        </w:r>
      </w:del>
      <w:r w:rsidRPr="00CF739D">
        <w:rPr>
          <w:lang w:val="en-US"/>
        </w:rPr>
        <w:t xml:space="preserve"> Sơ đồ xử lí trạng thái máy giặt</w:t>
      </w:r>
      <w:bookmarkEnd w:id="2688"/>
    </w:p>
    <w:p w14:paraId="69A9AF4F" w14:textId="69993F8C" w:rsidR="00A61DB2" w:rsidRPr="00CF739D" w:rsidRDefault="00A61DB2" w:rsidP="00A27956">
      <w:pPr>
        <w:pStyle w:val="Heading4"/>
        <w:pPrChange w:id="2693" w:author="phuong vu" w:date="2018-12-03T00:17:00Z">
          <w:pPr>
            <w:pStyle w:val="Heading4"/>
            <w:spacing w:before="240" w:line="0" w:lineRule="atLeast"/>
          </w:pPr>
        </w:pPrChange>
      </w:pPr>
      <w:bookmarkStart w:id="2694" w:name="_Toc531009826"/>
      <w:bookmarkStart w:id="2695" w:name="_Toc531102402"/>
      <w:bookmarkStart w:id="2696" w:name="_Toc531103350"/>
      <w:bookmarkStart w:id="2697" w:name="_Toc531359591"/>
      <w:bookmarkStart w:id="2698" w:name="_Toc531360572"/>
      <w:bookmarkStart w:id="2699" w:name="_Toc531381414"/>
      <w:bookmarkStart w:id="2700" w:name="_Toc530605715"/>
      <w:bookmarkStart w:id="2701" w:name="_Toc530657421"/>
      <w:bookmarkStart w:id="2702" w:name="_Toc530658709"/>
      <w:bookmarkStart w:id="2703" w:name="_Toc530662433"/>
      <w:bookmarkStart w:id="2704" w:name="_Toc530662900"/>
      <w:bookmarkStart w:id="2705" w:name="_Toc531009827"/>
      <w:bookmarkStart w:id="2706" w:name="_Toc531102403"/>
      <w:bookmarkStart w:id="2707" w:name="_Toc531103351"/>
      <w:bookmarkStart w:id="2708" w:name="_Toc531359592"/>
      <w:bookmarkStart w:id="2709" w:name="_Toc531360573"/>
      <w:bookmarkStart w:id="2710" w:name="_Toc531381415"/>
      <w:bookmarkStart w:id="2711" w:name="_Toc530605716"/>
      <w:bookmarkStart w:id="2712" w:name="_Toc530657422"/>
      <w:bookmarkStart w:id="2713" w:name="_Toc530658710"/>
      <w:bookmarkStart w:id="2714" w:name="_Toc530662434"/>
      <w:bookmarkStart w:id="2715" w:name="_Toc530662901"/>
      <w:bookmarkStart w:id="2716" w:name="_Toc531009828"/>
      <w:bookmarkStart w:id="2717" w:name="_Toc531102404"/>
      <w:bookmarkStart w:id="2718" w:name="_Toc531103352"/>
      <w:bookmarkStart w:id="2719" w:name="_Toc531359593"/>
      <w:bookmarkStart w:id="2720" w:name="_Toc531360574"/>
      <w:bookmarkStart w:id="2721" w:name="_Toc531381416"/>
      <w:bookmarkStart w:id="2722" w:name="_Toc530605717"/>
      <w:bookmarkStart w:id="2723" w:name="_Toc530657423"/>
      <w:bookmarkStart w:id="2724" w:name="_Toc530658711"/>
      <w:bookmarkStart w:id="2725" w:name="_Toc530662435"/>
      <w:bookmarkStart w:id="2726" w:name="_Toc530662902"/>
      <w:bookmarkStart w:id="2727" w:name="_Toc531009829"/>
      <w:bookmarkStart w:id="2728" w:name="_Toc531102405"/>
      <w:bookmarkStart w:id="2729" w:name="_Toc531103353"/>
      <w:bookmarkStart w:id="2730" w:name="_Toc531359594"/>
      <w:bookmarkStart w:id="2731" w:name="_Toc531360575"/>
      <w:bookmarkStart w:id="2732" w:name="_Toc531381417"/>
      <w:bookmarkStart w:id="2733" w:name="_Toc530605718"/>
      <w:bookmarkStart w:id="2734" w:name="_Toc530657424"/>
      <w:bookmarkStart w:id="2735" w:name="_Toc530658712"/>
      <w:bookmarkStart w:id="2736" w:name="_Toc530662436"/>
      <w:bookmarkStart w:id="2737" w:name="_Toc530662903"/>
      <w:bookmarkStart w:id="2738" w:name="_Toc531009830"/>
      <w:bookmarkStart w:id="2739" w:name="_Toc531102406"/>
      <w:bookmarkStart w:id="2740" w:name="_Toc531103354"/>
      <w:bookmarkStart w:id="2741" w:name="_Toc531359595"/>
      <w:bookmarkStart w:id="2742" w:name="_Toc531360576"/>
      <w:bookmarkStart w:id="2743" w:name="_Toc531381418"/>
      <w:bookmarkStart w:id="2744" w:name="_Toc530605719"/>
      <w:bookmarkStart w:id="2745" w:name="_Toc530657425"/>
      <w:bookmarkStart w:id="2746" w:name="_Toc530658713"/>
      <w:bookmarkStart w:id="2747" w:name="_Toc530662437"/>
      <w:bookmarkStart w:id="2748" w:name="_Toc530662904"/>
      <w:bookmarkStart w:id="2749" w:name="_Toc531009831"/>
      <w:bookmarkStart w:id="2750" w:name="_Toc531102407"/>
      <w:bookmarkStart w:id="2751" w:name="_Toc531103355"/>
      <w:bookmarkStart w:id="2752" w:name="_Toc531359596"/>
      <w:bookmarkStart w:id="2753" w:name="_Toc531360577"/>
      <w:bookmarkStart w:id="2754" w:name="_Toc531381419"/>
      <w:bookmarkStart w:id="2755" w:name="_Toc530605720"/>
      <w:bookmarkStart w:id="2756" w:name="_Toc530657426"/>
      <w:bookmarkStart w:id="2757" w:name="_Toc530658714"/>
      <w:bookmarkStart w:id="2758" w:name="_Toc530662438"/>
      <w:bookmarkStart w:id="2759" w:name="_Toc530662905"/>
      <w:bookmarkStart w:id="2760" w:name="_Toc531009832"/>
      <w:bookmarkStart w:id="2761" w:name="_Toc531102408"/>
      <w:bookmarkStart w:id="2762" w:name="_Toc531103356"/>
      <w:bookmarkStart w:id="2763" w:name="_Toc531359597"/>
      <w:bookmarkStart w:id="2764" w:name="_Toc531360578"/>
      <w:bookmarkStart w:id="2765" w:name="_Toc531381420"/>
      <w:bookmarkStart w:id="2766" w:name="_Toc529744440"/>
      <w:bookmarkStart w:id="2767" w:name="_Toc531009833"/>
      <w:bookmarkStart w:id="2768" w:name="_Toc531102409"/>
      <w:bookmarkStart w:id="2769" w:name="_Toc531103357"/>
      <w:bookmarkStart w:id="2770" w:name="_Toc531359598"/>
      <w:bookmarkStart w:id="2771" w:name="_Toc531360579"/>
      <w:bookmarkStart w:id="2772" w:name="_Toc531381421"/>
      <w:bookmarkStart w:id="2773" w:name="_Toc531502268"/>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r w:rsidRPr="00920004">
        <w:lastRenderedPageBreak/>
        <w:t>Tìm ki</w:t>
      </w:r>
      <w:r w:rsidRPr="00CF739D">
        <w:t>ếm đơn hàng</w:t>
      </w:r>
      <w:bookmarkEnd w:id="2773"/>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2385695"/>
                    </a:xfrm>
                    <a:prstGeom prst="rect">
                      <a:avLst/>
                    </a:prstGeom>
                  </pic:spPr>
                </pic:pic>
              </a:graphicData>
            </a:graphic>
          </wp:inline>
        </w:drawing>
      </w:r>
    </w:p>
    <w:p w14:paraId="3AD25041" w14:textId="3B6E8987" w:rsidR="00523613" w:rsidRPr="00CF739D" w:rsidRDefault="00523613">
      <w:pPr>
        <w:pStyle w:val="Caption"/>
      </w:pPr>
      <w:bookmarkStart w:id="2774" w:name="_Toc531380511"/>
      <w:r w:rsidRPr="00920004">
        <w:t xml:space="preserve">Hình </w:t>
      </w:r>
      <w:ins w:id="2775" w:author="phuong vu" w:date="2018-12-03T00:08:00Z">
        <w:r w:rsidR="00CA350B">
          <w:fldChar w:fldCharType="begin"/>
        </w:r>
        <w:r w:rsidR="00CA350B">
          <w:instrText xml:space="preserve"> STYLEREF 1 \s </w:instrText>
        </w:r>
      </w:ins>
      <w:r w:rsidR="00CA350B">
        <w:fldChar w:fldCharType="separate"/>
      </w:r>
      <w:r w:rsidR="00CA350B">
        <w:rPr>
          <w:noProof/>
        </w:rPr>
        <w:t>3</w:t>
      </w:r>
      <w:ins w:id="277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777" w:author="phuong vu" w:date="2018-12-03T00:08:00Z">
        <w:r w:rsidR="00CA350B">
          <w:rPr>
            <w:noProof/>
          </w:rPr>
          <w:t>34</w:t>
        </w:r>
        <w:r w:rsidR="00CA350B">
          <w:fldChar w:fldCharType="end"/>
        </w:r>
      </w:ins>
      <w:del w:id="2778"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34</w:delText>
        </w:r>
        <w:r w:rsidR="00EF3636" w:rsidRPr="00CF739D" w:rsidDel="00CA350B">
          <w:fldChar w:fldCharType="end"/>
        </w:r>
      </w:del>
      <w:r w:rsidRPr="00CF739D">
        <w:t xml:space="preserve"> Giao diện tìm kiếm</w:t>
      </w:r>
      <w:bookmarkEnd w:id="2774"/>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79745" cy="2558415"/>
                    </a:xfrm>
                    <a:prstGeom prst="rect">
                      <a:avLst/>
                    </a:prstGeom>
                  </pic:spPr>
                </pic:pic>
              </a:graphicData>
            </a:graphic>
          </wp:inline>
        </w:drawing>
      </w:r>
    </w:p>
    <w:p w14:paraId="780455C0" w14:textId="0ED1B497" w:rsidR="00EC45DD" w:rsidRPr="00CF739D" w:rsidRDefault="00EC45DD">
      <w:pPr>
        <w:pStyle w:val="Caption"/>
      </w:pPr>
      <w:bookmarkStart w:id="2779" w:name="_Toc531380512"/>
      <w:r w:rsidRPr="00920004">
        <w:t xml:space="preserve">Hình </w:t>
      </w:r>
      <w:ins w:id="2780" w:author="phuong vu" w:date="2018-12-03T00:08:00Z">
        <w:r w:rsidR="00CA350B">
          <w:fldChar w:fldCharType="begin"/>
        </w:r>
        <w:r w:rsidR="00CA350B">
          <w:instrText xml:space="preserve"> STYLEREF 1 \s </w:instrText>
        </w:r>
      </w:ins>
      <w:r w:rsidR="00CA350B">
        <w:fldChar w:fldCharType="separate"/>
      </w:r>
      <w:r w:rsidR="00CA350B">
        <w:rPr>
          <w:noProof/>
        </w:rPr>
        <w:t>3</w:t>
      </w:r>
      <w:ins w:id="278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782" w:author="phuong vu" w:date="2018-12-03T00:08:00Z">
        <w:r w:rsidR="00CA350B">
          <w:rPr>
            <w:noProof/>
          </w:rPr>
          <w:t>35</w:t>
        </w:r>
        <w:r w:rsidR="00CA350B">
          <w:fldChar w:fldCharType="end"/>
        </w:r>
      </w:ins>
      <w:del w:id="278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35</w:delText>
        </w:r>
        <w:r w:rsidR="00EF3636" w:rsidRPr="00CF739D" w:rsidDel="00CA350B">
          <w:fldChar w:fldCharType="end"/>
        </w:r>
      </w:del>
      <w:r w:rsidRPr="00CF739D">
        <w:t xml:space="preserve"> Giao diện tìm kiếm đơn hàng</w:t>
      </w:r>
      <w:r w:rsidR="00523613" w:rsidRPr="00CF739D">
        <w:t xml:space="preserve"> khi có kêt quả</w:t>
      </w:r>
      <w:bookmarkEnd w:id="2779"/>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79745" cy="3115310"/>
                    </a:xfrm>
                    <a:prstGeom prst="rect">
                      <a:avLst/>
                    </a:prstGeom>
                  </pic:spPr>
                </pic:pic>
              </a:graphicData>
            </a:graphic>
          </wp:inline>
        </w:drawing>
      </w:r>
    </w:p>
    <w:p w14:paraId="7FFBDCFD" w14:textId="6066A2DF" w:rsidR="00E4365A" w:rsidRPr="00CF739D" w:rsidRDefault="00E4365A">
      <w:pPr>
        <w:pStyle w:val="Caption"/>
      </w:pPr>
      <w:bookmarkStart w:id="2784" w:name="_Toc531380513"/>
      <w:r w:rsidRPr="00920004">
        <w:t xml:space="preserve">Hình </w:t>
      </w:r>
      <w:ins w:id="2785" w:author="phuong vu" w:date="2018-12-03T00:08:00Z">
        <w:r w:rsidR="00CA350B">
          <w:fldChar w:fldCharType="begin"/>
        </w:r>
        <w:r w:rsidR="00CA350B">
          <w:instrText xml:space="preserve"> STYLEREF 1 \s </w:instrText>
        </w:r>
      </w:ins>
      <w:r w:rsidR="00CA350B">
        <w:fldChar w:fldCharType="separate"/>
      </w:r>
      <w:r w:rsidR="00CA350B">
        <w:rPr>
          <w:noProof/>
        </w:rPr>
        <w:t>3</w:t>
      </w:r>
      <w:ins w:id="2786"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787" w:author="phuong vu" w:date="2018-12-03T00:08:00Z">
        <w:r w:rsidR="00CA350B">
          <w:rPr>
            <w:noProof/>
          </w:rPr>
          <w:t>36</w:t>
        </w:r>
        <w:r w:rsidR="00CA350B">
          <w:fldChar w:fldCharType="end"/>
        </w:r>
      </w:ins>
      <w:del w:id="2788"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36</w:delText>
        </w:r>
        <w:r w:rsidR="00EF3636" w:rsidRPr="00CF739D" w:rsidDel="00CA350B">
          <w:fldChar w:fldCharType="end"/>
        </w:r>
      </w:del>
      <w:r w:rsidRPr="00CF739D">
        <w:t xml:space="preserve"> Giao diện tìm kiếm khi QR Code được bật</w:t>
      </w:r>
      <w:bookmarkEnd w:id="2784"/>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0378B5DF" w:rsidR="00A604BA" w:rsidRPr="00CF739D" w:rsidRDefault="009E4E70" w:rsidP="00CF739D">
      <w:pPr>
        <w:pStyle w:val="Caption"/>
        <w:rPr>
          <w:lang w:val="en-US"/>
        </w:rPr>
      </w:pPr>
      <w:bookmarkStart w:id="2789" w:name="_Toc53150458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24</w:t>
      </w:r>
      <w:r w:rsidR="001B1BC1">
        <w:rPr>
          <w:noProof/>
        </w:rPr>
        <w:fldChar w:fldCharType="end"/>
      </w:r>
      <w:r w:rsidRPr="00CF739D">
        <w:rPr>
          <w:lang w:val="en-US"/>
        </w:rPr>
        <w:t xml:space="preserve"> Các thành phần giao diện tìm kiếm đơn hàng</w:t>
      </w:r>
      <w:bookmarkEnd w:id="2789"/>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4C051D85" w:rsidR="009E4E70" w:rsidRPr="00CF739D" w:rsidRDefault="009E4E70">
      <w:pPr>
        <w:pStyle w:val="Caption"/>
        <w:rPr>
          <w:lang w:val="en-US"/>
        </w:rPr>
      </w:pPr>
      <w:bookmarkStart w:id="2790" w:name="_Toc53150458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25</w:t>
      </w:r>
      <w:r w:rsidR="00D632EE" w:rsidRPr="00CF739D">
        <w:fldChar w:fldCharType="end"/>
      </w:r>
      <w:r w:rsidRPr="00920004">
        <w:rPr>
          <w:lang w:val="en-US"/>
        </w:rPr>
        <w:t xml:space="preserve"> Dữ liệu sử dụng tìm kiếm đơn hàng</w:t>
      </w:r>
      <w:bookmarkEnd w:id="2790"/>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5A411FAD" w:rsidR="00EB7385" w:rsidRPr="00920004" w:rsidRDefault="009F114E">
      <w:pPr>
        <w:pStyle w:val="Caption"/>
      </w:pPr>
      <w:bookmarkStart w:id="2791" w:name="_Toc531380514"/>
      <w:r w:rsidRPr="00920004">
        <w:t xml:space="preserve">Hình </w:t>
      </w:r>
      <w:ins w:id="2792" w:author="phuong vu" w:date="2018-12-03T00:08:00Z">
        <w:r w:rsidR="00CA350B">
          <w:fldChar w:fldCharType="begin"/>
        </w:r>
        <w:r w:rsidR="00CA350B">
          <w:instrText xml:space="preserve"> STYLEREF 1 \s </w:instrText>
        </w:r>
      </w:ins>
      <w:r w:rsidR="00CA350B">
        <w:fldChar w:fldCharType="separate"/>
      </w:r>
      <w:r w:rsidR="00CA350B">
        <w:rPr>
          <w:noProof/>
        </w:rPr>
        <w:t>3</w:t>
      </w:r>
      <w:ins w:id="2793"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794" w:author="phuong vu" w:date="2018-12-03T00:08:00Z">
        <w:r w:rsidR="00CA350B">
          <w:rPr>
            <w:noProof/>
          </w:rPr>
          <w:t>37</w:t>
        </w:r>
        <w:r w:rsidR="00CA350B">
          <w:fldChar w:fldCharType="end"/>
        </w:r>
      </w:ins>
      <w:del w:id="2795"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37</w:delText>
        </w:r>
        <w:r w:rsidR="00EF3636" w:rsidRPr="00CF739D" w:rsidDel="00CA350B">
          <w:fldChar w:fldCharType="end"/>
        </w:r>
      </w:del>
      <w:r w:rsidRPr="00CF739D">
        <w:t xml:space="preserve"> Sơ đồ cách xử lí tìm kiếm đơn hàng</w:t>
      </w:r>
      <w:bookmarkEnd w:id="2791"/>
    </w:p>
    <w:p w14:paraId="6C2245BB" w14:textId="4D3698CB" w:rsidR="00A61DB2" w:rsidRPr="00CF739D" w:rsidRDefault="00A61DB2" w:rsidP="00A27956">
      <w:pPr>
        <w:pStyle w:val="Heading4"/>
        <w:pPrChange w:id="2796" w:author="phuong vu" w:date="2018-12-03T00:17:00Z">
          <w:pPr>
            <w:pStyle w:val="Heading4"/>
            <w:spacing w:before="240" w:line="0" w:lineRule="atLeast"/>
          </w:pPr>
        </w:pPrChange>
      </w:pPr>
      <w:bookmarkStart w:id="2797" w:name="_Toc531502269"/>
      <w:r w:rsidRPr="00CF739D">
        <w:lastRenderedPageBreak/>
        <w:t>Đăng nhập hệ thống</w:t>
      </w:r>
      <w:bookmarkEnd w:id="2797"/>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6A0F4961" w:rsidR="005E260F" w:rsidRPr="00CF739D" w:rsidRDefault="005E260F" w:rsidP="00CF739D">
                            <w:pPr>
                              <w:pStyle w:val="Caption"/>
                              <w:rPr>
                                <w:noProof/>
                                <w:lang w:val="en-US"/>
                              </w:rPr>
                            </w:pPr>
                            <w:bookmarkStart w:id="2798" w:name="_Toc531380516"/>
                            <w:r>
                              <w:t xml:space="preserve">Hình </w:t>
                            </w:r>
                            <w:ins w:id="2799" w:author="phuong vu" w:date="2018-12-03T00:08:00Z">
                              <w:r>
                                <w:fldChar w:fldCharType="begin"/>
                              </w:r>
                              <w:r>
                                <w:instrText xml:space="preserve"> STYLEREF 1 \s </w:instrText>
                              </w:r>
                            </w:ins>
                            <w:r>
                              <w:fldChar w:fldCharType="separate"/>
                            </w:r>
                            <w:r>
                              <w:rPr>
                                <w:noProof/>
                              </w:rPr>
                              <w:t>3</w:t>
                            </w:r>
                            <w:ins w:id="2800" w:author="phuong vu" w:date="2018-12-03T00:08:00Z">
                              <w:r>
                                <w:fldChar w:fldCharType="end"/>
                              </w:r>
                              <w:r>
                                <w:t>.</w:t>
                              </w:r>
                              <w:r>
                                <w:fldChar w:fldCharType="begin"/>
                              </w:r>
                              <w:r>
                                <w:instrText xml:space="preserve"> SEQ Hình \* ARABIC \s 1 </w:instrText>
                              </w:r>
                            </w:ins>
                            <w:r>
                              <w:fldChar w:fldCharType="separate"/>
                            </w:r>
                            <w:ins w:id="2801" w:author="phuong vu" w:date="2018-12-03T00:08:00Z">
                              <w:r>
                                <w:rPr>
                                  <w:noProof/>
                                </w:rPr>
                                <w:t>38</w:t>
                              </w:r>
                              <w:r>
                                <w:fldChar w:fldCharType="end"/>
                              </w:r>
                            </w:ins>
                            <w:del w:id="2802"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39</w:delText>
                              </w:r>
                              <w:r w:rsidDel="00CA350B">
                                <w:rPr>
                                  <w:noProof/>
                                </w:rPr>
                                <w:fldChar w:fldCharType="end"/>
                              </w:r>
                            </w:del>
                            <w:r>
                              <w:rPr>
                                <w:lang w:val="en-US"/>
                              </w:rPr>
                              <w:t xml:space="preserve"> Giao diện form đăng nhập hệ thống</w:t>
                            </w:r>
                            <w:bookmarkEnd w:id="27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6A0F4961" w:rsidR="005E260F" w:rsidRPr="00CF739D" w:rsidRDefault="005E260F" w:rsidP="00CF739D">
                      <w:pPr>
                        <w:pStyle w:val="Caption"/>
                        <w:rPr>
                          <w:noProof/>
                          <w:lang w:val="en-US"/>
                        </w:rPr>
                      </w:pPr>
                      <w:bookmarkStart w:id="2803" w:name="_Toc531380516"/>
                      <w:r>
                        <w:t xml:space="preserve">Hình </w:t>
                      </w:r>
                      <w:ins w:id="2804" w:author="phuong vu" w:date="2018-12-03T00:08:00Z">
                        <w:r>
                          <w:fldChar w:fldCharType="begin"/>
                        </w:r>
                        <w:r>
                          <w:instrText xml:space="preserve"> STYLEREF 1 \s </w:instrText>
                        </w:r>
                      </w:ins>
                      <w:r>
                        <w:fldChar w:fldCharType="separate"/>
                      </w:r>
                      <w:r>
                        <w:rPr>
                          <w:noProof/>
                        </w:rPr>
                        <w:t>3</w:t>
                      </w:r>
                      <w:ins w:id="2805" w:author="phuong vu" w:date="2018-12-03T00:08:00Z">
                        <w:r>
                          <w:fldChar w:fldCharType="end"/>
                        </w:r>
                        <w:r>
                          <w:t>.</w:t>
                        </w:r>
                        <w:r>
                          <w:fldChar w:fldCharType="begin"/>
                        </w:r>
                        <w:r>
                          <w:instrText xml:space="preserve"> SEQ Hình \* ARABIC \s 1 </w:instrText>
                        </w:r>
                      </w:ins>
                      <w:r>
                        <w:fldChar w:fldCharType="separate"/>
                      </w:r>
                      <w:ins w:id="2806" w:author="phuong vu" w:date="2018-12-03T00:08:00Z">
                        <w:r>
                          <w:rPr>
                            <w:noProof/>
                          </w:rPr>
                          <w:t>38</w:t>
                        </w:r>
                        <w:r>
                          <w:fldChar w:fldCharType="end"/>
                        </w:r>
                      </w:ins>
                      <w:del w:id="2807"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39</w:delText>
                        </w:r>
                        <w:r w:rsidDel="00CA350B">
                          <w:rPr>
                            <w:noProof/>
                          </w:rPr>
                          <w:fldChar w:fldCharType="end"/>
                        </w:r>
                      </w:del>
                      <w:r>
                        <w:rPr>
                          <w:lang w:val="en-US"/>
                        </w:rPr>
                        <w:t xml:space="preserve"> Giao diện form đăng nhập hệ thống</w:t>
                      </w:r>
                      <w:bookmarkEnd w:id="2803"/>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9">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4AE4FCB3" w:rsidR="00635A50" w:rsidRPr="00CF739D" w:rsidRDefault="009E4E70" w:rsidP="00CF739D">
      <w:pPr>
        <w:pStyle w:val="Caption"/>
        <w:rPr>
          <w:lang w:val="en-US"/>
        </w:rPr>
      </w:pPr>
      <w:bookmarkStart w:id="2808" w:name="_Toc531504587"/>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26</w:t>
      </w:r>
      <w:r w:rsidR="001B1BC1">
        <w:rPr>
          <w:noProof/>
        </w:rPr>
        <w:fldChar w:fldCharType="end"/>
      </w:r>
      <w:r w:rsidRPr="00CF739D">
        <w:rPr>
          <w:lang w:val="en-US"/>
        </w:rPr>
        <w:t xml:space="preserve"> Các thành phần giao diện đăng nhập hệ thống</w:t>
      </w:r>
      <w:bookmarkEnd w:id="2808"/>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63E2BFD0" w:rsidR="009E4E70" w:rsidRPr="00CF739D" w:rsidRDefault="009E4E70">
      <w:pPr>
        <w:pStyle w:val="Caption"/>
        <w:rPr>
          <w:lang w:val="en-US"/>
        </w:rPr>
      </w:pPr>
      <w:bookmarkStart w:id="2809" w:name="_Toc53150458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rPr>
          <w:lang w:val="en-US"/>
        </w:rPr>
        <w:t xml:space="preserve"> Dữ liệu sử dụng đăng nhập hệ thống</w:t>
      </w:r>
      <w:bookmarkEnd w:id="2809"/>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4D57DD87" w:rsidR="00E114E4" w:rsidRPr="00CF739D" w:rsidRDefault="00744A90" w:rsidP="00CF739D">
      <w:pPr>
        <w:pStyle w:val="Caption"/>
      </w:pPr>
      <w:bookmarkStart w:id="2810" w:name="_Toc531380517"/>
      <w:r w:rsidRPr="00920004">
        <w:rPr>
          <w:i w:val="0"/>
          <w:iCs w:val="0"/>
        </w:rPr>
        <w:t xml:space="preserve">Hình </w:t>
      </w:r>
      <w:ins w:id="2811" w:author="phuong vu" w:date="2018-12-03T00:08:00Z">
        <w:r w:rsidR="00CA350B">
          <w:rPr>
            <w:i w:val="0"/>
            <w:iCs w:val="0"/>
          </w:rPr>
          <w:fldChar w:fldCharType="begin"/>
        </w:r>
        <w:r w:rsidR="00CA350B">
          <w:rPr>
            <w:i w:val="0"/>
            <w:iCs w:val="0"/>
          </w:rPr>
          <w:instrText xml:space="preserve"> STYLEREF 1 \s </w:instrText>
        </w:r>
      </w:ins>
      <w:r w:rsidR="00CA350B">
        <w:rPr>
          <w:i w:val="0"/>
          <w:iCs w:val="0"/>
        </w:rPr>
        <w:fldChar w:fldCharType="separate"/>
      </w:r>
      <w:r w:rsidR="00CA350B">
        <w:rPr>
          <w:i w:val="0"/>
          <w:iCs w:val="0"/>
          <w:noProof/>
        </w:rPr>
        <w:t>3</w:t>
      </w:r>
      <w:ins w:id="2812" w:author="phuong vu" w:date="2018-12-03T00:08:00Z">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ins>
      <w:r w:rsidR="00CA350B">
        <w:rPr>
          <w:i w:val="0"/>
          <w:iCs w:val="0"/>
        </w:rPr>
        <w:fldChar w:fldCharType="separate"/>
      </w:r>
      <w:ins w:id="2813" w:author="phuong vu" w:date="2018-12-03T00:08:00Z">
        <w:r w:rsidR="00CA350B">
          <w:rPr>
            <w:i w:val="0"/>
            <w:iCs w:val="0"/>
            <w:noProof/>
          </w:rPr>
          <w:t>39</w:t>
        </w:r>
        <w:r w:rsidR="00CA350B">
          <w:rPr>
            <w:i w:val="0"/>
            <w:iCs w:val="0"/>
          </w:rPr>
          <w:fldChar w:fldCharType="end"/>
        </w:r>
      </w:ins>
      <w:del w:id="2814" w:author="phuong vu" w:date="2018-12-03T00:08:00Z">
        <w:r w:rsidR="00EF3636" w:rsidRPr="00CF739D" w:rsidDel="00CA350B">
          <w:rPr>
            <w:i w:val="0"/>
            <w:iCs w:val="0"/>
          </w:rPr>
          <w:fldChar w:fldCharType="begin"/>
        </w:r>
        <w:r w:rsidR="00EF3636" w:rsidRPr="00920004" w:rsidDel="00CA350B">
          <w:rPr>
            <w:i w:val="0"/>
            <w:iCs w:val="0"/>
          </w:rPr>
          <w:delInstrText xml:space="preserve"> STYLEREF 1 \s </w:delInstrText>
        </w:r>
        <w:r w:rsidR="00EF3636" w:rsidRPr="00CF739D" w:rsidDel="00CA350B">
          <w:rPr>
            <w:i w:val="0"/>
            <w:iCs w:val="0"/>
          </w:rPr>
          <w:fldChar w:fldCharType="separate"/>
        </w:r>
        <w:r w:rsidR="00B5490C" w:rsidDel="00CA350B">
          <w:rPr>
            <w:noProof/>
          </w:rPr>
          <w:delText>3</w:delText>
        </w:r>
        <w:r w:rsidR="00EF3636" w:rsidRPr="00CF739D" w:rsidDel="00CA350B">
          <w:rPr>
            <w:i w:val="0"/>
            <w:iCs w:val="0"/>
          </w:rPr>
          <w:fldChar w:fldCharType="end"/>
        </w:r>
        <w:r w:rsidR="00EF3636" w:rsidRPr="00920004" w:rsidDel="00CA350B">
          <w:rPr>
            <w:i w:val="0"/>
            <w:iCs w:val="0"/>
          </w:rPr>
          <w:delText>.</w:delText>
        </w:r>
        <w:r w:rsidR="00EF3636" w:rsidRPr="00CF739D" w:rsidDel="00CA350B">
          <w:rPr>
            <w:i w:val="0"/>
            <w:iCs w:val="0"/>
          </w:rPr>
          <w:fldChar w:fldCharType="begin"/>
        </w:r>
        <w:r w:rsidR="00EF3636" w:rsidRPr="00920004" w:rsidDel="00CA350B">
          <w:rPr>
            <w:i w:val="0"/>
            <w:iCs w:val="0"/>
          </w:rPr>
          <w:delInstrText xml:space="preserve"> SEQ Hình \* ARABIC \s 1 </w:delInstrText>
        </w:r>
        <w:r w:rsidR="00EF3636" w:rsidRPr="00CF739D" w:rsidDel="00CA350B">
          <w:rPr>
            <w:i w:val="0"/>
            <w:iCs w:val="0"/>
          </w:rPr>
          <w:fldChar w:fldCharType="separate"/>
        </w:r>
        <w:r w:rsidR="00B5490C" w:rsidDel="00CA350B">
          <w:rPr>
            <w:noProof/>
          </w:rPr>
          <w:delText>40</w:delText>
        </w:r>
        <w:r w:rsidR="00EF3636" w:rsidRPr="00CF739D" w:rsidDel="00CA350B">
          <w:rPr>
            <w:i w:val="0"/>
            <w:iCs w:val="0"/>
          </w:rPr>
          <w:fldChar w:fldCharType="end"/>
        </w:r>
      </w:del>
      <w:r w:rsidRPr="00CF739D">
        <w:rPr>
          <w:i w:val="0"/>
          <w:iCs w:val="0"/>
        </w:rPr>
        <w:t xml:space="preserve"> Sơ đồ xử lí đăng nhập</w:t>
      </w:r>
      <w:bookmarkEnd w:id="2810"/>
    </w:p>
    <w:p w14:paraId="44D29F39" w14:textId="0734D38E" w:rsidR="00A61DB2" w:rsidRPr="00CF739D" w:rsidRDefault="00A61DB2" w:rsidP="00A27956">
      <w:pPr>
        <w:pStyle w:val="Heading4"/>
        <w:pPrChange w:id="2815" w:author="phuong vu" w:date="2018-12-03T00:17:00Z">
          <w:pPr>
            <w:pStyle w:val="Heading4"/>
            <w:spacing w:before="240" w:line="0" w:lineRule="atLeast"/>
          </w:pPr>
        </w:pPrChange>
      </w:pPr>
      <w:bookmarkStart w:id="2816" w:name="_Toc531502270"/>
      <w:r w:rsidRPr="00920004">
        <w:lastRenderedPageBreak/>
        <w:t>Đ</w:t>
      </w:r>
      <w:r w:rsidRPr="00CF739D">
        <w:t>ăng xuất hệ thống</w:t>
      </w:r>
      <w:bookmarkEnd w:id="2816"/>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4043D0D6" w:rsidR="005E260F" w:rsidRPr="00E4365A" w:rsidRDefault="005E260F">
                            <w:pPr>
                              <w:pStyle w:val="Caption"/>
                              <w:rPr>
                                <w:b/>
                                <w:noProof/>
                              </w:rPr>
                            </w:pPr>
                            <w:bookmarkStart w:id="2817" w:name="_Toc531380518"/>
                            <w:r w:rsidRPr="00E4365A">
                              <w:t xml:space="preserve">Hình </w:t>
                            </w:r>
                            <w:ins w:id="2818" w:author="phuong vu" w:date="2018-12-03T00:08:00Z">
                              <w:r>
                                <w:fldChar w:fldCharType="begin"/>
                              </w:r>
                              <w:r>
                                <w:instrText xml:space="preserve"> STYLEREF 1 \s </w:instrText>
                              </w:r>
                            </w:ins>
                            <w:r>
                              <w:fldChar w:fldCharType="separate"/>
                            </w:r>
                            <w:r>
                              <w:rPr>
                                <w:noProof/>
                              </w:rPr>
                              <w:t>3</w:t>
                            </w:r>
                            <w:ins w:id="2819" w:author="phuong vu" w:date="2018-12-03T00:08:00Z">
                              <w:r>
                                <w:fldChar w:fldCharType="end"/>
                              </w:r>
                              <w:r>
                                <w:t>.</w:t>
                              </w:r>
                              <w:r>
                                <w:fldChar w:fldCharType="begin"/>
                              </w:r>
                              <w:r>
                                <w:instrText xml:space="preserve"> SEQ Hình \* ARABIC \s 1 </w:instrText>
                              </w:r>
                            </w:ins>
                            <w:r>
                              <w:fldChar w:fldCharType="separate"/>
                            </w:r>
                            <w:ins w:id="2820" w:author="phuong vu" w:date="2018-12-03T00:08:00Z">
                              <w:r>
                                <w:rPr>
                                  <w:noProof/>
                                </w:rPr>
                                <w:t>40</w:t>
                              </w:r>
                              <w:r>
                                <w:fldChar w:fldCharType="end"/>
                              </w:r>
                            </w:ins>
                            <w:del w:id="2821"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41</w:delText>
                              </w:r>
                              <w:r w:rsidDel="00CA350B">
                                <w:rPr>
                                  <w:noProof/>
                                </w:rPr>
                                <w:fldChar w:fldCharType="end"/>
                              </w:r>
                            </w:del>
                            <w:r w:rsidRPr="00E4365A">
                              <w:rPr>
                                <w:lang w:val="en-US"/>
                              </w:rPr>
                              <w:t xml:space="preserve"> Giao diện xử lí đăng xuất</w:t>
                            </w:r>
                            <w:bookmarkEnd w:id="28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4043D0D6" w:rsidR="005E260F" w:rsidRPr="00E4365A" w:rsidRDefault="005E260F">
                      <w:pPr>
                        <w:pStyle w:val="Caption"/>
                        <w:rPr>
                          <w:b/>
                          <w:noProof/>
                        </w:rPr>
                      </w:pPr>
                      <w:bookmarkStart w:id="2822" w:name="_Toc531380518"/>
                      <w:r w:rsidRPr="00E4365A">
                        <w:t xml:space="preserve">Hình </w:t>
                      </w:r>
                      <w:ins w:id="2823" w:author="phuong vu" w:date="2018-12-03T00:08:00Z">
                        <w:r>
                          <w:fldChar w:fldCharType="begin"/>
                        </w:r>
                        <w:r>
                          <w:instrText xml:space="preserve"> STYLEREF 1 \s </w:instrText>
                        </w:r>
                      </w:ins>
                      <w:r>
                        <w:fldChar w:fldCharType="separate"/>
                      </w:r>
                      <w:r>
                        <w:rPr>
                          <w:noProof/>
                        </w:rPr>
                        <w:t>3</w:t>
                      </w:r>
                      <w:ins w:id="2824" w:author="phuong vu" w:date="2018-12-03T00:08:00Z">
                        <w:r>
                          <w:fldChar w:fldCharType="end"/>
                        </w:r>
                        <w:r>
                          <w:t>.</w:t>
                        </w:r>
                        <w:r>
                          <w:fldChar w:fldCharType="begin"/>
                        </w:r>
                        <w:r>
                          <w:instrText xml:space="preserve"> SEQ Hình \* ARABIC \s 1 </w:instrText>
                        </w:r>
                      </w:ins>
                      <w:r>
                        <w:fldChar w:fldCharType="separate"/>
                      </w:r>
                      <w:ins w:id="2825" w:author="phuong vu" w:date="2018-12-03T00:08:00Z">
                        <w:r>
                          <w:rPr>
                            <w:noProof/>
                          </w:rPr>
                          <w:t>40</w:t>
                        </w:r>
                        <w:r>
                          <w:fldChar w:fldCharType="end"/>
                        </w:r>
                      </w:ins>
                      <w:del w:id="2826" w:author="phuong vu" w:date="2018-12-03T00:08:00Z">
                        <w:r w:rsidDel="00CA350B">
                          <w:rPr>
                            <w:noProof/>
                          </w:rPr>
                          <w:fldChar w:fldCharType="begin"/>
                        </w:r>
                        <w:r w:rsidDel="00CA350B">
                          <w:rPr>
                            <w:noProof/>
                          </w:rPr>
                          <w:delInstrText xml:space="preserve"> STYLEREF 1 \s </w:delInstrText>
                        </w:r>
                        <w:r w:rsidDel="00CA350B">
                          <w:rPr>
                            <w:noProof/>
                          </w:rPr>
                          <w:fldChar w:fldCharType="separate"/>
                        </w:r>
                        <w:r w:rsidDel="00CA350B">
                          <w:rPr>
                            <w:noProof/>
                          </w:rPr>
                          <w:delText>3</w:delText>
                        </w:r>
                        <w:r w:rsidDel="00CA350B">
                          <w:rPr>
                            <w:noProof/>
                          </w:rPr>
                          <w:fldChar w:fldCharType="end"/>
                        </w:r>
                        <w:r w:rsidDel="00CA350B">
                          <w:delText>.</w:delText>
                        </w:r>
                        <w:r w:rsidDel="00CA350B">
                          <w:rPr>
                            <w:noProof/>
                          </w:rPr>
                          <w:fldChar w:fldCharType="begin"/>
                        </w:r>
                        <w:r w:rsidDel="00CA350B">
                          <w:rPr>
                            <w:noProof/>
                          </w:rPr>
                          <w:delInstrText xml:space="preserve"> SEQ Hình \* ARABIC \s 1 </w:delInstrText>
                        </w:r>
                        <w:r w:rsidDel="00CA350B">
                          <w:rPr>
                            <w:noProof/>
                          </w:rPr>
                          <w:fldChar w:fldCharType="separate"/>
                        </w:r>
                        <w:r w:rsidDel="00CA350B">
                          <w:rPr>
                            <w:noProof/>
                          </w:rPr>
                          <w:delText>41</w:delText>
                        </w:r>
                        <w:r w:rsidDel="00CA350B">
                          <w:rPr>
                            <w:noProof/>
                          </w:rPr>
                          <w:fldChar w:fldCharType="end"/>
                        </w:r>
                      </w:del>
                      <w:r w:rsidRPr="00E4365A">
                        <w:rPr>
                          <w:lang w:val="en-US"/>
                        </w:rPr>
                        <w:t xml:space="preserve"> Giao diện xử lí đăng xuất</w:t>
                      </w:r>
                      <w:bookmarkEnd w:id="2822"/>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01">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1543119B" w:rsidR="003D5A3C" w:rsidRPr="00CF739D" w:rsidRDefault="009E4E70" w:rsidP="00CF739D">
      <w:pPr>
        <w:pStyle w:val="Caption"/>
        <w:rPr>
          <w:lang w:val="en-US"/>
        </w:rPr>
      </w:pPr>
      <w:bookmarkStart w:id="2827" w:name="_Toc53150458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28</w:t>
      </w:r>
      <w:r w:rsidR="001B1BC1">
        <w:rPr>
          <w:noProof/>
        </w:rPr>
        <w:fldChar w:fldCharType="end"/>
      </w:r>
      <w:r w:rsidRPr="00CF739D">
        <w:rPr>
          <w:lang w:val="en-US"/>
        </w:rPr>
        <w:t xml:space="preserve"> Các thành phần giao diện đăng xuất hệ thống</w:t>
      </w:r>
      <w:bookmarkEnd w:id="2827"/>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685759D3" w:rsidR="00755C63" w:rsidRPr="00CF739D" w:rsidRDefault="009E4E70" w:rsidP="00CF739D">
      <w:pPr>
        <w:pStyle w:val="Caption"/>
        <w:rPr>
          <w:lang w:val="en-US"/>
        </w:rPr>
      </w:pPr>
      <w:bookmarkStart w:id="2828" w:name="_Toc53150459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29</w:t>
      </w:r>
      <w:r w:rsidR="001B1BC1">
        <w:rPr>
          <w:noProof/>
        </w:rPr>
        <w:fldChar w:fldCharType="end"/>
      </w:r>
      <w:r w:rsidRPr="00CF739D">
        <w:rPr>
          <w:lang w:val="en-US"/>
        </w:rPr>
        <w:t xml:space="preserve"> Dữ liệu sử dụng đăng xuất hệ thống</w:t>
      </w:r>
      <w:bookmarkEnd w:id="2828"/>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3ED96FD1" w:rsidR="002F5F09" w:rsidRPr="00920004" w:rsidRDefault="00282E77" w:rsidP="00CF739D">
      <w:pPr>
        <w:pStyle w:val="Caption"/>
      </w:pPr>
      <w:bookmarkStart w:id="2829" w:name="_Toc531380519"/>
      <w:r w:rsidRPr="00920004">
        <w:t xml:space="preserve">Hình </w:t>
      </w:r>
      <w:ins w:id="2830" w:author="phuong vu" w:date="2018-12-03T00:08:00Z">
        <w:r w:rsidR="00CA350B">
          <w:fldChar w:fldCharType="begin"/>
        </w:r>
        <w:r w:rsidR="00CA350B">
          <w:instrText xml:space="preserve"> STYLEREF 1 \s </w:instrText>
        </w:r>
      </w:ins>
      <w:r w:rsidR="00CA350B">
        <w:fldChar w:fldCharType="separate"/>
      </w:r>
      <w:r w:rsidR="00CA350B">
        <w:rPr>
          <w:noProof/>
        </w:rPr>
        <w:t>3</w:t>
      </w:r>
      <w:ins w:id="2831" w:author="phuong vu" w:date="2018-12-03T00:08:00Z">
        <w:r w:rsidR="00CA350B">
          <w:fldChar w:fldCharType="end"/>
        </w:r>
        <w:r w:rsidR="00CA350B">
          <w:t>.</w:t>
        </w:r>
        <w:r w:rsidR="00CA350B">
          <w:fldChar w:fldCharType="begin"/>
        </w:r>
        <w:r w:rsidR="00CA350B">
          <w:instrText xml:space="preserve"> SEQ Hình \* ARABIC \s 1 </w:instrText>
        </w:r>
      </w:ins>
      <w:r w:rsidR="00CA350B">
        <w:fldChar w:fldCharType="separate"/>
      </w:r>
      <w:ins w:id="2832" w:author="phuong vu" w:date="2018-12-03T00:08:00Z">
        <w:r w:rsidR="00CA350B">
          <w:rPr>
            <w:noProof/>
          </w:rPr>
          <w:t>41</w:t>
        </w:r>
        <w:r w:rsidR="00CA350B">
          <w:fldChar w:fldCharType="end"/>
        </w:r>
      </w:ins>
      <w:del w:id="2833" w:author="phuong vu" w:date="2018-12-03T00:08:00Z">
        <w:r w:rsidR="00EF3636" w:rsidRPr="00CF739D" w:rsidDel="00CA350B">
          <w:fldChar w:fldCharType="begin"/>
        </w:r>
        <w:r w:rsidR="00EF3636" w:rsidRPr="00920004" w:rsidDel="00CA350B">
          <w:delInstrText xml:space="preserve"> STYLEREF 1 \s </w:delInstrText>
        </w:r>
        <w:r w:rsidR="00EF3636" w:rsidRPr="00CF739D" w:rsidDel="00CA350B">
          <w:fldChar w:fldCharType="separate"/>
        </w:r>
        <w:r w:rsidR="00B5490C" w:rsidDel="00CA350B">
          <w:rPr>
            <w:noProof/>
          </w:rPr>
          <w:delText>3</w:delText>
        </w:r>
        <w:r w:rsidR="00EF3636" w:rsidRPr="00CF739D" w:rsidDel="00CA350B">
          <w:fldChar w:fldCharType="end"/>
        </w:r>
        <w:r w:rsidR="00EF3636" w:rsidRPr="00920004" w:rsidDel="00CA350B">
          <w:delText>.</w:delText>
        </w:r>
        <w:r w:rsidR="00EF3636" w:rsidRPr="00CF739D" w:rsidDel="00CA350B">
          <w:fldChar w:fldCharType="begin"/>
        </w:r>
        <w:r w:rsidR="00EF3636" w:rsidRPr="00920004" w:rsidDel="00CA350B">
          <w:delInstrText xml:space="preserve"> SEQ Hình \* ARABIC \s 1 </w:delInstrText>
        </w:r>
        <w:r w:rsidR="00EF3636" w:rsidRPr="00CF739D" w:rsidDel="00CA350B">
          <w:fldChar w:fldCharType="separate"/>
        </w:r>
        <w:r w:rsidR="00B5490C" w:rsidDel="00CA350B">
          <w:rPr>
            <w:noProof/>
          </w:rPr>
          <w:delText>42</w:delText>
        </w:r>
        <w:r w:rsidR="00EF3636" w:rsidRPr="00CF739D" w:rsidDel="00CA350B">
          <w:fldChar w:fldCharType="end"/>
        </w:r>
      </w:del>
      <w:r w:rsidRPr="00CF739D">
        <w:t xml:space="preserve"> Sơ đồ xử lí đăng xuất</w:t>
      </w:r>
      <w:bookmarkEnd w:id="2829"/>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2834" w:name="_Toc531009837"/>
      <w:bookmarkStart w:id="2835" w:name="_Toc531102413"/>
      <w:bookmarkStart w:id="2836" w:name="_Toc531103361"/>
      <w:bookmarkStart w:id="2837" w:name="_Toc531359602"/>
      <w:bookmarkStart w:id="2838" w:name="_Toc531360583"/>
      <w:bookmarkStart w:id="2839" w:name="_Toc531381425"/>
      <w:bookmarkStart w:id="2840" w:name="_Toc531009838"/>
      <w:bookmarkStart w:id="2841" w:name="_Toc531102414"/>
      <w:bookmarkStart w:id="2842" w:name="_Toc531103362"/>
      <w:bookmarkStart w:id="2843" w:name="_Toc531359603"/>
      <w:bookmarkStart w:id="2844" w:name="_Toc531360584"/>
      <w:bookmarkStart w:id="2845" w:name="_Toc531381426"/>
      <w:bookmarkStart w:id="2846" w:name="_Toc531009839"/>
      <w:bookmarkStart w:id="2847" w:name="_Toc531102415"/>
      <w:bookmarkStart w:id="2848" w:name="_Toc531103363"/>
      <w:bookmarkStart w:id="2849" w:name="_Toc531359604"/>
      <w:bookmarkStart w:id="2850" w:name="_Toc531360585"/>
      <w:bookmarkStart w:id="2851" w:name="_Toc531381427"/>
      <w:bookmarkStart w:id="2852" w:name="_Toc531009840"/>
      <w:bookmarkStart w:id="2853" w:name="_Toc531102416"/>
      <w:bookmarkStart w:id="2854" w:name="_Toc531103364"/>
      <w:bookmarkStart w:id="2855" w:name="_Toc531359605"/>
      <w:bookmarkStart w:id="2856" w:name="_Toc531360586"/>
      <w:bookmarkStart w:id="2857" w:name="_Toc531381428"/>
      <w:bookmarkStart w:id="2858" w:name="_Toc531009841"/>
      <w:bookmarkStart w:id="2859" w:name="_Toc531102417"/>
      <w:bookmarkStart w:id="2860" w:name="_Toc531103365"/>
      <w:bookmarkStart w:id="2861" w:name="_Toc531359606"/>
      <w:bookmarkStart w:id="2862" w:name="_Toc531360587"/>
      <w:bookmarkStart w:id="2863" w:name="_Toc531381429"/>
      <w:bookmarkStart w:id="2864" w:name="_Toc531009842"/>
      <w:bookmarkStart w:id="2865" w:name="_Toc531102418"/>
      <w:bookmarkStart w:id="2866" w:name="_Toc531103366"/>
      <w:bookmarkStart w:id="2867" w:name="_Toc531359607"/>
      <w:bookmarkStart w:id="2868" w:name="_Toc531360588"/>
      <w:bookmarkStart w:id="2869" w:name="_Toc531381430"/>
      <w:bookmarkStart w:id="2870" w:name="_Toc531009898"/>
      <w:bookmarkStart w:id="2871" w:name="_Toc531102474"/>
      <w:bookmarkStart w:id="2872" w:name="_Toc531103422"/>
      <w:bookmarkStart w:id="2873" w:name="_Toc531359663"/>
      <w:bookmarkStart w:id="2874" w:name="_Toc531360644"/>
      <w:bookmarkStart w:id="2875" w:name="_Toc531381486"/>
      <w:bookmarkStart w:id="2876" w:name="_Toc531009899"/>
      <w:bookmarkStart w:id="2877" w:name="_Toc531102475"/>
      <w:bookmarkStart w:id="2878" w:name="_Toc531103423"/>
      <w:bookmarkStart w:id="2879" w:name="_Toc531359664"/>
      <w:bookmarkStart w:id="2880" w:name="_Toc531360645"/>
      <w:bookmarkStart w:id="2881" w:name="_Toc531381487"/>
      <w:bookmarkStart w:id="2882" w:name="_Toc531009905"/>
      <w:bookmarkStart w:id="2883" w:name="_Toc531102481"/>
      <w:bookmarkStart w:id="2884" w:name="_Toc531103429"/>
      <w:bookmarkStart w:id="2885" w:name="_Toc531359670"/>
      <w:bookmarkStart w:id="2886" w:name="_Toc531360651"/>
      <w:bookmarkStart w:id="2887" w:name="_Toc531381493"/>
      <w:bookmarkStart w:id="2888" w:name="_Toc531009933"/>
      <w:bookmarkStart w:id="2889" w:name="_Toc531102509"/>
      <w:bookmarkStart w:id="2890" w:name="_Toc531103457"/>
      <w:bookmarkStart w:id="2891" w:name="_Toc531359698"/>
      <w:bookmarkStart w:id="2892" w:name="_Toc531360679"/>
      <w:bookmarkStart w:id="2893" w:name="_Toc531381521"/>
      <w:bookmarkStart w:id="2894" w:name="_Toc531009934"/>
      <w:bookmarkStart w:id="2895" w:name="_Toc531102510"/>
      <w:bookmarkStart w:id="2896" w:name="_Toc531103458"/>
      <w:bookmarkStart w:id="2897" w:name="_Toc531359699"/>
      <w:bookmarkStart w:id="2898" w:name="_Toc531360680"/>
      <w:bookmarkStart w:id="2899" w:name="_Toc531381522"/>
      <w:bookmarkStart w:id="2900" w:name="_Toc531009935"/>
      <w:bookmarkStart w:id="2901" w:name="_Toc531102511"/>
      <w:bookmarkStart w:id="2902" w:name="_Toc531103459"/>
      <w:bookmarkStart w:id="2903" w:name="_Toc531359700"/>
      <w:bookmarkStart w:id="2904" w:name="_Toc531360681"/>
      <w:bookmarkStart w:id="2905" w:name="_Toc531381523"/>
      <w:bookmarkStart w:id="2906" w:name="_Toc531009936"/>
      <w:bookmarkStart w:id="2907" w:name="_Toc531102512"/>
      <w:bookmarkStart w:id="2908" w:name="_Toc531103460"/>
      <w:bookmarkStart w:id="2909" w:name="_Toc531359701"/>
      <w:bookmarkStart w:id="2910" w:name="_Toc531360682"/>
      <w:bookmarkStart w:id="2911" w:name="_Toc531381524"/>
      <w:bookmarkStart w:id="2912" w:name="_Toc531009937"/>
      <w:bookmarkStart w:id="2913" w:name="_Toc531102513"/>
      <w:bookmarkStart w:id="2914" w:name="_Toc531103461"/>
      <w:bookmarkStart w:id="2915" w:name="_Toc531359702"/>
      <w:bookmarkStart w:id="2916" w:name="_Toc531360683"/>
      <w:bookmarkStart w:id="2917" w:name="_Toc531381525"/>
      <w:bookmarkStart w:id="2918" w:name="_Toc531009938"/>
      <w:bookmarkStart w:id="2919" w:name="_Toc531102514"/>
      <w:bookmarkStart w:id="2920" w:name="_Toc531103462"/>
      <w:bookmarkStart w:id="2921" w:name="_Toc531359703"/>
      <w:bookmarkStart w:id="2922" w:name="_Toc531360684"/>
      <w:bookmarkStart w:id="2923" w:name="_Toc531381526"/>
      <w:bookmarkStart w:id="2924" w:name="_Toc531502271"/>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r w:rsidRPr="00CF739D">
        <w:rPr>
          <w:rFonts w:cstheme="majorHAnsi"/>
        </w:rPr>
        <w:lastRenderedPageBreak/>
        <w:t>KIỂM THỬ</w:t>
      </w:r>
      <w:bookmarkEnd w:id="2924"/>
    </w:p>
    <w:p w14:paraId="19FA80FD" w14:textId="25F7120B" w:rsidR="004A77C2" w:rsidRPr="00CF739D" w:rsidRDefault="004A77C2">
      <w:pPr>
        <w:pStyle w:val="Heading2"/>
        <w:pPrChange w:id="2925" w:author="phuong vu" w:date="2018-12-02T09:08:00Z">
          <w:pPr>
            <w:pStyle w:val="Heading2"/>
            <w:spacing w:before="240" w:line="0" w:lineRule="atLeast"/>
          </w:pPr>
        </w:pPrChange>
      </w:pPr>
      <w:bookmarkStart w:id="2926" w:name="_Toc531502272"/>
      <w:r w:rsidRPr="00CF739D">
        <w:t>Giới thiệu</w:t>
      </w:r>
      <w:bookmarkEnd w:id="2926"/>
    </w:p>
    <w:p w14:paraId="127BEAE5" w14:textId="282BAD59" w:rsidR="001D2492" w:rsidRPr="00920004" w:rsidRDefault="001D2492" w:rsidP="00D63265">
      <w:pPr>
        <w:pStyle w:val="Heading3"/>
        <w:pPrChange w:id="2927" w:author="phuong vu" w:date="2018-12-03T00:18:00Z">
          <w:pPr>
            <w:pStyle w:val="Heading3"/>
          </w:pPr>
        </w:pPrChange>
      </w:pPr>
      <w:bookmarkStart w:id="2928" w:name="_Toc531502273"/>
      <w:r w:rsidRPr="00920004">
        <w:t>Mục tiêu</w:t>
      </w:r>
      <w:bookmarkEnd w:id="2928"/>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rsidP="00D63265">
      <w:pPr>
        <w:pStyle w:val="Heading3"/>
        <w:pPrChange w:id="2929" w:author="phuong vu" w:date="2018-12-03T00:18:00Z">
          <w:pPr>
            <w:pStyle w:val="Heading3"/>
          </w:pPr>
        </w:pPrChange>
      </w:pPr>
      <w:bookmarkStart w:id="2930" w:name="_Toc531502274"/>
      <w:r w:rsidRPr="00920004">
        <w:t>Phạm vi kiểm thử</w:t>
      </w:r>
      <w:bookmarkEnd w:id="2930"/>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pPr>
        <w:pStyle w:val="Heading2"/>
        <w:pPrChange w:id="2931" w:author="phuong vu" w:date="2018-12-02T09:08:00Z">
          <w:pPr>
            <w:pStyle w:val="Heading2"/>
            <w:spacing w:before="240" w:line="0" w:lineRule="atLeast"/>
          </w:pPr>
        </w:pPrChange>
      </w:pPr>
      <w:bookmarkStart w:id="2932" w:name="_Toc531502275"/>
      <w:r w:rsidRPr="00CF739D">
        <w:t>Chi tiết kế hoạch kiểm thử</w:t>
      </w:r>
      <w:bookmarkEnd w:id="2932"/>
    </w:p>
    <w:p w14:paraId="47FB87D6" w14:textId="0D8EB526" w:rsidR="00924D77" w:rsidRPr="00920004" w:rsidRDefault="00924D77" w:rsidP="00D63265">
      <w:pPr>
        <w:pStyle w:val="Heading3"/>
        <w:pPrChange w:id="2933" w:author="phuong vu" w:date="2018-12-03T00:18:00Z">
          <w:pPr>
            <w:pStyle w:val="Heading3"/>
          </w:pPr>
        </w:pPrChange>
      </w:pPr>
      <w:bookmarkStart w:id="2934" w:name="_Toc531502276"/>
      <w:r w:rsidRPr="00920004">
        <w:t>Các chức năng kiểm thử</w:t>
      </w:r>
      <w:bookmarkEnd w:id="2934"/>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289F9273" w:rsidR="00924D77" w:rsidRPr="00CF739D" w:rsidRDefault="00924D77" w:rsidP="00CF739D">
      <w:pPr>
        <w:pStyle w:val="Caption"/>
      </w:pPr>
      <w:bookmarkStart w:id="2935" w:name="_Toc53150459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w:t>
      </w:r>
      <w:r w:rsidR="001B1BC1">
        <w:rPr>
          <w:noProof/>
        </w:rPr>
        <w:fldChar w:fldCharType="end"/>
      </w:r>
      <w:r w:rsidRPr="00CF739D">
        <w:t xml:space="preserve"> Các chức năng được kiểm thử</w:t>
      </w:r>
      <w:bookmarkEnd w:id="2935"/>
    </w:p>
    <w:p w14:paraId="6E774E1B" w14:textId="490F06FE" w:rsidR="00924D77" w:rsidRPr="00920004" w:rsidRDefault="00924D77" w:rsidP="00D63265">
      <w:pPr>
        <w:pStyle w:val="Heading3"/>
        <w:pPrChange w:id="2936" w:author="phuong vu" w:date="2018-12-03T00:18:00Z">
          <w:pPr>
            <w:pStyle w:val="Heading3"/>
          </w:pPr>
        </w:pPrChange>
      </w:pPr>
      <w:bookmarkStart w:id="2937" w:name="_Toc531502277"/>
      <w:r w:rsidRPr="00920004">
        <w:t>Tiêu chí kiểm thử</w:t>
      </w:r>
      <w:bookmarkEnd w:id="2937"/>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pPr>
        <w:pStyle w:val="Heading2"/>
        <w:pPrChange w:id="2938" w:author="phuong vu" w:date="2018-12-02T09:08:00Z">
          <w:pPr>
            <w:pStyle w:val="Heading2"/>
            <w:spacing w:before="240" w:line="0" w:lineRule="atLeast"/>
          </w:pPr>
        </w:pPrChange>
      </w:pPr>
      <w:bookmarkStart w:id="2939" w:name="_Toc531502278"/>
      <w:r w:rsidRPr="00CF739D">
        <w:t>Quản lí kiểm thử</w:t>
      </w:r>
      <w:bookmarkEnd w:id="2939"/>
    </w:p>
    <w:p w14:paraId="64EAE467" w14:textId="7B31CE3C" w:rsidR="00924D77" w:rsidRPr="00920004" w:rsidRDefault="00924D77" w:rsidP="00D63265">
      <w:pPr>
        <w:pStyle w:val="Heading3"/>
        <w:pPrChange w:id="2940" w:author="phuong vu" w:date="2018-12-03T00:18:00Z">
          <w:pPr>
            <w:pStyle w:val="Heading3"/>
          </w:pPr>
        </w:pPrChange>
      </w:pPr>
      <w:bookmarkStart w:id="2941" w:name="_Toc531502279"/>
      <w:r w:rsidRPr="00920004">
        <w:t>Tiến hành kiểm thử</w:t>
      </w:r>
      <w:bookmarkEnd w:id="2941"/>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rsidP="00D63265">
      <w:pPr>
        <w:pStyle w:val="Heading3"/>
        <w:pPrChange w:id="2942" w:author="phuong vu" w:date="2018-12-03T00:18:00Z">
          <w:pPr>
            <w:pStyle w:val="Heading3"/>
          </w:pPr>
        </w:pPrChange>
      </w:pPr>
      <w:bookmarkStart w:id="2943" w:name="_Toc531502280"/>
      <w:r w:rsidRPr="00920004">
        <w:t>Môi trường kiểm thử</w:t>
      </w:r>
      <w:bookmarkEnd w:id="2943"/>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rsidP="00D63265">
      <w:pPr>
        <w:pStyle w:val="Heading3"/>
        <w:pPrChange w:id="2944" w:author="phuong vu" w:date="2018-12-03T00:18:00Z">
          <w:pPr>
            <w:pStyle w:val="Heading3"/>
          </w:pPr>
        </w:pPrChange>
      </w:pPr>
      <w:bookmarkStart w:id="2945" w:name="_Toc531502281"/>
      <w:r w:rsidRPr="00920004">
        <w:t>Kế hoạch dự đoán và chi phí</w:t>
      </w:r>
      <w:bookmarkEnd w:id="2945"/>
    </w:p>
    <w:p w14:paraId="363121EF" w14:textId="3BB197C2" w:rsidR="00924D77" w:rsidRPr="00920004" w:rsidRDefault="00924D77" w:rsidP="00D63265">
      <w:pPr>
        <w:pStyle w:val="Heading3"/>
        <w:pPrChange w:id="2946" w:author="phuong vu" w:date="2018-12-03T00:18:00Z">
          <w:pPr>
            <w:pStyle w:val="Heading3"/>
          </w:pPr>
        </w:pPrChange>
      </w:pPr>
      <w:bookmarkStart w:id="2947" w:name="_Toc531502282"/>
      <w:r w:rsidRPr="00920004">
        <w:t>Các rủi ro</w:t>
      </w:r>
      <w:bookmarkEnd w:id="29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70E2828F" w:rsidR="00924D77" w:rsidRPr="00CF739D" w:rsidRDefault="00104646" w:rsidP="00CF739D">
      <w:pPr>
        <w:pStyle w:val="Caption"/>
      </w:pPr>
      <w:bookmarkStart w:id="2948" w:name="_Toc53150459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w:t>
      </w:r>
      <w:r w:rsidR="001B1BC1">
        <w:rPr>
          <w:noProof/>
        </w:rPr>
        <w:fldChar w:fldCharType="end"/>
      </w:r>
      <w:r w:rsidRPr="00CF739D">
        <w:t xml:space="preserve"> Các rủi ro có thể xảy ra khi kiểm thử</w:t>
      </w:r>
      <w:bookmarkEnd w:id="2948"/>
    </w:p>
    <w:p w14:paraId="2CCA3230" w14:textId="7BF5704C" w:rsidR="00C557CE" w:rsidRPr="00CF739D" w:rsidRDefault="004A77C2">
      <w:pPr>
        <w:pStyle w:val="Heading2"/>
        <w:pPrChange w:id="2949" w:author="phuong vu" w:date="2018-12-02T09:08:00Z">
          <w:pPr>
            <w:pStyle w:val="Heading2"/>
            <w:spacing w:before="240" w:line="0" w:lineRule="atLeast"/>
          </w:pPr>
        </w:pPrChange>
      </w:pPr>
      <w:bookmarkStart w:id="2950" w:name="_Toc531502283"/>
      <w:r w:rsidRPr="00CF739D">
        <w:t>Các trường hợp kiểm thử</w:t>
      </w:r>
      <w:bookmarkEnd w:id="2950"/>
    </w:p>
    <w:p w14:paraId="78573932" w14:textId="32BF68B4" w:rsidR="00C557CE" w:rsidRPr="00920004" w:rsidRDefault="00287281" w:rsidP="00D63265">
      <w:pPr>
        <w:pStyle w:val="Heading3"/>
        <w:pPrChange w:id="2951" w:author="phuong vu" w:date="2018-12-03T00:18:00Z">
          <w:pPr>
            <w:pStyle w:val="Heading3"/>
          </w:pPr>
        </w:pPrChange>
      </w:pPr>
      <w:bookmarkStart w:id="2952" w:name="_Toc531502284"/>
      <w:r w:rsidRPr="00920004">
        <w:t>Quản lí đơn hàng</w:t>
      </w:r>
      <w:bookmarkEnd w:id="2952"/>
    </w:p>
    <w:p w14:paraId="4E4EA01F" w14:textId="241198C6" w:rsidR="006A5504" w:rsidRPr="00920004" w:rsidRDefault="006A5504" w:rsidP="00A27956">
      <w:pPr>
        <w:pStyle w:val="Heading4"/>
        <w:pPrChange w:id="2953" w:author="phuong vu" w:date="2018-12-03T00:17:00Z">
          <w:pPr>
            <w:pStyle w:val="Heading4"/>
            <w:spacing w:before="240" w:line="0" w:lineRule="atLeast"/>
          </w:pPr>
        </w:pPrChange>
      </w:pPr>
      <w:bookmarkStart w:id="2954" w:name="_Toc531502285"/>
      <w:r w:rsidRPr="00920004">
        <w:t>Xem danh sách đơn hàng theo trạng thái</w:t>
      </w:r>
      <w:bookmarkEnd w:id="2954"/>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59177BC0" w:rsidR="006A5504" w:rsidRPr="00CF739D" w:rsidRDefault="00FA2022" w:rsidP="00CF739D">
      <w:pPr>
        <w:pStyle w:val="Caption"/>
      </w:pPr>
      <w:bookmarkStart w:id="2955" w:name="_Toc531504593"/>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w:t>
      </w:r>
      <w:r w:rsidR="001B1BC1">
        <w:rPr>
          <w:noProof/>
        </w:rPr>
        <w:fldChar w:fldCharType="end"/>
      </w:r>
      <w:r w:rsidRPr="00CF739D">
        <w:rPr>
          <w:lang w:val="en-US"/>
        </w:rPr>
        <w:t xml:space="preserve"> Kiểm thử chức năng danh sách đơn hàng theo trạng thái</w:t>
      </w:r>
      <w:bookmarkEnd w:id="2955"/>
    </w:p>
    <w:p w14:paraId="4D4DBE8B" w14:textId="3B8BF9A0" w:rsidR="006C2726" w:rsidRPr="00CF739D" w:rsidRDefault="006C2726" w:rsidP="00A27956">
      <w:pPr>
        <w:pStyle w:val="Heading4"/>
        <w:pPrChange w:id="2956" w:author="phuong vu" w:date="2018-12-03T00:17:00Z">
          <w:pPr>
            <w:pStyle w:val="Heading4"/>
            <w:spacing w:before="240" w:line="0" w:lineRule="atLeast"/>
          </w:pPr>
        </w:pPrChange>
      </w:pPr>
      <w:bookmarkStart w:id="2957" w:name="_Toc531502286"/>
      <w:r w:rsidRPr="00CF739D">
        <w:t>Xem chi tiết đơn hàng</w:t>
      </w:r>
      <w:bookmarkEnd w:id="2957"/>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3C865988" w:rsidR="00FA2022" w:rsidRPr="00CF739D" w:rsidRDefault="00FA2022">
      <w:pPr>
        <w:pStyle w:val="Caption"/>
        <w:rPr>
          <w:lang w:val="en-US"/>
        </w:rPr>
      </w:pPr>
      <w:bookmarkStart w:id="2958" w:name="_Toc53150459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920004">
        <w:rPr>
          <w:lang w:val="en-US"/>
        </w:rPr>
        <w:t xml:space="preserve"> Kiểm thử chức năng xem chi tiết đơn hàng</w:t>
      </w:r>
      <w:bookmarkEnd w:id="2958"/>
    </w:p>
    <w:p w14:paraId="6107DADC" w14:textId="75024AEB" w:rsidR="0077093A" w:rsidRPr="00920004" w:rsidRDefault="002219F0" w:rsidP="00A27956">
      <w:pPr>
        <w:pStyle w:val="Heading4"/>
        <w:pPrChange w:id="2959" w:author="phuong vu" w:date="2018-12-03T00:17:00Z">
          <w:pPr>
            <w:pStyle w:val="Heading4"/>
            <w:spacing w:before="240" w:line="0" w:lineRule="atLeast"/>
          </w:pPr>
        </w:pPrChange>
      </w:pPr>
      <w:bookmarkStart w:id="2960" w:name="_Toc531502287"/>
      <w:r w:rsidRPr="00920004">
        <w:t>Thay đổi trạng thái đơn hàng</w:t>
      </w:r>
      <w:bookmarkEnd w:id="2960"/>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09854DF2" w:rsidR="00FA2022" w:rsidRPr="00CF739D" w:rsidRDefault="00FA2022">
      <w:pPr>
        <w:pStyle w:val="Caption"/>
        <w:rPr>
          <w:lang w:val="en-US"/>
        </w:rPr>
      </w:pPr>
      <w:bookmarkStart w:id="2961" w:name="_Toc53150459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Kiểm thử chức năng thay đổi trạng thái đơn hàng</w:t>
      </w:r>
      <w:bookmarkEnd w:id="2961"/>
    </w:p>
    <w:p w14:paraId="49AB012F" w14:textId="1D4EF7F9" w:rsidR="002219F0" w:rsidRPr="00920004" w:rsidRDefault="0001206E" w:rsidP="00A27956">
      <w:pPr>
        <w:pStyle w:val="Heading4"/>
        <w:pPrChange w:id="2962" w:author="phuong vu" w:date="2018-12-03T00:17:00Z">
          <w:pPr>
            <w:pStyle w:val="Heading4"/>
            <w:spacing w:before="240" w:line="0" w:lineRule="atLeast"/>
          </w:pPr>
        </w:pPrChange>
      </w:pPr>
      <w:bookmarkStart w:id="2963" w:name="_Toc531502288"/>
      <w:r w:rsidRPr="00920004">
        <w:t>Tạo hóa đơn đơn hàng</w:t>
      </w:r>
      <w:bookmarkEnd w:id="2963"/>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66F89FC6" w:rsidR="00FA2022" w:rsidRPr="00CF739D" w:rsidRDefault="00FA2022">
      <w:pPr>
        <w:pStyle w:val="Caption"/>
        <w:rPr>
          <w:lang w:val="en-US"/>
        </w:rPr>
      </w:pPr>
      <w:bookmarkStart w:id="2964" w:name="_Toc53150459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6</w:t>
      </w:r>
      <w:r w:rsidR="00D632EE" w:rsidRPr="00CF739D">
        <w:fldChar w:fldCharType="end"/>
      </w:r>
      <w:r w:rsidRPr="00920004">
        <w:rPr>
          <w:lang w:val="en-US"/>
        </w:rPr>
        <w:t xml:space="preserve"> Kiểm thử chức năng tạo hóa đơn đơn hàng</w:t>
      </w:r>
      <w:bookmarkEnd w:id="2964"/>
    </w:p>
    <w:p w14:paraId="2F432260" w14:textId="609760B2" w:rsidR="0001206E" w:rsidRPr="00920004" w:rsidRDefault="00FB1C45" w:rsidP="00A27956">
      <w:pPr>
        <w:pStyle w:val="Heading4"/>
        <w:pPrChange w:id="2965" w:author="phuong vu" w:date="2018-12-03T00:17:00Z">
          <w:pPr>
            <w:pStyle w:val="Heading4"/>
            <w:spacing w:before="240" w:line="0" w:lineRule="atLeast"/>
          </w:pPr>
        </w:pPrChange>
      </w:pPr>
      <w:bookmarkStart w:id="2966" w:name="_Toc531502289"/>
      <w:r w:rsidRPr="00920004">
        <w:t>Cập nhật hóa đơn</w:t>
      </w:r>
      <w:bookmarkEnd w:id="2966"/>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112AA8AB" w:rsidR="00FB1C45" w:rsidRPr="00920004" w:rsidRDefault="00A31ABA">
      <w:pPr>
        <w:pStyle w:val="Caption"/>
        <w:rPr>
          <w:lang w:val="en-US"/>
        </w:rPr>
      </w:pPr>
      <w:bookmarkStart w:id="2967" w:name="_Toc53150459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Kiểm thử </w:t>
      </w:r>
      <w:r w:rsidR="00FA2022" w:rsidRPr="00920004">
        <w:rPr>
          <w:lang w:val="en-US"/>
        </w:rPr>
        <w:t>chức năng cập nhật hóa đơn</w:t>
      </w:r>
      <w:bookmarkEnd w:id="2967"/>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D63265">
      <w:pPr>
        <w:pStyle w:val="Heading3"/>
        <w:pPrChange w:id="2968" w:author="phuong vu" w:date="2018-12-03T00:18:00Z">
          <w:pPr>
            <w:pStyle w:val="Heading3"/>
          </w:pPr>
        </w:pPrChange>
      </w:pPr>
      <w:bookmarkStart w:id="2969" w:name="_Toc531502290"/>
      <w:r w:rsidRPr="00920004">
        <w:t>Quản lí biên nhận</w:t>
      </w:r>
      <w:bookmarkEnd w:id="2969"/>
    </w:p>
    <w:p w14:paraId="7C4C6216" w14:textId="4BAFC6AC" w:rsidR="00A31ABA" w:rsidRPr="00CF739D" w:rsidRDefault="00A31ABA" w:rsidP="00A27956">
      <w:pPr>
        <w:pStyle w:val="Heading4"/>
        <w:pPrChange w:id="2970" w:author="phuong vu" w:date="2018-12-03T00:17:00Z">
          <w:pPr>
            <w:pStyle w:val="Heading4"/>
            <w:spacing w:before="240" w:line="0" w:lineRule="atLeast"/>
          </w:pPr>
        </w:pPrChange>
      </w:pPr>
      <w:bookmarkStart w:id="2971" w:name="_Toc531502291"/>
      <w:r w:rsidRPr="00CF739D">
        <w:t>Xem danh sách biên nhận theo trạng thái</w:t>
      </w:r>
      <w:bookmarkEnd w:id="2971"/>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4F0ECF46" w:rsidR="0077093A" w:rsidRPr="00CF739D" w:rsidRDefault="00477528" w:rsidP="00CF739D">
      <w:pPr>
        <w:pStyle w:val="Caption"/>
        <w:rPr>
          <w:lang w:val="en-US"/>
        </w:rPr>
      </w:pPr>
      <w:bookmarkStart w:id="2972" w:name="_Toc53150459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8</w:t>
      </w:r>
      <w:r w:rsidR="001B1BC1">
        <w:rPr>
          <w:noProof/>
        </w:rPr>
        <w:fldChar w:fldCharType="end"/>
      </w:r>
      <w:r w:rsidRPr="00CF739D">
        <w:rPr>
          <w:lang w:val="en-US"/>
        </w:rPr>
        <w:t xml:space="preserve"> Kiểm thử chức năng xem danh sách biên nhận theo trạng thái</w:t>
      </w:r>
      <w:bookmarkEnd w:id="2972"/>
    </w:p>
    <w:p w14:paraId="3BAE1BC0" w14:textId="34C756CF" w:rsidR="00F92702" w:rsidRPr="00920004" w:rsidRDefault="00F92702" w:rsidP="00A27956">
      <w:pPr>
        <w:pStyle w:val="Heading4"/>
        <w:pPrChange w:id="2973" w:author="phuong vu" w:date="2018-12-03T00:17:00Z">
          <w:pPr>
            <w:pStyle w:val="Heading4"/>
            <w:spacing w:before="240" w:line="0" w:lineRule="atLeast"/>
          </w:pPr>
        </w:pPrChange>
      </w:pPr>
      <w:bookmarkStart w:id="2974" w:name="_Toc531502292"/>
      <w:r w:rsidRPr="00920004">
        <w:t>Thay đổi trạng thái biên nhận</w:t>
      </w:r>
      <w:bookmarkEnd w:id="2974"/>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3B2EDFDE" w:rsidR="00F92702" w:rsidRPr="00CF739D" w:rsidRDefault="00477528" w:rsidP="00CF739D">
      <w:pPr>
        <w:pStyle w:val="Caption"/>
        <w:rPr>
          <w:lang w:val="en-US"/>
        </w:rPr>
      </w:pPr>
      <w:bookmarkStart w:id="2975" w:name="_Toc53150459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9</w:t>
      </w:r>
      <w:r w:rsidR="001B1BC1">
        <w:rPr>
          <w:noProof/>
        </w:rPr>
        <w:fldChar w:fldCharType="end"/>
      </w:r>
      <w:r w:rsidRPr="00CF739D">
        <w:rPr>
          <w:lang w:val="en-US"/>
        </w:rPr>
        <w:t xml:space="preserve"> Kiểm thử chức năng thay đổi trạng thái biên nhận</w:t>
      </w:r>
      <w:bookmarkEnd w:id="2975"/>
    </w:p>
    <w:p w14:paraId="338B5170" w14:textId="5D61783F" w:rsidR="00477528" w:rsidRPr="00920004" w:rsidRDefault="00477528" w:rsidP="00A27956">
      <w:pPr>
        <w:pStyle w:val="Heading4"/>
        <w:pPrChange w:id="2976" w:author="phuong vu" w:date="2018-12-03T00:17:00Z">
          <w:pPr>
            <w:pStyle w:val="Heading4"/>
            <w:spacing w:before="240" w:line="0" w:lineRule="atLeast"/>
          </w:pPr>
        </w:pPrChange>
      </w:pPr>
      <w:bookmarkStart w:id="2977" w:name="_Toc531502293"/>
      <w:r w:rsidRPr="00920004">
        <w:t>Cập nhật biên nhận</w:t>
      </w:r>
      <w:bookmarkEnd w:id="2977"/>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68BB2DDC" w:rsidR="00477528" w:rsidRPr="00CF739D" w:rsidRDefault="00B81AB4" w:rsidP="00CF739D">
      <w:pPr>
        <w:pStyle w:val="Caption"/>
      </w:pPr>
      <w:bookmarkStart w:id="2978" w:name="_Toc53150460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10</w:t>
      </w:r>
      <w:r w:rsidR="001B1BC1">
        <w:rPr>
          <w:noProof/>
        </w:rPr>
        <w:fldChar w:fldCharType="end"/>
      </w:r>
      <w:r w:rsidRPr="00CF739D">
        <w:t xml:space="preserve"> Kiểm thử chức năng cập nhật biên nhận</w:t>
      </w:r>
      <w:bookmarkEnd w:id="2978"/>
    </w:p>
    <w:p w14:paraId="1D9E6C81" w14:textId="50D22D4F" w:rsidR="00287281" w:rsidRPr="00920004" w:rsidRDefault="00287281" w:rsidP="00D63265">
      <w:pPr>
        <w:pStyle w:val="Heading3"/>
        <w:pPrChange w:id="2979" w:author="phuong vu" w:date="2018-12-03T00:18:00Z">
          <w:pPr>
            <w:pStyle w:val="Heading3"/>
          </w:pPr>
        </w:pPrChange>
      </w:pPr>
      <w:bookmarkStart w:id="2980" w:name="_Toc531502294"/>
      <w:r w:rsidRPr="00920004">
        <w:lastRenderedPageBreak/>
        <w:t>Quản lí phân công xử lí đơn hàng</w:t>
      </w:r>
      <w:bookmarkEnd w:id="2980"/>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AF4C9DD" w:rsidR="0077093A" w:rsidRPr="00CF739D" w:rsidRDefault="002B2334" w:rsidP="00CF739D">
      <w:pPr>
        <w:pStyle w:val="Caption"/>
      </w:pPr>
      <w:bookmarkStart w:id="2981" w:name="_Toc53150460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11</w:t>
      </w:r>
      <w:r w:rsidR="001B1BC1">
        <w:rPr>
          <w:noProof/>
        </w:rPr>
        <w:fldChar w:fldCharType="end"/>
      </w:r>
      <w:r w:rsidRPr="00CF739D">
        <w:t xml:space="preserve"> Kiểm thử chức năng quản lí phân công xử lí đơn hàng</w:t>
      </w:r>
      <w:bookmarkEnd w:id="2981"/>
    </w:p>
    <w:p w14:paraId="08D9CF24" w14:textId="0833DFAB" w:rsidR="00287281" w:rsidRPr="00920004" w:rsidRDefault="00287281" w:rsidP="00D63265">
      <w:pPr>
        <w:pStyle w:val="Heading3"/>
        <w:pPrChange w:id="2982" w:author="phuong vu" w:date="2018-12-03T00:18:00Z">
          <w:pPr>
            <w:pStyle w:val="Heading3"/>
          </w:pPr>
        </w:pPrChange>
      </w:pPr>
      <w:bookmarkStart w:id="2983" w:name="_Toc531502295"/>
      <w:r w:rsidRPr="00920004">
        <w:t>Quản lí trạng thái máy giặt</w:t>
      </w:r>
      <w:bookmarkEnd w:id="2983"/>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3C678D46" w14:textId="01453158" w:rsidR="00404CBA" w:rsidRDefault="00404CBA" w:rsidP="00CF739D">
      <w:pPr>
        <w:ind w:left="720"/>
        <w:rPr>
          <w:ins w:id="2984" w:author="phuong vu" w:date="2018-12-02T09:07:00Z"/>
          <w:lang w:val="en-US"/>
        </w:rPr>
      </w:pPr>
      <w:r w:rsidRPr="00920004">
        <w:rPr>
          <w:lang w:val="en-US"/>
        </w:rPr>
        <w:t>- Bước 5: Kiểm tra phân công đơn hàng.</w:t>
      </w:r>
    </w:p>
    <w:p w14:paraId="5682B35E" w14:textId="6F27F20A" w:rsidR="00373334" w:rsidRDefault="00373334" w:rsidP="00CF739D">
      <w:pPr>
        <w:ind w:left="720"/>
        <w:rPr>
          <w:ins w:id="2985" w:author="phuong vu" w:date="2018-12-02T09:07:00Z"/>
          <w:lang w:val="en-US"/>
        </w:rPr>
      </w:pPr>
    </w:p>
    <w:p w14:paraId="6A7D6D94" w14:textId="77777777" w:rsidR="00373334" w:rsidRPr="00920004" w:rsidRDefault="00373334" w:rsidP="00CF739D">
      <w:pPr>
        <w:ind w:left="720"/>
        <w:rPr>
          <w:lang w:val="en-US"/>
        </w:rPr>
      </w:pP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lastRenderedPageBreak/>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lastRenderedPageBreak/>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lastRenderedPageBreak/>
              <w:t>- Đơn hàng ứng với máy 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3FD5C0F7" w:rsidR="0077093A" w:rsidRPr="00CF739D" w:rsidRDefault="00404CBA" w:rsidP="00CF739D">
      <w:pPr>
        <w:pStyle w:val="Caption"/>
      </w:pPr>
      <w:bookmarkStart w:id="2986" w:name="_Toc53150460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12</w:t>
      </w:r>
      <w:r w:rsidR="001B1BC1">
        <w:rPr>
          <w:noProof/>
        </w:rPr>
        <w:fldChar w:fldCharType="end"/>
      </w:r>
      <w:r w:rsidRPr="00CF739D">
        <w:rPr>
          <w:lang w:val="en-US"/>
        </w:rPr>
        <w:t xml:space="preserve"> Kiểm thử chức năng quản lí trạng thái máy giặt</w:t>
      </w:r>
      <w:bookmarkEnd w:id="2986"/>
    </w:p>
    <w:p w14:paraId="09E0E175" w14:textId="1BFA0DED" w:rsidR="00287281" w:rsidRPr="00920004" w:rsidRDefault="00287281" w:rsidP="00D63265">
      <w:pPr>
        <w:pStyle w:val="Heading3"/>
        <w:pPrChange w:id="2987" w:author="phuong vu" w:date="2018-12-03T00:18:00Z">
          <w:pPr>
            <w:pStyle w:val="Heading3"/>
          </w:pPr>
        </w:pPrChange>
      </w:pPr>
      <w:bookmarkStart w:id="2988" w:name="_Toc531502296"/>
      <w:r w:rsidRPr="00920004">
        <w:t>Tìm kiếm đơn hàng</w:t>
      </w:r>
      <w:bookmarkEnd w:id="2988"/>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RDefault="0033025D" w:rsidP="00941ED9">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RDefault="00941ED9" w:rsidP="00941ED9">
      <w:pPr>
        <w:ind w:left="720"/>
        <w:rPr>
          <w:lang w:val="en-US"/>
        </w:rPr>
      </w:pPr>
    </w:p>
    <w:p w14:paraId="51388F47" w14:textId="01DD8099" w:rsidR="00941ED9" w:rsidRPr="00920004" w:rsidRDefault="00941ED9" w:rsidP="00941ED9">
      <w:pPr>
        <w:ind w:left="720"/>
        <w:rPr>
          <w:lang w:val="en-US"/>
        </w:rPr>
      </w:pPr>
    </w:p>
    <w:p w14:paraId="299B0CFB" w14:textId="3C4DB0C9" w:rsidR="00941ED9" w:rsidRPr="00920004" w:rsidRDefault="00941ED9" w:rsidP="00941ED9">
      <w:pPr>
        <w:ind w:left="720"/>
        <w:rPr>
          <w:lang w:val="en-US"/>
        </w:rPr>
      </w:pPr>
    </w:p>
    <w:p w14:paraId="0B83D0F6" w14:textId="5AF41AD9" w:rsidR="00941ED9" w:rsidRPr="00920004" w:rsidRDefault="00941ED9" w:rsidP="00941ED9">
      <w:pPr>
        <w:ind w:left="720"/>
        <w:rPr>
          <w:lang w:val="en-US"/>
        </w:rPr>
      </w:pPr>
    </w:p>
    <w:p w14:paraId="61B6DA7C" w14:textId="77777777" w:rsidR="00941ED9" w:rsidRPr="00920004" w:rsidRDefault="00941ED9" w:rsidP="00CF739D">
      <w:pPr>
        <w:ind w:left="720"/>
        <w:rPr>
          <w:lang w:val="en-US"/>
        </w:rPr>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lastRenderedPageBreak/>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Hiển thị tất cả đơn hàng có khách hàng tên 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t>Hiển thị tất cả đơn hàng có khách hàng 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25078983" w:rsidR="0077093A" w:rsidRPr="00CF739D" w:rsidRDefault="00D6420A" w:rsidP="00CF739D">
      <w:pPr>
        <w:pStyle w:val="Caption"/>
      </w:pPr>
      <w:bookmarkStart w:id="2989" w:name="_Toc531504603"/>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13</w:t>
      </w:r>
      <w:r w:rsidR="001B1BC1">
        <w:rPr>
          <w:noProof/>
        </w:rPr>
        <w:fldChar w:fldCharType="end"/>
      </w:r>
      <w:r w:rsidRPr="00CF739D">
        <w:rPr>
          <w:lang w:val="en-US"/>
        </w:rPr>
        <w:t xml:space="preserve"> Kiểm thử chức năng tìm kiếm đơn hàng</w:t>
      </w:r>
      <w:bookmarkEnd w:id="2989"/>
    </w:p>
    <w:p w14:paraId="711C6080" w14:textId="545E5763" w:rsidR="00287281" w:rsidRPr="00920004" w:rsidRDefault="00287281" w:rsidP="00D63265">
      <w:pPr>
        <w:pStyle w:val="Heading3"/>
        <w:pPrChange w:id="2990" w:author="phuong vu" w:date="2018-12-03T00:18:00Z">
          <w:pPr>
            <w:pStyle w:val="Heading3"/>
          </w:pPr>
        </w:pPrChange>
      </w:pPr>
      <w:bookmarkStart w:id="2991" w:name="_Toc531502297"/>
      <w:r w:rsidRPr="00920004">
        <w:t>Đăng nhập, đăng xuất</w:t>
      </w:r>
      <w:bookmarkEnd w:id="2991"/>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lastRenderedPageBreak/>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Chuyển sang màn hình đăng nhập, xóa dữ 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t>Chuyển sang màn hình đăng nhập, xóa dữ liệu 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t>Thành công</w:t>
            </w:r>
          </w:p>
        </w:tc>
      </w:tr>
    </w:tbl>
    <w:p w14:paraId="7BF573C0" w14:textId="2B2013DC" w:rsidR="00343A9F" w:rsidRPr="00CF739D" w:rsidRDefault="00343A9F" w:rsidP="00CF739D">
      <w:pPr>
        <w:pStyle w:val="Caption"/>
        <w:rPr>
          <w:lang w:val="en-US"/>
        </w:rPr>
      </w:pPr>
      <w:bookmarkStart w:id="2992" w:name="_Toc53150460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14</w:t>
      </w:r>
      <w:r w:rsidR="001B1BC1">
        <w:rPr>
          <w:noProof/>
        </w:rPr>
        <w:fldChar w:fldCharType="end"/>
      </w:r>
      <w:r w:rsidRPr="00CF739D">
        <w:rPr>
          <w:lang w:val="en-US"/>
        </w:rPr>
        <w:t xml:space="preserve"> Kiểm thử chức năng đăng nhập, đăng xuất</w:t>
      </w:r>
      <w:bookmarkEnd w:id="2992"/>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2993" w:name="_Toc531009967"/>
      <w:bookmarkStart w:id="2994" w:name="_Toc531102542"/>
      <w:bookmarkStart w:id="2995" w:name="_Toc531103490"/>
      <w:bookmarkStart w:id="2996" w:name="_Toc531502298"/>
      <w:bookmarkStart w:id="2997" w:name="_Toc484566666"/>
      <w:bookmarkEnd w:id="2993"/>
      <w:bookmarkEnd w:id="2994"/>
      <w:bookmarkEnd w:id="2995"/>
      <w:r w:rsidRPr="00CF739D">
        <w:lastRenderedPageBreak/>
        <w:t xml:space="preserve">PHẦN </w:t>
      </w:r>
      <w:r w:rsidR="00C557CE" w:rsidRPr="00CF739D">
        <w:t xml:space="preserve">KẾT </w:t>
      </w:r>
      <w:r w:rsidR="00463867" w:rsidRPr="00CF739D">
        <w:t>LUẬN</w:t>
      </w:r>
      <w:bookmarkEnd w:id="2996"/>
    </w:p>
    <w:p w14:paraId="13905E6D" w14:textId="36C2B663" w:rsidR="00EB1083" w:rsidRPr="00CF739D" w:rsidRDefault="00775F06" w:rsidP="0070761D">
      <w:pPr>
        <w:pStyle w:val="Heading2"/>
        <w:numPr>
          <w:ilvl w:val="1"/>
          <w:numId w:val="76"/>
        </w:numPr>
        <w:spacing w:line="240" w:lineRule="auto"/>
      </w:pPr>
      <w:bookmarkStart w:id="2998" w:name="_Toc531502299"/>
      <w:bookmarkEnd w:id="2997"/>
      <w:r w:rsidRPr="00CF739D">
        <w:t>Kết quả đạt được</w:t>
      </w:r>
      <w:bookmarkEnd w:id="2998"/>
    </w:p>
    <w:p w14:paraId="34E4B2E8" w14:textId="5EB9208D" w:rsidR="0001325D" w:rsidRPr="0001325D" w:rsidRDefault="0077093A" w:rsidP="00D63265">
      <w:pPr>
        <w:pStyle w:val="Heading3"/>
        <w:pPrChange w:id="2999" w:author="phuong vu" w:date="2018-12-03T00:18:00Z">
          <w:pPr>
            <w:pStyle w:val="Heading3"/>
          </w:pPr>
        </w:pPrChange>
      </w:pPr>
      <w:bookmarkStart w:id="3000" w:name="_Toc531502300"/>
      <w:r w:rsidRPr="0070761D">
        <w:t>Về lí thuyết</w:t>
      </w:r>
      <w:bookmarkEnd w:id="3000"/>
    </w:p>
    <w:p w14:paraId="13A572C0" w14:textId="72E769DD" w:rsidR="0077093A" w:rsidRPr="00920004" w:rsidRDefault="0070761D" w:rsidP="0070761D">
      <w:pPr>
        <w:rPr>
          <w:lang w:val="en-US"/>
        </w:rPr>
      </w:pPr>
      <w:ins w:id="3001" w:author="phuong vu" w:date="2018-12-02T09:14:00Z">
        <w:r>
          <w:rPr>
            <w:lang w:val="en-US"/>
          </w:rPr>
          <w:tab/>
        </w:r>
      </w:ins>
      <w:ins w:id="3002" w:author="phuong vu" w:date="2018-12-02T09:29:00Z">
        <w:r w:rsidR="00615357">
          <w:rPr>
            <w:lang w:val="en-US"/>
          </w:rPr>
          <w:t xml:space="preserve">- </w:t>
        </w:r>
      </w:ins>
      <w:del w:id="3003" w:author="phuong vu" w:date="2018-12-02T09:11:00Z">
        <w:r w:rsidR="0077093A" w:rsidRPr="00920004" w:rsidDel="00373334">
          <w:rPr>
            <w:lang w:val="en-US"/>
          </w:rPr>
          <w:tab/>
        </w:r>
      </w:del>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3AA1E31F" w:rsidR="0077093A" w:rsidRPr="00920004" w:rsidRDefault="0077093A" w:rsidP="0070761D">
      <w:pPr>
        <w:rPr>
          <w:lang w:val="en-US"/>
        </w:rPr>
      </w:pPr>
      <w:r w:rsidRPr="00920004">
        <w:rPr>
          <w:lang w:val="en-US"/>
        </w:rPr>
        <w:tab/>
      </w:r>
      <w:ins w:id="3004" w:author="phuong vu" w:date="2018-12-02T09:29:00Z">
        <w:r w:rsidR="00615357">
          <w:rPr>
            <w:lang w:val="en-US"/>
          </w:rPr>
          <w:t xml:space="preserve">- </w:t>
        </w:r>
      </w:ins>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ins w:id="3005" w:author="phuong vu" w:date="2018-12-02T09:14:00Z">
        <w:r w:rsidR="0070761D">
          <w:rPr>
            <w:lang w:val="en-US"/>
          </w:rPr>
          <w:t>. Đặc biệt,</w:t>
        </w:r>
      </w:ins>
      <w:ins w:id="3006" w:author="phuong vu" w:date="2018-12-02T09:16:00Z">
        <w:r w:rsidR="0070761D">
          <w:rPr>
            <w:lang w:val="en-US"/>
          </w:rPr>
          <w:t xml:space="preserve"> tìm hiểu và sử dụng một hệ quản trị cơ sở dữ liệu mới là PostgreSQL</w:t>
        </w:r>
      </w:ins>
      <w:ins w:id="3007" w:author="phuong vu" w:date="2018-12-02T09:18:00Z">
        <w:r w:rsidR="008F2054">
          <w:rPr>
            <w:lang w:val="en-US"/>
          </w:rPr>
          <w:t>.</w:t>
        </w:r>
      </w:ins>
      <w:del w:id="3008" w:author="phuong vu" w:date="2018-12-02T09:14:00Z">
        <w:r w:rsidRPr="00920004" w:rsidDel="0070761D">
          <w:rPr>
            <w:lang w:val="en-US"/>
          </w:rPr>
          <w:delText>.</w:delText>
        </w:r>
      </w:del>
    </w:p>
    <w:p w14:paraId="7A3EF874" w14:textId="46AD8736" w:rsidR="0077093A" w:rsidRDefault="0077093A" w:rsidP="0070761D">
      <w:pPr>
        <w:rPr>
          <w:ins w:id="3009" w:author="phuong vu" w:date="2018-12-02T09:35:00Z"/>
          <w:lang w:val="en-US"/>
        </w:rPr>
      </w:pPr>
      <w:r w:rsidRPr="00920004">
        <w:rPr>
          <w:lang w:val="en-US"/>
        </w:rPr>
        <w:tab/>
      </w:r>
      <w:ins w:id="3010" w:author="phuong vu" w:date="2018-12-02T09:29:00Z">
        <w:r w:rsidR="00615357">
          <w:rPr>
            <w:lang w:val="en-US"/>
          </w:rPr>
          <w:t xml:space="preserve">- </w:t>
        </w:r>
      </w:ins>
      <w:r w:rsidRPr="00920004">
        <w:rPr>
          <w:lang w:val="en-US"/>
        </w:rPr>
        <w:t>Bổ sung các kiến thức mới về xây dựng API một endpoint</w:t>
      </w:r>
      <w:ins w:id="3011" w:author="phuong vu" w:date="2018-12-02T09:18:00Z">
        <w:r w:rsidR="008F2054">
          <w:rPr>
            <w:lang w:val="en-US"/>
          </w:rPr>
          <w:t xml:space="preserve"> với GraphQL</w:t>
        </w:r>
      </w:ins>
      <w:r w:rsidR="001E6F11" w:rsidRPr="00920004">
        <w:rPr>
          <w:lang w:val="en-US"/>
        </w:rPr>
        <w:t>, xây dựng website bằng ReactJS.</w:t>
      </w:r>
    </w:p>
    <w:p w14:paraId="0A28F14C" w14:textId="651E2737" w:rsidR="00615357" w:rsidRPr="00920004" w:rsidRDefault="00615357" w:rsidP="0070761D">
      <w:pPr>
        <w:rPr>
          <w:lang w:val="en-US"/>
        </w:rPr>
      </w:pPr>
      <w:ins w:id="3012" w:author="phuong vu" w:date="2018-12-02T09:35:00Z">
        <w:r>
          <w:rPr>
            <w:lang w:val="en-US"/>
          </w:rPr>
          <w:tab/>
          <w:t>- Áp dụng được giải thuật hàng đợi nhiều trạm phục vụ vào xử l</w:t>
        </w:r>
      </w:ins>
      <w:ins w:id="3013" w:author="phuong vu" w:date="2018-12-02T09:36:00Z">
        <w:r>
          <w:rPr>
            <w:lang w:val="en-US"/>
          </w:rPr>
          <w:t>í phân công đơn hàng.</w:t>
        </w:r>
      </w:ins>
    </w:p>
    <w:p w14:paraId="40652FFF" w14:textId="0CF84206" w:rsidR="001E6F11" w:rsidRDefault="001E6F11" w:rsidP="00D63265">
      <w:pPr>
        <w:pStyle w:val="Heading3"/>
        <w:pPrChange w:id="3014" w:author="phuong vu" w:date="2018-12-03T00:18:00Z">
          <w:pPr>
            <w:pStyle w:val="Heading3"/>
          </w:pPr>
        </w:pPrChange>
      </w:pPr>
      <w:bookmarkStart w:id="3015" w:name="_Toc531502301"/>
      <w:r w:rsidRPr="00920004">
        <w:t>Về chức năng</w:t>
      </w:r>
      <w:bookmarkEnd w:id="3015"/>
    </w:p>
    <w:p w14:paraId="2B098B44" w14:textId="05BD6521" w:rsidR="00D252BC" w:rsidRDefault="00615357">
      <w:pPr>
        <w:ind w:firstLine="720"/>
        <w:rPr>
          <w:ins w:id="3016" w:author="phuong vu" w:date="2018-12-02T09:25:00Z"/>
          <w:lang w:val="en-US"/>
        </w:rPr>
        <w:pPrChange w:id="3017" w:author="phuong vu" w:date="2018-12-02T09:33:00Z">
          <w:pPr>
            <w:ind w:left="720"/>
          </w:pPr>
        </w:pPrChange>
      </w:pPr>
      <w:ins w:id="3018" w:author="phuong vu" w:date="2018-12-02T09:33:00Z">
        <w:r>
          <w:rPr>
            <w:lang w:val="en-US"/>
          </w:rPr>
          <w:t xml:space="preserve">- </w:t>
        </w:r>
      </w:ins>
      <w:ins w:id="3019" w:author="phuong vu" w:date="2018-12-02T09:23:00Z">
        <w:r w:rsidR="008F2054">
          <w:rPr>
            <w:lang w:val="en-US"/>
          </w:rPr>
          <w:t>Xây dựng hoàn tất một hệ thống hoạt động</w:t>
        </w:r>
      </w:ins>
      <w:ins w:id="3020" w:author="phuong vu" w:date="2018-12-02T09:24:00Z">
        <w:r w:rsidR="008F2054">
          <w:rPr>
            <w:lang w:val="en-US"/>
          </w:rPr>
          <w:t xml:space="preserve"> có thể hoạt động riêng lẻ với nhau nhưng cần kết hợp để có một hệ thống hoạt động hoàn chỉnh bao gồm: 1 máy chủ API, 1 trang web quản lí, 1 ứng dụng đi</w:t>
        </w:r>
      </w:ins>
      <w:ins w:id="3021" w:author="phuong vu" w:date="2018-12-02T09:25:00Z">
        <w:r w:rsidR="008F2054">
          <w:rPr>
            <w:lang w:val="en-US"/>
          </w:rPr>
          <w:t>ện thoại.</w:t>
        </w:r>
      </w:ins>
    </w:p>
    <w:p w14:paraId="5D0387A3" w14:textId="651BB9B1" w:rsidR="008F2054" w:rsidRDefault="00615357">
      <w:pPr>
        <w:ind w:firstLine="720"/>
        <w:rPr>
          <w:ins w:id="3022" w:author="phuong vu" w:date="2018-12-02T09:28:00Z"/>
          <w:lang w:val="en-US"/>
        </w:rPr>
        <w:pPrChange w:id="3023" w:author="phuong vu" w:date="2018-12-02T09:33:00Z">
          <w:pPr>
            <w:ind w:left="720"/>
          </w:pPr>
        </w:pPrChange>
      </w:pPr>
      <w:ins w:id="3024" w:author="phuong vu" w:date="2018-12-02T09:33:00Z">
        <w:r>
          <w:rPr>
            <w:lang w:val="en-US"/>
          </w:rPr>
          <w:t xml:space="preserve">- </w:t>
        </w:r>
      </w:ins>
      <w:ins w:id="3025" w:author="phuong vu" w:date="2018-12-02T09:25:00Z">
        <w:r w:rsidR="008F2054">
          <w:rPr>
            <w:lang w:val="en-US"/>
          </w:rPr>
          <w:t>Trang web quản lí hoàn thiện</w:t>
        </w:r>
      </w:ins>
      <w:ins w:id="3026" w:author="phuong vu" w:date="2018-12-02T09:26:00Z">
        <w:r w:rsidR="008F2054">
          <w:rPr>
            <w:lang w:val="en-US"/>
          </w:rPr>
          <w:t xml:space="preserve"> với 3 </w:t>
        </w:r>
      </w:ins>
      <w:ins w:id="3027" w:author="phuong vu" w:date="2018-12-02T09:36:00Z">
        <w:r>
          <w:rPr>
            <w:lang w:val="en-US"/>
          </w:rPr>
          <w:t>chức năng</w:t>
        </w:r>
      </w:ins>
      <w:ins w:id="3028" w:author="phuong vu" w:date="2018-12-02T09:26:00Z">
        <w:r w:rsidR="008F2054">
          <w:rPr>
            <w:lang w:val="en-US"/>
          </w:rPr>
          <w:t xml:space="preserve"> chính</w:t>
        </w:r>
      </w:ins>
      <w:ins w:id="3029" w:author="phuong vu" w:date="2018-12-02T09:28:00Z">
        <w:r>
          <w:rPr>
            <w:lang w:val="en-US"/>
          </w:rPr>
          <w:t>: Quản lí đơn hàng, quản lí biên nh</w:t>
        </w:r>
      </w:ins>
      <w:ins w:id="3030" w:author="phuong vu" w:date="2018-12-02T09:31:00Z">
        <w:r>
          <w:rPr>
            <w:lang w:val="en-US"/>
          </w:rPr>
          <w:t>ậ</w:t>
        </w:r>
      </w:ins>
      <w:ins w:id="3031" w:author="phuong vu" w:date="2018-12-02T09:28:00Z">
        <w:r>
          <w:rPr>
            <w:lang w:val="en-US"/>
          </w:rPr>
          <w:t xml:space="preserve">n và quản lí phân công </w:t>
        </w:r>
      </w:ins>
      <w:ins w:id="3032" w:author="phuong vu" w:date="2018-12-02T09:29:00Z">
        <w:r>
          <w:rPr>
            <w:lang w:val="en-US"/>
          </w:rPr>
          <w:t>xử lí đơn hàng</w:t>
        </w:r>
      </w:ins>
      <w:ins w:id="3033" w:author="phuong vu" w:date="2018-12-02T09:28:00Z">
        <w:r>
          <w:rPr>
            <w:lang w:val="en-US"/>
          </w:rPr>
          <w:t>.</w:t>
        </w:r>
      </w:ins>
    </w:p>
    <w:p w14:paraId="11BBE37E" w14:textId="32552E79" w:rsidR="00615357" w:rsidRPr="00CF739D" w:rsidRDefault="00615357">
      <w:pPr>
        <w:ind w:firstLine="666"/>
        <w:rPr>
          <w:lang w:val="en-US"/>
        </w:rPr>
        <w:pPrChange w:id="3034" w:author="phuong vu" w:date="2018-12-02T21:52:00Z">
          <w:pPr>
            <w:ind w:left="720"/>
          </w:pPr>
        </w:pPrChange>
      </w:pPr>
      <w:ins w:id="3035" w:author="phuong vu" w:date="2018-12-02T09:33:00Z">
        <w:r>
          <w:rPr>
            <w:lang w:val="en-US"/>
          </w:rPr>
          <w:t xml:space="preserve">- </w:t>
        </w:r>
      </w:ins>
      <w:ins w:id="3036" w:author="phuong vu" w:date="2018-12-02T09:32:00Z">
        <w:r>
          <w:rPr>
            <w:lang w:val="en-US"/>
          </w:rPr>
          <w:t xml:space="preserve">Các chức năng dành cho nhóm người </w:t>
        </w:r>
      </w:ins>
      <w:ins w:id="3037" w:author="phuong vu" w:date="2018-12-02T09:33:00Z">
        <w:r>
          <w:rPr>
            <w:lang w:val="en-US"/>
          </w:rPr>
          <w:t>dùng nhân viên cửa hàng được phân rõ ràng, tách biệt.</w:t>
        </w:r>
      </w:ins>
    </w:p>
    <w:p w14:paraId="15C5F6AB" w14:textId="7A0058F4" w:rsidR="00FC2F88" w:rsidRDefault="00EB1083" w:rsidP="001F4C8C">
      <w:pPr>
        <w:pStyle w:val="Heading2"/>
        <w:rPr>
          <w:ins w:id="3038" w:author="phuong vu" w:date="2018-12-02T21:54:00Z"/>
        </w:rPr>
      </w:pPr>
      <w:bookmarkStart w:id="3039" w:name="_Toc531502302"/>
      <w:r w:rsidRPr="0070761D">
        <w:t>Hạn chế</w:t>
      </w:r>
      <w:bookmarkEnd w:id="3039"/>
    </w:p>
    <w:p w14:paraId="7A617DAD" w14:textId="188E831B" w:rsidR="001F4C8C" w:rsidRDefault="001F4C8C">
      <w:pPr>
        <w:ind w:left="86" w:firstLine="576"/>
        <w:rPr>
          <w:ins w:id="3040" w:author="phuong vu" w:date="2018-12-02T22:01:00Z"/>
          <w:lang w:val="en-US"/>
        </w:rPr>
        <w:pPrChange w:id="3041" w:author="phuong vu" w:date="2018-12-02T22:18:00Z">
          <w:pPr>
            <w:ind w:left="662"/>
          </w:pPr>
        </w:pPrChange>
      </w:pPr>
      <w:ins w:id="3042" w:author="phuong vu" w:date="2018-12-02T21:55:00Z">
        <w:r>
          <w:rPr>
            <w:lang w:val="en-US"/>
          </w:rPr>
          <w:t xml:space="preserve">- Giao diện xây </w:t>
        </w:r>
      </w:ins>
      <w:ins w:id="3043" w:author="phuong vu" w:date="2018-12-02T21:57:00Z">
        <w:r>
          <w:rPr>
            <w:lang w:val="en-US"/>
          </w:rPr>
          <w:t>dựng chủ yếu sử dụng bảng</w:t>
        </w:r>
      </w:ins>
      <w:ins w:id="3044" w:author="phuong vu" w:date="2018-12-02T22:11:00Z">
        <w:r w:rsidR="00147226">
          <w:rPr>
            <w:lang w:val="en-US"/>
          </w:rPr>
          <w:t xml:space="preserve"> để hiển thị dữ liệu</w:t>
        </w:r>
      </w:ins>
      <w:ins w:id="3045" w:author="phuong vu" w:date="2018-12-02T21:57:00Z">
        <w:r>
          <w:rPr>
            <w:lang w:val="en-US"/>
          </w:rPr>
          <w:t xml:space="preserve"> nên việc hiển thị trên </w:t>
        </w:r>
      </w:ins>
      <w:ins w:id="3046" w:author="phuong vu" w:date="2018-12-02T22:00:00Z">
        <w:r w:rsidR="007A26F3">
          <w:rPr>
            <w:lang w:val="en-US"/>
          </w:rPr>
          <w:t xml:space="preserve">các thiết bị có màn hình </w:t>
        </w:r>
      </w:ins>
      <w:ins w:id="3047" w:author="phuong vu" w:date="2018-12-02T22:01:00Z">
        <w:r w:rsidR="007A26F3">
          <w:rPr>
            <w:lang w:val="en-US"/>
          </w:rPr>
          <w:t>nhỏ chưa được tối ưu</w:t>
        </w:r>
      </w:ins>
      <w:ins w:id="3048" w:author="phuong vu" w:date="2018-12-02T22:12:00Z">
        <w:r w:rsidR="00147226">
          <w:rPr>
            <w:lang w:val="en-US"/>
          </w:rPr>
          <w:t xml:space="preserve"> hóa</w:t>
        </w:r>
      </w:ins>
      <w:ins w:id="3049" w:author="phuong vu" w:date="2018-12-02T22:01:00Z">
        <w:r w:rsidR="007A26F3">
          <w:rPr>
            <w:lang w:val="en-US"/>
          </w:rPr>
          <w:t>.</w:t>
        </w:r>
      </w:ins>
    </w:p>
    <w:p w14:paraId="6983D398" w14:textId="15C76B3E" w:rsidR="007A26F3" w:rsidRPr="001F4C8C" w:rsidRDefault="007A26F3">
      <w:pPr>
        <w:ind w:firstLine="662"/>
        <w:rPr>
          <w:lang w:val="en-US"/>
          <w:rPrChange w:id="3050" w:author="phuong vu" w:date="2018-12-02T21:55:00Z">
            <w:rPr/>
          </w:rPrChange>
        </w:rPr>
        <w:pPrChange w:id="3051" w:author="phuong vu" w:date="2018-12-02T22:23:00Z">
          <w:pPr>
            <w:pStyle w:val="Heading2"/>
            <w:spacing w:before="240" w:line="0" w:lineRule="atLeast"/>
          </w:pPr>
        </w:pPrChange>
      </w:pPr>
      <w:ins w:id="3052" w:author="phuong vu" w:date="2018-12-02T22:01:00Z">
        <w:r>
          <w:rPr>
            <w:lang w:val="en-US"/>
          </w:rPr>
          <w:t xml:space="preserve">- </w:t>
        </w:r>
      </w:ins>
      <w:ins w:id="3053" w:author="phuong vu" w:date="2018-12-02T22:20:00Z">
        <w:r w:rsidR="00D77C41">
          <w:rPr>
            <w:lang w:val="en-US"/>
          </w:rPr>
          <w:t>Giải thuật hàng đợi nhiều trạm phục vụ</w:t>
        </w:r>
      </w:ins>
      <w:ins w:id="3054" w:author="phuong vu" w:date="2018-12-02T22:21:00Z">
        <w:r w:rsidR="00D77C41">
          <w:rPr>
            <w:lang w:val="en-US"/>
          </w:rPr>
          <w:t xml:space="preserve"> chỉ hỗ trợ xử lí </w:t>
        </w:r>
      </w:ins>
      <w:ins w:id="3055" w:author="phuong vu" w:date="2018-12-02T22:23:00Z">
        <w:r w:rsidR="00D77C41">
          <w:rPr>
            <w:lang w:val="en-US"/>
          </w:rPr>
          <w:t>cho mỗi đơn hàng</w:t>
        </w:r>
      </w:ins>
      <w:ins w:id="3056" w:author="phuong vu" w:date="2018-12-02T22:24:00Z">
        <w:r w:rsidR="00D77C41">
          <w:rPr>
            <w:lang w:val="en-US"/>
          </w:rPr>
          <w:t xml:space="preserve"> với thời gian cố định</w:t>
        </w:r>
      </w:ins>
      <w:ins w:id="3057" w:author="phuong vu" w:date="2018-12-02T22:21:00Z">
        <w:r w:rsidR="00D77C41">
          <w:rPr>
            <w:lang w:val="en-US"/>
          </w:rPr>
          <w:t>.</w:t>
        </w:r>
      </w:ins>
    </w:p>
    <w:p w14:paraId="1517ACD6" w14:textId="455DA820" w:rsidR="00C51F17" w:rsidRDefault="00EB1083" w:rsidP="00373334">
      <w:pPr>
        <w:pStyle w:val="Heading2"/>
        <w:rPr>
          <w:ins w:id="3058" w:author="phuong vu" w:date="2018-12-02T22:33:00Z"/>
        </w:rPr>
      </w:pPr>
      <w:bookmarkStart w:id="3059" w:name="_Toc531502303"/>
      <w:r w:rsidRPr="00CF739D">
        <w:t>Hướng phát triển</w:t>
      </w:r>
      <w:bookmarkEnd w:id="3059"/>
    </w:p>
    <w:p w14:paraId="3507A17A" w14:textId="06921365" w:rsidR="00E918EE" w:rsidRPr="00E918EE" w:rsidRDefault="00E918EE">
      <w:pPr>
        <w:ind w:firstLine="662"/>
        <w:rPr>
          <w:lang w:val="en-US"/>
          <w:rPrChange w:id="3060" w:author="phuong vu" w:date="2018-12-02T22:33:00Z">
            <w:rPr/>
          </w:rPrChange>
        </w:rPr>
        <w:pPrChange w:id="3061" w:author="phuong vu" w:date="2018-12-02T22:35:00Z">
          <w:pPr>
            <w:pStyle w:val="Heading2"/>
            <w:spacing w:before="240" w:line="0" w:lineRule="atLeast"/>
          </w:pPr>
        </w:pPrChange>
      </w:pPr>
      <w:ins w:id="3062" w:author="phuong vu" w:date="2018-12-02T22:33:00Z">
        <w:r>
          <w:rPr>
            <w:lang w:val="en-US"/>
          </w:rPr>
          <w:t>Do hạn chế về thời gian cũng như kiến thức nên đề tài chỉ phát những chức năng theo yêu cầu, phát triển thêm một vài chức năng nh</w:t>
        </w:r>
      </w:ins>
      <w:ins w:id="3063" w:author="phuong vu" w:date="2018-12-02T22:34:00Z">
        <w:r>
          <w:rPr>
            <w:lang w:val="en-US"/>
          </w:rPr>
          <w:t>ỏ. Đề tài còn khá nhiều hạn chế, chỉ ở mức nghiên cứu và xây dựng, bổ trợ cho người. Vì vậy, đ</w:t>
        </w:r>
      </w:ins>
      <w:ins w:id="3064" w:author="phuong vu" w:date="2018-12-02T22:35:00Z">
        <w:r>
          <w:rPr>
            <w:lang w:val="en-US"/>
          </w:rPr>
          <w:t>ề tài sẽ được tiếp tục nghiên cứu và mở rộng theo các hướng sau:</w:t>
        </w:r>
      </w:ins>
    </w:p>
    <w:p w14:paraId="63FF4C17" w14:textId="63BE924B" w:rsidR="00D77C41" w:rsidRDefault="00147226">
      <w:pPr>
        <w:ind w:firstLine="662"/>
        <w:rPr>
          <w:ins w:id="3065" w:author="phuong vu" w:date="2018-12-02T22:22:00Z"/>
          <w:lang w:val="en-US"/>
        </w:rPr>
        <w:pPrChange w:id="3066" w:author="phuong vu" w:date="2018-12-02T22:27:00Z">
          <w:pPr>
            <w:spacing w:before="240" w:line="0" w:lineRule="atLeast"/>
            <w:ind w:left="86" w:firstLine="576"/>
            <w:jc w:val="left"/>
          </w:pPr>
        </w:pPrChange>
      </w:pPr>
      <w:ins w:id="3067" w:author="phuong vu" w:date="2018-12-02T22:17:00Z">
        <w:r>
          <w:rPr>
            <w:lang w:val="en-US"/>
          </w:rPr>
          <w:t xml:space="preserve">- </w:t>
        </w:r>
      </w:ins>
      <w:ins w:id="3068" w:author="phuong vu" w:date="2018-12-02T22:18:00Z">
        <w:r>
          <w:rPr>
            <w:lang w:val="en-US"/>
          </w:rPr>
          <w:t>Tối ưu hóa giao diện trang web để hỗ trợ trên các thiết bị di động màn hình nhỏ để dễ d</w:t>
        </w:r>
        <w:r w:rsidR="00D77C41">
          <w:rPr>
            <w:lang w:val="en-US"/>
          </w:rPr>
          <w:t>àng</w:t>
        </w:r>
        <w:r>
          <w:rPr>
            <w:lang w:val="en-US"/>
          </w:rPr>
          <w:t>.</w:t>
        </w:r>
      </w:ins>
    </w:p>
    <w:p w14:paraId="39387141" w14:textId="2CFEB9F2" w:rsidR="00E918EE" w:rsidRDefault="00D77C41" w:rsidP="00D77C41">
      <w:pPr>
        <w:rPr>
          <w:ins w:id="3069" w:author="phuong vu" w:date="2018-12-02T22:35:00Z"/>
          <w:lang w:val="en-US"/>
        </w:rPr>
      </w:pPr>
      <w:ins w:id="3070" w:author="phuong vu" w:date="2018-12-02T22:22:00Z">
        <w:r>
          <w:lastRenderedPageBreak/>
          <w:tab/>
        </w:r>
        <w:r>
          <w:rPr>
            <w:lang w:val="en-US"/>
          </w:rPr>
          <w:t xml:space="preserve">- </w:t>
        </w:r>
      </w:ins>
      <w:ins w:id="3071" w:author="phuong vu" w:date="2018-12-02T22:24:00Z">
        <w:r>
          <w:rPr>
            <w:lang w:val="en-US"/>
          </w:rPr>
          <w:t xml:space="preserve">Cải thiện giải thuật hàng đợi nhiều trạm phục vụ hỗ trợ cho mỗi </w:t>
        </w:r>
      </w:ins>
      <w:ins w:id="3072" w:author="phuong vu" w:date="2018-12-02T22:25:00Z">
        <w:r>
          <w:rPr>
            <w:lang w:val="en-US"/>
          </w:rPr>
          <w:t>đơn hàng có thời gian không đồng nhất.</w:t>
        </w:r>
      </w:ins>
    </w:p>
    <w:p w14:paraId="433051DB" w14:textId="18A00309" w:rsidR="00E918EE" w:rsidRDefault="00E918EE" w:rsidP="00D77C41">
      <w:pPr>
        <w:rPr>
          <w:ins w:id="3073" w:author="phuong vu" w:date="2018-12-02T22:36:00Z"/>
          <w:lang w:val="en-US"/>
        </w:rPr>
      </w:pPr>
      <w:ins w:id="3074" w:author="phuong vu" w:date="2018-12-02T22:35:00Z">
        <w:r>
          <w:rPr>
            <w:lang w:val="en-US"/>
          </w:rPr>
          <w:tab/>
          <w:t>- Triển khai tran</w:t>
        </w:r>
      </w:ins>
      <w:ins w:id="3075" w:author="phuong vu" w:date="2018-12-02T22:36:00Z">
        <w:r>
          <w:rPr>
            <w:lang w:val="en-US"/>
          </w:rPr>
          <w:t>g web lên internet.</w:t>
        </w:r>
      </w:ins>
    </w:p>
    <w:p w14:paraId="4DA13FD8" w14:textId="2B86DC69" w:rsidR="00E918EE" w:rsidRDefault="00E918EE" w:rsidP="00D77C41">
      <w:pPr>
        <w:rPr>
          <w:ins w:id="3076" w:author="phuong vu" w:date="2018-12-02T22:32:00Z"/>
          <w:lang w:val="en-US"/>
        </w:rPr>
      </w:pPr>
      <w:ins w:id="3077" w:author="phuong vu" w:date="2018-12-02T22:36:00Z">
        <w:r>
          <w:rPr>
            <w:lang w:val="en-US"/>
          </w:rPr>
          <w:tab/>
          <w:t>- Kết xuất báo cáo thống kê số lượng truy c</w:t>
        </w:r>
      </w:ins>
      <w:ins w:id="3078" w:author="phuong vu" w:date="2018-12-02T22:37:00Z">
        <w:r>
          <w:rPr>
            <w:lang w:val="en-US"/>
          </w:rPr>
          <w:t>ập, thống kê đơn hàng, thống kê doanh thu theo các tiêu chí khác nhau.</w:t>
        </w:r>
      </w:ins>
    </w:p>
    <w:p w14:paraId="17EDC801" w14:textId="277B1DF1" w:rsidR="00AE5480" w:rsidRPr="00920004" w:rsidRDefault="00AE5480">
      <w:pPr>
        <w:pPrChange w:id="3079" w:author="phuong vu" w:date="2018-12-02T22:27:00Z">
          <w:pPr>
            <w:spacing w:before="240" w:line="0" w:lineRule="atLeast"/>
            <w:jc w:val="left"/>
          </w:pPr>
        </w:pPrChange>
      </w:pPr>
      <w:r w:rsidRPr="00920004">
        <w:br w:type="page"/>
      </w:r>
    </w:p>
    <w:p w14:paraId="3694A0A6" w14:textId="4057B3B5" w:rsidR="00AE5480" w:rsidRPr="00CF739D" w:rsidRDefault="00AE5480" w:rsidP="00CF739D">
      <w:pPr>
        <w:pStyle w:val="Style1"/>
        <w:spacing w:before="240" w:line="0" w:lineRule="atLeast"/>
        <w:rPr>
          <w:rFonts w:cstheme="majorHAnsi"/>
        </w:rPr>
      </w:pPr>
      <w:bookmarkStart w:id="3080" w:name="_Toc531502304"/>
      <w:r w:rsidRPr="00CF739D">
        <w:rPr>
          <w:rFonts w:cstheme="majorHAnsi"/>
        </w:rPr>
        <w:lastRenderedPageBreak/>
        <w:t>PHỤ LỤC</w:t>
      </w:r>
      <w:bookmarkEnd w:id="3080"/>
    </w:p>
    <w:p w14:paraId="33921320" w14:textId="66DBCA0E" w:rsidR="008904F6" w:rsidRPr="00CF739D" w:rsidRDefault="008904F6">
      <w:pPr>
        <w:pStyle w:val="Style2"/>
        <w:pPrChange w:id="3081" w:author="phuong vu" w:date="2018-12-02T09:08:00Z">
          <w:pPr>
            <w:pStyle w:val="Style2"/>
            <w:ind w:left="360"/>
          </w:pPr>
        </w:pPrChange>
      </w:pPr>
      <w:bookmarkStart w:id="3082" w:name="sá"/>
      <w:bookmarkStart w:id="3083" w:name="_Toc531502305"/>
      <w:bookmarkStart w:id="3084" w:name="_Ref531504049"/>
      <w:bookmarkStart w:id="3085" w:name="_Ref531504051"/>
      <w:bookmarkStart w:id="3086" w:name="_Ref531504057"/>
      <w:bookmarkEnd w:id="3082"/>
      <w:r w:rsidRPr="00CF739D">
        <w:t xml:space="preserve">Sơ đồ </w:t>
      </w:r>
      <w:r w:rsidR="006871B5" w:rsidRPr="00CF739D">
        <w:t>PDM</w:t>
      </w:r>
      <w:bookmarkEnd w:id="3083"/>
      <w:bookmarkEnd w:id="3084"/>
      <w:bookmarkEnd w:id="3085"/>
      <w:bookmarkEnd w:id="3086"/>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CF739D"/>
        </w:tc>
        <w:tc>
          <w:tcPr>
            <w:tcW w:w="838" w:type="dxa"/>
            <w:noWrap/>
            <w:hideMark/>
          </w:tcPr>
          <w:p w14:paraId="5FC6B680" w14:textId="77777777" w:rsidR="006871B5" w:rsidRPr="00920004" w:rsidRDefault="006871B5" w:rsidP="00CF739D">
            <w:r w:rsidRPr="00920004">
              <w:t>X</w:t>
            </w:r>
          </w:p>
        </w:tc>
        <w:tc>
          <w:tcPr>
            <w:tcW w:w="823" w:type="dxa"/>
            <w:noWrap/>
            <w:hideMark/>
          </w:tcPr>
          <w:p w14:paraId="65543C37" w14:textId="77777777" w:rsidR="006871B5" w:rsidRPr="00920004" w:rsidRDefault="006871B5" w:rsidP="00CF739D"/>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CF739D">
            <w:pPr>
              <w:jc w:val="center"/>
            </w:pPr>
            <w:r w:rsidRPr="00920004">
              <w:t>X</w:t>
            </w:r>
          </w:p>
        </w:tc>
        <w:tc>
          <w:tcPr>
            <w:tcW w:w="838" w:type="dxa"/>
            <w:noWrap/>
            <w:hideMark/>
          </w:tcPr>
          <w:p w14:paraId="60AE4075" w14:textId="77777777" w:rsidR="006871B5" w:rsidRPr="00920004" w:rsidRDefault="006871B5" w:rsidP="00CF739D"/>
        </w:tc>
        <w:tc>
          <w:tcPr>
            <w:tcW w:w="823" w:type="dxa"/>
            <w:noWrap/>
            <w:hideMark/>
          </w:tcPr>
          <w:p w14:paraId="17EBA904" w14:textId="77777777" w:rsidR="006871B5" w:rsidRPr="00920004" w:rsidRDefault="006871B5" w:rsidP="00CF739D">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CF739D">
            <w:pPr>
              <w:jc w:val="center"/>
            </w:pPr>
            <w:r w:rsidRPr="00920004">
              <w:t>X</w:t>
            </w:r>
          </w:p>
        </w:tc>
        <w:tc>
          <w:tcPr>
            <w:tcW w:w="838" w:type="dxa"/>
            <w:noWrap/>
            <w:hideMark/>
          </w:tcPr>
          <w:p w14:paraId="63D3A4A6" w14:textId="77777777" w:rsidR="006871B5" w:rsidRPr="00920004" w:rsidRDefault="006871B5" w:rsidP="00CF739D"/>
        </w:tc>
        <w:tc>
          <w:tcPr>
            <w:tcW w:w="823" w:type="dxa"/>
            <w:noWrap/>
            <w:hideMark/>
          </w:tcPr>
          <w:p w14:paraId="49606BAA" w14:textId="77777777" w:rsidR="006871B5" w:rsidRPr="00920004" w:rsidRDefault="006871B5" w:rsidP="00CF739D">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CF739D">
            <w:pPr>
              <w:jc w:val="center"/>
            </w:pPr>
            <w:r w:rsidRPr="00920004">
              <w:t>X</w:t>
            </w:r>
          </w:p>
        </w:tc>
        <w:tc>
          <w:tcPr>
            <w:tcW w:w="838" w:type="dxa"/>
            <w:noWrap/>
            <w:hideMark/>
          </w:tcPr>
          <w:p w14:paraId="1C942539" w14:textId="77777777" w:rsidR="006871B5" w:rsidRPr="00920004" w:rsidRDefault="006871B5" w:rsidP="00CF739D"/>
        </w:tc>
        <w:tc>
          <w:tcPr>
            <w:tcW w:w="823" w:type="dxa"/>
            <w:noWrap/>
            <w:hideMark/>
          </w:tcPr>
          <w:p w14:paraId="7A64ADE8" w14:textId="77777777" w:rsidR="006871B5" w:rsidRPr="00920004" w:rsidRDefault="006871B5" w:rsidP="00CF739D">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CF739D">
            <w:pPr>
              <w:jc w:val="center"/>
            </w:pPr>
            <w:r w:rsidRPr="00920004">
              <w:t>X</w:t>
            </w:r>
          </w:p>
        </w:tc>
        <w:tc>
          <w:tcPr>
            <w:tcW w:w="838" w:type="dxa"/>
            <w:noWrap/>
            <w:hideMark/>
          </w:tcPr>
          <w:p w14:paraId="61239437" w14:textId="77777777" w:rsidR="006871B5" w:rsidRPr="00920004" w:rsidRDefault="006871B5" w:rsidP="00CF739D"/>
        </w:tc>
        <w:tc>
          <w:tcPr>
            <w:tcW w:w="823" w:type="dxa"/>
            <w:noWrap/>
            <w:hideMark/>
          </w:tcPr>
          <w:p w14:paraId="2CF9EA5B" w14:textId="77777777" w:rsidR="006871B5" w:rsidRPr="00920004" w:rsidRDefault="006871B5" w:rsidP="00CF739D"/>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CF739D">
            <w:pPr>
              <w:jc w:val="center"/>
            </w:pPr>
            <w:r w:rsidRPr="00920004">
              <w:t>X</w:t>
            </w:r>
          </w:p>
        </w:tc>
        <w:tc>
          <w:tcPr>
            <w:tcW w:w="838" w:type="dxa"/>
            <w:noWrap/>
            <w:hideMark/>
          </w:tcPr>
          <w:p w14:paraId="006F587B" w14:textId="77777777" w:rsidR="006871B5" w:rsidRPr="00920004" w:rsidRDefault="006871B5" w:rsidP="00CF739D"/>
        </w:tc>
        <w:tc>
          <w:tcPr>
            <w:tcW w:w="823" w:type="dxa"/>
            <w:noWrap/>
            <w:hideMark/>
          </w:tcPr>
          <w:p w14:paraId="4AA2125E" w14:textId="77777777" w:rsidR="006871B5" w:rsidRPr="00920004" w:rsidRDefault="006871B5" w:rsidP="00CF739D"/>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CF739D">
            <w:pPr>
              <w:jc w:val="center"/>
            </w:pPr>
            <w:r w:rsidRPr="00920004">
              <w:t>X</w:t>
            </w:r>
          </w:p>
        </w:tc>
        <w:tc>
          <w:tcPr>
            <w:tcW w:w="838" w:type="dxa"/>
            <w:noWrap/>
            <w:hideMark/>
          </w:tcPr>
          <w:p w14:paraId="6B8EB673" w14:textId="77777777" w:rsidR="006871B5" w:rsidRPr="00920004" w:rsidRDefault="006871B5" w:rsidP="00CF739D"/>
        </w:tc>
        <w:tc>
          <w:tcPr>
            <w:tcW w:w="823" w:type="dxa"/>
            <w:noWrap/>
            <w:hideMark/>
          </w:tcPr>
          <w:p w14:paraId="5CFA4CDE" w14:textId="77777777" w:rsidR="006871B5" w:rsidRPr="00920004" w:rsidRDefault="006871B5" w:rsidP="00CF739D"/>
        </w:tc>
        <w:tc>
          <w:tcPr>
            <w:tcW w:w="2198" w:type="dxa"/>
            <w:noWrap/>
            <w:hideMark/>
          </w:tcPr>
          <w:p w14:paraId="0963BA7E" w14:textId="77777777" w:rsidR="006871B5" w:rsidRPr="00920004" w:rsidRDefault="006871B5" w:rsidP="00CF739D">
            <w:r w:rsidRPr="00920004">
              <w:t>Trạng thái hóa đơn</w:t>
            </w:r>
          </w:p>
        </w:tc>
      </w:tr>
    </w:tbl>
    <w:p w14:paraId="6A134204" w14:textId="4911EAE9" w:rsidR="006871B5" w:rsidRPr="00CF739D" w:rsidRDefault="006871B5" w:rsidP="00CF739D">
      <w:pPr>
        <w:pStyle w:val="Caption"/>
      </w:pPr>
      <w:bookmarkStart w:id="3087" w:name="_Toc53150460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15</w:t>
      </w:r>
      <w:r w:rsidR="00D632EE" w:rsidRPr="00CF739D">
        <w:fldChar w:fldCharType="end"/>
      </w:r>
      <w:r w:rsidRPr="00920004">
        <w:t xml:space="preserve"> </w:t>
      </w:r>
      <w:r w:rsidRPr="00CF739D">
        <w:t>Bảng dữ liệu hóa đơn</w:t>
      </w:r>
      <w:bookmarkEnd w:id="3087"/>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CF739D"/>
        </w:tc>
        <w:tc>
          <w:tcPr>
            <w:tcW w:w="838" w:type="dxa"/>
            <w:noWrap/>
            <w:vAlign w:val="center"/>
            <w:hideMark/>
          </w:tcPr>
          <w:p w14:paraId="69251027" w14:textId="77777777" w:rsidR="006871B5" w:rsidRPr="00920004" w:rsidRDefault="006871B5" w:rsidP="00CF739D">
            <w:r w:rsidRPr="00920004">
              <w:t>X</w:t>
            </w:r>
          </w:p>
        </w:tc>
        <w:tc>
          <w:tcPr>
            <w:tcW w:w="1414" w:type="dxa"/>
            <w:noWrap/>
            <w:vAlign w:val="center"/>
            <w:hideMark/>
          </w:tcPr>
          <w:p w14:paraId="4DE99989" w14:textId="77777777" w:rsidR="006871B5" w:rsidRPr="00920004" w:rsidRDefault="006871B5" w:rsidP="00CF739D"/>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CF739D"/>
        </w:tc>
        <w:tc>
          <w:tcPr>
            <w:tcW w:w="838" w:type="dxa"/>
            <w:noWrap/>
            <w:vAlign w:val="center"/>
            <w:hideMark/>
          </w:tcPr>
          <w:p w14:paraId="31708F6D" w14:textId="77777777" w:rsidR="006871B5" w:rsidRPr="00920004" w:rsidRDefault="006871B5" w:rsidP="00CF739D"/>
        </w:tc>
        <w:tc>
          <w:tcPr>
            <w:tcW w:w="1414" w:type="dxa"/>
            <w:noWrap/>
            <w:vAlign w:val="center"/>
            <w:hideMark/>
          </w:tcPr>
          <w:p w14:paraId="463B1433" w14:textId="77777777" w:rsidR="006871B5" w:rsidRPr="00920004" w:rsidRDefault="006871B5" w:rsidP="00CF739D">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CF739D"/>
        </w:tc>
        <w:tc>
          <w:tcPr>
            <w:tcW w:w="838" w:type="dxa"/>
            <w:noWrap/>
            <w:vAlign w:val="center"/>
            <w:hideMark/>
          </w:tcPr>
          <w:p w14:paraId="4EC83947" w14:textId="77777777" w:rsidR="006871B5" w:rsidRPr="00920004" w:rsidRDefault="006871B5" w:rsidP="00CF739D"/>
        </w:tc>
        <w:tc>
          <w:tcPr>
            <w:tcW w:w="1414" w:type="dxa"/>
            <w:noWrap/>
            <w:vAlign w:val="center"/>
            <w:hideMark/>
          </w:tcPr>
          <w:p w14:paraId="724A3F24" w14:textId="77777777" w:rsidR="006871B5" w:rsidRPr="00920004" w:rsidRDefault="006871B5" w:rsidP="00CF739D">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CF739D"/>
        </w:tc>
        <w:tc>
          <w:tcPr>
            <w:tcW w:w="838" w:type="dxa"/>
            <w:noWrap/>
            <w:vAlign w:val="center"/>
            <w:hideMark/>
          </w:tcPr>
          <w:p w14:paraId="224663D6" w14:textId="77777777" w:rsidR="006871B5" w:rsidRPr="00920004" w:rsidRDefault="006871B5" w:rsidP="00CF739D"/>
        </w:tc>
        <w:tc>
          <w:tcPr>
            <w:tcW w:w="1414" w:type="dxa"/>
            <w:noWrap/>
            <w:vAlign w:val="center"/>
            <w:hideMark/>
          </w:tcPr>
          <w:p w14:paraId="0170D493" w14:textId="77777777" w:rsidR="006871B5" w:rsidRPr="00920004" w:rsidRDefault="006871B5" w:rsidP="00CF739D">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CF739D"/>
        </w:tc>
        <w:tc>
          <w:tcPr>
            <w:tcW w:w="838" w:type="dxa"/>
            <w:noWrap/>
            <w:vAlign w:val="center"/>
            <w:hideMark/>
          </w:tcPr>
          <w:p w14:paraId="174C258B" w14:textId="77777777" w:rsidR="006871B5" w:rsidRPr="00920004" w:rsidRDefault="006871B5" w:rsidP="00CF739D"/>
        </w:tc>
        <w:tc>
          <w:tcPr>
            <w:tcW w:w="1414" w:type="dxa"/>
            <w:noWrap/>
            <w:vAlign w:val="center"/>
            <w:hideMark/>
          </w:tcPr>
          <w:p w14:paraId="5F48FC7E" w14:textId="77777777" w:rsidR="006871B5" w:rsidRPr="00920004" w:rsidRDefault="006871B5" w:rsidP="00CF739D">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CF739D"/>
        </w:tc>
        <w:tc>
          <w:tcPr>
            <w:tcW w:w="838" w:type="dxa"/>
            <w:noWrap/>
            <w:vAlign w:val="center"/>
            <w:hideMark/>
          </w:tcPr>
          <w:p w14:paraId="55251016" w14:textId="77777777" w:rsidR="006871B5" w:rsidRPr="00920004" w:rsidRDefault="006871B5" w:rsidP="00CF739D"/>
        </w:tc>
        <w:tc>
          <w:tcPr>
            <w:tcW w:w="1414" w:type="dxa"/>
            <w:noWrap/>
            <w:vAlign w:val="center"/>
            <w:hideMark/>
          </w:tcPr>
          <w:p w14:paraId="09E70B6A" w14:textId="77777777" w:rsidR="006871B5" w:rsidRPr="00920004" w:rsidRDefault="006871B5" w:rsidP="00CF739D">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CF739D"/>
        </w:tc>
        <w:tc>
          <w:tcPr>
            <w:tcW w:w="838" w:type="dxa"/>
            <w:noWrap/>
            <w:vAlign w:val="center"/>
            <w:hideMark/>
          </w:tcPr>
          <w:p w14:paraId="6F827419" w14:textId="77777777" w:rsidR="006871B5" w:rsidRPr="00920004" w:rsidRDefault="006871B5" w:rsidP="00CF739D"/>
        </w:tc>
        <w:tc>
          <w:tcPr>
            <w:tcW w:w="1414" w:type="dxa"/>
            <w:noWrap/>
            <w:vAlign w:val="center"/>
            <w:hideMark/>
          </w:tcPr>
          <w:p w14:paraId="7AACE00F" w14:textId="77777777" w:rsidR="006871B5" w:rsidRPr="00920004" w:rsidRDefault="006871B5" w:rsidP="00CF739D">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CF739D"/>
        </w:tc>
        <w:tc>
          <w:tcPr>
            <w:tcW w:w="838" w:type="dxa"/>
            <w:noWrap/>
            <w:vAlign w:val="center"/>
            <w:hideMark/>
          </w:tcPr>
          <w:p w14:paraId="483FCCCB" w14:textId="77777777" w:rsidR="006871B5" w:rsidRPr="00920004" w:rsidRDefault="006871B5" w:rsidP="00CF739D"/>
        </w:tc>
        <w:tc>
          <w:tcPr>
            <w:tcW w:w="1414" w:type="dxa"/>
            <w:noWrap/>
            <w:vAlign w:val="center"/>
            <w:hideMark/>
          </w:tcPr>
          <w:p w14:paraId="52A06255" w14:textId="77777777" w:rsidR="006871B5" w:rsidRPr="00920004" w:rsidRDefault="006871B5" w:rsidP="00CF739D">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CF739D"/>
        </w:tc>
        <w:tc>
          <w:tcPr>
            <w:tcW w:w="838" w:type="dxa"/>
            <w:noWrap/>
            <w:vAlign w:val="center"/>
            <w:hideMark/>
          </w:tcPr>
          <w:p w14:paraId="6575F12E" w14:textId="77777777" w:rsidR="006871B5" w:rsidRPr="00920004" w:rsidRDefault="006871B5" w:rsidP="00CF739D"/>
        </w:tc>
        <w:tc>
          <w:tcPr>
            <w:tcW w:w="1414" w:type="dxa"/>
            <w:noWrap/>
            <w:vAlign w:val="center"/>
            <w:hideMark/>
          </w:tcPr>
          <w:p w14:paraId="78B25A88" w14:textId="77777777" w:rsidR="006871B5" w:rsidRPr="00920004" w:rsidRDefault="006871B5" w:rsidP="00CF739D"/>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CF739D">
            <w:pPr>
              <w:spacing w:before="240" w:line="0" w:lineRule="atLeast"/>
              <w:jc w:val="center"/>
            </w:pPr>
            <w:r w:rsidRPr="00920004">
              <w:t>X</w:t>
            </w:r>
          </w:p>
        </w:tc>
        <w:tc>
          <w:tcPr>
            <w:tcW w:w="838" w:type="dxa"/>
            <w:noWrap/>
            <w:vAlign w:val="center"/>
            <w:hideMark/>
          </w:tcPr>
          <w:p w14:paraId="09C4BF1A" w14:textId="77777777" w:rsidR="006871B5" w:rsidRPr="00920004" w:rsidRDefault="006871B5" w:rsidP="00CF739D">
            <w:pPr>
              <w:spacing w:before="240" w:line="0" w:lineRule="atLeast"/>
              <w:jc w:val="center"/>
            </w:pPr>
          </w:p>
        </w:tc>
        <w:tc>
          <w:tcPr>
            <w:tcW w:w="1414" w:type="dxa"/>
            <w:noWrap/>
            <w:vAlign w:val="center"/>
            <w:hideMark/>
          </w:tcPr>
          <w:p w14:paraId="5BE40955" w14:textId="77777777" w:rsidR="006871B5" w:rsidRPr="00920004" w:rsidRDefault="006871B5" w:rsidP="00CF739D">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67D58AA9" w:rsidR="006871B5" w:rsidRPr="00CF739D" w:rsidRDefault="006871B5" w:rsidP="00CF739D">
      <w:pPr>
        <w:pStyle w:val="Caption"/>
      </w:pPr>
      <w:bookmarkStart w:id="3088" w:name="_Toc53150460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16</w:t>
      </w:r>
      <w:r w:rsidR="00D632EE" w:rsidRPr="00CF739D">
        <w:fldChar w:fldCharType="end"/>
      </w:r>
      <w:r w:rsidRPr="00920004">
        <w:t xml:space="preserve"> Bảng dữ liệu chi tiết hóa đơn</w:t>
      </w:r>
      <w:bookmarkEnd w:id="3088"/>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CF739D"/>
        </w:tc>
        <w:tc>
          <w:tcPr>
            <w:tcW w:w="838" w:type="dxa"/>
            <w:noWrap/>
            <w:vAlign w:val="center"/>
            <w:hideMark/>
          </w:tcPr>
          <w:p w14:paraId="65B2FB3C" w14:textId="77777777" w:rsidR="006871B5" w:rsidRPr="00920004" w:rsidRDefault="006871B5" w:rsidP="00CF739D">
            <w:r w:rsidRPr="00920004">
              <w:t>X</w:t>
            </w:r>
          </w:p>
        </w:tc>
        <w:tc>
          <w:tcPr>
            <w:tcW w:w="823" w:type="dxa"/>
            <w:noWrap/>
            <w:vAlign w:val="center"/>
            <w:hideMark/>
          </w:tcPr>
          <w:p w14:paraId="1E5D1373" w14:textId="77777777" w:rsidR="006871B5" w:rsidRPr="00920004" w:rsidRDefault="006871B5" w:rsidP="00CF739D"/>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CF739D">
            <w:pPr>
              <w:jc w:val="center"/>
            </w:pPr>
          </w:p>
        </w:tc>
        <w:tc>
          <w:tcPr>
            <w:tcW w:w="838" w:type="dxa"/>
            <w:noWrap/>
            <w:vAlign w:val="center"/>
            <w:hideMark/>
          </w:tcPr>
          <w:p w14:paraId="79235B68" w14:textId="77777777" w:rsidR="006871B5" w:rsidRPr="00920004" w:rsidRDefault="006871B5" w:rsidP="00CF739D"/>
        </w:tc>
        <w:tc>
          <w:tcPr>
            <w:tcW w:w="823" w:type="dxa"/>
            <w:noWrap/>
            <w:vAlign w:val="center"/>
            <w:hideMark/>
          </w:tcPr>
          <w:p w14:paraId="5C7698C5" w14:textId="77777777" w:rsidR="006871B5" w:rsidRPr="00920004" w:rsidRDefault="006871B5" w:rsidP="00CF739D">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CF739D">
            <w:pPr>
              <w:jc w:val="center"/>
            </w:pPr>
            <w:r w:rsidRPr="00920004">
              <w:t>X</w:t>
            </w:r>
          </w:p>
        </w:tc>
        <w:tc>
          <w:tcPr>
            <w:tcW w:w="838" w:type="dxa"/>
            <w:noWrap/>
            <w:vAlign w:val="center"/>
            <w:hideMark/>
          </w:tcPr>
          <w:p w14:paraId="1B9A5F9D" w14:textId="77777777" w:rsidR="006871B5" w:rsidRPr="00920004" w:rsidRDefault="006871B5" w:rsidP="00CF739D"/>
        </w:tc>
        <w:tc>
          <w:tcPr>
            <w:tcW w:w="823" w:type="dxa"/>
            <w:noWrap/>
            <w:vAlign w:val="center"/>
            <w:hideMark/>
          </w:tcPr>
          <w:p w14:paraId="0C52D5DE" w14:textId="77777777" w:rsidR="006871B5" w:rsidRPr="00920004" w:rsidRDefault="006871B5" w:rsidP="00CF739D">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CF739D">
            <w:pPr>
              <w:jc w:val="center"/>
            </w:pPr>
            <w:r w:rsidRPr="00920004">
              <w:t>X</w:t>
            </w:r>
          </w:p>
        </w:tc>
        <w:tc>
          <w:tcPr>
            <w:tcW w:w="838" w:type="dxa"/>
            <w:noWrap/>
            <w:vAlign w:val="center"/>
            <w:hideMark/>
          </w:tcPr>
          <w:p w14:paraId="6C9BAE28" w14:textId="77777777" w:rsidR="006871B5" w:rsidRPr="00920004" w:rsidRDefault="006871B5" w:rsidP="00CF739D"/>
        </w:tc>
        <w:tc>
          <w:tcPr>
            <w:tcW w:w="823" w:type="dxa"/>
            <w:noWrap/>
            <w:vAlign w:val="center"/>
            <w:hideMark/>
          </w:tcPr>
          <w:p w14:paraId="2B75381B" w14:textId="77777777" w:rsidR="006871B5" w:rsidRPr="00920004" w:rsidRDefault="006871B5" w:rsidP="00CF739D"/>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CF739D">
            <w:pPr>
              <w:jc w:val="center"/>
            </w:pPr>
            <w:r w:rsidRPr="00920004">
              <w:t>X</w:t>
            </w:r>
          </w:p>
        </w:tc>
        <w:tc>
          <w:tcPr>
            <w:tcW w:w="838" w:type="dxa"/>
            <w:noWrap/>
            <w:vAlign w:val="center"/>
            <w:hideMark/>
          </w:tcPr>
          <w:p w14:paraId="41950172" w14:textId="77777777" w:rsidR="006871B5" w:rsidRPr="00920004" w:rsidRDefault="006871B5" w:rsidP="00CF739D"/>
        </w:tc>
        <w:tc>
          <w:tcPr>
            <w:tcW w:w="823" w:type="dxa"/>
            <w:noWrap/>
            <w:vAlign w:val="center"/>
            <w:hideMark/>
          </w:tcPr>
          <w:p w14:paraId="0C654BCF" w14:textId="77777777" w:rsidR="006871B5" w:rsidRPr="00920004" w:rsidRDefault="006871B5" w:rsidP="00CF739D"/>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CF739D">
            <w:pPr>
              <w:jc w:val="center"/>
            </w:pPr>
            <w:r w:rsidRPr="00920004">
              <w:t>X</w:t>
            </w:r>
          </w:p>
        </w:tc>
        <w:tc>
          <w:tcPr>
            <w:tcW w:w="838" w:type="dxa"/>
            <w:noWrap/>
            <w:vAlign w:val="center"/>
            <w:hideMark/>
          </w:tcPr>
          <w:p w14:paraId="6E82109A" w14:textId="77777777" w:rsidR="006871B5" w:rsidRPr="00920004" w:rsidRDefault="006871B5" w:rsidP="00CF739D"/>
        </w:tc>
        <w:tc>
          <w:tcPr>
            <w:tcW w:w="823" w:type="dxa"/>
            <w:noWrap/>
            <w:vAlign w:val="center"/>
            <w:hideMark/>
          </w:tcPr>
          <w:p w14:paraId="0EC3DD42" w14:textId="77777777" w:rsidR="006871B5" w:rsidRPr="00920004" w:rsidRDefault="006871B5" w:rsidP="00CF739D"/>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CF739D">
            <w:pPr>
              <w:jc w:val="center"/>
            </w:pPr>
            <w:r w:rsidRPr="00920004">
              <w:t>X</w:t>
            </w:r>
          </w:p>
        </w:tc>
        <w:tc>
          <w:tcPr>
            <w:tcW w:w="838" w:type="dxa"/>
            <w:noWrap/>
            <w:vAlign w:val="center"/>
            <w:hideMark/>
          </w:tcPr>
          <w:p w14:paraId="2DDC39C1" w14:textId="77777777" w:rsidR="006871B5" w:rsidRPr="00920004" w:rsidRDefault="006871B5" w:rsidP="00CF739D"/>
        </w:tc>
        <w:tc>
          <w:tcPr>
            <w:tcW w:w="823" w:type="dxa"/>
            <w:noWrap/>
            <w:vAlign w:val="center"/>
            <w:hideMark/>
          </w:tcPr>
          <w:p w14:paraId="74A067D8" w14:textId="77777777" w:rsidR="006871B5" w:rsidRPr="00920004" w:rsidRDefault="006871B5" w:rsidP="00CF739D"/>
        </w:tc>
        <w:tc>
          <w:tcPr>
            <w:tcW w:w="2269" w:type="dxa"/>
            <w:noWrap/>
            <w:hideMark/>
          </w:tcPr>
          <w:p w14:paraId="48BCB54A" w14:textId="77777777" w:rsidR="006871B5" w:rsidRPr="00920004" w:rsidRDefault="006871B5" w:rsidP="00CF739D">
            <w:r w:rsidRPr="00920004">
              <w:t>Kinh độ</w:t>
            </w:r>
          </w:p>
        </w:tc>
      </w:tr>
    </w:tbl>
    <w:p w14:paraId="7B793E87" w14:textId="10B33BC7" w:rsidR="006871B5" w:rsidRPr="00CF739D" w:rsidRDefault="006871B5" w:rsidP="00CF739D">
      <w:pPr>
        <w:pStyle w:val="Caption"/>
      </w:pPr>
      <w:bookmarkStart w:id="3089" w:name="_Toc53150460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17</w:t>
      </w:r>
      <w:r w:rsidR="00D632EE" w:rsidRPr="00CF739D">
        <w:fldChar w:fldCharType="end"/>
      </w:r>
      <w:r w:rsidRPr="00920004">
        <w:t xml:space="preserve"> Bảng dữ liệu chi nhánh</w:t>
      </w:r>
      <w:bookmarkEnd w:id="3089"/>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CF739D">
            <w:pPr>
              <w:jc w:val="center"/>
            </w:pPr>
          </w:p>
        </w:tc>
        <w:tc>
          <w:tcPr>
            <w:tcW w:w="838" w:type="dxa"/>
            <w:noWrap/>
            <w:vAlign w:val="center"/>
            <w:hideMark/>
          </w:tcPr>
          <w:p w14:paraId="4F81FB12" w14:textId="77777777" w:rsidR="006871B5" w:rsidRPr="00920004" w:rsidRDefault="006871B5" w:rsidP="00CF739D">
            <w:r w:rsidRPr="00920004">
              <w:t>X</w:t>
            </w:r>
          </w:p>
        </w:tc>
        <w:tc>
          <w:tcPr>
            <w:tcW w:w="823" w:type="dxa"/>
            <w:noWrap/>
            <w:vAlign w:val="center"/>
            <w:hideMark/>
          </w:tcPr>
          <w:p w14:paraId="4889C8B7" w14:textId="77777777" w:rsidR="006871B5" w:rsidRPr="00920004" w:rsidRDefault="006871B5" w:rsidP="00CF739D"/>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CF739D">
            <w:pPr>
              <w:jc w:val="center"/>
            </w:pPr>
          </w:p>
        </w:tc>
        <w:tc>
          <w:tcPr>
            <w:tcW w:w="838" w:type="dxa"/>
            <w:noWrap/>
            <w:vAlign w:val="center"/>
            <w:hideMark/>
          </w:tcPr>
          <w:p w14:paraId="3875B7C0" w14:textId="77777777" w:rsidR="006871B5" w:rsidRPr="00920004" w:rsidRDefault="006871B5" w:rsidP="00CF739D"/>
        </w:tc>
        <w:tc>
          <w:tcPr>
            <w:tcW w:w="823" w:type="dxa"/>
            <w:noWrap/>
            <w:vAlign w:val="center"/>
            <w:hideMark/>
          </w:tcPr>
          <w:p w14:paraId="17171C51" w14:textId="77777777" w:rsidR="006871B5" w:rsidRPr="00920004" w:rsidRDefault="006871B5" w:rsidP="00CF739D"/>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CF739D">
            <w:pPr>
              <w:jc w:val="center"/>
            </w:pPr>
            <w:r w:rsidRPr="00920004">
              <w:t>X</w:t>
            </w:r>
          </w:p>
        </w:tc>
        <w:tc>
          <w:tcPr>
            <w:tcW w:w="838" w:type="dxa"/>
            <w:noWrap/>
            <w:vAlign w:val="center"/>
            <w:hideMark/>
          </w:tcPr>
          <w:p w14:paraId="18F27E07" w14:textId="77777777" w:rsidR="006871B5" w:rsidRPr="00920004" w:rsidRDefault="006871B5" w:rsidP="00CF739D"/>
        </w:tc>
        <w:tc>
          <w:tcPr>
            <w:tcW w:w="823" w:type="dxa"/>
            <w:noWrap/>
            <w:vAlign w:val="center"/>
            <w:hideMark/>
          </w:tcPr>
          <w:p w14:paraId="29D98ABE" w14:textId="77777777" w:rsidR="006871B5" w:rsidRPr="00920004" w:rsidRDefault="006871B5" w:rsidP="00CF739D"/>
        </w:tc>
        <w:tc>
          <w:tcPr>
            <w:tcW w:w="2138" w:type="dxa"/>
            <w:noWrap/>
            <w:hideMark/>
          </w:tcPr>
          <w:p w14:paraId="19AC5758" w14:textId="77777777" w:rsidR="006871B5" w:rsidRPr="00920004" w:rsidRDefault="006871B5" w:rsidP="00CF739D">
            <w:r w:rsidRPr="00920004">
              <w:t>Trạng thái</w:t>
            </w:r>
          </w:p>
        </w:tc>
      </w:tr>
    </w:tbl>
    <w:p w14:paraId="38198ED3" w14:textId="6028B773" w:rsidR="00941ED9" w:rsidRPr="00CF739D" w:rsidRDefault="006871B5" w:rsidP="00CF739D">
      <w:pPr>
        <w:pStyle w:val="Caption"/>
      </w:pPr>
      <w:bookmarkStart w:id="3090" w:name="_Toc53150460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18</w:t>
      </w:r>
      <w:r w:rsidR="00D632EE" w:rsidRPr="00CF739D">
        <w:fldChar w:fldCharType="end"/>
      </w:r>
      <w:r w:rsidRPr="00920004">
        <w:t xml:space="preserve"> Bảng dữ liệu màu sắc</w:t>
      </w:r>
      <w:bookmarkEnd w:id="3090"/>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CF739D">
            <w:pPr>
              <w:jc w:val="center"/>
            </w:pPr>
          </w:p>
        </w:tc>
        <w:tc>
          <w:tcPr>
            <w:tcW w:w="838" w:type="dxa"/>
            <w:noWrap/>
            <w:vAlign w:val="center"/>
            <w:hideMark/>
          </w:tcPr>
          <w:p w14:paraId="07871813" w14:textId="77777777" w:rsidR="006871B5" w:rsidRPr="00920004" w:rsidRDefault="006871B5" w:rsidP="00CF739D">
            <w:r w:rsidRPr="00920004">
              <w:t>X</w:t>
            </w:r>
          </w:p>
        </w:tc>
        <w:tc>
          <w:tcPr>
            <w:tcW w:w="823" w:type="dxa"/>
            <w:noWrap/>
            <w:vAlign w:val="center"/>
            <w:hideMark/>
          </w:tcPr>
          <w:p w14:paraId="64B3468D" w14:textId="77777777" w:rsidR="006871B5" w:rsidRPr="00920004" w:rsidRDefault="006871B5" w:rsidP="00CF739D"/>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CF739D">
            <w:pPr>
              <w:jc w:val="center"/>
            </w:pPr>
          </w:p>
        </w:tc>
        <w:tc>
          <w:tcPr>
            <w:tcW w:w="838" w:type="dxa"/>
            <w:noWrap/>
            <w:vAlign w:val="center"/>
            <w:hideMark/>
          </w:tcPr>
          <w:p w14:paraId="29054F22" w14:textId="77777777" w:rsidR="006871B5" w:rsidRPr="00920004" w:rsidRDefault="006871B5" w:rsidP="00CF739D"/>
        </w:tc>
        <w:tc>
          <w:tcPr>
            <w:tcW w:w="823" w:type="dxa"/>
            <w:noWrap/>
            <w:vAlign w:val="center"/>
            <w:hideMark/>
          </w:tcPr>
          <w:p w14:paraId="4BB9A5A4" w14:textId="77777777" w:rsidR="006871B5" w:rsidRPr="00920004" w:rsidRDefault="006871B5" w:rsidP="00CF739D"/>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CF739D">
            <w:pPr>
              <w:jc w:val="center"/>
            </w:pPr>
            <w:r w:rsidRPr="00920004">
              <w:t>X</w:t>
            </w:r>
          </w:p>
        </w:tc>
        <w:tc>
          <w:tcPr>
            <w:tcW w:w="838" w:type="dxa"/>
            <w:noWrap/>
            <w:vAlign w:val="center"/>
            <w:hideMark/>
          </w:tcPr>
          <w:p w14:paraId="0E02E6F8" w14:textId="77777777" w:rsidR="006871B5" w:rsidRPr="00920004" w:rsidRDefault="006871B5" w:rsidP="00CF739D"/>
        </w:tc>
        <w:tc>
          <w:tcPr>
            <w:tcW w:w="823" w:type="dxa"/>
            <w:noWrap/>
            <w:vAlign w:val="center"/>
            <w:hideMark/>
          </w:tcPr>
          <w:p w14:paraId="20636308" w14:textId="77777777" w:rsidR="006871B5" w:rsidRPr="00920004" w:rsidRDefault="006871B5" w:rsidP="00CF739D"/>
        </w:tc>
        <w:tc>
          <w:tcPr>
            <w:tcW w:w="2138" w:type="dxa"/>
            <w:noWrap/>
            <w:hideMark/>
          </w:tcPr>
          <w:p w14:paraId="1FDAE075" w14:textId="77777777" w:rsidR="006871B5" w:rsidRPr="00920004" w:rsidRDefault="006871B5" w:rsidP="00CF739D">
            <w:r w:rsidRPr="00920004">
              <w:t>Trạng thái</w:t>
            </w:r>
          </w:p>
        </w:tc>
      </w:tr>
    </w:tbl>
    <w:p w14:paraId="53FF0FD6" w14:textId="5254E987" w:rsidR="00727C9A" w:rsidRPr="00CF739D" w:rsidRDefault="006871B5" w:rsidP="00CF739D">
      <w:pPr>
        <w:pStyle w:val="Caption"/>
      </w:pPr>
      <w:bookmarkStart w:id="3091" w:name="_Toc53150460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19</w:t>
      </w:r>
      <w:r w:rsidR="00D632EE" w:rsidRPr="00CF739D">
        <w:fldChar w:fldCharType="end"/>
      </w:r>
      <w:r w:rsidRPr="00920004">
        <w:t xml:space="preserve"> Bảng dữ liệu nhóm màu</w:t>
      </w:r>
      <w:bookmarkEnd w:id="3091"/>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27A14D39" w:rsidR="00941ED9" w:rsidRPr="00CF739D" w:rsidRDefault="006871B5" w:rsidP="00CF739D">
      <w:pPr>
        <w:pStyle w:val="Caption"/>
      </w:pPr>
      <w:bookmarkStart w:id="3092" w:name="_Toc53150461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t xml:space="preserve"> Bảng dữ liệu khách hàng</w:t>
      </w:r>
      <w:bookmarkEnd w:id="3092"/>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7EF3ECEC" w:rsidR="00BD0851" w:rsidRPr="00CF739D" w:rsidRDefault="00BD0851" w:rsidP="00CF739D">
      <w:pPr>
        <w:pStyle w:val="Caption"/>
        <w:rPr>
          <w:lang w:val="en-US"/>
        </w:rPr>
      </w:pPr>
      <w:bookmarkStart w:id="3093" w:name="_Toc53150461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21</w:t>
      </w:r>
      <w:r w:rsidR="001B1BC1">
        <w:rPr>
          <w:noProof/>
        </w:rPr>
        <w:fldChar w:fldCharType="end"/>
      </w:r>
      <w:r w:rsidRPr="00CF739D">
        <w:rPr>
          <w:lang w:val="en-US"/>
        </w:rPr>
        <w:t xml:space="preserve"> Bảng dữ liệu đơn hàng</w:t>
      </w:r>
      <w:bookmarkEnd w:id="3093"/>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3A7421AE" w:rsidR="00E452E5" w:rsidRPr="00CF739D" w:rsidRDefault="006871B5" w:rsidP="00CF739D">
      <w:pPr>
        <w:pStyle w:val="Caption"/>
      </w:pPr>
      <w:bookmarkStart w:id="3094" w:name="_Toc53150461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t xml:space="preserve"> Bảng dữ liệu nh</w:t>
      </w:r>
      <w:r w:rsidR="00BD0851" w:rsidRPr="00920004">
        <w:rPr>
          <w:lang w:val="en-US"/>
        </w:rPr>
        <w:t>ã</w:t>
      </w:r>
      <w:r w:rsidRPr="00920004">
        <w:t>n hiệu</w:t>
      </w:r>
      <w:bookmarkEnd w:id="3094"/>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3ACC75EA" w:rsidR="006871B5" w:rsidRPr="00CF739D" w:rsidRDefault="006871B5" w:rsidP="00CF739D">
      <w:pPr>
        <w:pStyle w:val="Caption"/>
      </w:pPr>
      <w:bookmarkStart w:id="3095" w:name="_Toc53150461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23</w:t>
      </w:r>
      <w:r w:rsidR="00D632EE" w:rsidRPr="00CF739D">
        <w:fldChar w:fldCharType="end"/>
      </w:r>
      <w:r w:rsidRPr="00920004">
        <w:t xml:space="preserve"> Bảng dữ liệu chất liệu</w:t>
      </w:r>
      <w:bookmarkEnd w:id="3095"/>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2EAB4C3E" w:rsidR="00BD0851" w:rsidRPr="00920004" w:rsidRDefault="006871B5" w:rsidP="00CF739D">
      <w:pPr>
        <w:pStyle w:val="Caption"/>
      </w:pPr>
      <w:bookmarkStart w:id="3096" w:name="_Toc53150461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24</w:t>
      </w:r>
      <w:r w:rsidR="00D632EE" w:rsidRPr="00CF739D">
        <w:fldChar w:fldCharType="end"/>
      </w:r>
      <w:r w:rsidRPr="00920004">
        <w:t xml:space="preserve"> Bảng dữ liệu hình ảnh</w:t>
      </w:r>
      <w:bookmarkEnd w:id="3096"/>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065BC56E" w:rsidR="00BD0851" w:rsidRPr="00CF739D" w:rsidRDefault="00BD0851" w:rsidP="00CF739D">
      <w:pPr>
        <w:pStyle w:val="Caption"/>
      </w:pPr>
      <w:bookmarkStart w:id="3097" w:name="_Toc53150461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25</w:t>
      </w:r>
      <w:r w:rsidR="001B1BC1">
        <w:rPr>
          <w:noProof/>
        </w:rPr>
        <w:fldChar w:fldCharType="end"/>
      </w:r>
      <w:r w:rsidRPr="00CF739D">
        <w:t xml:space="preserve"> Bảng dữ liệu chi tiết đơn hàng</w:t>
      </w:r>
      <w:bookmarkEnd w:id="3097"/>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75BF98C6" w:rsidR="00727C9A" w:rsidRPr="00CF739D" w:rsidRDefault="006871B5" w:rsidP="00CF739D">
      <w:pPr>
        <w:pStyle w:val="Caption"/>
      </w:pPr>
      <w:bookmarkStart w:id="3098" w:name="_Toc53150461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26</w:t>
      </w:r>
      <w:r w:rsidR="00D632EE" w:rsidRPr="00CF739D">
        <w:fldChar w:fldCharType="end"/>
      </w:r>
      <w:r w:rsidRPr="00920004">
        <w:t xml:space="preserve"> Bảng dữ liệu quần áo</w:t>
      </w:r>
      <w:bookmarkEnd w:id="3098"/>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03C36A5B" w:rsidR="00BD0851" w:rsidRPr="00920004" w:rsidRDefault="006871B5" w:rsidP="00CF739D">
      <w:pPr>
        <w:pStyle w:val="Caption"/>
      </w:pPr>
      <w:bookmarkStart w:id="3099" w:name="_Toc53150461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t xml:space="preserve"> Bảng dữ liệu loại quần áo</w:t>
      </w:r>
      <w:bookmarkEnd w:id="3099"/>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7D712B6C" w:rsidR="00BD0851" w:rsidRPr="00CF739D" w:rsidRDefault="006871B5">
      <w:pPr>
        <w:pStyle w:val="Caption"/>
      </w:pPr>
      <w:bookmarkStart w:id="3100" w:name="_Toc53150461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28</w:t>
      </w:r>
      <w:r w:rsidR="00D632EE" w:rsidRPr="00CF739D">
        <w:fldChar w:fldCharType="end"/>
      </w:r>
      <w:r w:rsidRPr="00920004">
        <w:t xml:space="preserve"> Bảng dữ liệu khuyến mãi</w:t>
      </w:r>
      <w:bookmarkEnd w:id="3100"/>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2CEE9CB6" w:rsidR="00BD0851" w:rsidRPr="00CF739D" w:rsidRDefault="006871B5">
      <w:pPr>
        <w:pStyle w:val="Caption"/>
      </w:pPr>
      <w:bookmarkStart w:id="3101" w:name="_Toc53150461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29</w:t>
      </w:r>
      <w:r w:rsidR="00D632EE" w:rsidRPr="00CF739D">
        <w:fldChar w:fldCharType="end"/>
      </w:r>
      <w:r w:rsidRPr="00920004">
        <w:t xml:space="preserve"> Bảng dữ liệu theo chi nhánh</w:t>
      </w:r>
      <w:bookmarkEnd w:id="3101"/>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1E8FB4CA" w:rsidR="00BD0851" w:rsidRDefault="006871B5" w:rsidP="00A17FA5">
      <w:pPr>
        <w:pStyle w:val="Caption"/>
      </w:pPr>
      <w:bookmarkStart w:id="3102" w:name="_Toc53150462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30</w:t>
      </w:r>
      <w:r w:rsidR="00D632EE" w:rsidRPr="00CF739D">
        <w:fldChar w:fldCharType="end"/>
      </w:r>
      <w:r w:rsidRPr="00920004">
        <w:t xml:space="preserve"> Bảng dữ liệu biên nhận</w:t>
      </w:r>
      <w:bookmarkEnd w:id="3102"/>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711B48BD" w:rsidR="00E452E5" w:rsidRPr="00920004" w:rsidRDefault="006871B5">
      <w:pPr>
        <w:pStyle w:val="Caption"/>
      </w:pPr>
      <w:bookmarkStart w:id="3103" w:name="_Toc53150462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31</w:t>
      </w:r>
      <w:r w:rsidR="00D632EE" w:rsidRPr="00CF739D">
        <w:fldChar w:fldCharType="end"/>
      </w:r>
      <w:r w:rsidRPr="00920004">
        <w:t xml:space="preserve"> Bảng dữ liệu chi tiết biên nhận</w:t>
      </w:r>
      <w:bookmarkEnd w:id="3103"/>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57743728" w:rsidR="00BD0851" w:rsidRPr="00920004" w:rsidRDefault="006871B5">
      <w:pPr>
        <w:pStyle w:val="Caption"/>
      </w:pPr>
      <w:bookmarkStart w:id="3104" w:name="_Toc53150462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32</w:t>
      </w:r>
      <w:r w:rsidR="00D632EE" w:rsidRPr="00CF739D">
        <w:fldChar w:fldCharType="end"/>
      </w:r>
      <w:r w:rsidRPr="00920004">
        <w:t xml:space="preserve"> Bảng dữ liệu quần áo theo dịch vụ</w:t>
      </w:r>
      <w:bookmarkEnd w:id="3104"/>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176458D9" w:rsidR="006871B5" w:rsidRPr="00CF739D" w:rsidRDefault="006871B5">
      <w:pPr>
        <w:pStyle w:val="Caption"/>
      </w:pPr>
      <w:bookmarkStart w:id="3105" w:name="_Toc53150462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33</w:t>
      </w:r>
      <w:r w:rsidR="00D632EE" w:rsidRPr="00CF739D">
        <w:fldChar w:fldCharType="end"/>
      </w:r>
      <w:r w:rsidRPr="00920004">
        <w:t xml:space="preserve"> Bảng dữ liệu dịch vụ</w:t>
      </w:r>
      <w:bookmarkEnd w:id="3105"/>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386EB0AC" w:rsidR="00BD0851" w:rsidRPr="00920004" w:rsidRDefault="006871B5">
      <w:pPr>
        <w:pStyle w:val="Caption"/>
      </w:pPr>
      <w:bookmarkStart w:id="3106" w:name="_Toc53150462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34</w:t>
      </w:r>
      <w:r w:rsidR="00D632EE" w:rsidRPr="00CF739D">
        <w:fldChar w:fldCharType="end"/>
      </w:r>
      <w:r w:rsidRPr="00920004">
        <w:t xml:space="preserve"> Bảng dữ liệu dịch vụ theo chi nhánh</w:t>
      </w:r>
      <w:bookmarkEnd w:id="3106"/>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5E411557" w:rsidR="00BD0851" w:rsidRPr="00CF739D" w:rsidRDefault="006871B5">
      <w:pPr>
        <w:pStyle w:val="Caption"/>
      </w:pPr>
      <w:bookmarkStart w:id="3107" w:name="_Toc53150462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35</w:t>
      </w:r>
      <w:r w:rsidR="00D632EE" w:rsidRPr="00CF739D">
        <w:fldChar w:fldCharType="end"/>
      </w:r>
      <w:r w:rsidRPr="00920004">
        <w:t xml:space="preserve"> Bảng dữ liệu nhân viên</w:t>
      </w:r>
      <w:bookmarkEnd w:id="3107"/>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0C956FA8" w:rsidR="006871B5" w:rsidRPr="00920004" w:rsidRDefault="006871B5">
      <w:pPr>
        <w:pStyle w:val="Caption"/>
        <w:rPr>
          <w:b/>
        </w:rPr>
      </w:pPr>
      <w:bookmarkStart w:id="3108" w:name="_Toc53150462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36</w:t>
      </w:r>
      <w:r w:rsidR="00D632EE" w:rsidRPr="00CF739D">
        <w:fldChar w:fldCharType="end"/>
      </w:r>
      <w:r w:rsidRPr="00920004">
        <w:t xml:space="preserve"> Bảng dữ liệu loại nhân viên</w:t>
      </w:r>
      <w:bookmarkEnd w:id="3108"/>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2BCE0407" w:rsidR="006871B5" w:rsidRDefault="006871B5" w:rsidP="00A17FA5">
      <w:pPr>
        <w:pStyle w:val="Caption"/>
      </w:pPr>
      <w:bookmarkStart w:id="3109" w:name="_Toc53150462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37</w:t>
      </w:r>
      <w:r w:rsidR="00D632EE" w:rsidRPr="00CF739D">
        <w:fldChar w:fldCharType="end"/>
      </w:r>
      <w:r w:rsidRPr="00920004">
        <w:t xml:space="preserve"> Bảng dữ liệu công việc</w:t>
      </w:r>
      <w:bookmarkEnd w:id="3109"/>
    </w:p>
    <w:p w14:paraId="197D44A8" w14:textId="77777777" w:rsidR="005F1ECC" w:rsidRPr="00CF739D" w:rsidRDefault="005F1ECC" w:rsidP="00CF739D"/>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2D258E11" w:rsidR="006871B5" w:rsidRPr="00920004" w:rsidRDefault="006871B5">
      <w:pPr>
        <w:pStyle w:val="Caption"/>
        <w:rPr>
          <w:b/>
        </w:rPr>
      </w:pPr>
      <w:bookmarkStart w:id="3110" w:name="_Toc53150462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38</w:t>
      </w:r>
      <w:r w:rsidR="00D632EE" w:rsidRPr="00CF739D">
        <w:fldChar w:fldCharType="end"/>
      </w:r>
      <w:r w:rsidRPr="00920004">
        <w:t xml:space="preserve"> Bảng dữ liệu khung giờ nhận trả quần áo</w:t>
      </w:r>
      <w:bookmarkEnd w:id="3110"/>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0802290B" w:rsidR="00BD0851" w:rsidRPr="00CF739D" w:rsidRDefault="006871B5" w:rsidP="00CF739D">
      <w:pPr>
        <w:pStyle w:val="Caption"/>
      </w:pPr>
      <w:bookmarkStart w:id="3111" w:name="_Toc53150462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39</w:t>
      </w:r>
      <w:r w:rsidR="001B1BC1">
        <w:rPr>
          <w:noProof/>
        </w:rPr>
        <w:fldChar w:fldCharType="end"/>
      </w:r>
      <w:r w:rsidRPr="00CF739D">
        <w:t xml:space="preserve"> Bảng dữ liệu đơn vị tính</w:t>
      </w:r>
      <w:bookmarkEnd w:id="3111"/>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0D1727EC" w:rsidR="00BD0851" w:rsidRPr="00920004" w:rsidRDefault="006871B5">
      <w:pPr>
        <w:pStyle w:val="Caption"/>
      </w:pPr>
      <w:bookmarkStart w:id="3112" w:name="_Toc53150463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40</w:t>
      </w:r>
      <w:r w:rsidR="00D632EE" w:rsidRPr="00CF739D">
        <w:fldChar w:fldCharType="end"/>
      </w:r>
      <w:r w:rsidRPr="00920004">
        <w:t xml:space="preserve"> Bảng dữ liệu đơn giá</w:t>
      </w:r>
      <w:bookmarkEnd w:id="3112"/>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01FBC91E" w:rsidR="00BD0851" w:rsidRDefault="00BD0851" w:rsidP="00A17FA5">
      <w:pPr>
        <w:pStyle w:val="Caption"/>
        <w:rPr>
          <w:lang w:val="en-US"/>
        </w:rPr>
      </w:pPr>
      <w:bookmarkStart w:id="3113" w:name="_Toc53150463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41</w:t>
      </w:r>
      <w:r w:rsidR="00D632EE" w:rsidRPr="00CF739D">
        <w:fldChar w:fldCharType="end"/>
      </w:r>
      <w:r w:rsidRPr="00920004">
        <w:rPr>
          <w:lang w:val="en-US"/>
        </w:rPr>
        <w:t xml:space="preserve"> Bảng dữ liệu người dùng</w:t>
      </w:r>
      <w:bookmarkEnd w:id="3113"/>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45527E0B" w:rsidR="006871B5" w:rsidRPr="00CF739D" w:rsidRDefault="006871B5">
      <w:pPr>
        <w:pStyle w:val="Caption"/>
      </w:pPr>
      <w:bookmarkStart w:id="3114" w:name="_Toc53150463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42</w:t>
      </w:r>
      <w:r w:rsidR="00D632EE" w:rsidRPr="00CF739D">
        <w:fldChar w:fldCharType="end"/>
      </w:r>
      <w:r w:rsidRPr="00920004">
        <w:t xml:space="preserve"> Bảng dữ liệu theo dõi giặt</w:t>
      </w:r>
      <w:bookmarkEnd w:id="3114"/>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4B74C1EC" w:rsidR="006871B5" w:rsidRPr="00920004" w:rsidRDefault="006871B5">
      <w:pPr>
        <w:pStyle w:val="Caption"/>
      </w:pPr>
      <w:bookmarkStart w:id="3115" w:name="_Toc53150463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43</w:t>
      </w:r>
      <w:r w:rsidR="00D632EE" w:rsidRPr="00CF739D">
        <w:fldChar w:fldCharType="end"/>
      </w:r>
      <w:r w:rsidRPr="00920004">
        <w:t xml:space="preserve"> Bảng dữ liệu túi giặt</w:t>
      </w:r>
      <w:bookmarkEnd w:id="3115"/>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32C23EEC" w:rsidR="00BD0851" w:rsidRPr="00920004" w:rsidRDefault="006871B5">
      <w:pPr>
        <w:pStyle w:val="Caption"/>
      </w:pPr>
      <w:bookmarkStart w:id="3116" w:name="_Toc53150463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44</w:t>
      </w:r>
      <w:r w:rsidR="00D632EE" w:rsidRPr="00CF739D">
        <w:fldChar w:fldCharType="end"/>
      </w:r>
      <w:r w:rsidRPr="00920004">
        <w:t xml:space="preserve"> Bảng chi tiết túi giặt</w:t>
      </w:r>
      <w:bookmarkEnd w:id="3116"/>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6EA78609" w:rsidR="00BD0851" w:rsidRPr="00CF739D" w:rsidRDefault="006871B5" w:rsidP="00CF739D">
      <w:pPr>
        <w:pStyle w:val="Caption"/>
      </w:pPr>
      <w:bookmarkStart w:id="3117" w:name="_Toc53150463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45</w:t>
      </w:r>
      <w:r w:rsidR="001B1BC1">
        <w:rPr>
          <w:noProof/>
        </w:rPr>
        <w:fldChar w:fldCharType="end"/>
      </w:r>
      <w:r w:rsidRPr="00CF739D">
        <w:t xml:space="preserve"> Bảng dữ liệu máy giặt</w:t>
      </w:r>
      <w:bookmarkEnd w:id="3117"/>
    </w:p>
    <w:p w14:paraId="6575A584" w14:textId="6BC0CBDC" w:rsidR="00297E5D" w:rsidRPr="00CF739D" w:rsidDel="002A009A" w:rsidRDefault="00297E5D" w:rsidP="00CF739D">
      <w:pPr>
        <w:pStyle w:val="Style2"/>
        <w:ind w:left="360"/>
        <w:rPr>
          <w:del w:id="3118" w:author="phuong vu" w:date="2018-12-02T09:00:00Z"/>
          <w:b w:val="0"/>
          <w:lang w:val="vi-VN"/>
        </w:rPr>
      </w:pPr>
      <w:bookmarkStart w:id="3119" w:name="_Toc531502306"/>
      <w:del w:id="3120" w:author="phuong vu" w:date="2018-12-02T09:00:00Z">
        <w:r w:rsidRPr="00CF739D" w:rsidDel="002A009A">
          <w:rPr>
            <w:lang w:val="vi-VN"/>
          </w:rPr>
          <w:delText>Dữ liệu hiển thị danh sách đơn hàng</w:delText>
        </w:r>
        <w:bookmarkEnd w:id="3119"/>
      </w:del>
    </w:p>
    <w:tbl>
      <w:tblPr>
        <w:tblStyle w:val="TableGrid"/>
        <w:tblW w:w="0" w:type="auto"/>
        <w:tblLook w:val="04A0" w:firstRow="1" w:lastRow="0" w:firstColumn="1" w:lastColumn="0" w:noHBand="0" w:noVBand="1"/>
      </w:tblPr>
      <w:tblGrid>
        <w:gridCol w:w="1795"/>
        <w:gridCol w:w="1440"/>
        <w:gridCol w:w="1350"/>
        <w:gridCol w:w="1266"/>
        <w:gridCol w:w="1614"/>
        <w:gridCol w:w="1312"/>
      </w:tblGrid>
      <w:tr w:rsidR="00070151" w:rsidRPr="00920004" w:rsidDel="002A009A" w14:paraId="2E6257A2" w14:textId="4C7AAD91" w:rsidTr="00CF739D">
        <w:trPr>
          <w:del w:id="3121" w:author="phuong vu" w:date="2018-12-02T09:00:00Z"/>
        </w:trPr>
        <w:tc>
          <w:tcPr>
            <w:tcW w:w="1795" w:type="dxa"/>
            <w:vAlign w:val="center"/>
          </w:tcPr>
          <w:p w14:paraId="39D68C9D" w14:textId="23A19617" w:rsidR="00070151" w:rsidRPr="00CF739D" w:rsidDel="002A009A" w:rsidRDefault="00070151" w:rsidP="00CF739D">
            <w:pPr>
              <w:jc w:val="center"/>
              <w:rPr>
                <w:del w:id="3122" w:author="phuong vu" w:date="2018-12-02T09:00:00Z"/>
                <w:b/>
                <w:lang w:val="en-US"/>
              </w:rPr>
            </w:pPr>
            <w:del w:id="3123" w:author="phuong vu" w:date="2018-12-02T09:00:00Z">
              <w:r w:rsidRPr="00CF739D" w:rsidDel="002A009A">
                <w:rPr>
                  <w:b/>
                  <w:lang w:val="en-US"/>
                </w:rPr>
                <w:delText>Thành phần dữ liệu</w:delText>
              </w:r>
            </w:del>
          </w:p>
        </w:tc>
        <w:tc>
          <w:tcPr>
            <w:tcW w:w="1440" w:type="dxa"/>
            <w:vAlign w:val="center"/>
          </w:tcPr>
          <w:p w14:paraId="76DD433D" w14:textId="57595E8D" w:rsidR="00070151" w:rsidRPr="00CF739D" w:rsidDel="002A009A" w:rsidRDefault="00070151" w:rsidP="00CF739D">
            <w:pPr>
              <w:jc w:val="center"/>
              <w:rPr>
                <w:del w:id="3124" w:author="phuong vu" w:date="2018-12-02T09:00:00Z"/>
                <w:b/>
                <w:lang w:val="en-US"/>
              </w:rPr>
            </w:pPr>
            <w:del w:id="3125" w:author="phuong vu" w:date="2018-12-02T09:00:00Z">
              <w:r w:rsidRPr="00CF739D" w:rsidDel="002A009A">
                <w:rPr>
                  <w:b/>
                  <w:lang w:val="en-US"/>
                </w:rPr>
                <w:delText>Đơn hàng đang chờ</w:delText>
              </w:r>
            </w:del>
          </w:p>
        </w:tc>
        <w:tc>
          <w:tcPr>
            <w:tcW w:w="1350" w:type="dxa"/>
            <w:vAlign w:val="center"/>
          </w:tcPr>
          <w:p w14:paraId="2169840E" w14:textId="409A9B3C" w:rsidR="00070151" w:rsidRPr="00CF739D" w:rsidDel="002A009A" w:rsidRDefault="00070151" w:rsidP="00CF739D">
            <w:pPr>
              <w:jc w:val="center"/>
              <w:rPr>
                <w:del w:id="3126" w:author="phuong vu" w:date="2018-12-02T09:00:00Z"/>
                <w:b/>
                <w:lang w:val="en-US"/>
              </w:rPr>
            </w:pPr>
            <w:del w:id="3127" w:author="phuong vu" w:date="2018-12-02T09:00:00Z">
              <w:r w:rsidRPr="00CF739D" w:rsidDel="002A009A">
                <w:rPr>
                  <w:b/>
                  <w:lang w:val="en-US"/>
                </w:rPr>
                <w:delText>Đơn hàng đang xử lí</w:delText>
              </w:r>
            </w:del>
          </w:p>
        </w:tc>
        <w:tc>
          <w:tcPr>
            <w:tcW w:w="1266" w:type="dxa"/>
            <w:vAlign w:val="center"/>
          </w:tcPr>
          <w:p w14:paraId="67FBE187" w14:textId="4C4E9C40" w:rsidR="00070151" w:rsidRPr="00CF739D" w:rsidDel="002A009A" w:rsidRDefault="00070151" w:rsidP="00CF739D">
            <w:pPr>
              <w:jc w:val="center"/>
              <w:rPr>
                <w:del w:id="3128" w:author="phuong vu" w:date="2018-12-02T09:00:00Z"/>
                <w:b/>
                <w:lang w:val="en-US"/>
              </w:rPr>
            </w:pPr>
            <w:del w:id="3129" w:author="phuong vu" w:date="2018-12-02T09:00:00Z">
              <w:r w:rsidRPr="00CF739D" w:rsidDel="002A009A">
                <w:rPr>
                  <w:b/>
                  <w:lang w:val="en-US"/>
                </w:rPr>
                <w:delText>Đã xử lí hoàn tất</w:delText>
              </w:r>
            </w:del>
          </w:p>
        </w:tc>
        <w:tc>
          <w:tcPr>
            <w:tcW w:w="1614" w:type="dxa"/>
            <w:vAlign w:val="center"/>
          </w:tcPr>
          <w:p w14:paraId="4507ED15" w14:textId="20712F8B" w:rsidR="00070151" w:rsidRPr="00CF739D" w:rsidDel="002A009A" w:rsidRDefault="00070151" w:rsidP="00CF739D">
            <w:pPr>
              <w:jc w:val="center"/>
              <w:rPr>
                <w:del w:id="3130" w:author="phuong vu" w:date="2018-12-02T09:00:00Z"/>
                <w:b/>
                <w:lang w:val="en-US"/>
              </w:rPr>
            </w:pPr>
            <w:del w:id="3131" w:author="phuong vu" w:date="2018-12-02T09:00:00Z">
              <w:r w:rsidRPr="00CF739D" w:rsidDel="002A009A">
                <w:rPr>
                  <w:b/>
                  <w:lang w:val="en-US"/>
                </w:rPr>
                <w:delText>Đơn hàng thành công</w:delText>
              </w:r>
            </w:del>
          </w:p>
        </w:tc>
        <w:tc>
          <w:tcPr>
            <w:tcW w:w="1312" w:type="dxa"/>
            <w:vAlign w:val="center"/>
          </w:tcPr>
          <w:p w14:paraId="5C1F0DD4" w14:textId="32003193" w:rsidR="00070151" w:rsidRPr="00CF739D" w:rsidDel="002A009A" w:rsidRDefault="00070151" w:rsidP="00CF739D">
            <w:pPr>
              <w:jc w:val="center"/>
              <w:rPr>
                <w:del w:id="3132" w:author="phuong vu" w:date="2018-12-02T09:00:00Z"/>
                <w:b/>
                <w:lang w:val="en-US"/>
              </w:rPr>
            </w:pPr>
            <w:del w:id="3133" w:author="phuong vu" w:date="2018-12-02T09:00:00Z">
              <w:r w:rsidRPr="00CF739D" w:rsidDel="002A009A">
                <w:rPr>
                  <w:b/>
                  <w:lang w:val="en-US"/>
                </w:rPr>
                <w:delText>Đơn hàng bị hủy</w:delText>
              </w:r>
            </w:del>
          </w:p>
        </w:tc>
      </w:tr>
      <w:tr w:rsidR="00070151" w:rsidRPr="00920004" w:rsidDel="002A009A" w14:paraId="2071D08D" w14:textId="17DEF0A9" w:rsidTr="00CF739D">
        <w:trPr>
          <w:trHeight w:val="422"/>
          <w:del w:id="3134" w:author="phuong vu" w:date="2018-12-02T09:00:00Z"/>
        </w:trPr>
        <w:tc>
          <w:tcPr>
            <w:tcW w:w="1795" w:type="dxa"/>
          </w:tcPr>
          <w:p w14:paraId="0DC89E9F" w14:textId="4A93688A" w:rsidR="00070151" w:rsidRPr="00920004" w:rsidDel="002A009A" w:rsidRDefault="00070151" w:rsidP="00CF739D">
            <w:pPr>
              <w:rPr>
                <w:del w:id="3135" w:author="phuong vu" w:date="2018-12-02T09:00:00Z"/>
                <w:lang w:val="en-US"/>
              </w:rPr>
            </w:pPr>
            <w:del w:id="3136" w:author="phuong vu" w:date="2018-12-02T09:00:00Z">
              <w:r w:rsidRPr="00920004" w:rsidDel="002A009A">
                <w:rPr>
                  <w:lang w:val="en-US"/>
                </w:rPr>
                <w:delText>Chi nhánh</w:delText>
              </w:r>
            </w:del>
          </w:p>
        </w:tc>
        <w:tc>
          <w:tcPr>
            <w:tcW w:w="1440" w:type="dxa"/>
            <w:vAlign w:val="center"/>
          </w:tcPr>
          <w:p w14:paraId="6479F926" w14:textId="67AFEEFE" w:rsidR="00070151" w:rsidRPr="00CF739D" w:rsidDel="002A009A" w:rsidRDefault="00070151" w:rsidP="00CF739D">
            <w:pPr>
              <w:jc w:val="center"/>
              <w:rPr>
                <w:del w:id="3137" w:author="phuong vu" w:date="2018-12-02T09:00:00Z"/>
                <w:lang w:val="en-US"/>
              </w:rPr>
            </w:pPr>
            <w:del w:id="3138" w:author="phuong vu" w:date="2018-12-02T09:00:00Z">
              <w:r w:rsidRPr="00CF739D" w:rsidDel="002A009A">
                <w:rPr>
                  <w:lang w:val="en-US"/>
                </w:rPr>
                <w:delText>X</w:delText>
              </w:r>
            </w:del>
          </w:p>
        </w:tc>
        <w:tc>
          <w:tcPr>
            <w:tcW w:w="1350" w:type="dxa"/>
            <w:vAlign w:val="center"/>
          </w:tcPr>
          <w:p w14:paraId="36581A45" w14:textId="6370723E" w:rsidR="00070151" w:rsidRPr="00CF739D" w:rsidDel="002A009A" w:rsidRDefault="00070151" w:rsidP="00CF739D">
            <w:pPr>
              <w:jc w:val="center"/>
              <w:rPr>
                <w:del w:id="3139" w:author="phuong vu" w:date="2018-12-02T09:00:00Z"/>
                <w:lang w:val="en-US"/>
              </w:rPr>
            </w:pPr>
          </w:p>
        </w:tc>
        <w:tc>
          <w:tcPr>
            <w:tcW w:w="1266" w:type="dxa"/>
            <w:vAlign w:val="center"/>
          </w:tcPr>
          <w:p w14:paraId="6CF49F62" w14:textId="6BDBAAE8" w:rsidR="00070151" w:rsidRPr="00CF739D" w:rsidDel="002A009A" w:rsidRDefault="00070151" w:rsidP="00CF739D">
            <w:pPr>
              <w:jc w:val="center"/>
              <w:rPr>
                <w:del w:id="3140" w:author="phuong vu" w:date="2018-12-02T09:00:00Z"/>
                <w:lang w:val="en-US"/>
              </w:rPr>
            </w:pPr>
          </w:p>
        </w:tc>
        <w:tc>
          <w:tcPr>
            <w:tcW w:w="1614" w:type="dxa"/>
            <w:vAlign w:val="center"/>
          </w:tcPr>
          <w:p w14:paraId="7F935607" w14:textId="44809550" w:rsidR="00070151" w:rsidRPr="00CF739D" w:rsidDel="002A009A" w:rsidRDefault="00070151" w:rsidP="00CF739D">
            <w:pPr>
              <w:jc w:val="center"/>
              <w:rPr>
                <w:del w:id="3141" w:author="phuong vu" w:date="2018-12-02T09:00:00Z"/>
                <w:lang w:val="en-US"/>
              </w:rPr>
            </w:pPr>
            <w:del w:id="3142" w:author="phuong vu" w:date="2018-12-02T09:00:00Z">
              <w:r w:rsidRPr="00CF739D" w:rsidDel="002A009A">
                <w:rPr>
                  <w:lang w:val="en-US"/>
                </w:rPr>
                <w:delText>X</w:delText>
              </w:r>
            </w:del>
          </w:p>
        </w:tc>
        <w:tc>
          <w:tcPr>
            <w:tcW w:w="1312" w:type="dxa"/>
            <w:vAlign w:val="center"/>
          </w:tcPr>
          <w:p w14:paraId="52584C3E" w14:textId="02A1E51B" w:rsidR="00070151" w:rsidRPr="00CF739D" w:rsidDel="002A009A" w:rsidRDefault="00070151" w:rsidP="00CF739D">
            <w:pPr>
              <w:jc w:val="center"/>
              <w:rPr>
                <w:del w:id="3143" w:author="phuong vu" w:date="2018-12-02T09:00:00Z"/>
                <w:lang w:val="en-US"/>
              </w:rPr>
            </w:pPr>
            <w:del w:id="3144" w:author="phuong vu" w:date="2018-12-02T09:00:00Z">
              <w:r w:rsidRPr="00CF739D" w:rsidDel="002A009A">
                <w:rPr>
                  <w:lang w:val="en-US"/>
                </w:rPr>
                <w:delText>X</w:delText>
              </w:r>
            </w:del>
          </w:p>
        </w:tc>
      </w:tr>
      <w:tr w:rsidR="00070151" w:rsidRPr="00920004" w:rsidDel="002A009A" w14:paraId="06614F2C" w14:textId="41B492CE" w:rsidTr="00CF739D">
        <w:trPr>
          <w:del w:id="3145" w:author="phuong vu" w:date="2018-12-02T09:00:00Z"/>
        </w:trPr>
        <w:tc>
          <w:tcPr>
            <w:tcW w:w="1795" w:type="dxa"/>
          </w:tcPr>
          <w:p w14:paraId="495A6586" w14:textId="061C43A7" w:rsidR="00070151" w:rsidRPr="00CF739D" w:rsidDel="002A009A" w:rsidRDefault="00070151" w:rsidP="00CF739D">
            <w:pPr>
              <w:rPr>
                <w:del w:id="3146" w:author="phuong vu" w:date="2018-12-02T09:00:00Z"/>
                <w:lang w:val="en-US"/>
              </w:rPr>
            </w:pPr>
            <w:del w:id="3147" w:author="phuong vu" w:date="2018-12-02T09:00:00Z">
              <w:r w:rsidRPr="00920004" w:rsidDel="002A009A">
                <w:rPr>
                  <w:lang w:val="en-US"/>
                </w:rPr>
                <w:delText>Tên khách hàng</w:delText>
              </w:r>
            </w:del>
          </w:p>
        </w:tc>
        <w:tc>
          <w:tcPr>
            <w:tcW w:w="1440" w:type="dxa"/>
            <w:vAlign w:val="center"/>
          </w:tcPr>
          <w:p w14:paraId="2BF59747" w14:textId="35390A93" w:rsidR="00070151" w:rsidRPr="00CF739D" w:rsidDel="002A009A" w:rsidRDefault="00070151" w:rsidP="00CF739D">
            <w:pPr>
              <w:jc w:val="center"/>
              <w:rPr>
                <w:del w:id="3148" w:author="phuong vu" w:date="2018-12-02T09:00:00Z"/>
                <w:lang w:val="en-US"/>
              </w:rPr>
            </w:pPr>
            <w:del w:id="3149" w:author="phuong vu" w:date="2018-12-02T09:00:00Z">
              <w:r w:rsidRPr="00CF739D" w:rsidDel="002A009A">
                <w:rPr>
                  <w:lang w:val="en-US"/>
                </w:rPr>
                <w:delText>X</w:delText>
              </w:r>
            </w:del>
          </w:p>
        </w:tc>
        <w:tc>
          <w:tcPr>
            <w:tcW w:w="1350" w:type="dxa"/>
            <w:vAlign w:val="center"/>
          </w:tcPr>
          <w:p w14:paraId="07B95138" w14:textId="000AD66F" w:rsidR="00070151" w:rsidRPr="00CF739D" w:rsidDel="002A009A" w:rsidRDefault="00070151" w:rsidP="00CF739D">
            <w:pPr>
              <w:jc w:val="center"/>
              <w:rPr>
                <w:del w:id="3150" w:author="phuong vu" w:date="2018-12-02T09:00:00Z"/>
                <w:lang w:val="en-US"/>
              </w:rPr>
            </w:pPr>
            <w:del w:id="3151" w:author="phuong vu" w:date="2018-12-02T09:00:00Z">
              <w:r w:rsidRPr="00CF739D" w:rsidDel="002A009A">
                <w:rPr>
                  <w:lang w:val="en-US"/>
                </w:rPr>
                <w:delText>X</w:delText>
              </w:r>
            </w:del>
          </w:p>
        </w:tc>
        <w:tc>
          <w:tcPr>
            <w:tcW w:w="1266" w:type="dxa"/>
            <w:vAlign w:val="center"/>
          </w:tcPr>
          <w:p w14:paraId="6B6D7D53" w14:textId="001166BF" w:rsidR="00070151" w:rsidRPr="00CF739D" w:rsidDel="002A009A" w:rsidRDefault="00070151" w:rsidP="00CF739D">
            <w:pPr>
              <w:jc w:val="center"/>
              <w:rPr>
                <w:del w:id="3152" w:author="phuong vu" w:date="2018-12-02T09:00:00Z"/>
                <w:lang w:val="en-US"/>
              </w:rPr>
            </w:pPr>
            <w:del w:id="3153" w:author="phuong vu" w:date="2018-12-02T09:00:00Z">
              <w:r w:rsidRPr="00CF739D" w:rsidDel="002A009A">
                <w:rPr>
                  <w:lang w:val="en-US"/>
                </w:rPr>
                <w:delText>X</w:delText>
              </w:r>
            </w:del>
          </w:p>
        </w:tc>
        <w:tc>
          <w:tcPr>
            <w:tcW w:w="1614" w:type="dxa"/>
            <w:vAlign w:val="center"/>
          </w:tcPr>
          <w:p w14:paraId="626DCAE4" w14:textId="1CF49D35" w:rsidR="00070151" w:rsidRPr="00CF739D" w:rsidDel="002A009A" w:rsidRDefault="00070151" w:rsidP="00CF739D">
            <w:pPr>
              <w:jc w:val="center"/>
              <w:rPr>
                <w:del w:id="3154" w:author="phuong vu" w:date="2018-12-02T09:00:00Z"/>
                <w:lang w:val="en-US"/>
              </w:rPr>
            </w:pPr>
            <w:del w:id="3155" w:author="phuong vu" w:date="2018-12-02T09:00:00Z">
              <w:r w:rsidRPr="00CF739D" w:rsidDel="002A009A">
                <w:rPr>
                  <w:lang w:val="en-US"/>
                </w:rPr>
                <w:delText>X</w:delText>
              </w:r>
            </w:del>
          </w:p>
        </w:tc>
        <w:tc>
          <w:tcPr>
            <w:tcW w:w="1312" w:type="dxa"/>
            <w:vAlign w:val="center"/>
          </w:tcPr>
          <w:p w14:paraId="290D82D8" w14:textId="7D625DC7" w:rsidR="00070151" w:rsidRPr="00CF739D" w:rsidDel="002A009A" w:rsidRDefault="00070151" w:rsidP="00CF739D">
            <w:pPr>
              <w:jc w:val="center"/>
              <w:rPr>
                <w:del w:id="3156" w:author="phuong vu" w:date="2018-12-02T09:00:00Z"/>
                <w:lang w:val="en-US"/>
              </w:rPr>
            </w:pPr>
            <w:del w:id="3157" w:author="phuong vu" w:date="2018-12-02T09:00:00Z">
              <w:r w:rsidRPr="00CF739D" w:rsidDel="002A009A">
                <w:rPr>
                  <w:lang w:val="en-US"/>
                </w:rPr>
                <w:delText>X</w:delText>
              </w:r>
            </w:del>
          </w:p>
        </w:tc>
      </w:tr>
      <w:tr w:rsidR="00070151" w:rsidRPr="00920004" w:rsidDel="002A009A" w14:paraId="1989F5E2" w14:textId="289E30CF" w:rsidTr="00CF739D">
        <w:trPr>
          <w:del w:id="3158" w:author="phuong vu" w:date="2018-12-02T09:00:00Z"/>
        </w:trPr>
        <w:tc>
          <w:tcPr>
            <w:tcW w:w="1795" w:type="dxa"/>
          </w:tcPr>
          <w:p w14:paraId="5E26EF06" w14:textId="0837850D" w:rsidR="00070151" w:rsidRPr="00920004" w:rsidDel="002A009A" w:rsidRDefault="00070151" w:rsidP="00CF739D">
            <w:pPr>
              <w:rPr>
                <w:del w:id="3159" w:author="phuong vu" w:date="2018-12-02T09:00:00Z"/>
                <w:lang w:val="en-US"/>
              </w:rPr>
            </w:pPr>
            <w:del w:id="3160" w:author="phuong vu" w:date="2018-12-02T09:00:00Z">
              <w:r w:rsidRPr="00920004" w:rsidDel="002A009A">
                <w:rPr>
                  <w:lang w:val="en-US"/>
                </w:rPr>
                <w:delText>Thời gian lấy đồ</w:delText>
              </w:r>
            </w:del>
          </w:p>
        </w:tc>
        <w:tc>
          <w:tcPr>
            <w:tcW w:w="1440" w:type="dxa"/>
            <w:vAlign w:val="center"/>
          </w:tcPr>
          <w:p w14:paraId="16ACA12F" w14:textId="49A7BC1E" w:rsidR="00070151" w:rsidRPr="00920004" w:rsidDel="002A009A" w:rsidRDefault="00070151" w:rsidP="00CF739D">
            <w:pPr>
              <w:jc w:val="center"/>
              <w:rPr>
                <w:del w:id="3161" w:author="phuong vu" w:date="2018-12-02T09:00:00Z"/>
                <w:lang w:val="en-US"/>
              </w:rPr>
            </w:pPr>
            <w:del w:id="3162" w:author="phuong vu" w:date="2018-12-02T09:00:00Z">
              <w:r w:rsidRPr="00920004" w:rsidDel="002A009A">
                <w:rPr>
                  <w:lang w:val="en-US"/>
                </w:rPr>
                <w:delText>X</w:delText>
              </w:r>
            </w:del>
          </w:p>
        </w:tc>
        <w:tc>
          <w:tcPr>
            <w:tcW w:w="1350" w:type="dxa"/>
            <w:vAlign w:val="center"/>
          </w:tcPr>
          <w:p w14:paraId="77B0400B" w14:textId="42E8B718" w:rsidR="00070151" w:rsidRPr="00920004" w:rsidDel="002A009A" w:rsidRDefault="00070151" w:rsidP="00CF739D">
            <w:pPr>
              <w:jc w:val="center"/>
              <w:rPr>
                <w:del w:id="3163" w:author="phuong vu" w:date="2018-12-02T09:00:00Z"/>
                <w:lang w:val="en-US"/>
              </w:rPr>
            </w:pPr>
          </w:p>
        </w:tc>
        <w:tc>
          <w:tcPr>
            <w:tcW w:w="1266" w:type="dxa"/>
            <w:vAlign w:val="center"/>
          </w:tcPr>
          <w:p w14:paraId="3F95DA23" w14:textId="4383C57B" w:rsidR="00070151" w:rsidRPr="00920004" w:rsidDel="002A009A" w:rsidRDefault="00070151" w:rsidP="00CF739D">
            <w:pPr>
              <w:jc w:val="center"/>
              <w:rPr>
                <w:del w:id="3164" w:author="phuong vu" w:date="2018-12-02T09:00:00Z"/>
                <w:lang w:val="en-US"/>
              </w:rPr>
            </w:pPr>
            <w:del w:id="3165" w:author="phuong vu" w:date="2018-12-02T09:00:00Z">
              <w:r w:rsidRPr="00920004" w:rsidDel="002A009A">
                <w:rPr>
                  <w:lang w:val="en-US"/>
                </w:rPr>
                <w:delText>X</w:delText>
              </w:r>
            </w:del>
          </w:p>
        </w:tc>
        <w:tc>
          <w:tcPr>
            <w:tcW w:w="1614" w:type="dxa"/>
            <w:vAlign w:val="center"/>
          </w:tcPr>
          <w:p w14:paraId="72DE392B" w14:textId="609EB524" w:rsidR="00070151" w:rsidRPr="00920004" w:rsidDel="002A009A" w:rsidRDefault="00070151" w:rsidP="00CF739D">
            <w:pPr>
              <w:jc w:val="center"/>
              <w:rPr>
                <w:del w:id="3166" w:author="phuong vu" w:date="2018-12-02T09:00:00Z"/>
                <w:lang w:val="en-US"/>
              </w:rPr>
            </w:pPr>
            <w:del w:id="3167" w:author="phuong vu" w:date="2018-12-02T09:00:00Z">
              <w:r w:rsidRPr="00920004" w:rsidDel="002A009A">
                <w:rPr>
                  <w:lang w:val="en-US"/>
                </w:rPr>
                <w:delText>X</w:delText>
              </w:r>
            </w:del>
          </w:p>
        </w:tc>
        <w:tc>
          <w:tcPr>
            <w:tcW w:w="1312" w:type="dxa"/>
            <w:vAlign w:val="center"/>
          </w:tcPr>
          <w:p w14:paraId="52441943" w14:textId="3E0A34F3" w:rsidR="00070151" w:rsidRPr="00920004" w:rsidDel="002A009A" w:rsidRDefault="00070151" w:rsidP="00CF739D">
            <w:pPr>
              <w:jc w:val="center"/>
              <w:rPr>
                <w:del w:id="3168" w:author="phuong vu" w:date="2018-12-02T09:00:00Z"/>
                <w:lang w:val="en-US"/>
              </w:rPr>
            </w:pPr>
            <w:del w:id="3169" w:author="phuong vu" w:date="2018-12-02T09:00:00Z">
              <w:r w:rsidRPr="00920004" w:rsidDel="002A009A">
                <w:rPr>
                  <w:lang w:val="en-US"/>
                </w:rPr>
                <w:delText>X</w:delText>
              </w:r>
            </w:del>
          </w:p>
        </w:tc>
      </w:tr>
      <w:tr w:rsidR="00070151" w:rsidRPr="00920004" w:rsidDel="002A009A" w14:paraId="147517A4" w14:textId="2C4371B3" w:rsidTr="00CF739D">
        <w:trPr>
          <w:del w:id="3170" w:author="phuong vu" w:date="2018-12-02T09:00:00Z"/>
        </w:trPr>
        <w:tc>
          <w:tcPr>
            <w:tcW w:w="1795" w:type="dxa"/>
          </w:tcPr>
          <w:p w14:paraId="5CAAB112" w14:textId="5D6514F2" w:rsidR="00070151" w:rsidRPr="00920004" w:rsidDel="002A009A" w:rsidRDefault="00070151" w:rsidP="00CF739D">
            <w:pPr>
              <w:rPr>
                <w:del w:id="3171" w:author="phuong vu" w:date="2018-12-02T09:00:00Z"/>
                <w:lang w:val="en-US"/>
              </w:rPr>
            </w:pPr>
            <w:del w:id="3172" w:author="phuong vu" w:date="2018-12-02T09:00:00Z">
              <w:r w:rsidRPr="00920004" w:rsidDel="002A009A">
                <w:rPr>
                  <w:lang w:val="en-US"/>
                </w:rPr>
                <w:delText>Thời gian trả đồ</w:delText>
              </w:r>
            </w:del>
          </w:p>
        </w:tc>
        <w:tc>
          <w:tcPr>
            <w:tcW w:w="1440" w:type="dxa"/>
            <w:vAlign w:val="center"/>
          </w:tcPr>
          <w:p w14:paraId="1B57F4CE" w14:textId="288C6279" w:rsidR="00070151" w:rsidRPr="00920004" w:rsidDel="002A009A" w:rsidRDefault="00070151" w:rsidP="00CF739D">
            <w:pPr>
              <w:jc w:val="center"/>
              <w:rPr>
                <w:del w:id="3173" w:author="phuong vu" w:date="2018-12-02T09:00:00Z"/>
                <w:lang w:val="en-US"/>
              </w:rPr>
            </w:pPr>
            <w:del w:id="3174" w:author="phuong vu" w:date="2018-12-02T09:00:00Z">
              <w:r w:rsidRPr="00920004" w:rsidDel="002A009A">
                <w:rPr>
                  <w:lang w:val="en-US"/>
                </w:rPr>
                <w:delText>X</w:delText>
              </w:r>
            </w:del>
          </w:p>
        </w:tc>
        <w:tc>
          <w:tcPr>
            <w:tcW w:w="1350" w:type="dxa"/>
            <w:vAlign w:val="center"/>
          </w:tcPr>
          <w:p w14:paraId="18574094" w14:textId="2CAA8DDB" w:rsidR="00070151" w:rsidRPr="00920004" w:rsidDel="002A009A" w:rsidRDefault="00070151" w:rsidP="00CF739D">
            <w:pPr>
              <w:jc w:val="center"/>
              <w:rPr>
                <w:del w:id="3175" w:author="phuong vu" w:date="2018-12-02T09:00:00Z"/>
                <w:lang w:val="en-US"/>
              </w:rPr>
            </w:pPr>
          </w:p>
        </w:tc>
        <w:tc>
          <w:tcPr>
            <w:tcW w:w="1266" w:type="dxa"/>
            <w:vAlign w:val="center"/>
          </w:tcPr>
          <w:p w14:paraId="66553B04" w14:textId="6E67EDA2" w:rsidR="00070151" w:rsidRPr="00920004" w:rsidDel="002A009A" w:rsidRDefault="00070151" w:rsidP="00CF739D">
            <w:pPr>
              <w:jc w:val="center"/>
              <w:rPr>
                <w:del w:id="3176" w:author="phuong vu" w:date="2018-12-02T09:00:00Z"/>
                <w:lang w:val="en-US"/>
              </w:rPr>
            </w:pPr>
            <w:del w:id="3177" w:author="phuong vu" w:date="2018-12-02T09:00:00Z">
              <w:r w:rsidRPr="00920004" w:rsidDel="002A009A">
                <w:rPr>
                  <w:lang w:val="en-US"/>
                </w:rPr>
                <w:delText>X</w:delText>
              </w:r>
            </w:del>
          </w:p>
        </w:tc>
        <w:tc>
          <w:tcPr>
            <w:tcW w:w="1614" w:type="dxa"/>
            <w:vAlign w:val="center"/>
          </w:tcPr>
          <w:p w14:paraId="6EC5ECB4" w14:textId="3AC48148" w:rsidR="00070151" w:rsidRPr="00920004" w:rsidDel="002A009A" w:rsidRDefault="00070151" w:rsidP="00CF739D">
            <w:pPr>
              <w:jc w:val="center"/>
              <w:rPr>
                <w:del w:id="3178" w:author="phuong vu" w:date="2018-12-02T09:00:00Z"/>
                <w:lang w:val="en-US"/>
              </w:rPr>
            </w:pPr>
            <w:del w:id="3179" w:author="phuong vu" w:date="2018-12-02T09:00:00Z">
              <w:r w:rsidRPr="00920004" w:rsidDel="002A009A">
                <w:rPr>
                  <w:lang w:val="en-US"/>
                </w:rPr>
                <w:delText>X</w:delText>
              </w:r>
            </w:del>
          </w:p>
        </w:tc>
        <w:tc>
          <w:tcPr>
            <w:tcW w:w="1312" w:type="dxa"/>
            <w:vAlign w:val="center"/>
          </w:tcPr>
          <w:p w14:paraId="3A16B6F1" w14:textId="6B22AC93" w:rsidR="00070151" w:rsidRPr="00920004" w:rsidDel="002A009A" w:rsidRDefault="00070151" w:rsidP="00CF739D">
            <w:pPr>
              <w:jc w:val="center"/>
              <w:rPr>
                <w:del w:id="3180" w:author="phuong vu" w:date="2018-12-02T09:00:00Z"/>
                <w:lang w:val="en-US"/>
              </w:rPr>
            </w:pPr>
            <w:del w:id="3181" w:author="phuong vu" w:date="2018-12-02T09:00:00Z">
              <w:r w:rsidRPr="00920004" w:rsidDel="002A009A">
                <w:rPr>
                  <w:lang w:val="en-US"/>
                </w:rPr>
                <w:delText>X</w:delText>
              </w:r>
            </w:del>
          </w:p>
        </w:tc>
      </w:tr>
      <w:tr w:rsidR="00070151" w:rsidRPr="00920004" w:rsidDel="002A009A" w14:paraId="319EC58B" w14:textId="40B315EE" w:rsidTr="00CF739D">
        <w:trPr>
          <w:del w:id="3182" w:author="phuong vu" w:date="2018-12-02T09:00:00Z"/>
        </w:trPr>
        <w:tc>
          <w:tcPr>
            <w:tcW w:w="1795" w:type="dxa"/>
          </w:tcPr>
          <w:p w14:paraId="6B18AB1E" w14:textId="061D0C0E" w:rsidR="00070151" w:rsidRPr="00920004" w:rsidDel="002A009A" w:rsidRDefault="00070151" w:rsidP="00CF739D">
            <w:pPr>
              <w:rPr>
                <w:del w:id="3183" w:author="phuong vu" w:date="2018-12-02T09:00:00Z"/>
                <w:lang w:val="en-US"/>
              </w:rPr>
            </w:pPr>
            <w:del w:id="3184" w:author="phuong vu" w:date="2018-12-02T09:00:00Z">
              <w:r w:rsidRPr="00920004" w:rsidDel="002A009A">
                <w:rPr>
                  <w:lang w:val="en-US"/>
                </w:rPr>
                <w:delText>Trạng thái đơn hàng</w:delText>
              </w:r>
            </w:del>
          </w:p>
        </w:tc>
        <w:tc>
          <w:tcPr>
            <w:tcW w:w="1440" w:type="dxa"/>
            <w:vAlign w:val="center"/>
          </w:tcPr>
          <w:p w14:paraId="2C69951C" w14:textId="236428DD" w:rsidR="00070151" w:rsidRPr="00920004" w:rsidDel="002A009A" w:rsidRDefault="00070151" w:rsidP="00CF739D">
            <w:pPr>
              <w:jc w:val="center"/>
              <w:rPr>
                <w:del w:id="3185" w:author="phuong vu" w:date="2018-12-02T09:00:00Z"/>
                <w:lang w:val="en-US"/>
              </w:rPr>
            </w:pPr>
          </w:p>
        </w:tc>
        <w:tc>
          <w:tcPr>
            <w:tcW w:w="1350" w:type="dxa"/>
            <w:vAlign w:val="center"/>
          </w:tcPr>
          <w:p w14:paraId="698A2CB5" w14:textId="5DF45D7F" w:rsidR="00070151" w:rsidRPr="00920004" w:rsidDel="002A009A" w:rsidRDefault="00070151" w:rsidP="00CF739D">
            <w:pPr>
              <w:jc w:val="center"/>
              <w:rPr>
                <w:del w:id="3186" w:author="phuong vu" w:date="2018-12-02T09:00:00Z"/>
                <w:lang w:val="en-US"/>
              </w:rPr>
            </w:pPr>
            <w:del w:id="3187" w:author="phuong vu" w:date="2018-12-02T09:00:00Z">
              <w:r w:rsidRPr="00920004" w:rsidDel="002A009A">
                <w:rPr>
                  <w:lang w:val="en-US"/>
                </w:rPr>
                <w:delText>X</w:delText>
              </w:r>
            </w:del>
          </w:p>
        </w:tc>
        <w:tc>
          <w:tcPr>
            <w:tcW w:w="1266" w:type="dxa"/>
            <w:vAlign w:val="center"/>
          </w:tcPr>
          <w:p w14:paraId="74E21E47" w14:textId="02B3C73A" w:rsidR="00070151" w:rsidRPr="00920004" w:rsidDel="002A009A" w:rsidRDefault="00070151" w:rsidP="00CF739D">
            <w:pPr>
              <w:jc w:val="center"/>
              <w:rPr>
                <w:del w:id="3188" w:author="phuong vu" w:date="2018-12-02T09:00:00Z"/>
                <w:lang w:val="en-US"/>
              </w:rPr>
            </w:pPr>
          </w:p>
        </w:tc>
        <w:tc>
          <w:tcPr>
            <w:tcW w:w="1614" w:type="dxa"/>
            <w:vAlign w:val="center"/>
          </w:tcPr>
          <w:p w14:paraId="21B073AB" w14:textId="45EEB9BC" w:rsidR="00070151" w:rsidRPr="00920004" w:rsidDel="002A009A" w:rsidRDefault="00070151" w:rsidP="00CF739D">
            <w:pPr>
              <w:jc w:val="center"/>
              <w:rPr>
                <w:del w:id="3189" w:author="phuong vu" w:date="2018-12-02T09:00:00Z"/>
                <w:lang w:val="en-US"/>
              </w:rPr>
            </w:pPr>
          </w:p>
        </w:tc>
        <w:tc>
          <w:tcPr>
            <w:tcW w:w="1312" w:type="dxa"/>
            <w:vAlign w:val="center"/>
          </w:tcPr>
          <w:p w14:paraId="095233ED" w14:textId="72584DF1" w:rsidR="00070151" w:rsidRPr="00920004" w:rsidDel="002A009A" w:rsidRDefault="00070151" w:rsidP="00CF739D">
            <w:pPr>
              <w:jc w:val="center"/>
              <w:rPr>
                <w:del w:id="3190" w:author="phuong vu" w:date="2018-12-02T09:00:00Z"/>
                <w:lang w:val="en-US"/>
              </w:rPr>
            </w:pPr>
          </w:p>
        </w:tc>
      </w:tr>
      <w:tr w:rsidR="00070151" w:rsidRPr="00920004" w:rsidDel="002A009A" w14:paraId="01F6FE51" w14:textId="34FA612A" w:rsidTr="00CF739D">
        <w:trPr>
          <w:del w:id="3191" w:author="phuong vu" w:date="2018-12-02T09:00:00Z"/>
        </w:trPr>
        <w:tc>
          <w:tcPr>
            <w:tcW w:w="1795" w:type="dxa"/>
          </w:tcPr>
          <w:p w14:paraId="330D330C" w14:textId="7C7A2C15" w:rsidR="00070151" w:rsidRPr="00920004" w:rsidDel="002A009A" w:rsidRDefault="00070151" w:rsidP="00CF739D">
            <w:pPr>
              <w:rPr>
                <w:del w:id="3192" w:author="phuong vu" w:date="2018-12-02T09:00:00Z"/>
                <w:lang w:val="en-US"/>
              </w:rPr>
            </w:pPr>
            <w:del w:id="3193" w:author="phuong vu" w:date="2018-12-02T09:00:00Z">
              <w:r w:rsidRPr="00920004" w:rsidDel="002A009A">
                <w:rPr>
                  <w:lang w:val="en-US"/>
                </w:rPr>
                <w:delText>Số lượng đồ</w:delText>
              </w:r>
            </w:del>
          </w:p>
        </w:tc>
        <w:tc>
          <w:tcPr>
            <w:tcW w:w="1440" w:type="dxa"/>
            <w:vAlign w:val="center"/>
          </w:tcPr>
          <w:p w14:paraId="1C6C2D20" w14:textId="14AC3FB0" w:rsidR="00070151" w:rsidRPr="00920004" w:rsidDel="002A009A" w:rsidRDefault="00070151" w:rsidP="00CF739D">
            <w:pPr>
              <w:jc w:val="center"/>
              <w:rPr>
                <w:del w:id="3194" w:author="phuong vu" w:date="2018-12-02T09:00:00Z"/>
                <w:lang w:val="en-US"/>
              </w:rPr>
            </w:pPr>
            <w:del w:id="3195" w:author="phuong vu" w:date="2018-12-02T09:00:00Z">
              <w:r w:rsidRPr="00920004" w:rsidDel="002A009A">
                <w:rPr>
                  <w:lang w:val="en-US"/>
                </w:rPr>
                <w:delText>X</w:delText>
              </w:r>
            </w:del>
          </w:p>
        </w:tc>
        <w:tc>
          <w:tcPr>
            <w:tcW w:w="1350" w:type="dxa"/>
            <w:vAlign w:val="center"/>
          </w:tcPr>
          <w:p w14:paraId="7D0BEF53" w14:textId="2F140001" w:rsidR="00070151" w:rsidRPr="00920004" w:rsidDel="002A009A" w:rsidRDefault="00070151" w:rsidP="00CF739D">
            <w:pPr>
              <w:jc w:val="center"/>
              <w:rPr>
                <w:del w:id="3196" w:author="phuong vu" w:date="2018-12-02T09:00:00Z"/>
                <w:lang w:val="en-US"/>
              </w:rPr>
            </w:pPr>
          </w:p>
        </w:tc>
        <w:tc>
          <w:tcPr>
            <w:tcW w:w="1266" w:type="dxa"/>
            <w:vAlign w:val="center"/>
          </w:tcPr>
          <w:p w14:paraId="4DE94707" w14:textId="2D5101A1" w:rsidR="00070151" w:rsidRPr="00920004" w:rsidDel="002A009A" w:rsidRDefault="00070151" w:rsidP="00CF739D">
            <w:pPr>
              <w:jc w:val="center"/>
              <w:rPr>
                <w:del w:id="3197" w:author="phuong vu" w:date="2018-12-02T09:00:00Z"/>
                <w:lang w:val="en-US"/>
              </w:rPr>
            </w:pPr>
          </w:p>
        </w:tc>
        <w:tc>
          <w:tcPr>
            <w:tcW w:w="1614" w:type="dxa"/>
            <w:vAlign w:val="center"/>
          </w:tcPr>
          <w:p w14:paraId="0956A566" w14:textId="17B83A1C" w:rsidR="00070151" w:rsidRPr="00920004" w:rsidDel="002A009A" w:rsidRDefault="00070151" w:rsidP="00CF739D">
            <w:pPr>
              <w:jc w:val="center"/>
              <w:rPr>
                <w:del w:id="3198" w:author="phuong vu" w:date="2018-12-02T09:00:00Z"/>
                <w:lang w:val="en-US"/>
              </w:rPr>
            </w:pPr>
          </w:p>
        </w:tc>
        <w:tc>
          <w:tcPr>
            <w:tcW w:w="1312" w:type="dxa"/>
            <w:vAlign w:val="center"/>
          </w:tcPr>
          <w:p w14:paraId="5C13E2F7" w14:textId="5A70D078" w:rsidR="00070151" w:rsidRPr="00920004" w:rsidDel="002A009A" w:rsidRDefault="00070151" w:rsidP="00CF739D">
            <w:pPr>
              <w:jc w:val="center"/>
              <w:rPr>
                <w:del w:id="3199" w:author="phuong vu" w:date="2018-12-02T09:00:00Z"/>
                <w:lang w:val="en-US"/>
              </w:rPr>
            </w:pPr>
            <w:del w:id="3200" w:author="phuong vu" w:date="2018-12-02T09:00:00Z">
              <w:r w:rsidRPr="00920004" w:rsidDel="002A009A">
                <w:rPr>
                  <w:lang w:val="en-US"/>
                </w:rPr>
                <w:delText>X</w:delText>
              </w:r>
            </w:del>
          </w:p>
        </w:tc>
      </w:tr>
      <w:tr w:rsidR="00070151" w:rsidRPr="00920004" w:rsidDel="002A009A" w14:paraId="3AFD9BBE" w14:textId="38460E00" w:rsidTr="00CF739D">
        <w:trPr>
          <w:del w:id="3201" w:author="phuong vu" w:date="2018-12-02T09:00:00Z"/>
        </w:trPr>
        <w:tc>
          <w:tcPr>
            <w:tcW w:w="1795" w:type="dxa"/>
          </w:tcPr>
          <w:p w14:paraId="7B872211" w14:textId="16749043" w:rsidR="00070151" w:rsidRPr="00920004" w:rsidDel="002A009A" w:rsidRDefault="00070151" w:rsidP="00CF739D">
            <w:pPr>
              <w:rPr>
                <w:del w:id="3202" w:author="phuong vu" w:date="2018-12-02T09:00:00Z"/>
                <w:lang w:val="en-US"/>
              </w:rPr>
            </w:pPr>
            <w:del w:id="3203" w:author="phuong vu" w:date="2018-12-02T09:00:00Z">
              <w:r w:rsidRPr="00920004" w:rsidDel="002A009A">
                <w:rPr>
                  <w:lang w:val="en-US"/>
                </w:rPr>
                <w:delText>ID đơn hàng</w:delText>
              </w:r>
            </w:del>
          </w:p>
        </w:tc>
        <w:tc>
          <w:tcPr>
            <w:tcW w:w="1440" w:type="dxa"/>
            <w:vAlign w:val="center"/>
          </w:tcPr>
          <w:p w14:paraId="0A32F2AC" w14:textId="7320D349" w:rsidR="00070151" w:rsidRPr="00920004" w:rsidDel="002A009A" w:rsidRDefault="00070151" w:rsidP="00CF739D">
            <w:pPr>
              <w:jc w:val="center"/>
              <w:rPr>
                <w:del w:id="3204" w:author="phuong vu" w:date="2018-12-02T09:00:00Z"/>
                <w:lang w:val="en-US"/>
              </w:rPr>
            </w:pPr>
            <w:del w:id="3205" w:author="phuong vu" w:date="2018-12-02T09:00:00Z">
              <w:r w:rsidRPr="00920004" w:rsidDel="002A009A">
                <w:rPr>
                  <w:lang w:val="en-US"/>
                </w:rPr>
                <w:delText>X</w:delText>
              </w:r>
            </w:del>
          </w:p>
        </w:tc>
        <w:tc>
          <w:tcPr>
            <w:tcW w:w="1350" w:type="dxa"/>
            <w:vAlign w:val="center"/>
          </w:tcPr>
          <w:p w14:paraId="5F946AB4" w14:textId="09BD575C" w:rsidR="00070151" w:rsidRPr="00920004" w:rsidDel="002A009A" w:rsidRDefault="00070151" w:rsidP="00CF739D">
            <w:pPr>
              <w:jc w:val="center"/>
              <w:rPr>
                <w:del w:id="3206" w:author="phuong vu" w:date="2018-12-02T09:00:00Z"/>
                <w:lang w:val="en-US"/>
              </w:rPr>
            </w:pPr>
            <w:del w:id="3207" w:author="phuong vu" w:date="2018-12-02T09:00:00Z">
              <w:r w:rsidRPr="00920004" w:rsidDel="002A009A">
                <w:rPr>
                  <w:lang w:val="en-US"/>
                </w:rPr>
                <w:delText>X</w:delText>
              </w:r>
            </w:del>
          </w:p>
        </w:tc>
        <w:tc>
          <w:tcPr>
            <w:tcW w:w="1266" w:type="dxa"/>
            <w:vAlign w:val="center"/>
          </w:tcPr>
          <w:p w14:paraId="5BCE5A66" w14:textId="3B4876A6" w:rsidR="00070151" w:rsidRPr="00920004" w:rsidDel="002A009A" w:rsidRDefault="00070151" w:rsidP="00CF739D">
            <w:pPr>
              <w:jc w:val="center"/>
              <w:rPr>
                <w:del w:id="3208" w:author="phuong vu" w:date="2018-12-02T09:00:00Z"/>
                <w:lang w:val="en-US"/>
              </w:rPr>
            </w:pPr>
            <w:del w:id="3209" w:author="phuong vu" w:date="2018-12-02T09:00:00Z">
              <w:r w:rsidRPr="00920004" w:rsidDel="002A009A">
                <w:rPr>
                  <w:lang w:val="en-US"/>
                </w:rPr>
                <w:delText>X</w:delText>
              </w:r>
            </w:del>
          </w:p>
        </w:tc>
        <w:tc>
          <w:tcPr>
            <w:tcW w:w="1614" w:type="dxa"/>
            <w:vAlign w:val="center"/>
          </w:tcPr>
          <w:p w14:paraId="166EE12F" w14:textId="24B94863" w:rsidR="00070151" w:rsidRPr="00920004" w:rsidDel="002A009A" w:rsidRDefault="00070151" w:rsidP="00CF739D">
            <w:pPr>
              <w:jc w:val="center"/>
              <w:rPr>
                <w:del w:id="3210" w:author="phuong vu" w:date="2018-12-02T09:00:00Z"/>
                <w:lang w:val="en-US"/>
              </w:rPr>
            </w:pPr>
            <w:del w:id="3211" w:author="phuong vu" w:date="2018-12-02T09:00:00Z">
              <w:r w:rsidRPr="00920004" w:rsidDel="002A009A">
                <w:rPr>
                  <w:lang w:val="en-US"/>
                </w:rPr>
                <w:delText>X</w:delText>
              </w:r>
            </w:del>
          </w:p>
        </w:tc>
        <w:tc>
          <w:tcPr>
            <w:tcW w:w="1312" w:type="dxa"/>
            <w:vAlign w:val="center"/>
          </w:tcPr>
          <w:p w14:paraId="36C191A8" w14:textId="620D6E1C" w:rsidR="00070151" w:rsidRPr="00920004" w:rsidDel="002A009A" w:rsidRDefault="00070151" w:rsidP="00CF739D">
            <w:pPr>
              <w:jc w:val="center"/>
              <w:rPr>
                <w:del w:id="3212" w:author="phuong vu" w:date="2018-12-02T09:00:00Z"/>
                <w:lang w:val="en-US"/>
              </w:rPr>
            </w:pPr>
            <w:del w:id="3213" w:author="phuong vu" w:date="2018-12-02T09:00:00Z">
              <w:r w:rsidRPr="00920004" w:rsidDel="002A009A">
                <w:rPr>
                  <w:lang w:val="en-US"/>
                </w:rPr>
                <w:delText>X</w:delText>
              </w:r>
            </w:del>
          </w:p>
        </w:tc>
      </w:tr>
      <w:tr w:rsidR="00070151" w:rsidRPr="00920004" w:rsidDel="002A009A" w14:paraId="69ED388C" w14:textId="499CD5E5" w:rsidTr="00070151">
        <w:trPr>
          <w:del w:id="3214" w:author="phuong vu" w:date="2018-12-02T09:00:00Z"/>
        </w:trPr>
        <w:tc>
          <w:tcPr>
            <w:tcW w:w="1795" w:type="dxa"/>
          </w:tcPr>
          <w:p w14:paraId="445D97C5" w14:textId="764572F1" w:rsidR="00070151" w:rsidRPr="00920004" w:rsidDel="002A009A" w:rsidRDefault="00070151" w:rsidP="00CF739D">
            <w:pPr>
              <w:rPr>
                <w:del w:id="3215" w:author="phuong vu" w:date="2018-12-02T09:00:00Z"/>
                <w:lang w:val="en-US"/>
              </w:rPr>
            </w:pPr>
            <w:del w:id="3216" w:author="phuong vu" w:date="2018-12-02T09:00:00Z">
              <w:r w:rsidRPr="00920004" w:rsidDel="002A009A">
                <w:rPr>
                  <w:lang w:val="en-US"/>
                </w:rPr>
                <w:delText>Người thực hiện</w:delText>
              </w:r>
            </w:del>
          </w:p>
        </w:tc>
        <w:tc>
          <w:tcPr>
            <w:tcW w:w="1440" w:type="dxa"/>
            <w:vAlign w:val="center"/>
          </w:tcPr>
          <w:p w14:paraId="55943FCD" w14:textId="6157844E" w:rsidR="00070151" w:rsidRPr="00920004" w:rsidDel="002A009A" w:rsidRDefault="00070151" w:rsidP="00CF739D">
            <w:pPr>
              <w:jc w:val="center"/>
              <w:rPr>
                <w:del w:id="3217" w:author="phuong vu" w:date="2018-12-02T09:00:00Z"/>
                <w:lang w:val="en-US"/>
              </w:rPr>
            </w:pPr>
          </w:p>
        </w:tc>
        <w:tc>
          <w:tcPr>
            <w:tcW w:w="1350" w:type="dxa"/>
            <w:vAlign w:val="center"/>
          </w:tcPr>
          <w:p w14:paraId="33607025" w14:textId="20227950" w:rsidR="00070151" w:rsidRPr="00920004" w:rsidDel="002A009A" w:rsidRDefault="00070151" w:rsidP="00CF739D">
            <w:pPr>
              <w:jc w:val="center"/>
              <w:rPr>
                <w:del w:id="3218" w:author="phuong vu" w:date="2018-12-02T09:00:00Z"/>
                <w:lang w:val="en-US"/>
              </w:rPr>
            </w:pPr>
            <w:del w:id="3219" w:author="phuong vu" w:date="2018-12-02T09:00:00Z">
              <w:r w:rsidRPr="00920004" w:rsidDel="002A009A">
                <w:rPr>
                  <w:lang w:val="en-US"/>
                </w:rPr>
                <w:delText>X</w:delText>
              </w:r>
            </w:del>
          </w:p>
        </w:tc>
        <w:tc>
          <w:tcPr>
            <w:tcW w:w="1266" w:type="dxa"/>
            <w:vAlign w:val="center"/>
          </w:tcPr>
          <w:p w14:paraId="15BAF8A9" w14:textId="6594AAEE" w:rsidR="00070151" w:rsidRPr="00920004" w:rsidDel="002A009A" w:rsidRDefault="00070151" w:rsidP="00CF739D">
            <w:pPr>
              <w:jc w:val="center"/>
              <w:rPr>
                <w:del w:id="3220" w:author="phuong vu" w:date="2018-12-02T09:00:00Z"/>
                <w:lang w:val="en-US"/>
              </w:rPr>
            </w:pPr>
          </w:p>
        </w:tc>
        <w:tc>
          <w:tcPr>
            <w:tcW w:w="1614" w:type="dxa"/>
            <w:vAlign w:val="center"/>
          </w:tcPr>
          <w:p w14:paraId="40E22E3B" w14:textId="136E677F" w:rsidR="00070151" w:rsidRPr="00920004" w:rsidDel="002A009A" w:rsidRDefault="00070151" w:rsidP="00CF739D">
            <w:pPr>
              <w:jc w:val="center"/>
              <w:rPr>
                <w:del w:id="3221" w:author="phuong vu" w:date="2018-12-02T09:00:00Z"/>
                <w:lang w:val="en-US"/>
              </w:rPr>
            </w:pPr>
          </w:p>
        </w:tc>
        <w:tc>
          <w:tcPr>
            <w:tcW w:w="1312" w:type="dxa"/>
            <w:vAlign w:val="center"/>
          </w:tcPr>
          <w:p w14:paraId="4014682C" w14:textId="0D85305B" w:rsidR="00070151" w:rsidRPr="00920004" w:rsidDel="002A009A" w:rsidRDefault="00070151" w:rsidP="00CF739D">
            <w:pPr>
              <w:jc w:val="center"/>
              <w:rPr>
                <w:del w:id="3222" w:author="phuong vu" w:date="2018-12-02T09:00:00Z"/>
                <w:lang w:val="en-US"/>
              </w:rPr>
            </w:pPr>
          </w:p>
        </w:tc>
      </w:tr>
    </w:tbl>
    <w:p w14:paraId="2057E6B4" w14:textId="730357DF" w:rsidR="00BD0851" w:rsidRPr="00920004" w:rsidDel="002A009A" w:rsidRDefault="00AB715C">
      <w:pPr>
        <w:pStyle w:val="Caption"/>
        <w:rPr>
          <w:del w:id="3223" w:author="phuong vu" w:date="2018-12-02T09:00:00Z"/>
          <w:lang w:val="en-US"/>
        </w:rPr>
      </w:pPr>
      <w:del w:id="3224" w:author="phuong vu" w:date="2018-12-02T09:00:00Z">
        <w:r w:rsidRPr="00920004" w:rsidDel="002A009A">
          <w:delText xml:space="preserve">Bảng </w:delText>
        </w:r>
        <w:r w:rsidR="00D632EE" w:rsidRPr="00CF739D" w:rsidDel="002A009A">
          <w:rPr>
            <w:i w:val="0"/>
            <w:iCs w:val="0"/>
          </w:rPr>
          <w:fldChar w:fldCharType="begin"/>
        </w:r>
        <w:r w:rsidR="00D632EE" w:rsidRPr="00920004" w:rsidDel="002A009A">
          <w:delInstrText xml:space="preserve"> STYLEREF 1 \s </w:delInstrText>
        </w:r>
        <w:r w:rsidR="00D632EE" w:rsidRPr="00CF739D" w:rsidDel="002A009A">
          <w:rPr>
            <w:i w:val="0"/>
            <w:iCs w:val="0"/>
          </w:rPr>
          <w:fldChar w:fldCharType="separate"/>
        </w:r>
        <w:r w:rsidR="00B5490C" w:rsidDel="002A009A">
          <w:rPr>
            <w:noProof/>
          </w:rPr>
          <w:delText>4</w:delText>
        </w:r>
        <w:r w:rsidR="00D632EE" w:rsidRPr="00CF739D" w:rsidDel="002A009A">
          <w:rPr>
            <w:i w:val="0"/>
            <w:iCs w:val="0"/>
          </w:rPr>
          <w:fldChar w:fldCharType="end"/>
        </w:r>
        <w:r w:rsidR="00D632EE" w:rsidRPr="00920004" w:rsidDel="002A009A">
          <w:delText>.</w:delText>
        </w:r>
        <w:r w:rsidR="00D632EE" w:rsidRPr="00CF739D" w:rsidDel="002A009A">
          <w:rPr>
            <w:i w:val="0"/>
            <w:iCs w:val="0"/>
          </w:rPr>
          <w:fldChar w:fldCharType="begin"/>
        </w:r>
        <w:r w:rsidR="00D632EE" w:rsidRPr="00920004" w:rsidDel="002A009A">
          <w:delInstrText xml:space="preserve"> SEQ Bảng \* ARABIC \s 1 </w:delInstrText>
        </w:r>
        <w:r w:rsidR="00D632EE" w:rsidRPr="00CF739D" w:rsidDel="002A009A">
          <w:rPr>
            <w:i w:val="0"/>
            <w:iCs w:val="0"/>
          </w:rPr>
          <w:fldChar w:fldCharType="separate"/>
        </w:r>
        <w:r w:rsidR="00B5490C" w:rsidDel="002A009A">
          <w:rPr>
            <w:noProof/>
          </w:rPr>
          <w:delText>46</w:delText>
        </w:r>
        <w:r w:rsidR="00D632EE" w:rsidRPr="00CF739D" w:rsidDel="002A009A">
          <w:rPr>
            <w:i w:val="0"/>
            <w:iCs w:val="0"/>
          </w:rPr>
          <w:fldChar w:fldCharType="end"/>
        </w:r>
        <w:r w:rsidRPr="00920004" w:rsidDel="002A009A">
          <w:rPr>
            <w:lang w:val="en-US"/>
          </w:rPr>
          <w:delText xml:space="preserve"> Tiêu chí hiển thị dữ liệu đơn hàng</w:delText>
        </w:r>
      </w:del>
    </w:p>
    <w:p w14:paraId="68AE23EE" w14:textId="77777777" w:rsidR="00BD0851" w:rsidRPr="00CF739D" w:rsidRDefault="00BD0851">
      <w:pPr>
        <w:spacing w:after="160"/>
        <w:jc w:val="left"/>
        <w:rPr>
          <w:iCs/>
          <w:szCs w:val="18"/>
          <w:lang w:val="en-US"/>
        </w:rPr>
      </w:pPr>
      <w:r w:rsidRPr="00920004">
        <w:rPr>
          <w:lang w:val="en-US"/>
        </w:rPr>
        <w:br w:type="page"/>
      </w:r>
    </w:p>
    <w:p w14:paraId="0C0E03A1" w14:textId="77777777" w:rsidR="00CB27A4" w:rsidRPr="00CF739D" w:rsidRDefault="00CB27A4" w:rsidP="00CF739D">
      <w:pPr>
        <w:pStyle w:val="Style1"/>
        <w:spacing w:before="240" w:line="0" w:lineRule="atLeast"/>
        <w:rPr>
          <w:rFonts w:cstheme="majorHAnsi"/>
        </w:rPr>
      </w:pPr>
      <w:bookmarkStart w:id="3225" w:name="_Toc531502307"/>
      <w:r w:rsidRPr="00CF739D">
        <w:rPr>
          <w:rFonts w:cstheme="majorHAnsi"/>
        </w:rPr>
        <w:lastRenderedPageBreak/>
        <w:t>TÀI LIỆU THAM KHẢO</w:t>
      </w:r>
      <w:bookmarkEnd w:id="3225"/>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103" w:history="1">
        <w:r w:rsidRPr="00920004">
          <w:rPr>
            <w:rStyle w:val="Hyperlink"/>
            <w:bCs/>
            <w:lang w:val="en-US"/>
          </w:rPr>
          <w:t>https://viblo.asia/p/cung-tim-hieu-ve-graphql-07LKX4zeKV4</w:t>
        </w:r>
      </w:hyperlink>
    </w:p>
    <w:p w14:paraId="302A84E8" w14:textId="06D59DCD"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PostgreSQLQL and Postgraphile</w:t>
      </w:r>
      <w:r w:rsidRPr="00920004">
        <w:rPr>
          <w:bCs/>
          <w:lang w:val="en-US"/>
        </w:rPr>
        <w:t xml:space="preserve"> : </w:t>
      </w:r>
      <w:hyperlink r:id="rId104" w:history="1">
        <w:r w:rsidRPr="00920004">
          <w:rPr>
            <w:rStyle w:val="Hyperlink"/>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rStyle w:val="Hyperlink"/>
          <w:bCs/>
          <w:color w:val="auto"/>
          <w:u w:val="none"/>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5" w:history="1">
        <w:r w:rsidRPr="00920004">
          <w:rPr>
            <w:rStyle w:val="Hyperlink"/>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6" w:history="1">
        <w:r w:rsidRPr="00920004">
          <w:rPr>
            <w:rStyle w:val="Hyperlink"/>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7" w:history="1">
        <w:r w:rsidRPr="00920004">
          <w:rPr>
            <w:rStyle w:val="Hyperlink"/>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8" w:history="1">
        <w:r w:rsidRPr="00920004">
          <w:rPr>
            <w:rStyle w:val="Hyperlink"/>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9"/>
      <w:footerReference w:type="default" r:id="rId110"/>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8B61B" w14:textId="77777777" w:rsidR="003E7AB1" w:rsidRDefault="003E7AB1" w:rsidP="006806BE">
      <w:pPr>
        <w:spacing w:after="0" w:line="240" w:lineRule="auto"/>
      </w:pPr>
      <w:r>
        <w:separator/>
      </w:r>
    </w:p>
    <w:p w14:paraId="465EFBB5" w14:textId="77777777" w:rsidR="003E7AB1" w:rsidRDefault="003E7AB1"/>
  </w:endnote>
  <w:endnote w:type="continuationSeparator" w:id="0">
    <w:p w14:paraId="09D21FCE" w14:textId="77777777" w:rsidR="003E7AB1" w:rsidRDefault="003E7AB1" w:rsidP="006806BE">
      <w:pPr>
        <w:spacing w:after="0" w:line="240" w:lineRule="auto"/>
      </w:pPr>
      <w:r>
        <w:continuationSeparator/>
      </w:r>
    </w:p>
    <w:p w14:paraId="5D1AC859" w14:textId="77777777" w:rsidR="003E7AB1" w:rsidRDefault="003E7A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5E260F" w:rsidRDefault="005E260F">
    <w:pPr>
      <w:pStyle w:val="Footer"/>
      <w:jc w:val="right"/>
    </w:pPr>
  </w:p>
  <w:p w14:paraId="49B46931" w14:textId="77777777" w:rsidR="005E260F" w:rsidRDefault="005E2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543838"/>
      <w:docPartObj>
        <w:docPartGallery w:val="Page Numbers (Bottom of Page)"/>
        <w:docPartUnique/>
      </w:docPartObj>
    </w:sdtPr>
    <w:sdtEndPr>
      <w:rPr>
        <w:noProof/>
      </w:rPr>
    </w:sdtEndPr>
    <w:sdtContent>
      <w:p w14:paraId="33D15F81" w14:textId="2E083CB5" w:rsidR="005E260F" w:rsidRDefault="005E260F">
        <w:pPr>
          <w:pStyle w:val="Footer"/>
          <w:jc w:val="right"/>
        </w:pPr>
        <w:r>
          <w:fldChar w:fldCharType="begin"/>
        </w:r>
        <w:r>
          <w:instrText xml:space="preserve"> PAGE   \* MERGEFORMAT </w:instrText>
        </w:r>
        <w:r>
          <w:fldChar w:fldCharType="separate"/>
        </w:r>
        <w:r>
          <w:rPr>
            <w:noProof/>
          </w:rPr>
          <w:t>xvii</w:t>
        </w:r>
        <w:r>
          <w:rPr>
            <w:noProof/>
          </w:rPr>
          <w:fldChar w:fldCharType="end"/>
        </w:r>
      </w:p>
    </w:sdtContent>
  </w:sdt>
  <w:p w14:paraId="0249AF3C" w14:textId="77777777" w:rsidR="005E260F" w:rsidRDefault="005E26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6D109B2E" w:rsidR="005E260F" w:rsidRDefault="005E260F">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0708A755" w14:textId="77777777" w:rsidR="005E260F" w:rsidRDefault="005E260F">
    <w:pPr>
      <w:pStyle w:val="Footer"/>
    </w:pPr>
  </w:p>
  <w:p w14:paraId="300E0E1A" w14:textId="77777777" w:rsidR="005E260F" w:rsidRDefault="005E26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7C8A8" w14:textId="77777777" w:rsidR="003E7AB1" w:rsidRDefault="003E7AB1" w:rsidP="006806BE">
      <w:pPr>
        <w:spacing w:after="0" w:line="240" w:lineRule="auto"/>
      </w:pPr>
      <w:r>
        <w:separator/>
      </w:r>
    </w:p>
    <w:p w14:paraId="685987E8" w14:textId="77777777" w:rsidR="003E7AB1" w:rsidRDefault="003E7AB1"/>
  </w:footnote>
  <w:footnote w:type="continuationSeparator" w:id="0">
    <w:p w14:paraId="4EB365D1" w14:textId="77777777" w:rsidR="003E7AB1" w:rsidRDefault="003E7AB1" w:rsidP="006806BE">
      <w:pPr>
        <w:spacing w:after="0" w:line="240" w:lineRule="auto"/>
      </w:pPr>
      <w:r>
        <w:continuationSeparator/>
      </w:r>
    </w:p>
    <w:p w14:paraId="5355F484" w14:textId="77777777" w:rsidR="003E7AB1" w:rsidRDefault="003E7A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5E260F" w:rsidRPr="000245EB" w:rsidRDefault="005E260F" w:rsidP="000245EB">
    <w:pPr>
      <w:jc w:val="left"/>
      <w:rPr>
        <w:rFonts w:ascii="Times New Roman" w:eastAsia="Calibri" w:hAnsi="Times New Roman" w:cs="Times New Roman"/>
        <w:b/>
        <w:color w:val="000000"/>
        <w:sz w:val="20"/>
        <w:szCs w:val="20"/>
      </w:rPr>
    </w:pPr>
  </w:p>
  <w:p w14:paraId="388F8250" w14:textId="2648DC41" w:rsidR="005E260F" w:rsidRPr="005E5E84" w:rsidRDefault="005E260F"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5E260F" w:rsidRPr="000245EB" w:rsidRDefault="005E260F" w:rsidP="000245EB">
    <w:pPr>
      <w:jc w:val="left"/>
      <w:rPr>
        <w:rFonts w:ascii="Times New Roman" w:eastAsia="Calibri" w:hAnsi="Times New Roman" w:cs="Times New Roman"/>
        <w:b/>
        <w:color w:val="000000"/>
        <w:sz w:val="20"/>
        <w:szCs w:val="20"/>
      </w:rPr>
    </w:pPr>
  </w:p>
  <w:p w14:paraId="21C9F01A" w14:textId="3331F6FF" w:rsidR="005E260F" w:rsidRPr="005E5E84" w:rsidRDefault="005E260F"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77777777" w:rsidR="005E260F" w:rsidRPr="000245EB" w:rsidRDefault="005E260F">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5E260F" w:rsidRDefault="005E260F">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403F"/>
    <w:multiLevelType w:val="hybridMultilevel"/>
    <w:tmpl w:val="F5F8BF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3"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7703A"/>
    <w:multiLevelType w:val="multilevel"/>
    <w:tmpl w:val="852A412E"/>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7"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8"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3"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59"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3"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6"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4"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7"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9"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80"/>
  </w:num>
  <w:num w:numId="4">
    <w:abstractNumId w:val="50"/>
  </w:num>
  <w:num w:numId="5">
    <w:abstractNumId w:val="28"/>
  </w:num>
  <w:num w:numId="6">
    <w:abstractNumId w:val="60"/>
  </w:num>
  <w:num w:numId="7">
    <w:abstractNumId w:val="55"/>
  </w:num>
  <w:num w:numId="8">
    <w:abstractNumId w:val="30"/>
  </w:num>
  <w:num w:numId="9">
    <w:abstractNumId w:val="71"/>
  </w:num>
  <w:num w:numId="10">
    <w:abstractNumId w:val="49"/>
  </w:num>
  <w:num w:numId="11">
    <w:abstractNumId w:val="21"/>
  </w:num>
  <w:num w:numId="12">
    <w:abstractNumId w:val="39"/>
  </w:num>
  <w:num w:numId="13">
    <w:abstractNumId w:val="75"/>
  </w:num>
  <w:num w:numId="14">
    <w:abstractNumId w:val="43"/>
  </w:num>
  <w:num w:numId="15">
    <w:abstractNumId w:val="41"/>
  </w:num>
  <w:num w:numId="16">
    <w:abstractNumId w:val="29"/>
  </w:num>
  <w:num w:numId="17">
    <w:abstractNumId w:val="81"/>
  </w:num>
  <w:num w:numId="18">
    <w:abstractNumId w:val="6"/>
  </w:num>
  <w:num w:numId="19">
    <w:abstractNumId w:val="82"/>
  </w:num>
  <w:num w:numId="20">
    <w:abstractNumId w:val="48"/>
  </w:num>
  <w:num w:numId="21">
    <w:abstractNumId w:val="64"/>
  </w:num>
  <w:num w:numId="22">
    <w:abstractNumId w:val="51"/>
  </w:num>
  <w:num w:numId="23">
    <w:abstractNumId w:val="5"/>
  </w:num>
  <w:num w:numId="24">
    <w:abstractNumId w:val="46"/>
  </w:num>
  <w:num w:numId="25">
    <w:abstractNumId w:val="34"/>
  </w:num>
  <w:num w:numId="26">
    <w:abstractNumId w:val="38"/>
  </w:num>
  <w:num w:numId="27">
    <w:abstractNumId w:val="45"/>
  </w:num>
  <w:num w:numId="28">
    <w:abstractNumId w:val="9"/>
  </w:num>
  <w:num w:numId="29">
    <w:abstractNumId w:val="8"/>
  </w:num>
  <w:num w:numId="30">
    <w:abstractNumId w:val="18"/>
  </w:num>
  <w:num w:numId="31">
    <w:abstractNumId w:val="11"/>
  </w:num>
  <w:num w:numId="32">
    <w:abstractNumId w:val="6"/>
  </w:num>
  <w:num w:numId="33">
    <w:abstractNumId w:val="70"/>
  </w:num>
  <w:num w:numId="34">
    <w:abstractNumId w:val="48"/>
  </w:num>
  <w:num w:numId="35">
    <w:abstractNumId w:val="78"/>
  </w:num>
  <w:num w:numId="36">
    <w:abstractNumId w:val="26"/>
  </w:num>
  <w:num w:numId="37">
    <w:abstractNumId w:val="37"/>
  </w:num>
  <w:num w:numId="38">
    <w:abstractNumId w:val="36"/>
  </w:num>
  <w:num w:numId="39">
    <w:abstractNumId w:val="15"/>
  </w:num>
  <w:num w:numId="40">
    <w:abstractNumId w:val="7"/>
  </w:num>
  <w:num w:numId="41">
    <w:abstractNumId w:val="74"/>
  </w:num>
  <w:num w:numId="42">
    <w:abstractNumId w:val="2"/>
  </w:num>
  <w:num w:numId="43">
    <w:abstractNumId w:val="25"/>
  </w:num>
  <w:num w:numId="44">
    <w:abstractNumId w:val="61"/>
  </w:num>
  <w:num w:numId="45">
    <w:abstractNumId w:val="31"/>
  </w:num>
  <w:num w:numId="46">
    <w:abstractNumId w:val="57"/>
  </w:num>
  <w:num w:numId="47">
    <w:abstractNumId w:val="24"/>
  </w:num>
  <w:num w:numId="48">
    <w:abstractNumId w:val="19"/>
  </w:num>
  <w:num w:numId="49">
    <w:abstractNumId w:val="79"/>
  </w:num>
  <w:num w:numId="50">
    <w:abstractNumId w:val="27"/>
  </w:num>
  <w:num w:numId="51">
    <w:abstractNumId w:val="53"/>
  </w:num>
  <w:num w:numId="52">
    <w:abstractNumId w:val="14"/>
  </w:num>
  <w:num w:numId="53">
    <w:abstractNumId w:val="44"/>
  </w:num>
  <w:num w:numId="54">
    <w:abstractNumId w:val="23"/>
  </w:num>
  <w:num w:numId="55">
    <w:abstractNumId w:val="77"/>
  </w:num>
  <w:num w:numId="56">
    <w:abstractNumId w:val="67"/>
  </w:num>
  <w:num w:numId="57">
    <w:abstractNumId w:val="35"/>
  </w:num>
  <w:num w:numId="58">
    <w:abstractNumId w:val="42"/>
  </w:num>
  <w:num w:numId="59">
    <w:abstractNumId w:val="20"/>
  </w:num>
  <w:num w:numId="60">
    <w:abstractNumId w:val="65"/>
  </w:num>
  <w:num w:numId="61">
    <w:abstractNumId w:val="10"/>
  </w:num>
  <w:num w:numId="62">
    <w:abstractNumId w:val="22"/>
  </w:num>
  <w:num w:numId="63">
    <w:abstractNumId w:val="33"/>
  </w:num>
  <w:num w:numId="64">
    <w:abstractNumId w:val="0"/>
  </w:num>
  <w:num w:numId="65">
    <w:abstractNumId w:val="69"/>
  </w:num>
  <w:num w:numId="66">
    <w:abstractNumId w:val="47"/>
  </w:num>
  <w:num w:numId="67">
    <w:abstractNumId w:val="16"/>
  </w:num>
  <w:num w:numId="68">
    <w:abstractNumId w:val="63"/>
  </w:num>
  <w:num w:numId="69">
    <w:abstractNumId w:val="17"/>
  </w:num>
  <w:num w:numId="70">
    <w:abstractNumId w:val="66"/>
  </w:num>
  <w:num w:numId="71">
    <w:abstractNumId w:val="52"/>
  </w:num>
  <w:num w:numId="72">
    <w:abstractNumId w:val="72"/>
  </w:num>
  <w:num w:numId="73">
    <w:abstractNumId w:val="13"/>
  </w:num>
  <w:num w:numId="74">
    <w:abstractNumId w:val="40"/>
  </w:num>
  <w:num w:numId="75">
    <w:abstractNumId w:val="58"/>
  </w:num>
  <w:num w:numId="7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num>
  <w:num w:numId="78">
    <w:abstractNumId w:val="73"/>
  </w:num>
  <w:num w:numId="79">
    <w:abstractNumId w:val="68"/>
  </w:num>
  <w:num w:numId="80">
    <w:abstractNumId w:val="54"/>
  </w:num>
  <w:num w:numId="81">
    <w:abstractNumId w:val="56"/>
  </w:num>
  <w:num w:numId="82">
    <w:abstractNumId w:val="59"/>
  </w:num>
  <w:num w:numId="83">
    <w:abstractNumId w:val="62"/>
  </w:num>
  <w:num w:numId="84">
    <w:abstractNumId w:val="3"/>
  </w:num>
  <w:num w:numId="85">
    <w:abstractNumId w:val="76"/>
  </w:num>
  <w:num w:numId="86">
    <w:abstractNumId w:val="1"/>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rson w15:author="Tran Huan">
    <w15:presenceInfo w15:providerId="Windows Live" w15:userId="1084119ad686f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61E48"/>
    <w:rsid w:val="000628EB"/>
    <w:rsid w:val="00070151"/>
    <w:rsid w:val="00070C2F"/>
    <w:rsid w:val="00073AE7"/>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4C15"/>
    <w:rsid w:val="00184C7F"/>
    <w:rsid w:val="001856AA"/>
    <w:rsid w:val="0019031B"/>
    <w:rsid w:val="001964D1"/>
    <w:rsid w:val="0019690B"/>
    <w:rsid w:val="001A1FB0"/>
    <w:rsid w:val="001A372D"/>
    <w:rsid w:val="001A6E15"/>
    <w:rsid w:val="001B0388"/>
    <w:rsid w:val="001B1B08"/>
    <w:rsid w:val="001B1BC1"/>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19BD"/>
    <w:rsid w:val="003166DB"/>
    <w:rsid w:val="00317713"/>
    <w:rsid w:val="00323EED"/>
    <w:rsid w:val="00324D06"/>
    <w:rsid w:val="0033025D"/>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15AD"/>
    <w:rsid w:val="00392DD7"/>
    <w:rsid w:val="0039662E"/>
    <w:rsid w:val="003A795F"/>
    <w:rsid w:val="003B05E0"/>
    <w:rsid w:val="003B08E2"/>
    <w:rsid w:val="003B5C58"/>
    <w:rsid w:val="003C0529"/>
    <w:rsid w:val="003C2A70"/>
    <w:rsid w:val="003C2D88"/>
    <w:rsid w:val="003C43C4"/>
    <w:rsid w:val="003C5421"/>
    <w:rsid w:val="003C68BE"/>
    <w:rsid w:val="003D0954"/>
    <w:rsid w:val="003D3E6A"/>
    <w:rsid w:val="003D5A3C"/>
    <w:rsid w:val="003E7AB1"/>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94C9B"/>
    <w:rsid w:val="005A0EEB"/>
    <w:rsid w:val="005A14ED"/>
    <w:rsid w:val="005A19CA"/>
    <w:rsid w:val="005A4BEF"/>
    <w:rsid w:val="005B0DDB"/>
    <w:rsid w:val="005B1204"/>
    <w:rsid w:val="005B249F"/>
    <w:rsid w:val="005C16C6"/>
    <w:rsid w:val="005D03AE"/>
    <w:rsid w:val="005D16EE"/>
    <w:rsid w:val="005D2D32"/>
    <w:rsid w:val="005D5145"/>
    <w:rsid w:val="005D7559"/>
    <w:rsid w:val="005D79CE"/>
    <w:rsid w:val="005D7B98"/>
    <w:rsid w:val="005E033B"/>
    <w:rsid w:val="005E260F"/>
    <w:rsid w:val="005E4157"/>
    <w:rsid w:val="005E5E84"/>
    <w:rsid w:val="005E64D7"/>
    <w:rsid w:val="005E7E83"/>
    <w:rsid w:val="005F0591"/>
    <w:rsid w:val="005F1A0B"/>
    <w:rsid w:val="005F1ECC"/>
    <w:rsid w:val="005F3DEF"/>
    <w:rsid w:val="00601879"/>
    <w:rsid w:val="006023D0"/>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E09"/>
    <w:rsid w:val="00660C55"/>
    <w:rsid w:val="006648F4"/>
    <w:rsid w:val="006676A6"/>
    <w:rsid w:val="00670BD0"/>
    <w:rsid w:val="00676357"/>
    <w:rsid w:val="006806BE"/>
    <w:rsid w:val="006871B5"/>
    <w:rsid w:val="00687AEA"/>
    <w:rsid w:val="00692A1B"/>
    <w:rsid w:val="00694700"/>
    <w:rsid w:val="00697467"/>
    <w:rsid w:val="006A10B8"/>
    <w:rsid w:val="006A2C8A"/>
    <w:rsid w:val="006A36E6"/>
    <w:rsid w:val="006A3F2C"/>
    <w:rsid w:val="006A5504"/>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680"/>
    <w:rsid w:val="00754F1B"/>
    <w:rsid w:val="007554F4"/>
    <w:rsid w:val="00755C63"/>
    <w:rsid w:val="007625B6"/>
    <w:rsid w:val="007643F4"/>
    <w:rsid w:val="007705D0"/>
    <w:rsid w:val="0077093A"/>
    <w:rsid w:val="00770D42"/>
    <w:rsid w:val="00774BA7"/>
    <w:rsid w:val="00775F06"/>
    <w:rsid w:val="007801A8"/>
    <w:rsid w:val="007846DD"/>
    <w:rsid w:val="0078480C"/>
    <w:rsid w:val="007A26F3"/>
    <w:rsid w:val="007A3E6A"/>
    <w:rsid w:val="007A626B"/>
    <w:rsid w:val="007B0561"/>
    <w:rsid w:val="007B7356"/>
    <w:rsid w:val="007C127C"/>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5AC"/>
    <w:rsid w:val="00920004"/>
    <w:rsid w:val="009219F1"/>
    <w:rsid w:val="009245B7"/>
    <w:rsid w:val="00924D6A"/>
    <w:rsid w:val="00924D77"/>
    <w:rsid w:val="00926E5B"/>
    <w:rsid w:val="00927AE5"/>
    <w:rsid w:val="00933422"/>
    <w:rsid w:val="00941A03"/>
    <w:rsid w:val="00941ED9"/>
    <w:rsid w:val="00946C11"/>
    <w:rsid w:val="0095042D"/>
    <w:rsid w:val="00956FA2"/>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853"/>
    <w:rsid w:val="00A23924"/>
    <w:rsid w:val="00A26BE3"/>
    <w:rsid w:val="00A27956"/>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C47"/>
    <w:rsid w:val="00B80FA6"/>
    <w:rsid w:val="00B81776"/>
    <w:rsid w:val="00B81AB4"/>
    <w:rsid w:val="00B8788E"/>
    <w:rsid w:val="00B87E7C"/>
    <w:rsid w:val="00B906F8"/>
    <w:rsid w:val="00B90B04"/>
    <w:rsid w:val="00B939C1"/>
    <w:rsid w:val="00B944F0"/>
    <w:rsid w:val="00B97A7A"/>
    <w:rsid w:val="00BA3432"/>
    <w:rsid w:val="00BA6D3B"/>
    <w:rsid w:val="00BA74AB"/>
    <w:rsid w:val="00BB04E6"/>
    <w:rsid w:val="00BB5488"/>
    <w:rsid w:val="00BC1887"/>
    <w:rsid w:val="00BD0851"/>
    <w:rsid w:val="00BD1DD9"/>
    <w:rsid w:val="00BD3BCC"/>
    <w:rsid w:val="00BE24EA"/>
    <w:rsid w:val="00BE61A8"/>
    <w:rsid w:val="00BF1618"/>
    <w:rsid w:val="00BF2217"/>
    <w:rsid w:val="00BF4BED"/>
    <w:rsid w:val="00BF5C84"/>
    <w:rsid w:val="00BF764C"/>
    <w:rsid w:val="00C0220C"/>
    <w:rsid w:val="00C0306F"/>
    <w:rsid w:val="00C03726"/>
    <w:rsid w:val="00C06BD4"/>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350B"/>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4C07"/>
    <w:rsid w:val="00D252BC"/>
    <w:rsid w:val="00D25C6A"/>
    <w:rsid w:val="00D27251"/>
    <w:rsid w:val="00D2791A"/>
    <w:rsid w:val="00D3179D"/>
    <w:rsid w:val="00D33C95"/>
    <w:rsid w:val="00D3682B"/>
    <w:rsid w:val="00D3718D"/>
    <w:rsid w:val="00D37F5C"/>
    <w:rsid w:val="00D41CA7"/>
    <w:rsid w:val="00D43E01"/>
    <w:rsid w:val="00D46DE7"/>
    <w:rsid w:val="00D515F9"/>
    <w:rsid w:val="00D55D3A"/>
    <w:rsid w:val="00D63265"/>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420B"/>
    <w:rsid w:val="00F02EAB"/>
    <w:rsid w:val="00F04D17"/>
    <w:rsid w:val="00F05431"/>
    <w:rsid w:val="00F05D3D"/>
    <w:rsid w:val="00F11107"/>
    <w:rsid w:val="00F13961"/>
    <w:rsid w:val="00F150F5"/>
    <w:rsid w:val="00F20C89"/>
    <w:rsid w:val="00F22FF3"/>
    <w:rsid w:val="00F269B7"/>
    <w:rsid w:val="00F32A17"/>
    <w:rsid w:val="00F3456A"/>
    <w:rsid w:val="00F40B70"/>
    <w:rsid w:val="00F41082"/>
    <w:rsid w:val="00F42A3D"/>
    <w:rsid w:val="00F45A48"/>
    <w:rsid w:val="00F46911"/>
    <w:rsid w:val="00F53F07"/>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Change w:id="0" w:author="phuong vu" w:date="2018-12-02T21:38:00Z">
        <w:pPr>
          <w:spacing w:before="120" w:after="120" w:line="288" w:lineRule="auto"/>
          <w:contextualSpacing/>
          <w:jc w:val="both"/>
        </w:pPr>
      </w:pPrChange>
    </w:pPr>
    <w:rPr>
      <w:rFonts w:asciiTheme="majorHAnsi" w:hAnsiTheme="majorHAnsi" w:cstheme="majorHAnsi"/>
      <w:sz w:val="26"/>
      <w:szCs w:val="26"/>
      <w:rPrChange w:id="0" w:author="phuong vu" w:date="2018-12-02T21:38:00Z">
        <w:rPr>
          <w:rFonts w:asciiTheme="majorHAnsi" w:eastAsiaTheme="minorHAnsi" w:hAnsiTheme="majorHAnsi" w:cstheme="majorHAnsi"/>
          <w:sz w:val="26"/>
          <w:szCs w:val="26"/>
          <w:lang w:val="vi-VN" w:eastAsia="en-US" w:bidi="ar-SA"/>
        </w:rPr>
      </w:rPrChange>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uiPriority w:val="9"/>
    <w:unhideWhenUsed/>
    <w:qFormat/>
    <w:rsid w:val="001F4C8C"/>
    <w:pPr>
      <w:keepNext/>
      <w:keepLines/>
      <w:numPr>
        <w:ilvl w:val="1"/>
        <w:numId w:val="36"/>
      </w:numPr>
      <w:spacing w:line="360" w:lineRule="auto"/>
      <w:ind w:left="662"/>
      <w:outlineLvl w:val="1"/>
      <w:pPrChange w:id="1" w:author="phuong vu" w:date="2018-12-02T21:54:00Z">
        <w:pPr>
          <w:keepNext/>
          <w:keepLines/>
          <w:numPr>
            <w:ilvl w:val="1"/>
            <w:numId w:val="36"/>
          </w:numPr>
          <w:spacing w:line="480" w:lineRule="auto"/>
          <w:ind w:left="662" w:hanging="576"/>
          <w:contextualSpacing/>
          <w:jc w:val="both"/>
          <w:outlineLvl w:val="1"/>
        </w:pPr>
      </w:pPrChange>
    </w:pPr>
    <w:rPr>
      <w:rFonts w:eastAsiaTheme="majorEastAsia" w:cstheme="majorBidi"/>
      <w:b/>
      <w:rPrChange w:id="1" w:author="phuong vu" w:date="2018-12-02T21:54:00Z">
        <w:rPr>
          <w:rFonts w:asciiTheme="majorHAnsi" w:eastAsiaTheme="majorEastAsia" w:hAnsiTheme="majorHAnsi" w:cstheme="majorBidi"/>
          <w:b/>
          <w:sz w:val="26"/>
          <w:szCs w:val="26"/>
          <w:lang w:val="vi-VN" w:eastAsia="en-US" w:bidi="ar-SA"/>
        </w:rPr>
      </w:rPrChange>
    </w:rPr>
  </w:style>
  <w:style w:type="paragraph" w:styleId="Heading3">
    <w:name w:val="heading 3"/>
    <w:basedOn w:val="Normal"/>
    <w:next w:val="Normal"/>
    <w:link w:val="Heading3Char"/>
    <w:uiPriority w:val="9"/>
    <w:unhideWhenUsed/>
    <w:qFormat/>
    <w:rsid w:val="00D63265"/>
    <w:pPr>
      <w:keepNext/>
      <w:keepLines/>
      <w:numPr>
        <w:ilvl w:val="2"/>
        <w:numId w:val="36"/>
      </w:numPr>
      <w:spacing w:after="240" w:line="240" w:lineRule="auto"/>
      <w:ind w:left="630" w:hanging="630"/>
      <w:contextualSpacing w:val="0"/>
      <w:outlineLvl w:val="2"/>
      <w:pPrChange w:id="2" w:author="phuong vu" w:date="2018-12-03T00:18:00Z">
        <w:pPr>
          <w:keepNext/>
          <w:keepLines/>
          <w:numPr>
            <w:ilvl w:val="2"/>
            <w:numId w:val="36"/>
          </w:numPr>
          <w:spacing w:before="240" w:after="240"/>
          <w:ind w:left="806" w:hanging="720"/>
          <w:jc w:val="both"/>
          <w:outlineLvl w:val="2"/>
        </w:pPr>
      </w:pPrChange>
    </w:pPr>
    <w:rPr>
      <w:rFonts w:eastAsiaTheme="majorEastAsia"/>
      <w:b/>
      <w:lang w:val="en-US"/>
      <w:rPrChange w:id="2" w:author="phuong vu" w:date="2018-12-03T00:18:00Z">
        <w:rPr>
          <w:rFonts w:asciiTheme="majorHAnsi" w:eastAsiaTheme="majorEastAsia" w:hAnsiTheme="majorHAnsi" w:cstheme="majorHAnsi"/>
          <w:b/>
          <w:sz w:val="26"/>
          <w:szCs w:val="26"/>
          <w:lang w:val="en-US" w:eastAsia="en-US" w:bidi="ar-SA"/>
        </w:rPr>
      </w:rPrChange>
    </w:rPr>
  </w:style>
  <w:style w:type="paragraph" w:styleId="Heading4">
    <w:name w:val="heading 4"/>
    <w:basedOn w:val="Normal"/>
    <w:next w:val="Normal"/>
    <w:link w:val="Heading4Char"/>
    <w:uiPriority w:val="9"/>
    <w:unhideWhenUsed/>
    <w:qFormat/>
    <w:rsid w:val="00A27956"/>
    <w:pPr>
      <w:keepNext/>
      <w:keepLines/>
      <w:numPr>
        <w:ilvl w:val="3"/>
        <w:numId w:val="36"/>
      </w:numPr>
      <w:spacing w:before="240" w:line="0" w:lineRule="atLeast"/>
      <w:ind w:left="810" w:hanging="810"/>
      <w:contextualSpacing w:val="0"/>
      <w:outlineLvl w:val="3"/>
      <w:pPrChange w:id="3" w:author="phuong vu" w:date="2018-12-03T00:17:00Z">
        <w:pPr>
          <w:keepNext/>
          <w:keepLines/>
          <w:numPr>
            <w:ilvl w:val="3"/>
            <w:numId w:val="36"/>
          </w:numPr>
          <w:spacing w:before="120" w:after="120"/>
          <w:ind w:left="950" w:hanging="864"/>
          <w:jc w:val="both"/>
          <w:outlineLvl w:val="3"/>
        </w:pPr>
      </w:pPrChange>
    </w:pPr>
    <w:rPr>
      <w:rFonts w:eastAsiaTheme="majorEastAsia" w:cstheme="majorBidi"/>
      <w:b/>
      <w:iCs/>
      <w:lang w:val="en-US"/>
      <w:rPrChange w:id="3" w:author="phuong vu" w:date="2018-12-03T00:17:00Z">
        <w:rPr>
          <w:rFonts w:asciiTheme="majorHAnsi" w:eastAsiaTheme="majorEastAsia" w:hAnsiTheme="majorHAnsi" w:cstheme="majorBidi"/>
          <w:b/>
          <w:iCs/>
          <w:sz w:val="26"/>
          <w:szCs w:val="26"/>
          <w:lang w:val="vi-VN" w:eastAsia="en-US" w:bidi="ar-SA"/>
        </w:rPr>
      </w:rPrChange>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63265"/>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A27956"/>
    <w:rPr>
      <w:rFonts w:asciiTheme="majorHAnsi" w:eastAsiaTheme="majorEastAsia" w:hAnsiTheme="majorHAnsi" w:cstheme="majorBidi"/>
      <w:b/>
      <w:iCs/>
      <w:sz w:val="26"/>
      <w:szCs w:val="26"/>
      <w:lang w:val="en-US"/>
    </w:rPr>
  </w:style>
  <w:style w:type="paragraph" w:styleId="TOC1">
    <w:name w:val="toc 1"/>
    <w:basedOn w:val="Normal"/>
    <w:next w:val="Normal"/>
    <w:autoRedefine/>
    <w:uiPriority w:val="39"/>
    <w:unhideWhenUsed/>
    <w:rsid w:val="00FE6A57"/>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Change w:id="4" w:author="phuong vu" w:date="2018-12-02T08:20:00Z">
        <w:pPr>
          <w:tabs>
            <w:tab w:val="left" w:pos="2318"/>
            <w:tab w:val="right" w:leader="dot" w:pos="8777"/>
          </w:tabs>
          <w:spacing w:before="120" w:after="100" w:line="288" w:lineRule="auto"/>
          <w:ind w:left="660"/>
          <w:contextualSpacing/>
        </w:pPr>
      </w:pPrChange>
    </w:pPr>
    <w:rPr>
      <w:rPrChange w:id="4" w:author="phuong vu" w:date="2018-12-02T08:20:00Z">
        <w:rPr>
          <w:rFonts w:asciiTheme="majorHAnsi" w:eastAsiaTheme="minorHAnsi" w:hAnsiTheme="majorHAnsi" w:cstheme="majorHAnsi"/>
          <w:sz w:val="26"/>
          <w:szCs w:val="26"/>
          <w:lang w:val="vi-VN" w:eastAsia="en-US" w:bidi="ar-SA"/>
        </w:rPr>
      </w:rPrChange>
    </w:r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diagramLayout" Target="diagrams/layout3.xml"/><Relationship Id="rId47" Type="http://schemas.openxmlformats.org/officeDocument/2006/relationships/image" Target="media/image13.png"/><Relationship Id="rId63" Type="http://schemas.openxmlformats.org/officeDocument/2006/relationships/image" Target="media/image23.emf"/><Relationship Id="rId68" Type="http://schemas.openxmlformats.org/officeDocument/2006/relationships/image" Target="media/image28.emf"/><Relationship Id="rId84" Type="http://schemas.openxmlformats.org/officeDocument/2006/relationships/image" Target="media/image41.png"/><Relationship Id="rId89" Type="http://schemas.openxmlformats.org/officeDocument/2006/relationships/image" Target="media/image46.emf"/><Relationship Id="rId112" Type="http://schemas.microsoft.com/office/2011/relationships/people" Target="people.xml"/><Relationship Id="rId16" Type="http://schemas.openxmlformats.org/officeDocument/2006/relationships/image" Target="media/image5.gif"/><Relationship Id="rId107" Type="http://schemas.openxmlformats.org/officeDocument/2006/relationships/hyperlink" Target="https://medium.com/vandium-software/5-easy-steps-to-understanding-json-web-tokens-jwt-1164c0adfcec" TargetMode="External"/><Relationship Id="rId11"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diagramLayout" Target="diagrams/layout2.xml"/><Relationship Id="rId53" Type="http://schemas.openxmlformats.org/officeDocument/2006/relationships/image" Target="media/image18.png"/><Relationship Id="rId58" Type="http://schemas.microsoft.com/office/2007/relationships/diagramDrawing" Target="diagrams/drawing4.xml"/><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footer" Target="footer1.xml"/><Relationship Id="rId27" Type="http://schemas.openxmlformats.org/officeDocument/2006/relationships/hyperlink" Target="file:///C:\Users\vuphu\Desktop\luanvan\Lu-n-v-n\baoCao\bao-cao-luan-van_new.docx" TargetMode="External"/><Relationship Id="rId43" Type="http://schemas.openxmlformats.org/officeDocument/2006/relationships/diagramQuickStyle" Target="diagrams/quickStyle3.xml"/><Relationship Id="rId48" Type="http://schemas.openxmlformats.org/officeDocument/2006/relationships/image" Target="media/image14.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theme" Target="theme/theme1.xml"/><Relationship Id="rId80" Type="http://schemas.openxmlformats.org/officeDocument/2006/relationships/image" Target="media/image260.png"/><Relationship Id="rId85" Type="http://schemas.openxmlformats.org/officeDocument/2006/relationships/image" Target="media/image42.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diagramQuickStyle" Target="diagrams/quickStyle2.xml"/><Relationship Id="rId59" Type="http://schemas.openxmlformats.org/officeDocument/2006/relationships/image" Target="media/image19.emf"/><Relationship Id="rId103" Type="http://schemas.openxmlformats.org/officeDocument/2006/relationships/hyperlink" Target="https://viblo.asia/p/cung-tim-hieu-ve-graphql-07LKX4zeKV4" TargetMode="External"/><Relationship Id="rId108" Type="http://schemas.openxmlformats.org/officeDocument/2006/relationships/hyperlink" Target="https://www.apollographql.com/docs/react/" TargetMode="External"/><Relationship Id="rId54" Type="http://schemas.openxmlformats.org/officeDocument/2006/relationships/diagramData" Target="diagrams/data4.xml"/><Relationship Id="rId70" Type="http://schemas.openxmlformats.org/officeDocument/2006/relationships/image" Target="media/image30.png"/><Relationship Id="rId75" Type="http://schemas.openxmlformats.org/officeDocument/2006/relationships/image" Target="media/image35.emf"/><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hyperlink" Target="file:///C:\Users\vuphu\Desktop\luanvan\Lu-n-v-n\baoCao\bao-cao-luan-van_new.docx" TargetMode="External"/><Relationship Id="rId36" Type="http://schemas.openxmlformats.org/officeDocument/2006/relationships/diagramData" Target="diagrams/data2.xml"/><Relationship Id="rId49" Type="http://schemas.openxmlformats.org/officeDocument/2006/relationships/image" Target="media/image15.png"/><Relationship Id="rId57" Type="http://schemas.openxmlformats.org/officeDocument/2006/relationships/diagramColors" Target="diagrams/colors4.xml"/><Relationship Id="rId106" Type="http://schemas.openxmlformats.org/officeDocument/2006/relationships/hyperlink" Target="https://www.postgresql.org/about/" TargetMode="External"/><Relationship Id="rId10"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diagramColors" Target="diagrams/colors3.xml"/><Relationship Id="rId52" Type="http://schemas.microsoft.com/office/2007/relationships/hdphoto" Target="media/hdphoto1.wdp"/><Relationship Id="rId60" Type="http://schemas.openxmlformats.org/officeDocument/2006/relationships/image" Target="media/image20.png"/><Relationship Id="rId65" Type="http://schemas.openxmlformats.org/officeDocument/2006/relationships/image" Target="media/image25.emf"/><Relationship Id="rId73" Type="http://schemas.openxmlformats.org/officeDocument/2006/relationships/image" Target="media/image33.emf"/><Relationship Id="rId78" Type="http://schemas.openxmlformats.org/officeDocument/2006/relationships/image" Target="media/image38.png"/><Relationship Id="rId81" Type="http://schemas.openxmlformats.org/officeDocument/2006/relationships/image" Target="media/image270.png"/><Relationship Id="rId86" Type="http://schemas.openxmlformats.org/officeDocument/2006/relationships/image" Target="media/image43.emf"/><Relationship Id="rId94" Type="http://schemas.openxmlformats.org/officeDocument/2006/relationships/image" Target="media/image51.emf"/><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Colors" Target="diagrams/colors2.xml"/><Relationship Id="rId109" Type="http://schemas.openxmlformats.org/officeDocument/2006/relationships/header" Target="header3.xml"/><Relationship Id="rId34" Type="http://schemas.openxmlformats.org/officeDocument/2006/relationships/diagramColors" Target="diagrams/colors1.xml"/><Relationship Id="rId50" Type="http://schemas.openxmlformats.org/officeDocument/2006/relationships/image" Target="media/image16.jpeg"/><Relationship Id="rId55" Type="http://schemas.openxmlformats.org/officeDocument/2006/relationships/diagramLayout" Target="diagrams/layout4.xml"/><Relationship Id="rId76" Type="http://schemas.openxmlformats.org/officeDocument/2006/relationships/image" Target="media/image36.png"/><Relationship Id="rId97" Type="http://schemas.openxmlformats.org/officeDocument/2006/relationships/image" Target="media/image54.png"/><Relationship Id="rId104" Type="http://schemas.openxmlformats.org/officeDocument/2006/relationships/hyperlink" Target="https://itnext.io/automatically-building-and-maintaining-graphql-apis-with-postgresql-and-postgraphile-c497636abd29"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file:///C:\Users\vuphu\Desktop\luanvan\Lu-n-v-n\baoCao\bao-cao-luan-van_new.docx" TargetMode="External"/><Relationship Id="rId40" Type="http://schemas.microsoft.com/office/2007/relationships/diagramDrawing" Target="diagrams/drawing2.xml"/><Relationship Id="rId45" Type="http://schemas.microsoft.com/office/2007/relationships/diagramDrawing" Target="diagrams/drawing3.xml"/><Relationship Id="rId66" Type="http://schemas.openxmlformats.org/officeDocument/2006/relationships/image" Target="media/image26.png"/><Relationship Id="rId87" Type="http://schemas.openxmlformats.org/officeDocument/2006/relationships/image" Target="media/image44.png"/><Relationship Id="rId110" Type="http://schemas.openxmlformats.org/officeDocument/2006/relationships/footer" Target="footer3.xml"/><Relationship Id="rId61" Type="http://schemas.openxmlformats.org/officeDocument/2006/relationships/image" Target="media/image21.png"/><Relationship Id="rId82" Type="http://schemas.openxmlformats.org/officeDocument/2006/relationships/image" Target="media/image28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footer" Target="footer2.xml"/><Relationship Id="rId35" Type="http://schemas.microsoft.com/office/2007/relationships/diagramDrawing" Target="diagrams/drawing1.xml"/><Relationship Id="rId56" Type="http://schemas.openxmlformats.org/officeDocument/2006/relationships/diagramQuickStyle" Target="diagrams/quickStyle4.xml"/><Relationship Id="rId77" Type="http://schemas.openxmlformats.org/officeDocument/2006/relationships/image" Target="media/image37.png"/><Relationship Id="rId100" Type="http://schemas.openxmlformats.org/officeDocument/2006/relationships/image" Target="media/image57.emf"/><Relationship Id="rId105" Type="http://schemas.openxmlformats.org/officeDocument/2006/relationships/hyperlink" Target="https://www.graphile.org/postgraphile/introduction/"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2.png"/><Relationship Id="rId93" Type="http://schemas.openxmlformats.org/officeDocument/2006/relationships/image" Target="media/image50.png"/><Relationship Id="rId98" Type="http://schemas.openxmlformats.org/officeDocument/2006/relationships/image" Target="media/image55.emf"/><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6.emf"/><Relationship Id="rId67"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diagramData" Target="diagrams/data3.xml"/><Relationship Id="rId62" Type="http://schemas.openxmlformats.org/officeDocument/2006/relationships/image" Target="media/image22.png"/><Relationship Id="rId83" Type="http://schemas.openxmlformats.org/officeDocument/2006/relationships/image" Target="media/image40.emf"/><Relationship Id="rId88" Type="http://schemas.openxmlformats.org/officeDocument/2006/relationships/image" Target="media/image45.png"/><Relationship Id="rId11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Chọn dịch vụ giặt mong muốn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Chọn số lượng(áp dụng với đơn vị tính là cái)</a:t>
          </a:r>
        </a:p>
        <a:p>
          <a:r>
            <a:rPr lang="en-US" sz="1000">
              <a:latin typeface="Times New Roman" panose="02020603050405020304" pitchFamily="18" charset="0"/>
              <a:cs typeface="Times New Roman" panose="02020603050405020304" pitchFamily="18" charset="0"/>
            </a:rPr>
            <a:t>Chọn màu sắc chất liệu nhãn hiệu (không bắt buộc)</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Hoàn tất giỏ đồ</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Nhập địa chỉ nhận và giao đồ</a:t>
          </a:r>
        </a:p>
        <a:p>
          <a:r>
            <a:rPr lang="en-US" sz="1000" i="0">
              <a:latin typeface="Times New Roman" panose="02020603050405020304" pitchFamily="18" charset="0"/>
              <a:cs typeface="Times New Roman" panose="02020603050405020304" pitchFamily="18" charset="0"/>
            </a:rPr>
            <a:t>(mặc định địa chỉ của khách hàng đã đăng ký )</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Thêm sản phẩm vào giỏ đồ</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Chọn chi nhánh trên map</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Chọn thời gian giao đồ và nhận đồ</a:t>
          </a:r>
        </a:p>
        <a:p>
          <a:r>
            <a:rPr lang="en-US" sz="1000">
              <a:latin typeface="Times New Roman" panose="02020603050405020304" pitchFamily="18" charset="0"/>
              <a:cs typeface="Times New Roman" panose="02020603050405020304" pitchFamily="18" charset="0"/>
            </a:rPr>
            <a:t>Chọn khuyến mãi (không bắt buộc)</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Xác nhận để tạo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Chọn loại sản phẩm cần để giặt</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9" custScaleY="142402">
        <dgm:presLayoutVars>
          <dgm:bulletEnabled val="1"/>
        </dgm:presLayoutVars>
      </dgm:prSet>
      <dgm:spPr/>
    </dgm:pt>
    <dgm:pt modelId="{A130E303-853A-49D8-96C2-DF51086A796B}" type="pres">
      <dgm:prSet presAssocID="{46E9A7BE-5723-4B02-A85D-626F826D26AD}" presName="sibTrans" presStyleLbl="sibTrans1D1" presStyleIdx="0" presStyleCnt="8"/>
      <dgm:spPr/>
    </dgm:pt>
    <dgm:pt modelId="{F36CBBFA-A802-49A6-9C75-9FDE536B2EEC}" type="pres">
      <dgm:prSet presAssocID="{46E9A7BE-5723-4B02-A85D-626F826D26AD}" presName="connectorText" presStyleLbl="sibTrans1D1" presStyleIdx="0" presStyleCnt="8"/>
      <dgm:spPr/>
    </dgm:pt>
    <dgm:pt modelId="{2452A93C-AA10-4BDF-B72B-30228440ACF7}" type="pres">
      <dgm:prSet presAssocID="{9BF6DDCB-72CA-4242-8525-E2B273351E99}" presName="node" presStyleLbl="node1" presStyleIdx="1" presStyleCnt="9" custScaleY="142402">
        <dgm:presLayoutVars>
          <dgm:bulletEnabled val="1"/>
        </dgm:presLayoutVars>
      </dgm:prSet>
      <dgm:spPr/>
    </dgm:pt>
    <dgm:pt modelId="{D61BD9EE-F4F0-4E38-9BDB-5C66C424760A}" type="pres">
      <dgm:prSet presAssocID="{1840198A-2C8A-4C6F-AFB1-734E3E33BE55}" presName="sibTrans" presStyleLbl="sibTrans1D1" presStyleIdx="1" presStyleCnt="8"/>
      <dgm:spPr/>
    </dgm:pt>
    <dgm:pt modelId="{A599CF0A-F7C6-4103-911E-1A74431587DB}" type="pres">
      <dgm:prSet presAssocID="{1840198A-2C8A-4C6F-AFB1-734E3E33BE55}" presName="connectorText" presStyleLbl="sibTrans1D1" presStyleIdx="1" presStyleCnt="8"/>
      <dgm:spPr/>
    </dgm:pt>
    <dgm:pt modelId="{E865BDBF-2001-419C-93B1-82FB174B6D4D}" type="pres">
      <dgm:prSet presAssocID="{E2D4D667-08C1-4227-9BCD-043F6C098A2A}" presName="node" presStyleLbl="node1" presStyleIdx="2" presStyleCnt="9" custScaleX="322575" custScaleY="142402">
        <dgm:presLayoutVars>
          <dgm:bulletEnabled val="1"/>
        </dgm:presLayoutVars>
      </dgm:prSet>
      <dgm:spPr/>
    </dgm:pt>
    <dgm:pt modelId="{09611986-A15E-44D6-A975-9EA2A365B9CA}" type="pres">
      <dgm:prSet presAssocID="{A9D570BF-E8FA-4616-AA17-08F406F9E82E}" presName="sibTrans" presStyleLbl="sibTrans1D1" presStyleIdx="2" presStyleCnt="8"/>
      <dgm:spPr/>
    </dgm:pt>
    <dgm:pt modelId="{2CFB8247-507F-47BB-95CB-769950A63D92}" type="pres">
      <dgm:prSet presAssocID="{A9D570BF-E8FA-4616-AA17-08F406F9E82E}" presName="connectorText" presStyleLbl="sibTrans1D1" presStyleIdx="2" presStyleCnt="8"/>
      <dgm:spPr/>
    </dgm:pt>
    <dgm:pt modelId="{D69291BA-36FA-4DDF-B3B5-411030E219D5}" type="pres">
      <dgm:prSet presAssocID="{CAECF3AE-B0BB-4A61-8982-5DDC8F4F2880}" presName="node" presStyleLbl="node1" presStyleIdx="3" presStyleCnt="9" custScaleY="142402">
        <dgm:presLayoutVars>
          <dgm:bulletEnabled val="1"/>
        </dgm:presLayoutVars>
      </dgm:prSet>
      <dgm:spPr/>
    </dgm:pt>
    <dgm:pt modelId="{C39BEE70-8B8D-4BC8-8EA3-33CDC3AA660D}" type="pres">
      <dgm:prSet presAssocID="{1EEB7585-DDA7-4FAD-958C-BC34CA355179}" presName="sibTrans" presStyleLbl="sibTrans1D1" presStyleIdx="3" presStyleCnt="8"/>
      <dgm:spPr/>
    </dgm:pt>
    <dgm:pt modelId="{658CB273-4E90-4619-97B4-DF7353AFFE91}" type="pres">
      <dgm:prSet presAssocID="{1EEB7585-DDA7-4FAD-958C-BC34CA355179}" presName="connectorText" presStyleLbl="sibTrans1D1" presStyleIdx="3" presStyleCnt="8"/>
      <dgm:spPr/>
    </dgm:pt>
    <dgm:pt modelId="{B1AEAEB2-AC27-43CF-8669-6417D071362D}" type="pres">
      <dgm:prSet presAssocID="{7EA562C7-6662-4B96-AED1-AB20A7BF5439}" presName="node" presStyleLbl="node1" presStyleIdx="4" presStyleCnt="9" custScaleY="142402">
        <dgm:presLayoutVars>
          <dgm:bulletEnabled val="1"/>
        </dgm:presLayoutVars>
      </dgm:prSet>
      <dgm:spPr/>
    </dgm:pt>
    <dgm:pt modelId="{19B4E9AB-004A-46D1-BE2D-167794CCDEB3}" type="pres">
      <dgm:prSet presAssocID="{51159EA7-FBFA-454E-AE2B-C3DA2F3EC766}" presName="sibTrans" presStyleLbl="sibTrans1D1" presStyleIdx="4" presStyleCnt="8"/>
      <dgm:spPr/>
    </dgm:pt>
    <dgm:pt modelId="{4ADCAF7F-B1BB-424A-AE4D-5AD2B702D44C}" type="pres">
      <dgm:prSet presAssocID="{51159EA7-FBFA-454E-AE2B-C3DA2F3EC766}" presName="connectorText" presStyleLbl="sibTrans1D1" presStyleIdx="4" presStyleCnt="8"/>
      <dgm:spPr/>
    </dgm:pt>
    <dgm:pt modelId="{C2691540-7540-4368-869A-6D1B3884F2CB}" type="pres">
      <dgm:prSet presAssocID="{A30BCAAB-4DCB-4F36-9FDF-9AE349713DB7}" presName="node" presStyleLbl="node1" presStyleIdx="5" presStyleCnt="9" custScaleX="216918" custScaleY="142402">
        <dgm:presLayoutVars>
          <dgm:bulletEnabled val="1"/>
        </dgm:presLayoutVars>
      </dgm:prSet>
      <dgm:spPr/>
    </dgm:pt>
    <dgm:pt modelId="{21A06C4B-CAFE-40C7-8330-4695B9AE546B}" type="pres">
      <dgm:prSet presAssocID="{6CB9B5DC-B84B-4487-8337-993C25170A29}" presName="sibTrans" presStyleLbl="sibTrans1D1" presStyleIdx="5" presStyleCnt="8"/>
      <dgm:spPr/>
    </dgm:pt>
    <dgm:pt modelId="{3013F046-9B56-4524-B98D-2E4EEC11BEE7}" type="pres">
      <dgm:prSet presAssocID="{6CB9B5DC-B84B-4487-8337-993C25170A29}" presName="connectorText" presStyleLbl="sibTrans1D1" presStyleIdx="5" presStyleCnt="8"/>
      <dgm:spPr/>
    </dgm:pt>
    <dgm:pt modelId="{BA75E664-1CE6-4D79-A1AA-94CE09963ACB}" type="pres">
      <dgm:prSet presAssocID="{F4C72D98-D566-4F04-8273-7A36DA857B71}" presName="node" presStyleLbl="node1" presStyleIdx="6" presStyleCnt="9" custScaleY="142402">
        <dgm:presLayoutVars>
          <dgm:bulletEnabled val="1"/>
        </dgm:presLayoutVars>
      </dgm:prSet>
      <dgm:spPr/>
    </dgm:pt>
    <dgm:pt modelId="{3AD6CB3C-416A-4F27-A8FC-4FEDBE12341A}" type="pres">
      <dgm:prSet presAssocID="{BB3D88FA-39E0-4B51-855E-2A4860E98369}" presName="sibTrans" presStyleLbl="sibTrans1D1" presStyleIdx="6" presStyleCnt="8"/>
      <dgm:spPr/>
    </dgm:pt>
    <dgm:pt modelId="{03EF7D86-BA0F-4238-8C51-6F89370248AD}" type="pres">
      <dgm:prSet presAssocID="{BB3D88FA-39E0-4B51-855E-2A4860E98369}" presName="connectorText" presStyleLbl="sibTrans1D1" presStyleIdx="6" presStyleCnt="8"/>
      <dgm:spPr/>
    </dgm:pt>
    <dgm:pt modelId="{8E31EBEB-923C-4327-9BA5-5FD8F410B54D}" type="pres">
      <dgm:prSet presAssocID="{62CDE28E-32B4-4FA9-96DD-229433D65828}" presName="node" presStyleLbl="node1" presStyleIdx="7" presStyleCnt="9" custScaleX="193479" custScaleY="120651">
        <dgm:presLayoutVars>
          <dgm:bulletEnabled val="1"/>
        </dgm:presLayoutVars>
      </dgm:prSet>
      <dgm:spPr/>
    </dgm:pt>
    <dgm:pt modelId="{C312BD56-FF81-4DAD-8601-27632E133553}" type="pres">
      <dgm:prSet presAssocID="{2927A616-35DA-44E1-908F-0E31D03B5656}" presName="sibTrans" presStyleLbl="sibTrans1D1" presStyleIdx="7" presStyleCnt="8"/>
      <dgm:spPr/>
    </dgm:pt>
    <dgm:pt modelId="{8A204658-8829-4546-8A61-BC05A5BCFF8A}" type="pres">
      <dgm:prSet presAssocID="{2927A616-35DA-44E1-908F-0E31D03B5656}" presName="connectorText" presStyleLbl="sibTrans1D1" presStyleIdx="7" presStyleCnt="8"/>
      <dgm:spPr/>
    </dgm:pt>
    <dgm:pt modelId="{21B714D0-3A10-4AA7-A780-C148864FA9E7}" type="pres">
      <dgm:prSet presAssocID="{C7C43D36-1567-471F-B6F1-7F065E838EEE}" presName="node" presStyleLbl="node1" presStyleIdx="8" presStyleCnt="9" custScaleX="96793" custScaleY="96227">
        <dgm:presLayoutVars>
          <dgm:bulletEnabled val="1"/>
        </dgm:presLayoutVars>
      </dgm:prSet>
      <dgm:spPr/>
    </dgm:pt>
  </dgm:ptLst>
  <dgm:cxnLst>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967856"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473638"/>
        <a:ext cx="11076" cy="2217"/>
      </dsp:txXfrm>
    </dsp:sp>
    <dsp:sp modelId="{284453A0-BEF4-40F8-8148-BC2FFAC9B3EA}">
      <dsp:nvSpPr>
        <dsp:cNvPr id="0" name=""/>
        <dsp:cNvSpPr/>
      </dsp:nvSpPr>
      <dsp:spPr>
        <a:xfrm>
          <a:off x="6470"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6470" y="63268"/>
        <a:ext cx="963185" cy="822957"/>
      </dsp:txXfrm>
    </dsp:sp>
    <dsp:sp modelId="{D61BD9EE-F4F0-4E38-9BDB-5C66C424760A}">
      <dsp:nvSpPr>
        <dsp:cNvPr id="0" name=""/>
        <dsp:cNvSpPr/>
      </dsp:nvSpPr>
      <dsp:spPr>
        <a:xfrm>
          <a:off x="2152574"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2502" y="473638"/>
        <a:ext cx="11076" cy="2217"/>
      </dsp:txXfrm>
    </dsp:sp>
    <dsp:sp modelId="{2452A93C-AA10-4BDF-B72B-30228440ACF7}">
      <dsp:nvSpPr>
        <dsp:cNvPr id="0" name=""/>
        <dsp:cNvSpPr/>
      </dsp:nvSpPr>
      <dsp:spPr>
        <a:xfrm>
          <a:off x="1191188"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191188" y="63268"/>
        <a:ext cx="963185" cy="822957"/>
      </dsp:txXfrm>
    </dsp:sp>
    <dsp:sp modelId="{09611986-A15E-44D6-A975-9EA2A365B9CA}">
      <dsp:nvSpPr>
        <dsp:cNvPr id="0" name=""/>
        <dsp:cNvSpPr/>
      </dsp:nvSpPr>
      <dsp:spPr>
        <a:xfrm>
          <a:off x="3337292"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473638"/>
        <a:ext cx="11076" cy="2217"/>
      </dsp:txXfrm>
    </dsp:sp>
    <dsp:sp modelId="{E865BDBF-2001-419C-93B1-82FB174B6D4D}">
      <dsp:nvSpPr>
        <dsp:cNvPr id="0" name=""/>
        <dsp:cNvSpPr/>
      </dsp:nvSpPr>
      <dsp:spPr>
        <a:xfrm>
          <a:off x="2375907"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375907" y="63268"/>
        <a:ext cx="963185" cy="822957"/>
      </dsp:txXfrm>
    </dsp:sp>
    <dsp:sp modelId="{C39BEE70-8B8D-4BC8-8EA3-33CDC3AA660D}">
      <dsp:nvSpPr>
        <dsp:cNvPr id="0" name=""/>
        <dsp:cNvSpPr/>
      </dsp:nvSpPr>
      <dsp:spPr>
        <a:xfrm>
          <a:off x="4522011"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473638"/>
        <a:ext cx="11076" cy="2217"/>
      </dsp:txXfrm>
    </dsp:sp>
    <dsp:sp modelId="{D69291BA-36FA-4DDF-B3B5-411030E219D5}">
      <dsp:nvSpPr>
        <dsp:cNvPr id="0" name=""/>
        <dsp:cNvSpPr/>
      </dsp:nvSpPr>
      <dsp:spPr>
        <a:xfrm>
          <a:off x="3560625"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560625" y="63268"/>
        <a:ext cx="963185" cy="822957"/>
      </dsp:txXfrm>
    </dsp:sp>
    <dsp:sp modelId="{19B4E9AB-004A-46D1-BE2D-167794CCDEB3}">
      <dsp:nvSpPr>
        <dsp:cNvPr id="0" name=""/>
        <dsp:cNvSpPr/>
      </dsp:nvSpPr>
      <dsp:spPr>
        <a:xfrm>
          <a:off x="488063" y="88442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978783"/>
        <a:ext cx="237202" cy="2217"/>
      </dsp:txXfrm>
    </dsp:sp>
    <dsp:sp modelId="{B1AEAEB2-AC27-43CF-8669-6417D071362D}">
      <dsp:nvSpPr>
        <dsp:cNvPr id="0" name=""/>
        <dsp:cNvSpPr/>
      </dsp:nvSpPr>
      <dsp:spPr>
        <a:xfrm>
          <a:off x="4745343"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745343" y="63268"/>
        <a:ext cx="963185" cy="822957"/>
      </dsp:txXfrm>
    </dsp:sp>
    <dsp:sp modelId="{21A06C4B-CAFE-40C7-8330-4695B9AE546B}">
      <dsp:nvSpPr>
        <dsp:cNvPr id="0" name=""/>
        <dsp:cNvSpPr/>
      </dsp:nvSpPr>
      <dsp:spPr>
        <a:xfrm>
          <a:off x="967856"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1518128"/>
        <a:ext cx="11076" cy="2217"/>
      </dsp:txXfrm>
    </dsp:sp>
    <dsp:sp modelId="{C2691540-7540-4368-869A-6D1B3884F2CB}">
      <dsp:nvSpPr>
        <dsp:cNvPr id="0" name=""/>
        <dsp:cNvSpPr/>
      </dsp:nvSpPr>
      <dsp:spPr>
        <a:xfrm>
          <a:off x="6470"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6470" y="1107758"/>
        <a:ext cx="963185" cy="822957"/>
      </dsp:txXfrm>
    </dsp:sp>
    <dsp:sp modelId="{3AD6CB3C-416A-4F27-A8FC-4FEDBE12341A}">
      <dsp:nvSpPr>
        <dsp:cNvPr id="0" name=""/>
        <dsp:cNvSpPr/>
      </dsp:nvSpPr>
      <dsp:spPr>
        <a:xfrm>
          <a:off x="2152574"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1518128"/>
        <a:ext cx="11076" cy="2217"/>
      </dsp:txXfrm>
    </dsp:sp>
    <dsp:sp modelId="{BA75E664-1CE6-4D79-A1AA-94CE09963ACB}">
      <dsp:nvSpPr>
        <dsp:cNvPr id="0" name=""/>
        <dsp:cNvSpPr/>
      </dsp:nvSpPr>
      <dsp:spPr>
        <a:xfrm>
          <a:off x="1191188"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1191188" y="1107758"/>
        <a:ext cx="963185" cy="822957"/>
      </dsp:txXfrm>
    </dsp:sp>
    <dsp:sp modelId="{C312BD56-FF81-4DAD-8601-27632E133553}">
      <dsp:nvSpPr>
        <dsp:cNvPr id="0" name=""/>
        <dsp:cNvSpPr/>
      </dsp:nvSpPr>
      <dsp:spPr>
        <a:xfrm>
          <a:off x="3337292"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1518128"/>
        <a:ext cx="11076" cy="2217"/>
      </dsp:txXfrm>
    </dsp:sp>
    <dsp:sp modelId="{8E31EBEB-923C-4327-9BA5-5FD8F410B54D}">
      <dsp:nvSpPr>
        <dsp:cNvPr id="0" name=""/>
        <dsp:cNvSpPr/>
      </dsp:nvSpPr>
      <dsp:spPr>
        <a:xfrm>
          <a:off x="2375907"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2375907" y="1107758"/>
        <a:ext cx="963185" cy="822957"/>
      </dsp:txXfrm>
    </dsp:sp>
    <dsp:sp modelId="{38455DB2-21C4-43FE-85C0-F44F8B0D9F22}">
      <dsp:nvSpPr>
        <dsp:cNvPr id="0" name=""/>
        <dsp:cNvSpPr/>
      </dsp:nvSpPr>
      <dsp:spPr>
        <a:xfrm>
          <a:off x="4522011"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1518128"/>
        <a:ext cx="11076" cy="2217"/>
      </dsp:txXfrm>
    </dsp:sp>
    <dsp:sp modelId="{21B714D0-3A10-4AA7-A780-C148864FA9E7}">
      <dsp:nvSpPr>
        <dsp:cNvPr id="0" name=""/>
        <dsp:cNvSpPr/>
      </dsp:nvSpPr>
      <dsp:spPr>
        <a:xfrm>
          <a:off x="3560625"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3560625" y="1107758"/>
        <a:ext cx="963185" cy="822957"/>
      </dsp:txXfrm>
    </dsp:sp>
    <dsp:sp modelId="{F1FD10C8-2F86-4BB9-8963-A904238EBFE0}">
      <dsp:nvSpPr>
        <dsp:cNvPr id="0" name=""/>
        <dsp:cNvSpPr/>
      </dsp:nvSpPr>
      <dsp:spPr>
        <a:xfrm>
          <a:off x="488063" y="192891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2023273"/>
        <a:ext cx="237202" cy="2217"/>
      </dsp:txXfrm>
    </dsp:sp>
    <dsp:sp modelId="{E7390B86-3689-42A8-9108-FC1EFF18EC54}">
      <dsp:nvSpPr>
        <dsp:cNvPr id="0" name=""/>
        <dsp:cNvSpPr/>
      </dsp:nvSpPr>
      <dsp:spPr>
        <a:xfrm>
          <a:off x="4745343"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745343" y="1107758"/>
        <a:ext cx="963185" cy="822957"/>
      </dsp:txXfrm>
    </dsp:sp>
    <dsp:sp modelId="{170C2ACA-FE2C-4926-BE97-613C6A7933E4}">
      <dsp:nvSpPr>
        <dsp:cNvPr id="0" name=""/>
        <dsp:cNvSpPr/>
      </dsp:nvSpPr>
      <dsp:spPr>
        <a:xfrm>
          <a:off x="967856"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2562618"/>
        <a:ext cx="11076" cy="2217"/>
      </dsp:txXfrm>
    </dsp:sp>
    <dsp:sp modelId="{7BD8CC64-F23C-456B-A532-C4C87E77F3BE}">
      <dsp:nvSpPr>
        <dsp:cNvPr id="0" name=""/>
        <dsp:cNvSpPr/>
      </dsp:nvSpPr>
      <dsp:spPr>
        <a:xfrm>
          <a:off x="6470"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6470" y="2152248"/>
        <a:ext cx="963185" cy="822957"/>
      </dsp:txXfrm>
    </dsp:sp>
    <dsp:sp modelId="{89CA3B21-EDDD-4D5C-8E73-7B3E3FB0919B}">
      <dsp:nvSpPr>
        <dsp:cNvPr id="0" name=""/>
        <dsp:cNvSpPr/>
      </dsp:nvSpPr>
      <dsp:spPr>
        <a:xfrm>
          <a:off x="2152574"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2562618"/>
        <a:ext cx="11076" cy="2217"/>
      </dsp:txXfrm>
    </dsp:sp>
    <dsp:sp modelId="{992F45D3-A3C6-459A-9D79-AF3FA0C0EC8C}">
      <dsp:nvSpPr>
        <dsp:cNvPr id="0" name=""/>
        <dsp:cNvSpPr/>
      </dsp:nvSpPr>
      <dsp:spPr>
        <a:xfrm>
          <a:off x="1191188"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1191188" y="2152248"/>
        <a:ext cx="963185" cy="822957"/>
      </dsp:txXfrm>
    </dsp:sp>
    <dsp:sp modelId="{6A45F5A8-6C85-4043-9764-D49BE5158557}">
      <dsp:nvSpPr>
        <dsp:cNvPr id="0" name=""/>
        <dsp:cNvSpPr/>
      </dsp:nvSpPr>
      <dsp:spPr>
        <a:xfrm>
          <a:off x="2375907"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2375907" y="2152248"/>
        <a:ext cx="963185" cy="82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1019775" y="329407"/>
          <a:ext cx="169918" cy="91440"/>
        </a:xfrm>
        <a:custGeom>
          <a:avLst/>
          <a:gdLst/>
          <a:ahLst/>
          <a:cxnLst/>
          <a:rect l="0" t="0" r="0" b="0"/>
          <a:pathLst>
            <a:path>
              <a:moveTo>
                <a:pt x="0" y="45720"/>
              </a:moveTo>
              <a:lnTo>
                <a:pt x="1699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99722" y="374123"/>
        <a:ext cx="10025" cy="2007"/>
      </dsp:txXfrm>
    </dsp:sp>
    <dsp:sp modelId="{284453A0-BEF4-40F8-8148-BC2FFAC9B3EA}">
      <dsp:nvSpPr>
        <dsp:cNvPr id="0" name=""/>
        <dsp:cNvSpPr/>
      </dsp:nvSpPr>
      <dsp:spPr>
        <a:xfrm>
          <a:off x="149756" y="2680"/>
          <a:ext cx="871819"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dịch vụ giặt mong muốn</a:t>
          </a:r>
        </a:p>
      </dsp:txBody>
      <dsp:txXfrm>
        <a:off x="149756" y="2680"/>
        <a:ext cx="871819" cy="744893"/>
      </dsp:txXfrm>
    </dsp:sp>
    <dsp:sp modelId="{D61BD9EE-F4F0-4E38-9BDB-5C66C424760A}">
      <dsp:nvSpPr>
        <dsp:cNvPr id="0" name=""/>
        <dsp:cNvSpPr/>
      </dsp:nvSpPr>
      <dsp:spPr>
        <a:xfrm>
          <a:off x="2092113" y="329407"/>
          <a:ext cx="169918" cy="91440"/>
        </a:xfrm>
        <a:custGeom>
          <a:avLst/>
          <a:gdLst/>
          <a:ahLst/>
          <a:cxnLst/>
          <a:rect l="0" t="0" r="0" b="0"/>
          <a:pathLst>
            <a:path>
              <a:moveTo>
                <a:pt x="0" y="45720"/>
              </a:moveTo>
              <a:lnTo>
                <a:pt x="1699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2060" y="374123"/>
        <a:ext cx="10025" cy="2007"/>
      </dsp:txXfrm>
    </dsp:sp>
    <dsp:sp modelId="{2452A93C-AA10-4BDF-B72B-30228440ACF7}">
      <dsp:nvSpPr>
        <dsp:cNvPr id="0" name=""/>
        <dsp:cNvSpPr/>
      </dsp:nvSpPr>
      <dsp:spPr>
        <a:xfrm>
          <a:off x="1222094" y="2680"/>
          <a:ext cx="871819"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loại sản phẩm cần để giặt</a:t>
          </a:r>
        </a:p>
      </dsp:txBody>
      <dsp:txXfrm>
        <a:off x="1222094" y="2680"/>
        <a:ext cx="871819" cy="744893"/>
      </dsp:txXfrm>
    </dsp:sp>
    <dsp:sp modelId="{09611986-A15E-44D6-A975-9EA2A365B9CA}">
      <dsp:nvSpPr>
        <dsp:cNvPr id="0" name=""/>
        <dsp:cNvSpPr/>
      </dsp:nvSpPr>
      <dsp:spPr>
        <a:xfrm>
          <a:off x="585666" y="745773"/>
          <a:ext cx="3114902" cy="169918"/>
        </a:xfrm>
        <a:custGeom>
          <a:avLst/>
          <a:gdLst/>
          <a:ahLst/>
          <a:cxnLst/>
          <a:rect l="0" t="0" r="0" b="0"/>
          <a:pathLst>
            <a:path>
              <a:moveTo>
                <a:pt x="3114902" y="0"/>
              </a:moveTo>
              <a:lnTo>
                <a:pt x="3114902" y="102059"/>
              </a:lnTo>
              <a:lnTo>
                <a:pt x="0" y="102059"/>
              </a:lnTo>
              <a:lnTo>
                <a:pt x="0" y="169918"/>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065083" y="829729"/>
        <a:ext cx="156067" cy="2007"/>
      </dsp:txXfrm>
    </dsp:sp>
    <dsp:sp modelId="{E865BDBF-2001-419C-93B1-82FB174B6D4D}">
      <dsp:nvSpPr>
        <dsp:cNvPr id="0" name=""/>
        <dsp:cNvSpPr/>
      </dsp:nvSpPr>
      <dsp:spPr>
        <a:xfrm>
          <a:off x="2294432" y="2680"/>
          <a:ext cx="2812271"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số lượng(áp dụng với đơn vị tính là cái)</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màu sắc chất liệu nhãn hiệu (không bắt buộc)</a:t>
          </a:r>
        </a:p>
      </dsp:txBody>
      <dsp:txXfrm>
        <a:off x="2294432" y="2680"/>
        <a:ext cx="2812271" cy="744893"/>
      </dsp:txXfrm>
    </dsp:sp>
    <dsp:sp modelId="{C39BEE70-8B8D-4BC8-8EA3-33CDC3AA660D}">
      <dsp:nvSpPr>
        <dsp:cNvPr id="0" name=""/>
        <dsp:cNvSpPr/>
      </dsp:nvSpPr>
      <dsp:spPr>
        <a:xfrm>
          <a:off x="1019775" y="1274818"/>
          <a:ext cx="169918" cy="91440"/>
        </a:xfrm>
        <a:custGeom>
          <a:avLst/>
          <a:gdLst/>
          <a:ahLst/>
          <a:cxnLst/>
          <a:rect l="0" t="0" r="0" b="0"/>
          <a:pathLst>
            <a:path>
              <a:moveTo>
                <a:pt x="0" y="45720"/>
              </a:moveTo>
              <a:lnTo>
                <a:pt x="1699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99722" y="1319535"/>
        <a:ext cx="10025" cy="2007"/>
      </dsp:txXfrm>
    </dsp:sp>
    <dsp:sp modelId="{D69291BA-36FA-4DDF-B3B5-411030E219D5}">
      <dsp:nvSpPr>
        <dsp:cNvPr id="0" name=""/>
        <dsp:cNvSpPr/>
      </dsp:nvSpPr>
      <dsp:spPr>
        <a:xfrm>
          <a:off x="149756" y="948092"/>
          <a:ext cx="871819"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Thêm sản phẩm vào giỏ đồ</a:t>
          </a:r>
        </a:p>
      </dsp:txBody>
      <dsp:txXfrm>
        <a:off x="149756" y="948092"/>
        <a:ext cx="871819" cy="744893"/>
      </dsp:txXfrm>
    </dsp:sp>
    <dsp:sp modelId="{19B4E9AB-004A-46D1-BE2D-167794CCDEB3}">
      <dsp:nvSpPr>
        <dsp:cNvPr id="0" name=""/>
        <dsp:cNvSpPr/>
      </dsp:nvSpPr>
      <dsp:spPr>
        <a:xfrm>
          <a:off x="2092113" y="1274818"/>
          <a:ext cx="169918" cy="91440"/>
        </a:xfrm>
        <a:custGeom>
          <a:avLst/>
          <a:gdLst/>
          <a:ahLst/>
          <a:cxnLst/>
          <a:rect l="0" t="0" r="0" b="0"/>
          <a:pathLst>
            <a:path>
              <a:moveTo>
                <a:pt x="0" y="45720"/>
              </a:moveTo>
              <a:lnTo>
                <a:pt x="1699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172060" y="1319535"/>
        <a:ext cx="10025" cy="2007"/>
      </dsp:txXfrm>
    </dsp:sp>
    <dsp:sp modelId="{B1AEAEB2-AC27-43CF-8669-6417D071362D}">
      <dsp:nvSpPr>
        <dsp:cNvPr id="0" name=""/>
        <dsp:cNvSpPr/>
      </dsp:nvSpPr>
      <dsp:spPr>
        <a:xfrm>
          <a:off x="1222094" y="948092"/>
          <a:ext cx="871819"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Hoàn tất giỏ đồ</a:t>
          </a:r>
        </a:p>
      </dsp:txBody>
      <dsp:txXfrm>
        <a:off x="1222094" y="948092"/>
        <a:ext cx="871819" cy="744893"/>
      </dsp:txXfrm>
    </dsp:sp>
    <dsp:sp modelId="{21A06C4B-CAFE-40C7-8330-4695B9AE546B}">
      <dsp:nvSpPr>
        <dsp:cNvPr id="0" name=""/>
        <dsp:cNvSpPr/>
      </dsp:nvSpPr>
      <dsp:spPr>
        <a:xfrm>
          <a:off x="4183765" y="1274818"/>
          <a:ext cx="169918" cy="91440"/>
        </a:xfrm>
        <a:custGeom>
          <a:avLst/>
          <a:gdLst/>
          <a:ahLst/>
          <a:cxnLst/>
          <a:rect l="0" t="0" r="0" b="0"/>
          <a:pathLst>
            <a:path>
              <a:moveTo>
                <a:pt x="0" y="45720"/>
              </a:moveTo>
              <a:lnTo>
                <a:pt x="1699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263711" y="1319535"/>
        <a:ext cx="10025" cy="2007"/>
      </dsp:txXfrm>
    </dsp:sp>
    <dsp:sp modelId="{C2691540-7540-4368-869A-6D1B3884F2CB}">
      <dsp:nvSpPr>
        <dsp:cNvPr id="0" name=""/>
        <dsp:cNvSpPr/>
      </dsp:nvSpPr>
      <dsp:spPr>
        <a:xfrm>
          <a:off x="2294432" y="948092"/>
          <a:ext cx="1891133"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Nhập địa chỉ nhận và giao đồ</a:t>
          </a:r>
        </a:p>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(mặc định địa chỉ của khách hàng đã đăng ký )</a:t>
          </a:r>
        </a:p>
      </dsp:txBody>
      <dsp:txXfrm>
        <a:off x="2294432" y="948092"/>
        <a:ext cx="1891133" cy="744893"/>
      </dsp:txXfrm>
    </dsp:sp>
    <dsp:sp modelId="{3AD6CB3C-416A-4F27-A8FC-4FEDBE12341A}">
      <dsp:nvSpPr>
        <dsp:cNvPr id="0" name=""/>
        <dsp:cNvSpPr/>
      </dsp:nvSpPr>
      <dsp:spPr>
        <a:xfrm>
          <a:off x="993150" y="1691185"/>
          <a:ext cx="3828843" cy="169918"/>
        </a:xfrm>
        <a:custGeom>
          <a:avLst/>
          <a:gdLst/>
          <a:ahLst/>
          <a:cxnLst/>
          <a:rect l="0" t="0" r="0" b="0"/>
          <a:pathLst>
            <a:path>
              <a:moveTo>
                <a:pt x="3828843" y="0"/>
              </a:moveTo>
              <a:lnTo>
                <a:pt x="3828843" y="102059"/>
              </a:lnTo>
              <a:lnTo>
                <a:pt x="0" y="102059"/>
              </a:lnTo>
              <a:lnTo>
                <a:pt x="0" y="169918"/>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811719" y="1775141"/>
        <a:ext cx="191704" cy="2007"/>
      </dsp:txXfrm>
    </dsp:sp>
    <dsp:sp modelId="{BA75E664-1CE6-4D79-A1AA-94CE09963ACB}">
      <dsp:nvSpPr>
        <dsp:cNvPr id="0" name=""/>
        <dsp:cNvSpPr/>
      </dsp:nvSpPr>
      <dsp:spPr>
        <a:xfrm>
          <a:off x="4386084" y="948092"/>
          <a:ext cx="871819" cy="7448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chi nhánh trên map</a:t>
          </a:r>
        </a:p>
      </dsp:txBody>
      <dsp:txXfrm>
        <a:off x="4386084" y="948092"/>
        <a:ext cx="871819" cy="744893"/>
      </dsp:txXfrm>
    </dsp:sp>
    <dsp:sp modelId="{C312BD56-FF81-4DAD-8601-27632E133553}">
      <dsp:nvSpPr>
        <dsp:cNvPr id="0" name=""/>
        <dsp:cNvSpPr/>
      </dsp:nvSpPr>
      <dsp:spPr>
        <a:xfrm>
          <a:off x="1834743" y="2163341"/>
          <a:ext cx="169918" cy="91440"/>
        </a:xfrm>
        <a:custGeom>
          <a:avLst/>
          <a:gdLst/>
          <a:ahLst/>
          <a:cxnLst/>
          <a:rect l="0" t="0" r="0" b="0"/>
          <a:pathLst>
            <a:path>
              <a:moveTo>
                <a:pt x="0" y="45720"/>
              </a:moveTo>
              <a:lnTo>
                <a:pt x="1699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914690" y="2208057"/>
        <a:ext cx="10025" cy="2007"/>
      </dsp:txXfrm>
    </dsp:sp>
    <dsp:sp modelId="{8E31EBEB-923C-4327-9BA5-5FD8F410B54D}">
      <dsp:nvSpPr>
        <dsp:cNvPr id="0" name=""/>
        <dsp:cNvSpPr/>
      </dsp:nvSpPr>
      <dsp:spPr>
        <a:xfrm>
          <a:off x="149756" y="1893503"/>
          <a:ext cx="1686787" cy="6311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thời gian giao đồ và nhận đồ</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khuyến mãi (không bắt buộc)</a:t>
          </a:r>
        </a:p>
      </dsp:txBody>
      <dsp:txXfrm>
        <a:off x="149756" y="1893503"/>
        <a:ext cx="1686787" cy="631115"/>
      </dsp:txXfrm>
    </dsp:sp>
    <dsp:sp modelId="{21B714D0-3A10-4AA7-A780-C148864FA9E7}">
      <dsp:nvSpPr>
        <dsp:cNvPr id="0" name=""/>
        <dsp:cNvSpPr/>
      </dsp:nvSpPr>
      <dsp:spPr>
        <a:xfrm>
          <a:off x="2037062" y="1957383"/>
          <a:ext cx="843860" cy="5033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để tạo đơn hàng</a:t>
          </a:r>
        </a:p>
      </dsp:txBody>
      <dsp:txXfrm>
        <a:off x="2037062" y="1957383"/>
        <a:ext cx="843860" cy="50335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A2764-9F19-432F-BF40-30526C560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13979</TotalTime>
  <Pages>114</Pages>
  <Words>28774</Words>
  <Characters>115672</Characters>
  <Application>Microsoft Office Word</Application>
  <DocSecurity>0</DocSecurity>
  <Lines>8262</Lines>
  <Paragraphs>6018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195</cp:revision>
  <cp:lastPrinted>2018-11-26T08:28:00Z</cp:lastPrinted>
  <dcterms:created xsi:type="dcterms:W3CDTF">2017-06-06T18:20:00Z</dcterms:created>
  <dcterms:modified xsi:type="dcterms:W3CDTF">2018-12-02T17:35:00Z</dcterms:modified>
</cp:coreProperties>
</file>